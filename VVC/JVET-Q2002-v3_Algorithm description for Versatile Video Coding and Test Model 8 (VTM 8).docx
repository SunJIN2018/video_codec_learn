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0"/>
        <w:tblW w:w="9576" w:type="dxa"/>
        <w:tblInd w:w="0" w:type="dxa"/>
        <w:tblLayout w:type="fixed"/>
        <w:tblCellMar>
          <w:top w:w="0" w:type="dxa"/>
          <w:left w:w="108" w:type="dxa"/>
          <w:bottom w:w="0" w:type="dxa"/>
          <w:right w:w="108" w:type="dxa"/>
        </w:tblCellMar>
      </w:tblPr>
      <w:tblGrid>
        <w:gridCol w:w="6408"/>
        <w:gridCol w:w="3168"/>
      </w:tblGrid>
      <w:tr>
        <w:tblPrEx>
          <w:tblLayout w:type="fixed"/>
          <w:tblCellMar>
            <w:top w:w="0" w:type="dxa"/>
            <w:left w:w="108" w:type="dxa"/>
            <w:bottom w:w="0" w:type="dxa"/>
            <w:right w:w="108" w:type="dxa"/>
          </w:tblCellMar>
        </w:tblPrEx>
        <w:tc>
          <w:tcPr>
            <w:tcW w:w="6408" w:type="dxa"/>
          </w:tcPr>
          <w:p>
            <w:pPr>
              <w:tabs>
                <w:tab w:val="left" w:pos="7200"/>
              </w:tabs>
              <w:rPr>
                <w:b/>
                <w:szCs w:val="22"/>
                <w:lang w:val="en-CA"/>
              </w:rPr>
            </w:pPr>
            <w:r>
              <w:rPr>
                <w:szCs w:val="22"/>
                <w:lang w:eastAsia="zh-CN"/>
              </w:rPr>
              <mc:AlternateContent>
                <mc:Choice Requires="wpg">
                  <w:drawing>
                    <wp:anchor distT="0" distB="0" distL="114300" distR="114300" simplePos="0" relativeHeight="251656192" behindDoc="0" locked="0" layoutInCell="1" allowOverlap="1">
                      <wp:simplePos x="0" y="0"/>
                      <wp:positionH relativeFrom="column">
                        <wp:posOffset>-52705</wp:posOffset>
                      </wp:positionH>
                      <wp:positionV relativeFrom="paragraph">
                        <wp:posOffset>-349250</wp:posOffset>
                      </wp:positionV>
                      <wp:extent cx="295910" cy="312420"/>
                      <wp:effectExtent l="0" t="0" r="0" b="0"/>
                      <wp:wrapNone/>
                      <wp:docPr id="3" name="Group 28"/>
                      <wp:cNvGraphicFramePr/>
                      <a:graphic xmlns:a="http://schemas.openxmlformats.org/drawingml/2006/main">
                        <a:graphicData uri="http://schemas.microsoft.com/office/word/2010/wordprocessingGroup">
                          <wpg:wgp>
                            <wpg:cNvGrpSpPr/>
                            <wpg:grpSpPr>
                              <a:xfrm>
                                <a:off x="0" y="0"/>
                                <a:ext cx="295910" cy="312420"/>
                                <a:chOff x="9" y="2"/>
                                <a:chExt cx="466" cy="492"/>
                              </a:xfrm>
                            </wpg:grpSpPr>
                            <wps:wsp>
                              <wps:cNvPr id="10" name="Line 29"/>
                              <wps:cNvCnPr/>
                              <wps:spPr bwMode="auto">
                                <a:xfrm>
                                  <a:off x="9" y="9"/>
                                  <a:ext cx="1" cy="480"/>
                                </a:xfrm>
                                <a:prstGeom prst="line">
                                  <a:avLst/>
                                </a:prstGeom>
                                <a:noFill/>
                                <a:ln w="13">
                                  <a:solidFill>
                                    <a:srgbClr val="FFFFFF"/>
                                  </a:solidFill>
                                  <a:round/>
                                </a:ln>
                              </wps:spPr>
                              <wps:bodyPr/>
                            </wps:wsp>
                            <wps:wsp>
                              <wps:cNvPr id="13" name="Line 30"/>
                              <wps:cNvCnPr/>
                              <wps:spPr bwMode="auto">
                                <a:xfrm>
                                  <a:off x="9" y="493"/>
                                  <a:ext cx="465" cy="1"/>
                                </a:xfrm>
                                <a:prstGeom prst="line">
                                  <a:avLst/>
                                </a:prstGeom>
                                <a:noFill/>
                                <a:ln w="13">
                                  <a:solidFill>
                                    <a:srgbClr val="FFFFFF"/>
                                  </a:solidFill>
                                  <a:round/>
                                </a:ln>
                              </wps:spPr>
                              <wps:bodyPr/>
                            </wps:wsp>
                            <wps:wsp>
                              <wps:cNvPr id="14" name="Line 31"/>
                              <wps:cNvCnPr/>
                              <wps:spPr bwMode="auto">
                                <a:xfrm flipV="1">
                                  <a:off x="474" y="9"/>
                                  <a:ext cx="1" cy="484"/>
                                </a:xfrm>
                                <a:prstGeom prst="line">
                                  <a:avLst/>
                                </a:prstGeom>
                                <a:noFill/>
                                <a:ln w="13">
                                  <a:solidFill>
                                    <a:srgbClr val="FFFFFF"/>
                                  </a:solidFill>
                                  <a:round/>
                                </a:ln>
                              </wps:spPr>
                              <wps:bodyPr/>
                            </wps:wsp>
                            <wps:wsp>
                              <wps:cNvPr id="15" name="Line 32"/>
                              <wps:cNvCnPr/>
                              <wps:spPr bwMode="auto">
                                <a:xfrm flipH="1">
                                  <a:off x="9" y="9"/>
                                  <a:ext cx="462" cy="1"/>
                                </a:xfrm>
                                <a:prstGeom prst="line">
                                  <a:avLst/>
                                </a:prstGeom>
                                <a:noFill/>
                                <a:ln w="13">
                                  <a:solidFill>
                                    <a:srgbClr val="FFFFFF"/>
                                  </a:solidFill>
                                  <a:round/>
                                </a:ln>
                              </wps:spPr>
                              <wps:bodyPr/>
                            </wps:wsp>
                            <wps:wsp>
                              <wps:cNvPr id="16" name="Line 33"/>
                              <wps:cNvCnPr/>
                              <wps:spPr bwMode="auto">
                                <a:xfrm>
                                  <a:off x="9" y="9"/>
                                  <a:ext cx="1" cy="1"/>
                                </a:xfrm>
                                <a:prstGeom prst="line">
                                  <a:avLst/>
                                </a:prstGeom>
                                <a:noFill/>
                                <a:ln w="13">
                                  <a:solidFill>
                                    <a:srgbClr val="FFFFFF"/>
                                  </a:solidFill>
                                  <a:round/>
                                </a:ln>
                              </wps:spPr>
                              <wps:bodyPr/>
                            </wps:wsp>
                            <wps:wsp>
                              <wps:cNvPr id="17" name="Freeform 34"/>
                              <wps:cNvSpPr/>
                              <wps:spPr bwMode="auto">
                                <a:xfrm>
                                  <a:off x="74" y="104"/>
                                  <a:ext cx="309" cy="297"/>
                                </a:xfrm>
                                <a:custGeom>
                                  <a:avLst/>
                                  <a:gdLst>
                                    <a:gd name="T0" fmla="*/ 4 w 309"/>
                                    <a:gd name="T1" fmla="*/ 254 h 297"/>
                                    <a:gd name="T2" fmla="*/ 4 w 309"/>
                                    <a:gd name="T3" fmla="*/ 238 h 297"/>
                                    <a:gd name="T4" fmla="*/ 7 w 309"/>
                                    <a:gd name="T5" fmla="*/ 222 h 297"/>
                                    <a:gd name="T6" fmla="*/ 10 w 309"/>
                                    <a:gd name="T7" fmla="*/ 210 h 297"/>
                                    <a:gd name="T8" fmla="*/ 12 w 309"/>
                                    <a:gd name="T9" fmla="*/ 194 h 297"/>
                                    <a:gd name="T10" fmla="*/ 19 w 309"/>
                                    <a:gd name="T11" fmla="*/ 182 h 297"/>
                                    <a:gd name="T12" fmla="*/ 22 w 309"/>
                                    <a:gd name="T13" fmla="*/ 169 h 297"/>
                                    <a:gd name="T14" fmla="*/ 29 w 309"/>
                                    <a:gd name="T15" fmla="*/ 157 h 297"/>
                                    <a:gd name="T16" fmla="*/ 34 w 309"/>
                                    <a:gd name="T17" fmla="*/ 145 h 297"/>
                                    <a:gd name="T18" fmla="*/ 41 w 309"/>
                                    <a:gd name="T19" fmla="*/ 133 h 297"/>
                                    <a:gd name="T20" fmla="*/ 50 w 309"/>
                                    <a:gd name="T21" fmla="*/ 120 h 297"/>
                                    <a:gd name="T22" fmla="*/ 59 w 309"/>
                                    <a:gd name="T23" fmla="*/ 108 h 297"/>
                                    <a:gd name="T24" fmla="*/ 69 w 309"/>
                                    <a:gd name="T25" fmla="*/ 98 h 297"/>
                                    <a:gd name="T26" fmla="*/ 91 w 309"/>
                                    <a:gd name="T27" fmla="*/ 74 h 297"/>
                                    <a:gd name="T28" fmla="*/ 104 w 309"/>
                                    <a:gd name="T29" fmla="*/ 64 h 297"/>
                                    <a:gd name="T30" fmla="*/ 113 w 309"/>
                                    <a:gd name="T31" fmla="*/ 55 h 297"/>
                                    <a:gd name="T32" fmla="*/ 125 w 309"/>
                                    <a:gd name="T33" fmla="*/ 49 h 297"/>
                                    <a:gd name="T34" fmla="*/ 137 w 309"/>
                                    <a:gd name="T35" fmla="*/ 43 h 297"/>
                                    <a:gd name="T36" fmla="*/ 150 w 309"/>
                                    <a:gd name="T37" fmla="*/ 34 h 297"/>
                                    <a:gd name="T38" fmla="*/ 162 w 309"/>
                                    <a:gd name="T39" fmla="*/ 29 h 297"/>
                                    <a:gd name="T40" fmla="*/ 177 w 309"/>
                                    <a:gd name="T41" fmla="*/ 25 h 297"/>
                                    <a:gd name="T42" fmla="*/ 190 w 309"/>
                                    <a:gd name="T43" fmla="*/ 19 h 297"/>
                                    <a:gd name="T44" fmla="*/ 206 w 309"/>
                                    <a:gd name="T45" fmla="*/ 16 h 297"/>
                                    <a:gd name="T46" fmla="*/ 219 w 309"/>
                                    <a:gd name="T47" fmla="*/ 12 h 297"/>
                                    <a:gd name="T48" fmla="*/ 234 w 309"/>
                                    <a:gd name="T49" fmla="*/ 7 h 297"/>
                                    <a:gd name="T50" fmla="*/ 249 w 309"/>
                                    <a:gd name="T51" fmla="*/ 7 h 297"/>
                                    <a:gd name="T52" fmla="*/ 268 w 309"/>
                                    <a:gd name="T53" fmla="*/ 4 h 297"/>
                                    <a:gd name="T54" fmla="*/ 309 w 309"/>
                                    <a:gd name="T55" fmla="*/ 4 h 297"/>
                                    <a:gd name="T56" fmla="*/ 299 w 309"/>
                                    <a:gd name="T57" fmla="*/ 0 h 297"/>
                                    <a:gd name="T58" fmla="*/ 262 w 309"/>
                                    <a:gd name="T59" fmla="*/ 0 h 297"/>
                                    <a:gd name="T60" fmla="*/ 249 w 309"/>
                                    <a:gd name="T61" fmla="*/ 4 h 297"/>
                                    <a:gd name="T62" fmla="*/ 234 w 309"/>
                                    <a:gd name="T63" fmla="*/ 4 h 297"/>
                                    <a:gd name="T64" fmla="*/ 219 w 309"/>
                                    <a:gd name="T65" fmla="*/ 7 h 297"/>
                                    <a:gd name="T66" fmla="*/ 206 w 309"/>
                                    <a:gd name="T67" fmla="*/ 12 h 297"/>
                                    <a:gd name="T68" fmla="*/ 190 w 309"/>
                                    <a:gd name="T69" fmla="*/ 16 h 297"/>
                                    <a:gd name="T70" fmla="*/ 174 w 309"/>
                                    <a:gd name="T71" fmla="*/ 22 h 297"/>
                                    <a:gd name="T72" fmla="*/ 162 w 309"/>
                                    <a:gd name="T73" fmla="*/ 25 h 297"/>
                                    <a:gd name="T74" fmla="*/ 150 w 309"/>
                                    <a:gd name="T75" fmla="*/ 31 h 297"/>
                                    <a:gd name="T76" fmla="*/ 133 w 309"/>
                                    <a:gd name="T77" fmla="*/ 38 h 297"/>
                                    <a:gd name="T78" fmla="*/ 125 w 309"/>
                                    <a:gd name="T79" fmla="*/ 45 h 297"/>
                                    <a:gd name="T80" fmla="*/ 113 w 309"/>
                                    <a:gd name="T81" fmla="*/ 55 h 297"/>
                                    <a:gd name="T82" fmla="*/ 101 w 309"/>
                                    <a:gd name="T83" fmla="*/ 62 h 297"/>
                                    <a:gd name="T84" fmla="*/ 91 w 309"/>
                                    <a:gd name="T85" fmla="*/ 70 h 297"/>
                                    <a:gd name="T86" fmla="*/ 79 w 309"/>
                                    <a:gd name="T87" fmla="*/ 80 h 297"/>
                                    <a:gd name="T88" fmla="*/ 62 w 309"/>
                                    <a:gd name="T89" fmla="*/ 98 h 297"/>
                                    <a:gd name="T90" fmla="*/ 54 w 309"/>
                                    <a:gd name="T91" fmla="*/ 111 h 297"/>
                                    <a:gd name="T92" fmla="*/ 47 w 309"/>
                                    <a:gd name="T93" fmla="*/ 120 h 297"/>
                                    <a:gd name="T94" fmla="*/ 37 w 309"/>
                                    <a:gd name="T95" fmla="*/ 133 h 297"/>
                                    <a:gd name="T96" fmla="*/ 32 w 309"/>
                                    <a:gd name="T97" fmla="*/ 145 h 297"/>
                                    <a:gd name="T98" fmla="*/ 25 w 309"/>
                                    <a:gd name="T99" fmla="*/ 157 h 297"/>
                                    <a:gd name="T100" fmla="*/ 19 w 309"/>
                                    <a:gd name="T101" fmla="*/ 173 h 297"/>
                                    <a:gd name="T102" fmla="*/ 12 w 309"/>
                                    <a:gd name="T103" fmla="*/ 186 h 297"/>
                                    <a:gd name="T104" fmla="*/ 10 w 309"/>
                                    <a:gd name="T105" fmla="*/ 198 h 297"/>
                                    <a:gd name="T106" fmla="*/ 7 w 309"/>
                                    <a:gd name="T107" fmla="*/ 213 h 297"/>
                                    <a:gd name="T108" fmla="*/ 4 w 309"/>
                                    <a:gd name="T109" fmla="*/ 225 h 297"/>
                                    <a:gd name="T110" fmla="*/ 0 w 309"/>
                                    <a:gd name="T111" fmla="*/ 241 h 297"/>
                                    <a:gd name="T112" fmla="*/ 0 w 309"/>
                                    <a:gd name="T113" fmla="*/ 256 h 297"/>
                                    <a:gd name="T114" fmla="*/ 0 w 309"/>
                                    <a:gd name="T115" fmla="*/ 290 h 2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09" h="297">
                                      <a:moveTo>
                                        <a:pt x="4" y="297"/>
                                      </a:moveTo>
                                      <a:lnTo>
                                        <a:pt x="4" y="256"/>
                                      </a:lnTo>
                                      <a:lnTo>
                                        <a:pt x="4" y="254"/>
                                      </a:lnTo>
                                      <a:lnTo>
                                        <a:pt x="4" y="247"/>
                                      </a:lnTo>
                                      <a:lnTo>
                                        <a:pt x="4" y="241"/>
                                      </a:lnTo>
                                      <a:lnTo>
                                        <a:pt x="4" y="238"/>
                                      </a:lnTo>
                                      <a:lnTo>
                                        <a:pt x="4" y="232"/>
                                      </a:lnTo>
                                      <a:lnTo>
                                        <a:pt x="7" y="228"/>
                                      </a:lnTo>
                                      <a:lnTo>
                                        <a:pt x="7" y="222"/>
                                      </a:lnTo>
                                      <a:lnTo>
                                        <a:pt x="7" y="220"/>
                                      </a:lnTo>
                                      <a:lnTo>
                                        <a:pt x="10" y="213"/>
                                      </a:lnTo>
                                      <a:lnTo>
                                        <a:pt x="10" y="210"/>
                                      </a:lnTo>
                                      <a:lnTo>
                                        <a:pt x="10" y="203"/>
                                      </a:lnTo>
                                      <a:lnTo>
                                        <a:pt x="12" y="201"/>
                                      </a:lnTo>
                                      <a:lnTo>
                                        <a:pt x="12" y="194"/>
                                      </a:lnTo>
                                      <a:lnTo>
                                        <a:pt x="16" y="191"/>
                                      </a:lnTo>
                                      <a:lnTo>
                                        <a:pt x="16" y="186"/>
                                      </a:lnTo>
                                      <a:lnTo>
                                        <a:pt x="19" y="182"/>
                                      </a:lnTo>
                                      <a:lnTo>
                                        <a:pt x="19" y="176"/>
                                      </a:lnTo>
                                      <a:lnTo>
                                        <a:pt x="22" y="173"/>
                                      </a:lnTo>
                                      <a:lnTo>
                                        <a:pt x="22" y="169"/>
                                      </a:lnTo>
                                      <a:lnTo>
                                        <a:pt x="25" y="164"/>
                                      </a:lnTo>
                                      <a:lnTo>
                                        <a:pt x="25" y="160"/>
                                      </a:lnTo>
                                      <a:lnTo>
                                        <a:pt x="29" y="157"/>
                                      </a:lnTo>
                                      <a:lnTo>
                                        <a:pt x="32" y="151"/>
                                      </a:lnTo>
                                      <a:lnTo>
                                        <a:pt x="32" y="148"/>
                                      </a:lnTo>
                                      <a:lnTo>
                                        <a:pt x="34" y="145"/>
                                      </a:lnTo>
                                      <a:lnTo>
                                        <a:pt x="37" y="139"/>
                                      </a:lnTo>
                                      <a:lnTo>
                                        <a:pt x="41" y="135"/>
                                      </a:lnTo>
                                      <a:lnTo>
                                        <a:pt x="41" y="133"/>
                                      </a:lnTo>
                                      <a:lnTo>
                                        <a:pt x="44" y="126"/>
                                      </a:lnTo>
                                      <a:lnTo>
                                        <a:pt x="47" y="123"/>
                                      </a:lnTo>
                                      <a:lnTo>
                                        <a:pt x="50" y="120"/>
                                      </a:lnTo>
                                      <a:lnTo>
                                        <a:pt x="54" y="117"/>
                                      </a:lnTo>
                                      <a:lnTo>
                                        <a:pt x="57" y="111"/>
                                      </a:lnTo>
                                      <a:lnTo>
                                        <a:pt x="59" y="108"/>
                                      </a:lnTo>
                                      <a:lnTo>
                                        <a:pt x="62" y="104"/>
                                      </a:lnTo>
                                      <a:lnTo>
                                        <a:pt x="66" y="101"/>
                                      </a:lnTo>
                                      <a:lnTo>
                                        <a:pt x="69" y="98"/>
                                      </a:lnTo>
                                      <a:lnTo>
                                        <a:pt x="69" y="96"/>
                                      </a:lnTo>
                                      <a:lnTo>
                                        <a:pt x="88" y="77"/>
                                      </a:lnTo>
                                      <a:lnTo>
                                        <a:pt x="91" y="74"/>
                                      </a:lnTo>
                                      <a:lnTo>
                                        <a:pt x="94" y="70"/>
                                      </a:lnTo>
                                      <a:lnTo>
                                        <a:pt x="97" y="67"/>
                                      </a:lnTo>
                                      <a:lnTo>
                                        <a:pt x="104" y="64"/>
                                      </a:lnTo>
                                      <a:lnTo>
                                        <a:pt x="106" y="62"/>
                                      </a:lnTo>
                                      <a:lnTo>
                                        <a:pt x="109" y="58"/>
                                      </a:lnTo>
                                      <a:lnTo>
                                        <a:pt x="113" y="55"/>
                                      </a:lnTo>
                                      <a:lnTo>
                                        <a:pt x="116" y="55"/>
                                      </a:lnTo>
                                      <a:lnTo>
                                        <a:pt x="121" y="52"/>
                                      </a:lnTo>
                                      <a:lnTo>
                                        <a:pt x="125" y="49"/>
                                      </a:lnTo>
                                      <a:lnTo>
                                        <a:pt x="127" y="45"/>
                                      </a:lnTo>
                                      <a:lnTo>
                                        <a:pt x="133" y="43"/>
                                      </a:lnTo>
                                      <a:lnTo>
                                        <a:pt x="137" y="43"/>
                                      </a:lnTo>
                                      <a:lnTo>
                                        <a:pt x="140" y="40"/>
                                      </a:lnTo>
                                      <a:lnTo>
                                        <a:pt x="147" y="38"/>
                                      </a:lnTo>
                                      <a:lnTo>
                                        <a:pt x="150" y="34"/>
                                      </a:lnTo>
                                      <a:lnTo>
                                        <a:pt x="152" y="34"/>
                                      </a:lnTo>
                                      <a:lnTo>
                                        <a:pt x="159" y="31"/>
                                      </a:lnTo>
                                      <a:lnTo>
                                        <a:pt x="162" y="29"/>
                                      </a:lnTo>
                                      <a:lnTo>
                                        <a:pt x="168" y="29"/>
                                      </a:lnTo>
                                      <a:lnTo>
                                        <a:pt x="172" y="25"/>
                                      </a:lnTo>
                                      <a:lnTo>
                                        <a:pt x="177" y="25"/>
                                      </a:lnTo>
                                      <a:lnTo>
                                        <a:pt x="180" y="22"/>
                                      </a:lnTo>
                                      <a:lnTo>
                                        <a:pt x="184" y="22"/>
                                      </a:lnTo>
                                      <a:lnTo>
                                        <a:pt x="190" y="19"/>
                                      </a:lnTo>
                                      <a:lnTo>
                                        <a:pt x="197" y="16"/>
                                      </a:lnTo>
                                      <a:lnTo>
                                        <a:pt x="199" y="16"/>
                                      </a:lnTo>
                                      <a:lnTo>
                                        <a:pt x="206" y="16"/>
                                      </a:lnTo>
                                      <a:lnTo>
                                        <a:pt x="209" y="12"/>
                                      </a:lnTo>
                                      <a:lnTo>
                                        <a:pt x="215" y="12"/>
                                      </a:lnTo>
                                      <a:lnTo>
                                        <a:pt x="219" y="12"/>
                                      </a:lnTo>
                                      <a:lnTo>
                                        <a:pt x="224" y="10"/>
                                      </a:lnTo>
                                      <a:lnTo>
                                        <a:pt x="227" y="10"/>
                                      </a:lnTo>
                                      <a:lnTo>
                                        <a:pt x="234" y="7"/>
                                      </a:lnTo>
                                      <a:lnTo>
                                        <a:pt x="240" y="7"/>
                                      </a:lnTo>
                                      <a:lnTo>
                                        <a:pt x="244" y="7"/>
                                      </a:lnTo>
                                      <a:lnTo>
                                        <a:pt x="249" y="7"/>
                                      </a:lnTo>
                                      <a:lnTo>
                                        <a:pt x="252" y="7"/>
                                      </a:lnTo>
                                      <a:lnTo>
                                        <a:pt x="259" y="4"/>
                                      </a:lnTo>
                                      <a:lnTo>
                                        <a:pt x="268" y="4"/>
                                      </a:lnTo>
                                      <a:lnTo>
                                        <a:pt x="274" y="4"/>
                                      </a:lnTo>
                                      <a:lnTo>
                                        <a:pt x="306" y="4"/>
                                      </a:lnTo>
                                      <a:lnTo>
                                        <a:pt x="309" y="4"/>
                                      </a:lnTo>
                                      <a:lnTo>
                                        <a:pt x="309" y="0"/>
                                      </a:lnTo>
                                      <a:lnTo>
                                        <a:pt x="306" y="0"/>
                                      </a:lnTo>
                                      <a:lnTo>
                                        <a:pt x="299" y="0"/>
                                      </a:lnTo>
                                      <a:lnTo>
                                        <a:pt x="281" y="0"/>
                                      </a:lnTo>
                                      <a:lnTo>
                                        <a:pt x="274" y="0"/>
                                      </a:lnTo>
                                      <a:lnTo>
                                        <a:pt x="262" y="0"/>
                                      </a:lnTo>
                                      <a:lnTo>
                                        <a:pt x="259" y="4"/>
                                      </a:lnTo>
                                      <a:lnTo>
                                        <a:pt x="252" y="4"/>
                                      </a:lnTo>
                                      <a:lnTo>
                                        <a:pt x="249" y="4"/>
                                      </a:lnTo>
                                      <a:lnTo>
                                        <a:pt x="244" y="4"/>
                                      </a:lnTo>
                                      <a:lnTo>
                                        <a:pt x="240" y="4"/>
                                      </a:lnTo>
                                      <a:lnTo>
                                        <a:pt x="234" y="4"/>
                                      </a:lnTo>
                                      <a:lnTo>
                                        <a:pt x="227" y="7"/>
                                      </a:lnTo>
                                      <a:lnTo>
                                        <a:pt x="224" y="7"/>
                                      </a:lnTo>
                                      <a:lnTo>
                                        <a:pt x="219" y="7"/>
                                      </a:lnTo>
                                      <a:lnTo>
                                        <a:pt x="212" y="10"/>
                                      </a:lnTo>
                                      <a:lnTo>
                                        <a:pt x="209" y="10"/>
                                      </a:lnTo>
                                      <a:lnTo>
                                        <a:pt x="206" y="12"/>
                                      </a:lnTo>
                                      <a:lnTo>
                                        <a:pt x="199" y="12"/>
                                      </a:lnTo>
                                      <a:lnTo>
                                        <a:pt x="194" y="12"/>
                                      </a:lnTo>
                                      <a:lnTo>
                                        <a:pt x="190" y="16"/>
                                      </a:lnTo>
                                      <a:lnTo>
                                        <a:pt x="184" y="16"/>
                                      </a:lnTo>
                                      <a:lnTo>
                                        <a:pt x="180" y="19"/>
                                      </a:lnTo>
                                      <a:lnTo>
                                        <a:pt x="174" y="22"/>
                                      </a:lnTo>
                                      <a:lnTo>
                                        <a:pt x="172" y="22"/>
                                      </a:lnTo>
                                      <a:lnTo>
                                        <a:pt x="165" y="25"/>
                                      </a:lnTo>
                                      <a:lnTo>
                                        <a:pt x="162" y="25"/>
                                      </a:lnTo>
                                      <a:lnTo>
                                        <a:pt x="155" y="29"/>
                                      </a:lnTo>
                                      <a:lnTo>
                                        <a:pt x="152" y="31"/>
                                      </a:lnTo>
                                      <a:lnTo>
                                        <a:pt x="150" y="31"/>
                                      </a:lnTo>
                                      <a:lnTo>
                                        <a:pt x="143" y="34"/>
                                      </a:lnTo>
                                      <a:lnTo>
                                        <a:pt x="140" y="38"/>
                                      </a:lnTo>
                                      <a:lnTo>
                                        <a:pt x="133" y="38"/>
                                      </a:lnTo>
                                      <a:lnTo>
                                        <a:pt x="130" y="40"/>
                                      </a:lnTo>
                                      <a:lnTo>
                                        <a:pt x="127" y="43"/>
                                      </a:lnTo>
                                      <a:lnTo>
                                        <a:pt x="125" y="45"/>
                                      </a:lnTo>
                                      <a:lnTo>
                                        <a:pt x="118" y="49"/>
                                      </a:lnTo>
                                      <a:lnTo>
                                        <a:pt x="116" y="52"/>
                                      </a:lnTo>
                                      <a:lnTo>
                                        <a:pt x="113" y="55"/>
                                      </a:lnTo>
                                      <a:lnTo>
                                        <a:pt x="106" y="55"/>
                                      </a:lnTo>
                                      <a:lnTo>
                                        <a:pt x="104" y="58"/>
                                      </a:lnTo>
                                      <a:lnTo>
                                        <a:pt x="101" y="62"/>
                                      </a:lnTo>
                                      <a:lnTo>
                                        <a:pt x="97" y="64"/>
                                      </a:lnTo>
                                      <a:lnTo>
                                        <a:pt x="94" y="67"/>
                                      </a:lnTo>
                                      <a:lnTo>
                                        <a:pt x="91" y="70"/>
                                      </a:lnTo>
                                      <a:lnTo>
                                        <a:pt x="84" y="74"/>
                                      </a:lnTo>
                                      <a:lnTo>
                                        <a:pt x="81" y="77"/>
                                      </a:lnTo>
                                      <a:lnTo>
                                        <a:pt x="79" y="80"/>
                                      </a:lnTo>
                                      <a:lnTo>
                                        <a:pt x="76" y="86"/>
                                      </a:lnTo>
                                      <a:lnTo>
                                        <a:pt x="66" y="96"/>
                                      </a:lnTo>
                                      <a:lnTo>
                                        <a:pt x="62" y="98"/>
                                      </a:lnTo>
                                      <a:lnTo>
                                        <a:pt x="59" y="101"/>
                                      </a:lnTo>
                                      <a:lnTo>
                                        <a:pt x="57" y="104"/>
                                      </a:lnTo>
                                      <a:lnTo>
                                        <a:pt x="54" y="111"/>
                                      </a:lnTo>
                                      <a:lnTo>
                                        <a:pt x="50" y="114"/>
                                      </a:lnTo>
                                      <a:lnTo>
                                        <a:pt x="47" y="117"/>
                                      </a:lnTo>
                                      <a:lnTo>
                                        <a:pt x="47" y="120"/>
                                      </a:lnTo>
                                      <a:lnTo>
                                        <a:pt x="41" y="126"/>
                                      </a:lnTo>
                                      <a:lnTo>
                                        <a:pt x="41" y="130"/>
                                      </a:lnTo>
                                      <a:lnTo>
                                        <a:pt x="37" y="133"/>
                                      </a:lnTo>
                                      <a:lnTo>
                                        <a:pt x="34" y="135"/>
                                      </a:lnTo>
                                      <a:lnTo>
                                        <a:pt x="32" y="142"/>
                                      </a:lnTo>
                                      <a:lnTo>
                                        <a:pt x="32" y="145"/>
                                      </a:lnTo>
                                      <a:lnTo>
                                        <a:pt x="29" y="151"/>
                                      </a:lnTo>
                                      <a:lnTo>
                                        <a:pt x="25" y="154"/>
                                      </a:lnTo>
                                      <a:lnTo>
                                        <a:pt x="25" y="157"/>
                                      </a:lnTo>
                                      <a:lnTo>
                                        <a:pt x="22" y="164"/>
                                      </a:lnTo>
                                      <a:lnTo>
                                        <a:pt x="19" y="167"/>
                                      </a:lnTo>
                                      <a:lnTo>
                                        <a:pt x="19" y="173"/>
                                      </a:lnTo>
                                      <a:lnTo>
                                        <a:pt x="16" y="176"/>
                                      </a:lnTo>
                                      <a:lnTo>
                                        <a:pt x="16" y="182"/>
                                      </a:lnTo>
                                      <a:lnTo>
                                        <a:pt x="12" y="186"/>
                                      </a:lnTo>
                                      <a:lnTo>
                                        <a:pt x="12" y="188"/>
                                      </a:lnTo>
                                      <a:lnTo>
                                        <a:pt x="10" y="194"/>
                                      </a:lnTo>
                                      <a:lnTo>
                                        <a:pt x="10" y="198"/>
                                      </a:lnTo>
                                      <a:lnTo>
                                        <a:pt x="10" y="203"/>
                                      </a:lnTo>
                                      <a:lnTo>
                                        <a:pt x="7" y="210"/>
                                      </a:lnTo>
                                      <a:lnTo>
                                        <a:pt x="7" y="213"/>
                                      </a:lnTo>
                                      <a:lnTo>
                                        <a:pt x="4" y="220"/>
                                      </a:lnTo>
                                      <a:lnTo>
                                        <a:pt x="4" y="222"/>
                                      </a:lnTo>
                                      <a:lnTo>
                                        <a:pt x="4" y="225"/>
                                      </a:lnTo>
                                      <a:lnTo>
                                        <a:pt x="4" y="232"/>
                                      </a:lnTo>
                                      <a:lnTo>
                                        <a:pt x="0" y="235"/>
                                      </a:lnTo>
                                      <a:lnTo>
                                        <a:pt x="0" y="241"/>
                                      </a:lnTo>
                                      <a:lnTo>
                                        <a:pt x="0" y="247"/>
                                      </a:lnTo>
                                      <a:lnTo>
                                        <a:pt x="0" y="250"/>
                                      </a:lnTo>
                                      <a:lnTo>
                                        <a:pt x="0" y="256"/>
                                      </a:lnTo>
                                      <a:lnTo>
                                        <a:pt x="0" y="263"/>
                                      </a:lnTo>
                                      <a:lnTo>
                                        <a:pt x="0" y="290"/>
                                      </a:lnTo>
                                      <a:lnTo>
                                        <a:pt x="0" y="290"/>
                                      </a:lnTo>
                                      <a:lnTo>
                                        <a:pt x="4" y="297"/>
                                      </a:lnTo>
                                      <a:close/>
                                    </a:path>
                                  </a:pathLst>
                                </a:custGeom>
                                <a:solidFill>
                                  <a:srgbClr val="000000"/>
                                </a:solidFill>
                                <a:ln>
                                  <a:noFill/>
                                </a:ln>
                              </wps:spPr>
                              <wps:bodyPr rot="0" vert="horz" wrap="square" lIns="91440" tIns="45720" rIns="91440" bIns="45720" anchor="t" anchorCtr="0" upright="1">
                                <a:noAutofit/>
                              </wps:bodyPr>
                            </wps:wsp>
                            <wps:wsp>
                              <wps:cNvPr id="18" name="Freeform 35"/>
                              <wps:cNvSpPr/>
                              <wps:spPr bwMode="auto">
                                <a:xfrm>
                                  <a:off x="171" y="48"/>
                                  <a:ext cx="171" cy="411"/>
                                </a:xfrm>
                                <a:custGeom>
                                  <a:avLst/>
                                  <a:gdLst>
                                    <a:gd name="T0" fmla="*/ 7 w 171"/>
                                    <a:gd name="T1" fmla="*/ 407 h 411"/>
                                    <a:gd name="T2" fmla="*/ 19 w 171"/>
                                    <a:gd name="T3" fmla="*/ 401 h 411"/>
                                    <a:gd name="T4" fmla="*/ 30 w 171"/>
                                    <a:gd name="T5" fmla="*/ 395 h 411"/>
                                    <a:gd name="T6" fmla="*/ 43 w 171"/>
                                    <a:gd name="T7" fmla="*/ 385 h 411"/>
                                    <a:gd name="T8" fmla="*/ 55 w 171"/>
                                    <a:gd name="T9" fmla="*/ 381 h 411"/>
                                    <a:gd name="T10" fmla="*/ 68 w 171"/>
                                    <a:gd name="T11" fmla="*/ 371 h 411"/>
                                    <a:gd name="T12" fmla="*/ 80 w 171"/>
                                    <a:gd name="T13" fmla="*/ 359 h 411"/>
                                    <a:gd name="T14" fmla="*/ 93 w 171"/>
                                    <a:gd name="T15" fmla="*/ 349 h 411"/>
                                    <a:gd name="T16" fmla="*/ 105 w 171"/>
                                    <a:gd name="T17" fmla="*/ 334 h 411"/>
                                    <a:gd name="T18" fmla="*/ 115 w 171"/>
                                    <a:gd name="T19" fmla="*/ 325 h 411"/>
                                    <a:gd name="T20" fmla="*/ 122 w 171"/>
                                    <a:gd name="T21" fmla="*/ 312 h 411"/>
                                    <a:gd name="T22" fmla="*/ 130 w 171"/>
                                    <a:gd name="T23" fmla="*/ 300 h 411"/>
                                    <a:gd name="T24" fmla="*/ 137 w 171"/>
                                    <a:gd name="T25" fmla="*/ 288 h 411"/>
                                    <a:gd name="T26" fmla="*/ 143 w 171"/>
                                    <a:gd name="T27" fmla="*/ 276 h 411"/>
                                    <a:gd name="T28" fmla="*/ 149 w 171"/>
                                    <a:gd name="T29" fmla="*/ 263 h 411"/>
                                    <a:gd name="T30" fmla="*/ 152 w 171"/>
                                    <a:gd name="T31" fmla="*/ 250 h 411"/>
                                    <a:gd name="T32" fmla="*/ 159 w 171"/>
                                    <a:gd name="T33" fmla="*/ 238 h 411"/>
                                    <a:gd name="T34" fmla="*/ 162 w 171"/>
                                    <a:gd name="T35" fmla="*/ 223 h 411"/>
                                    <a:gd name="T36" fmla="*/ 165 w 171"/>
                                    <a:gd name="T37" fmla="*/ 210 h 411"/>
                                    <a:gd name="T38" fmla="*/ 165 w 171"/>
                                    <a:gd name="T39" fmla="*/ 195 h 411"/>
                                    <a:gd name="T40" fmla="*/ 169 w 171"/>
                                    <a:gd name="T41" fmla="*/ 170 h 411"/>
                                    <a:gd name="T42" fmla="*/ 169 w 171"/>
                                    <a:gd name="T43" fmla="*/ 145 h 411"/>
                                    <a:gd name="T44" fmla="*/ 169 w 171"/>
                                    <a:gd name="T45" fmla="*/ 126 h 411"/>
                                    <a:gd name="T46" fmla="*/ 165 w 171"/>
                                    <a:gd name="T47" fmla="*/ 111 h 411"/>
                                    <a:gd name="T48" fmla="*/ 162 w 171"/>
                                    <a:gd name="T49" fmla="*/ 96 h 411"/>
                                    <a:gd name="T50" fmla="*/ 159 w 171"/>
                                    <a:gd name="T51" fmla="*/ 85 h 411"/>
                                    <a:gd name="T52" fmla="*/ 155 w 171"/>
                                    <a:gd name="T53" fmla="*/ 68 h 411"/>
                                    <a:gd name="T54" fmla="*/ 149 w 171"/>
                                    <a:gd name="T55" fmla="*/ 53 h 411"/>
                                    <a:gd name="T56" fmla="*/ 147 w 171"/>
                                    <a:gd name="T57" fmla="*/ 41 h 411"/>
                                    <a:gd name="T58" fmla="*/ 137 w 171"/>
                                    <a:gd name="T59" fmla="*/ 26 h 411"/>
                                    <a:gd name="T60" fmla="*/ 130 w 171"/>
                                    <a:gd name="T61" fmla="*/ 10 h 411"/>
                                    <a:gd name="T62" fmla="*/ 130 w 171"/>
                                    <a:gd name="T63" fmla="*/ 4 h 411"/>
                                    <a:gd name="T64" fmla="*/ 137 w 171"/>
                                    <a:gd name="T65" fmla="*/ 13 h 411"/>
                                    <a:gd name="T66" fmla="*/ 143 w 171"/>
                                    <a:gd name="T67" fmla="*/ 29 h 411"/>
                                    <a:gd name="T68" fmla="*/ 149 w 171"/>
                                    <a:gd name="T69" fmla="*/ 44 h 411"/>
                                    <a:gd name="T70" fmla="*/ 155 w 171"/>
                                    <a:gd name="T71" fmla="*/ 56 h 411"/>
                                    <a:gd name="T72" fmla="*/ 159 w 171"/>
                                    <a:gd name="T73" fmla="*/ 72 h 411"/>
                                    <a:gd name="T74" fmla="*/ 162 w 171"/>
                                    <a:gd name="T75" fmla="*/ 87 h 411"/>
                                    <a:gd name="T76" fmla="*/ 165 w 171"/>
                                    <a:gd name="T77" fmla="*/ 101 h 411"/>
                                    <a:gd name="T78" fmla="*/ 169 w 171"/>
                                    <a:gd name="T79" fmla="*/ 114 h 411"/>
                                    <a:gd name="T80" fmla="*/ 171 w 171"/>
                                    <a:gd name="T81" fmla="*/ 136 h 411"/>
                                    <a:gd name="T82" fmla="*/ 171 w 171"/>
                                    <a:gd name="T83" fmla="*/ 154 h 411"/>
                                    <a:gd name="T84" fmla="*/ 171 w 171"/>
                                    <a:gd name="T85" fmla="*/ 179 h 411"/>
                                    <a:gd name="T86" fmla="*/ 171 w 171"/>
                                    <a:gd name="T87" fmla="*/ 195 h 411"/>
                                    <a:gd name="T88" fmla="*/ 169 w 171"/>
                                    <a:gd name="T89" fmla="*/ 210 h 411"/>
                                    <a:gd name="T90" fmla="*/ 165 w 171"/>
                                    <a:gd name="T91" fmla="*/ 223 h 411"/>
                                    <a:gd name="T92" fmla="*/ 162 w 171"/>
                                    <a:gd name="T93" fmla="*/ 238 h 411"/>
                                    <a:gd name="T94" fmla="*/ 159 w 171"/>
                                    <a:gd name="T95" fmla="*/ 250 h 411"/>
                                    <a:gd name="T96" fmla="*/ 152 w 171"/>
                                    <a:gd name="T97" fmla="*/ 263 h 411"/>
                                    <a:gd name="T98" fmla="*/ 147 w 171"/>
                                    <a:gd name="T99" fmla="*/ 278 h 411"/>
                                    <a:gd name="T100" fmla="*/ 140 w 171"/>
                                    <a:gd name="T101" fmla="*/ 291 h 411"/>
                                    <a:gd name="T102" fmla="*/ 134 w 171"/>
                                    <a:gd name="T103" fmla="*/ 303 h 411"/>
                                    <a:gd name="T104" fmla="*/ 124 w 171"/>
                                    <a:gd name="T105" fmla="*/ 315 h 411"/>
                                    <a:gd name="T106" fmla="*/ 115 w 171"/>
                                    <a:gd name="T107" fmla="*/ 325 h 411"/>
                                    <a:gd name="T108" fmla="*/ 109 w 171"/>
                                    <a:gd name="T109" fmla="*/ 337 h 411"/>
                                    <a:gd name="T110" fmla="*/ 100 w 171"/>
                                    <a:gd name="T111" fmla="*/ 346 h 411"/>
                                    <a:gd name="T112" fmla="*/ 75 w 171"/>
                                    <a:gd name="T113" fmla="*/ 371 h 411"/>
                                    <a:gd name="T114" fmla="*/ 62 w 171"/>
                                    <a:gd name="T115" fmla="*/ 378 h 411"/>
                                    <a:gd name="T116" fmla="*/ 50 w 171"/>
                                    <a:gd name="T117" fmla="*/ 385 h 411"/>
                                    <a:gd name="T118" fmla="*/ 36 w 171"/>
                                    <a:gd name="T119" fmla="*/ 395 h 411"/>
                                    <a:gd name="T120" fmla="*/ 24 w 171"/>
                                    <a:gd name="T121" fmla="*/ 401 h 411"/>
                                    <a:gd name="T122" fmla="*/ 12 w 171"/>
                                    <a:gd name="T123" fmla="*/ 407 h 411"/>
                                    <a:gd name="T124" fmla="*/ 0 w 171"/>
                                    <a:gd name="T125" fmla="*/ 407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71" h="411">
                                      <a:moveTo>
                                        <a:pt x="0" y="407"/>
                                      </a:moveTo>
                                      <a:lnTo>
                                        <a:pt x="0" y="407"/>
                                      </a:lnTo>
                                      <a:lnTo>
                                        <a:pt x="7" y="407"/>
                                      </a:lnTo>
                                      <a:lnTo>
                                        <a:pt x="9" y="404"/>
                                      </a:lnTo>
                                      <a:lnTo>
                                        <a:pt x="16" y="401"/>
                                      </a:lnTo>
                                      <a:lnTo>
                                        <a:pt x="19" y="401"/>
                                      </a:lnTo>
                                      <a:lnTo>
                                        <a:pt x="24" y="398"/>
                                      </a:lnTo>
                                      <a:lnTo>
                                        <a:pt x="28" y="395"/>
                                      </a:lnTo>
                                      <a:lnTo>
                                        <a:pt x="30" y="395"/>
                                      </a:lnTo>
                                      <a:lnTo>
                                        <a:pt x="36" y="392"/>
                                      </a:lnTo>
                                      <a:lnTo>
                                        <a:pt x="40" y="389"/>
                                      </a:lnTo>
                                      <a:lnTo>
                                        <a:pt x="43" y="385"/>
                                      </a:lnTo>
                                      <a:lnTo>
                                        <a:pt x="50" y="383"/>
                                      </a:lnTo>
                                      <a:lnTo>
                                        <a:pt x="53" y="383"/>
                                      </a:lnTo>
                                      <a:lnTo>
                                        <a:pt x="55" y="381"/>
                                      </a:lnTo>
                                      <a:lnTo>
                                        <a:pt x="58" y="378"/>
                                      </a:lnTo>
                                      <a:lnTo>
                                        <a:pt x="65" y="374"/>
                                      </a:lnTo>
                                      <a:lnTo>
                                        <a:pt x="68" y="371"/>
                                      </a:lnTo>
                                      <a:lnTo>
                                        <a:pt x="71" y="368"/>
                                      </a:lnTo>
                                      <a:lnTo>
                                        <a:pt x="75" y="365"/>
                                      </a:lnTo>
                                      <a:lnTo>
                                        <a:pt x="80" y="359"/>
                                      </a:lnTo>
                                      <a:lnTo>
                                        <a:pt x="87" y="356"/>
                                      </a:lnTo>
                                      <a:lnTo>
                                        <a:pt x="90" y="353"/>
                                      </a:lnTo>
                                      <a:lnTo>
                                        <a:pt x="93" y="349"/>
                                      </a:lnTo>
                                      <a:lnTo>
                                        <a:pt x="100" y="344"/>
                                      </a:lnTo>
                                      <a:lnTo>
                                        <a:pt x="102" y="337"/>
                                      </a:lnTo>
                                      <a:lnTo>
                                        <a:pt x="105" y="334"/>
                                      </a:lnTo>
                                      <a:lnTo>
                                        <a:pt x="109" y="331"/>
                                      </a:lnTo>
                                      <a:lnTo>
                                        <a:pt x="112" y="328"/>
                                      </a:lnTo>
                                      <a:lnTo>
                                        <a:pt x="115" y="325"/>
                                      </a:lnTo>
                                      <a:lnTo>
                                        <a:pt x="115" y="322"/>
                                      </a:lnTo>
                                      <a:lnTo>
                                        <a:pt x="122" y="315"/>
                                      </a:lnTo>
                                      <a:lnTo>
                                        <a:pt x="122" y="312"/>
                                      </a:lnTo>
                                      <a:lnTo>
                                        <a:pt x="124" y="310"/>
                                      </a:lnTo>
                                      <a:lnTo>
                                        <a:pt x="127" y="306"/>
                                      </a:lnTo>
                                      <a:lnTo>
                                        <a:pt x="130" y="300"/>
                                      </a:lnTo>
                                      <a:lnTo>
                                        <a:pt x="134" y="297"/>
                                      </a:lnTo>
                                      <a:lnTo>
                                        <a:pt x="134" y="294"/>
                                      </a:lnTo>
                                      <a:lnTo>
                                        <a:pt x="137" y="288"/>
                                      </a:lnTo>
                                      <a:lnTo>
                                        <a:pt x="140" y="284"/>
                                      </a:lnTo>
                                      <a:lnTo>
                                        <a:pt x="143" y="281"/>
                                      </a:lnTo>
                                      <a:lnTo>
                                        <a:pt x="143" y="276"/>
                                      </a:lnTo>
                                      <a:lnTo>
                                        <a:pt x="147" y="272"/>
                                      </a:lnTo>
                                      <a:lnTo>
                                        <a:pt x="147" y="269"/>
                                      </a:lnTo>
                                      <a:lnTo>
                                        <a:pt x="149" y="263"/>
                                      </a:lnTo>
                                      <a:lnTo>
                                        <a:pt x="152" y="259"/>
                                      </a:lnTo>
                                      <a:lnTo>
                                        <a:pt x="152" y="254"/>
                                      </a:lnTo>
                                      <a:lnTo>
                                        <a:pt x="152" y="250"/>
                                      </a:lnTo>
                                      <a:lnTo>
                                        <a:pt x="155" y="244"/>
                                      </a:lnTo>
                                      <a:lnTo>
                                        <a:pt x="159" y="242"/>
                                      </a:lnTo>
                                      <a:lnTo>
                                        <a:pt x="159" y="238"/>
                                      </a:lnTo>
                                      <a:lnTo>
                                        <a:pt x="159" y="232"/>
                                      </a:lnTo>
                                      <a:lnTo>
                                        <a:pt x="162" y="229"/>
                                      </a:lnTo>
                                      <a:lnTo>
                                        <a:pt x="162" y="223"/>
                                      </a:lnTo>
                                      <a:lnTo>
                                        <a:pt x="162" y="216"/>
                                      </a:lnTo>
                                      <a:lnTo>
                                        <a:pt x="165" y="213"/>
                                      </a:lnTo>
                                      <a:lnTo>
                                        <a:pt x="165" y="210"/>
                                      </a:lnTo>
                                      <a:lnTo>
                                        <a:pt x="165" y="204"/>
                                      </a:lnTo>
                                      <a:lnTo>
                                        <a:pt x="165" y="198"/>
                                      </a:lnTo>
                                      <a:lnTo>
                                        <a:pt x="165" y="195"/>
                                      </a:lnTo>
                                      <a:lnTo>
                                        <a:pt x="169" y="189"/>
                                      </a:lnTo>
                                      <a:lnTo>
                                        <a:pt x="169" y="186"/>
                                      </a:lnTo>
                                      <a:lnTo>
                                        <a:pt x="169" y="170"/>
                                      </a:lnTo>
                                      <a:lnTo>
                                        <a:pt x="169" y="167"/>
                                      </a:lnTo>
                                      <a:lnTo>
                                        <a:pt x="169" y="152"/>
                                      </a:lnTo>
                                      <a:lnTo>
                                        <a:pt x="169" y="145"/>
                                      </a:lnTo>
                                      <a:lnTo>
                                        <a:pt x="169" y="136"/>
                                      </a:lnTo>
                                      <a:lnTo>
                                        <a:pt x="169" y="130"/>
                                      </a:lnTo>
                                      <a:lnTo>
                                        <a:pt x="169" y="126"/>
                                      </a:lnTo>
                                      <a:lnTo>
                                        <a:pt x="165" y="120"/>
                                      </a:lnTo>
                                      <a:lnTo>
                                        <a:pt x="165" y="118"/>
                                      </a:lnTo>
                                      <a:lnTo>
                                        <a:pt x="165" y="111"/>
                                      </a:lnTo>
                                      <a:lnTo>
                                        <a:pt x="165" y="108"/>
                                      </a:lnTo>
                                      <a:lnTo>
                                        <a:pt x="162" y="101"/>
                                      </a:lnTo>
                                      <a:lnTo>
                                        <a:pt x="162" y="96"/>
                                      </a:lnTo>
                                      <a:lnTo>
                                        <a:pt x="162" y="94"/>
                                      </a:lnTo>
                                      <a:lnTo>
                                        <a:pt x="159" y="87"/>
                                      </a:lnTo>
                                      <a:lnTo>
                                        <a:pt x="159" y="85"/>
                                      </a:lnTo>
                                      <a:lnTo>
                                        <a:pt x="159" y="78"/>
                                      </a:lnTo>
                                      <a:lnTo>
                                        <a:pt x="155" y="72"/>
                                      </a:lnTo>
                                      <a:lnTo>
                                        <a:pt x="155" y="68"/>
                                      </a:lnTo>
                                      <a:lnTo>
                                        <a:pt x="152" y="63"/>
                                      </a:lnTo>
                                      <a:lnTo>
                                        <a:pt x="152" y="60"/>
                                      </a:lnTo>
                                      <a:lnTo>
                                        <a:pt x="149" y="53"/>
                                      </a:lnTo>
                                      <a:lnTo>
                                        <a:pt x="149" y="51"/>
                                      </a:lnTo>
                                      <a:lnTo>
                                        <a:pt x="147" y="44"/>
                                      </a:lnTo>
                                      <a:lnTo>
                                        <a:pt x="147" y="41"/>
                                      </a:lnTo>
                                      <a:lnTo>
                                        <a:pt x="143" y="34"/>
                                      </a:lnTo>
                                      <a:lnTo>
                                        <a:pt x="140" y="32"/>
                                      </a:lnTo>
                                      <a:lnTo>
                                        <a:pt x="137" y="26"/>
                                      </a:lnTo>
                                      <a:lnTo>
                                        <a:pt x="137" y="19"/>
                                      </a:lnTo>
                                      <a:lnTo>
                                        <a:pt x="134" y="16"/>
                                      </a:lnTo>
                                      <a:lnTo>
                                        <a:pt x="130" y="10"/>
                                      </a:lnTo>
                                      <a:lnTo>
                                        <a:pt x="127" y="7"/>
                                      </a:lnTo>
                                      <a:lnTo>
                                        <a:pt x="127" y="0"/>
                                      </a:lnTo>
                                      <a:lnTo>
                                        <a:pt x="130" y="4"/>
                                      </a:lnTo>
                                      <a:lnTo>
                                        <a:pt x="130" y="7"/>
                                      </a:lnTo>
                                      <a:lnTo>
                                        <a:pt x="134" y="10"/>
                                      </a:lnTo>
                                      <a:lnTo>
                                        <a:pt x="137" y="13"/>
                                      </a:lnTo>
                                      <a:lnTo>
                                        <a:pt x="140" y="19"/>
                                      </a:lnTo>
                                      <a:lnTo>
                                        <a:pt x="140" y="26"/>
                                      </a:lnTo>
                                      <a:lnTo>
                                        <a:pt x="143" y="29"/>
                                      </a:lnTo>
                                      <a:lnTo>
                                        <a:pt x="147" y="32"/>
                                      </a:lnTo>
                                      <a:lnTo>
                                        <a:pt x="147" y="38"/>
                                      </a:lnTo>
                                      <a:lnTo>
                                        <a:pt x="149" y="44"/>
                                      </a:lnTo>
                                      <a:lnTo>
                                        <a:pt x="152" y="47"/>
                                      </a:lnTo>
                                      <a:lnTo>
                                        <a:pt x="152" y="53"/>
                                      </a:lnTo>
                                      <a:lnTo>
                                        <a:pt x="155" y="56"/>
                                      </a:lnTo>
                                      <a:lnTo>
                                        <a:pt x="155" y="63"/>
                                      </a:lnTo>
                                      <a:lnTo>
                                        <a:pt x="159" y="66"/>
                                      </a:lnTo>
                                      <a:lnTo>
                                        <a:pt x="159" y="72"/>
                                      </a:lnTo>
                                      <a:lnTo>
                                        <a:pt x="162" y="78"/>
                                      </a:lnTo>
                                      <a:lnTo>
                                        <a:pt x="162" y="81"/>
                                      </a:lnTo>
                                      <a:lnTo>
                                        <a:pt x="162" y="87"/>
                                      </a:lnTo>
                                      <a:lnTo>
                                        <a:pt x="165" y="90"/>
                                      </a:lnTo>
                                      <a:lnTo>
                                        <a:pt x="165" y="96"/>
                                      </a:lnTo>
                                      <a:lnTo>
                                        <a:pt x="165" y="101"/>
                                      </a:lnTo>
                                      <a:lnTo>
                                        <a:pt x="169" y="105"/>
                                      </a:lnTo>
                                      <a:lnTo>
                                        <a:pt x="169" y="111"/>
                                      </a:lnTo>
                                      <a:lnTo>
                                        <a:pt x="169" y="114"/>
                                      </a:lnTo>
                                      <a:lnTo>
                                        <a:pt x="171" y="120"/>
                                      </a:lnTo>
                                      <a:lnTo>
                                        <a:pt x="171" y="126"/>
                                      </a:lnTo>
                                      <a:lnTo>
                                        <a:pt x="171" y="136"/>
                                      </a:lnTo>
                                      <a:lnTo>
                                        <a:pt x="171" y="139"/>
                                      </a:lnTo>
                                      <a:lnTo>
                                        <a:pt x="171" y="152"/>
                                      </a:lnTo>
                                      <a:lnTo>
                                        <a:pt x="171" y="154"/>
                                      </a:lnTo>
                                      <a:lnTo>
                                        <a:pt x="171" y="167"/>
                                      </a:lnTo>
                                      <a:lnTo>
                                        <a:pt x="171" y="170"/>
                                      </a:lnTo>
                                      <a:lnTo>
                                        <a:pt x="171" y="179"/>
                                      </a:lnTo>
                                      <a:lnTo>
                                        <a:pt x="171" y="186"/>
                                      </a:lnTo>
                                      <a:lnTo>
                                        <a:pt x="171" y="189"/>
                                      </a:lnTo>
                                      <a:lnTo>
                                        <a:pt x="171" y="195"/>
                                      </a:lnTo>
                                      <a:lnTo>
                                        <a:pt x="169" y="198"/>
                                      </a:lnTo>
                                      <a:lnTo>
                                        <a:pt x="169" y="204"/>
                                      </a:lnTo>
                                      <a:lnTo>
                                        <a:pt x="169" y="210"/>
                                      </a:lnTo>
                                      <a:lnTo>
                                        <a:pt x="165" y="213"/>
                                      </a:lnTo>
                                      <a:lnTo>
                                        <a:pt x="165" y="220"/>
                                      </a:lnTo>
                                      <a:lnTo>
                                        <a:pt x="165" y="223"/>
                                      </a:lnTo>
                                      <a:lnTo>
                                        <a:pt x="165" y="229"/>
                                      </a:lnTo>
                                      <a:lnTo>
                                        <a:pt x="162" y="232"/>
                                      </a:lnTo>
                                      <a:lnTo>
                                        <a:pt x="162" y="238"/>
                                      </a:lnTo>
                                      <a:lnTo>
                                        <a:pt x="159" y="242"/>
                                      </a:lnTo>
                                      <a:lnTo>
                                        <a:pt x="159" y="247"/>
                                      </a:lnTo>
                                      <a:lnTo>
                                        <a:pt x="159" y="250"/>
                                      </a:lnTo>
                                      <a:lnTo>
                                        <a:pt x="155" y="257"/>
                                      </a:lnTo>
                                      <a:lnTo>
                                        <a:pt x="152" y="259"/>
                                      </a:lnTo>
                                      <a:lnTo>
                                        <a:pt x="152" y="263"/>
                                      </a:lnTo>
                                      <a:lnTo>
                                        <a:pt x="149" y="269"/>
                                      </a:lnTo>
                                      <a:lnTo>
                                        <a:pt x="149" y="272"/>
                                      </a:lnTo>
                                      <a:lnTo>
                                        <a:pt x="147" y="278"/>
                                      </a:lnTo>
                                      <a:lnTo>
                                        <a:pt x="147" y="281"/>
                                      </a:lnTo>
                                      <a:lnTo>
                                        <a:pt x="143" y="284"/>
                                      </a:lnTo>
                                      <a:lnTo>
                                        <a:pt x="140" y="291"/>
                                      </a:lnTo>
                                      <a:lnTo>
                                        <a:pt x="137" y="294"/>
                                      </a:lnTo>
                                      <a:lnTo>
                                        <a:pt x="137" y="297"/>
                                      </a:lnTo>
                                      <a:lnTo>
                                        <a:pt x="134" y="303"/>
                                      </a:lnTo>
                                      <a:lnTo>
                                        <a:pt x="130" y="306"/>
                                      </a:lnTo>
                                      <a:lnTo>
                                        <a:pt x="127" y="310"/>
                                      </a:lnTo>
                                      <a:lnTo>
                                        <a:pt x="124" y="315"/>
                                      </a:lnTo>
                                      <a:lnTo>
                                        <a:pt x="122" y="319"/>
                                      </a:lnTo>
                                      <a:lnTo>
                                        <a:pt x="122" y="322"/>
                                      </a:lnTo>
                                      <a:lnTo>
                                        <a:pt x="115" y="325"/>
                                      </a:lnTo>
                                      <a:lnTo>
                                        <a:pt x="115" y="331"/>
                                      </a:lnTo>
                                      <a:lnTo>
                                        <a:pt x="112" y="334"/>
                                      </a:lnTo>
                                      <a:lnTo>
                                        <a:pt x="109" y="337"/>
                                      </a:lnTo>
                                      <a:lnTo>
                                        <a:pt x="105" y="340"/>
                                      </a:lnTo>
                                      <a:lnTo>
                                        <a:pt x="102" y="344"/>
                                      </a:lnTo>
                                      <a:lnTo>
                                        <a:pt x="100" y="346"/>
                                      </a:lnTo>
                                      <a:lnTo>
                                        <a:pt x="83" y="362"/>
                                      </a:lnTo>
                                      <a:lnTo>
                                        <a:pt x="80" y="365"/>
                                      </a:lnTo>
                                      <a:lnTo>
                                        <a:pt x="75" y="371"/>
                                      </a:lnTo>
                                      <a:lnTo>
                                        <a:pt x="71" y="374"/>
                                      </a:lnTo>
                                      <a:lnTo>
                                        <a:pt x="65" y="378"/>
                                      </a:lnTo>
                                      <a:lnTo>
                                        <a:pt x="62" y="378"/>
                                      </a:lnTo>
                                      <a:lnTo>
                                        <a:pt x="58" y="381"/>
                                      </a:lnTo>
                                      <a:lnTo>
                                        <a:pt x="55" y="383"/>
                                      </a:lnTo>
                                      <a:lnTo>
                                        <a:pt x="50" y="385"/>
                                      </a:lnTo>
                                      <a:lnTo>
                                        <a:pt x="46" y="389"/>
                                      </a:lnTo>
                                      <a:lnTo>
                                        <a:pt x="43" y="392"/>
                                      </a:lnTo>
                                      <a:lnTo>
                                        <a:pt x="36" y="395"/>
                                      </a:lnTo>
                                      <a:lnTo>
                                        <a:pt x="33" y="395"/>
                                      </a:lnTo>
                                      <a:lnTo>
                                        <a:pt x="28" y="398"/>
                                      </a:lnTo>
                                      <a:lnTo>
                                        <a:pt x="24" y="401"/>
                                      </a:lnTo>
                                      <a:lnTo>
                                        <a:pt x="21" y="404"/>
                                      </a:lnTo>
                                      <a:lnTo>
                                        <a:pt x="19" y="404"/>
                                      </a:lnTo>
                                      <a:lnTo>
                                        <a:pt x="12" y="407"/>
                                      </a:lnTo>
                                      <a:lnTo>
                                        <a:pt x="9" y="407"/>
                                      </a:lnTo>
                                      <a:lnTo>
                                        <a:pt x="7" y="411"/>
                                      </a:lnTo>
                                      <a:lnTo>
                                        <a:pt x="0" y="407"/>
                                      </a:lnTo>
                                      <a:lnTo>
                                        <a:pt x="0" y="407"/>
                                      </a:lnTo>
                                      <a:close/>
                                    </a:path>
                                  </a:pathLst>
                                </a:custGeom>
                                <a:solidFill>
                                  <a:srgbClr val="000000"/>
                                </a:solidFill>
                                <a:ln>
                                  <a:noFill/>
                                </a:ln>
                              </wps:spPr>
                              <wps:bodyPr rot="0" vert="horz" wrap="square" lIns="91440" tIns="45720" rIns="91440" bIns="45720" anchor="t" anchorCtr="0" upright="1">
                                <a:noAutofit/>
                              </wps:bodyPr>
                            </wps:wsp>
                            <wps:wsp>
                              <wps:cNvPr id="19" name="Freeform 36"/>
                              <wps:cNvSpPr/>
                              <wps:spPr bwMode="auto">
                                <a:xfrm>
                                  <a:off x="254" y="67"/>
                                  <a:ext cx="126" cy="101"/>
                                </a:xfrm>
                                <a:custGeom>
                                  <a:avLst/>
                                  <a:gdLst>
                                    <a:gd name="T0" fmla="*/ 79 w 126"/>
                                    <a:gd name="T1" fmla="*/ 13 h 101"/>
                                    <a:gd name="T2" fmla="*/ 69 w 126"/>
                                    <a:gd name="T3" fmla="*/ 10 h 101"/>
                                    <a:gd name="T4" fmla="*/ 60 w 126"/>
                                    <a:gd name="T5" fmla="*/ 7 h 101"/>
                                    <a:gd name="T6" fmla="*/ 47 w 126"/>
                                    <a:gd name="T7" fmla="*/ 3 h 101"/>
                                    <a:gd name="T8" fmla="*/ 26 w 126"/>
                                    <a:gd name="T9" fmla="*/ 3 h 101"/>
                                    <a:gd name="T10" fmla="*/ 17 w 126"/>
                                    <a:gd name="T11" fmla="*/ 7 h 101"/>
                                    <a:gd name="T12" fmla="*/ 7 w 126"/>
                                    <a:gd name="T13" fmla="*/ 13 h 101"/>
                                    <a:gd name="T14" fmla="*/ 4 w 126"/>
                                    <a:gd name="T15" fmla="*/ 19 h 101"/>
                                    <a:gd name="T16" fmla="*/ 4 w 126"/>
                                    <a:gd name="T17" fmla="*/ 41 h 101"/>
                                    <a:gd name="T18" fmla="*/ 7 w 126"/>
                                    <a:gd name="T19" fmla="*/ 49 h 101"/>
                                    <a:gd name="T20" fmla="*/ 10 w 126"/>
                                    <a:gd name="T21" fmla="*/ 53 h 101"/>
                                    <a:gd name="T22" fmla="*/ 14 w 126"/>
                                    <a:gd name="T23" fmla="*/ 59 h 101"/>
                                    <a:gd name="T24" fmla="*/ 19 w 126"/>
                                    <a:gd name="T25" fmla="*/ 68 h 101"/>
                                    <a:gd name="T26" fmla="*/ 29 w 126"/>
                                    <a:gd name="T27" fmla="*/ 77 h 101"/>
                                    <a:gd name="T28" fmla="*/ 39 w 126"/>
                                    <a:gd name="T29" fmla="*/ 82 h 101"/>
                                    <a:gd name="T30" fmla="*/ 44 w 126"/>
                                    <a:gd name="T31" fmla="*/ 86 h 101"/>
                                    <a:gd name="T32" fmla="*/ 51 w 126"/>
                                    <a:gd name="T33" fmla="*/ 92 h 101"/>
                                    <a:gd name="T34" fmla="*/ 60 w 126"/>
                                    <a:gd name="T35" fmla="*/ 95 h 101"/>
                                    <a:gd name="T36" fmla="*/ 69 w 126"/>
                                    <a:gd name="T37" fmla="*/ 99 h 101"/>
                                    <a:gd name="T38" fmla="*/ 86 w 126"/>
                                    <a:gd name="T39" fmla="*/ 101 h 101"/>
                                    <a:gd name="T40" fmla="*/ 104 w 126"/>
                                    <a:gd name="T41" fmla="*/ 99 h 101"/>
                                    <a:gd name="T42" fmla="*/ 111 w 126"/>
                                    <a:gd name="T43" fmla="*/ 99 h 101"/>
                                    <a:gd name="T44" fmla="*/ 116 w 126"/>
                                    <a:gd name="T45" fmla="*/ 92 h 101"/>
                                    <a:gd name="T46" fmla="*/ 119 w 126"/>
                                    <a:gd name="T47" fmla="*/ 89 h 101"/>
                                    <a:gd name="T48" fmla="*/ 126 w 126"/>
                                    <a:gd name="T49" fmla="*/ 80 h 101"/>
                                    <a:gd name="T50" fmla="*/ 123 w 126"/>
                                    <a:gd name="T51" fmla="*/ 62 h 101"/>
                                    <a:gd name="T52" fmla="*/ 119 w 126"/>
                                    <a:gd name="T53" fmla="*/ 56 h 101"/>
                                    <a:gd name="T54" fmla="*/ 116 w 126"/>
                                    <a:gd name="T55" fmla="*/ 49 h 101"/>
                                    <a:gd name="T56" fmla="*/ 111 w 126"/>
                                    <a:gd name="T57" fmla="*/ 41 h 101"/>
                                    <a:gd name="T58" fmla="*/ 98 w 126"/>
                                    <a:gd name="T59" fmla="*/ 28 h 101"/>
                                    <a:gd name="T60" fmla="*/ 86 w 126"/>
                                    <a:gd name="T61" fmla="*/ 19 h 101"/>
                                    <a:gd name="T62" fmla="*/ 79 w 126"/>
                                    <a:gd name="T63" fmla="*/ 19 h 101"/>
                                    <a:gd name="T64" fmla="*/ 69 w 126"/>
                                    <a:gd name="T65" fmla="*/ 13 h 101"/>
                                    <a:gd name="T66" fmla="*/ 64 w 126"/>
                                    <a:gd name="T67" fmla="*/ 10 h 101"/>
                                    <a:gd name="T68" fmla="*/ 54 w 126"/>
                                    <a:gd name="T69" fmla="*/ 7 h 101"/>
                                    <a:gd name="T70" fmla="*/ 32 w 126"/>
                                    <a:gd name="T71" fmla="*/ 3 h 101"/>
                                    <a:gd name="T72" fmla="*/ 19 w 126"/>
                                    <a:gd name="T73" fmla="*/ 10 h 101"/>
                                    <a:gd name="T74" fmla="*/ 17 w 126"/>
                                    <a:gd name="T75" fmla="*/ 10 h 101"/>
                                    <a:gd name="T76" fmla="*/ 10 w 126"/>
                                    <a:gd name="T77" fmla="*/ 15 h 101"/>
                                    <a:gd name="T78" fmla="*/ 7 w 126"/>
                                    <a:gd name="T79" fmla="*/ 22 h 101"/>
                                    <a:gd name="T80" fmla="*/ 7 w 126"/>
                                    <a:gd name="T81" fmla="*/ 44 h 101"/>
                                    <a:gd name="T82" fmla="*/ 10 w 126"/>
                                    <a:gd name="T83" fmla="*/ 53 h 101"/>
                                    <a:gd name="T84" fmla="*/ 17 w 126"/>
                                    <a:gd name="T85" fmla="*/ 59 h 101"/>
                                    <a:gd name="T86" fmla="*/ 22 w 126"/>
                                    <a:gd name="T87" fmla="*/ 66 h 101"/>
                                    <a:gd name="T88" fmla="*/ 29 w 126"/>
                                    <a:gd name="T89" fmla="*/ 75 h 101"/>
                                    <a:gd name="T90" fmla="*/ 39 w 126"/>
                                    <a:gd name="T91" fmla="*/ 80 h 101"/>
                                    <a:gd name="T92" fmla="*/ 47 w 126"/>
                                    <a:gd name="T93" fmla="*/ 86 h 101"/>
                                    <a:gd name="T94" fmla="*/ 54 w 126"/>
                                    <a:gd name="T95" fmla="*/ 89 h 101"/>
                                    <a:gd name="T96" fmla="*/ 64 w 126"/>
                                    <a:gd name="T97" fmla="*/ 92 h 101"/>
                                    <a:gd name="T98" fmla="*/ 69 w 126"/>
                                    <a:gd name="T99" fmla="*/ 95 h 101"/>
                                    <a:gd name="T100" fmla="*/ 88 w 126"/>
                                    <a:gd name="T101" fmla="*/ 99 h 101"/>
                                    <a:gd name="T102" fmla="*/ 107 w 126"/>
                                    <a:gd name="T103" fmla="*/ 95 h 101"/>
                                    <a:gd name="T104" fmla="*/ 111 w 126"/>
                                    <a:gd name="T105" fmla="*/ 92 h 101"/>
                                    <a:gd name="T106" fmla="*/ 116 w 126"/>
                                    <a:gd name="T107" fmla="*/ 86 h 101"/>
                                    <a:gd name="T108" fmla="*/ 123 w 126"/>
                                    <a:gd name="T109" fmla="*/ 75 h 101"/>
                                    <a:gd name="T110" fmla="*/ 119 w 126"/>
                                    <a:gd name="T111" fmla="*/ 62 h 101"/>
                                    <a:gd name="T112" fmla="*/ 116 w 126"/>
                                    <a:gd name="T113" fmla="*/ 56 h 101"/>
                                    <a:gd name="T114" fmla="*/ 113 w 126"/>
                                    <a:gd name="T115" fmla="*/ 49 h 101"/>
                                    <a:gd name="T116" fmla="*/ 107 w 126"/>
                                    <a:gd name="T117" fmla="*/ 41 h 101"/>
                                    <a:gd name="T118" fmla="*/ 104 w 126"/>
                                    <a:gd name="T119" fmla="*/ 37 h 101"/>
                                    <a:gd name="T120" fmla="*/ 94 w 126"/>
                                    <a:gd name="T121" fmla="*/ 28 h 101"/>
                                    <a:gd name="T122" fmla="*/ 86 w 126"/>
                                    <a:gd name="T123" fmla="*/ 22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6" h="101">
                                      <a:moveTo>
                                        <a:pt x="86" y="19"/>
                                      </a:moveTo>
                                      <a:lnTo>
                                        <a:pt x="82" y="15"/>
                                      </a:lnTo>
                                      <a:lnTo>
                                        <a:pt x="82" y="15"/>
                                      </a:lnTo>
                                      <a:lnTo>
                                        <a:pt x="82" y="15"/>
                                      </a:lnTo>
                                      <a:lnTo>
                                        <a:pt x="79" y="15"/>
                                      </a:lnTo>
                                      <a:lnTo>
                                        <a:pt x="79" y="13"/>
                                      </a:lnTo>
                                      <a:lnTo>
                                        <a:pt x="79" y="13"/>
                                      </a:lnTo>
                                      <a:lnTo>
                                        <a:pt x="76" y="13"/>
                                      </a:lnTo>
                                      <a:lnTo>
                                        <a:pt x="76" y="13"/>
                                      </a:lnTo>
                                      <a:lnTo>
                                        <a:pt x="76" y="13"/>
                                      </a:lnTo>
                                      <a:lnTo>
                                        <a:pt x="72" y="13"/>
                                      </a:lnTo>
                                      <a:lnTo>
                                        <a:pt x="72" y="10"/>
                                      </a:lnTo>
                                      <a:lnTo>
                                        <a:pt x="69" y="10"/>
                                      </a:lnTo>
                                      <a:lnTo>
                                        <a:pt x="69" y="10"/>
                                      </a:lnTo>
                                      <a:lnTo>
                                        <a:pt x="66" y="10"/>
                                      </a:lnTo>
                                      <a:lnTo>
                                        <a:pt x="66" y="7"/>
                                      </a:lnTo>
                                      <a:lnTo>
                                        <a:pt x="66" y="7"/>
                                      </a:lnTo>
                                      <a:lnTo>
                                        <a:pt x="64" y="7"/>
                                      </a:lnTo>
                                      <a:lnTo>
                                        <a:pt x="60" y="7"/>
                                      </a:lnTo>
                                      <a:lnTo>
                                        <a:pt x="60" y="7"/>
                                      </a:lnTo>
                                      <a:lnTo>
                                        <a:pt x="60" y="7"/>
                                      </a:lnTo>
                                      <a:lnTo>
                                        <a:pt x="60" y="3"/>
                                      </a:lnTo>
                                      <a:lnTo>
                                        <a:pt x="57" y="3"/>
                                      </a:lnTo>
                                      <a:lnTo>
                                        <a:pt x="54" y="3"/>
                                      </a:lnTo>
                                      <a:lnTo>
                                        <a:pt x="54" y="3"/>
                                      </a:lnTo>
                                      <a:lnTo>
                                        <a:pt x="51" y="3"/>
                                      </a:lnTo>
                                      <a:lnTo>
                                        <a:pt x="47" y="3"/>
                                      </a:lnTo>
                                      <a:lnTo>
                                        <a:pt x="47" y="3"/>
                                      </a:lnTo>
                                      <a:lnTo>
                                        <a:pt x="41" y="3"/>
                                      </a:lnTo>
                                      <a:lnTo>
                                        <a:pt x="41" y="0"/>
                                      </a:lnTo>
                                      <a:lnTo>
                                        <a:pt x="32" y="0"/>
                                      </a:lnTo>
                                      <a:lnTo>
                                        <a:pt x="32" y="3"/>
                                      </a:lnTo>
                                      <a:lnTo>
                                        <a:pt x="26" y="3"/>
                                      </a:lnTo>
                                      <a:lnTo>
                                        <a:pt x="26" y="3"/>
                                      </a:lnTo>
                                      <a:lnTo>
                                        <a:pt x="26" y="3"/>
                                      </a:lnTo>
                                      <a:lnTo>
                                        <a:pt x="22" y="3"/>
                                      </a:lnTo>
                                      <a:lnTo>
                                        <a:pt x="19" y="3"/>
                                      </a:lnTo>
                                      <a:lnTo>
                                        <a:pt x="19" y="3"/>
                                      </a:lnTo>
                                      <a:lnTo>
                                        <a:pt x="19" y="3"/>
                                      </a:lnTo>
                                      <a:lnTo>
                                        <a:pt x="19" y="7"/>
                                      </a:lnTo>
                                      <a:lnTo>
                                        <a:pt x="17" y="7"/>
                                      </a:lnTo>
                                      <a:lnTo>
                                        <a:pt x="17" y="7"/>
                                      </a:lnTo>
                                      <a:lnTo>
                                        <a:pt x="14" y="7"/>
                                      </a:lnTo>
                                      <a:lnTo>
                                        <a:pt x="10" y="10"/>
                                      </a:lnTo>
                                      <a:lnTo>
                                        <a:pt x="10" y="10"/>
                                      </a:lnTo>
                                      <a:lnTo>
                                        <a:pt x="10" y="13"/>
                                      </a:lnTo>
                                      <a:lnTo>
                                        <a:pt x="10" y="13"/>
                                      </a:lnTo>
                                      <a:lnTo>
                                        <a:pt x="7" y="13"/>
                                      </a:lnTo>
                                      <a:lnTo>
                                        <a:pt x="7" y="13"/>
                                      </a:lnTo>
                                      <a:lnTo>
                                        <a:pt x="7" y="13"/>
                                      </a:lnTo>
                                      <a:lnTo>
                                        <a:pt x="7" y="13"/>
                                      </a:lnTo>
                                      <a:lnTo>
                                        <a:pt x="4" y="15"/>
                                      </a:lnTo>
                                      <a:lnTo>
                                        <a:pt x="4" y="15"/>
                                      </a:lnTo>
                                      <a:lnTo>
                                        <a:pt x="4" y="19"/>
                                      </a:lnTo>
                                      <a:lnTo>
                                        <a:pt x="4" y="19"/>
                                      </a:lnTo>
                                      <a:lnTo>
                                        <a:pt x="4" y="19"/>
                                      </a:lnTo>
                                      <a:lnTo>
                                        <a:pt x="4" y="19"/>
                                      </a:lnTo>
                                      <a:lnTo>
                                        <a:pt x="4" y="22"/>
                                      </a:lnTo>
                                      <a:lnTo>
                                        <a:pt x="4" y="25"/>
                                      </a:lnTo>
                                      <a:lnTo>
                                        <a:pt x="0" y="25"/>
                                      </a:lnTo>
                                      <a:lnTo>
                                        <a:pt x="0" y="37"/>
                                      </a:lnTo>
                                      <a:lnTo>
                                        <a:pt x="4" y="37"/>
                                      </a:lnTo>
                                      <a:lnTo>
                                        <a:pt x="4" y="41"/>
                                      </a:lnTo>
                                      <a:lnTo>
                                        <a:pt x="4" y="41"/>
                                      </a:lnTo>
                                      <a:lnTo>
                                        <a:pt x="4" y="44"/>
                                      </a:lnTo>
                                      <a:lnTo>
                                        <a:pt x="4" y="44"/>
                                      </a:lnTo>
                                      <a:lnTo>
                                        <a:pt x="4" y="44"/>
                                      </a:lnTo>
                                      <a:lnTo>
                                        <a:pt x="4" y="44"/>
                                      </a:lnTo>
                                      <a:lnTo>
                                        <a:pt x="4" y="47"/>
                                      </a:lnTo>
                                      <a:lnTo>
                                        <a:pt x="7" y="49"/>
                                      </a:lnTo>
                                      <a:lnTo>
                                        <a:pt x="7" y="49"/>
                                      </a:lnTo>
                                      <a:lnTo>
                                        <a:pt x="7" y="49"/>
                                      </a:lnTo>
                                      <a:lnTo>
                                        <a:pt x="7" y="49"/>
                                      </a:lnTo>
                                      <a:lnTo>
                                        <a:pt x="7" y="53"/>
                                      </a:lnTo>
                                      <a:lnTo>
                                        <a:pt x="7" y="53"/>
                                      </a:lnTo>
                                      <a:lnTo>
                                        <a:pt x="10" y="53"/>
                                      </a:lnTo>
                                      <a:lnTo>
                                        <a:pt x="10" y="53"/>
                                      </a:lnTo>
                                      <a:lnTo>
                                        <a:pt x="10" y="56"/>
                                      </a:lnTo>
                                      <a:lnTo>
                                        <a:pt x="10" y="56"/>
                                      </a:lnTo>
                                      <a:lnTo>
                                        <a:pt x="10" y="59"/>
                                      </a:lnTo>
                                      <a:lnTo>
                                        <a:pt x="10" y="59"/>
                                      </a:lnTo>
                                      <a:lnTo>
                                        <a:pt x="14" y="59"/>
                                      </a:lnTo>
                                      <a:lnTo>
                                        <a:pt x="14" y="59"/>
                                      </a:lnTo>
                                      <a:lnTo>
                                        <a:pt x="14" y="59"/>
                                      </a:lnTo>
                                      <a:lnTo>
                                        <a:pt x="14" y="62"/>
                                      </a:lnTo>
                                      <a:lnTo>
                                        <a:pt x="14" y="62"/>
                                      </a:lnTo>
                                      <a:lnTo>
                                        <a:pt x="17" y="66"/>
                                      </a:lnTo>
                                      <a:lnTo>
                                        <a:pt x="17" y="66"/>
                                      </a:lnTo>
                                      <a:lnTo>
                                        <a:pt x="19" y="68"/>
                                      </a:lnTo>
                                      <a:lnTo>
                                        <a:pt x="19" y="68"/>
                                      </a:lnTo>
                                      <a:lnTo>
                                        <a:pt x="19" y="68"/>
                                      </a:lnTo>
                                      <a:lnTo>
                                        <a:pt x="22" y="71"/>
                                      </a:lnTo>
                                      <a:lnTo>
                                        <a:pt x="22" y="71"/>
                                      </a:lnTo>
                                      <a:lnTo>
                                        <a:pt x="26" y="71"/>
                                      </a:lnTo>
                                      <a:lnTo>
                                        <a:pt x="26" y="75"/>
                                      </a:lnTo>
                                      <a:lnTo>
                                        <a:pt x="26" y="77"/>
                                      </a:lnTo>
                                      <a:lnTo>
                                        <a:pt x="29" y="77"/>
                                      </a:lnTo>
                                      <a:lnTo>
                                        <a:pt x="29" y="77"/>
                                      </a:lnTo>
                                      <a:lnTo>
                                        <a:pt x="29" y="77"/>
                                      </a:lnTo>
                                      <a:lnTo>
                                        <a:pt x="29" y="77"/>
                                      </a:lnTo>
                                      <a:lnTo>
                                        <a:pt x="32" y="80"/>
                                      </a:lnTo>
                                      <a:lnTo>
                                        <a:pt x="32" y="80"/>
                                      </a:lnTo>
                                      <a:lnTo>
                                        <a:pt x="35" y="80"/>
                                      </a:lnTo>
                                      <a:lnTo>
                                        <a:pt x="35" y="82"/>
                                      </a:lnTo>
                                      <a:lnTo>
                                        <a:pt x="39" y="82"/>
                                      </a:lnTo>
                                      <a:lnTo>
                                        <a:pt x="39" y="82"/>
                                      </a:lnTo>
                                      <a:lnTo>
                                        <a:pt x="39" y="82"/>
                                      </a:lnTo>
                                      <a:lnTo>
                                        <a:pt x="39" y="82"/>
                                      </a:lnTo>
                                      <a:lnTo>
                                        <a:pt x="41" y="86"/>
                                      </a:lnTo>
                                      <a:lnTo>
                                        <a:pt x="41" y="86"/>
                                      </a:lnTo>
                                      <a:lnTo>
                                        <a:pt x="41" y="86"/>
                                      </a:lnTo>
                                      <a:lnTo>
                                        <a:pt x="44" y="86"/>
                                      </a:lnTo>
                                      <a:lnTo>
                                        <a:pt x="44" y="89"/>
                                      </a:lnTo>
                                      <a:lnTo>
                                        <a:pt x="47" y="89"/>
                                      </a:lnTo>
                                      <a:lnTo>
                                        <a:pt x="47" y="89"/>
                                      </a:lnTo>
                                      <a:lnTo>
                                        <a:pt x="47" y="89"/>
                                      </a:lnTo>
                                      <a:lnTo>
                                        <a:pt x="51" y="92"/>
                                      </a:lnTo>
                                      <a:lnTo>
                                        <a:pt x="51" y="92"/>
                                      </a:lnTo>
                                      <a:lnTo>
                                        <a:pt x="51" y="92"/>
                                      </a:lnTo>
                                      <a:lnTo>
                                        <a:pt x="54" y="92"/>
                                      </a:lnTo>
                                      <a:lnTo>
                                        <a:pt x="54" y="92"/>
                                      </a:lnTo>
                                      <a:lnTo>
                                        <a:pt x="54" y="92"/>
                                      </a:lnTo>
                                      <a:lnTo>
                                        <a:pt x="57" y="92"/>
                                      </a:lnTo>
                                      <a:lnTo>
                                        <a:pt x="57" y="95"/>
                                      </a:lnTo>
                                      <a:lnTo>
                                        <a:pt x="60" y="95"/>
                                      </a:lnTo>
                                      <a:lnTo>
                                        <a:pt x="60" y="95"/>
                                      </a:lnTo>
                                      <a:lnTo>
                                        <a:pt x="60" y="95"/>
                                      </a:lnTo>
                                      <a:lnTo>
                                        <a:pt x="64" y="95"/>
                                      </a:lnTo>
                                      <a:lnTo>
                                        <a:pt x="64" y="99"/>
                                      </a:lnTo>
                                      <a:lnTo>
                                        <a:pt x="66" y="99"/>
                                      </a:lnTo>
                                      <a:lnTo>
                                        <a:pt x="66" y="99"/>
                                      </a:lnTo>
                                      <a:lnTo>
                                        <a:pt x="66" y="99"/>
                                      </a:lnTo>
                                      <a:lnTo>
                                        <a:pt x="69" y="99"/>
                                      </a:lnTo>
                                      <a:lnTo>
                                        <a:pt x="69" y="99"/>
                                      </a:lnTo>
                                      <a:lnTo>
                                        <a:pt x="69" y="99"/>
                                      </a:lnTo>
                                      <a:lnTo>
                                        <a:pt x="76" y="99"/>
                                      </a:lnTo>
                                      <a:lnTo>
                                        <a:pt x="76" y="101"/>
                                      </a:lnTo>
                                      <a:lnTo>
                                        <a:pt x="79" y="101"/>
                                      </a:lnTo>
                                      <a:lnTo>
                                        <a:pt x="79" y="101"/>
                                      </a:lnTo>
                                      <a:lnTo>
                                        <a:pt x="86" y="101"/>
                                      </a:lnTo>
                                      <a:lnTo>
                                        <a:pt x="86" y="101"/>
                                      </a:lnTo>
                                      <a:lnTo>
                                        <a:pt x="94" y="101"/>
                                      </a:lnTo>
                                      <a:lnTo>
                                        <a:pt x="94" y="101"/>
                                      </a:lnTo>
                                      <a:lnTo>
                                        <a:pt x="101" y="101"/>
                                      </a:lnTo>
                                      <a:lnTo>
                                        <a:pt x="101" y="101"/>
                                      </a:lnTo>
                                      <a:lnTo>
                                        <a:pt x="104" y="101"/>
                                      </a:lnTo>
                                      <a:lnTo>
                                        <a:pt x="104" y="99"/>
                                      </a:lnTo>
                                      <a:lnTo>
                                        <a:pt x="107" y="99"/>
                                      </a:lnTo>
                                      <a:lnTo>
                                        <a:pt x="107" y="99"/>
                                      </a:lnTo>
                                      <a:lnTo>
                                        <a:pt x="107" y="99"/>
                                      </a:lnTo>
                                      <a:lnTo>
                                        <a:pt x="107" y="99"/>
                                      </a:lnTo>
                                      <a:lnTo>
                                        <a:pt x="111" y="99"/>
                                      </a:lnTo>
                                      <a:lnTo>
                                        <a:pt x="111" y="99"/>
                                      </a:lnTo>
                                      <a:lnTo>
                                        <a:pt x="111" y="99"/>
                                      </a:lnTo>
                                      <a:lnTo>
                                        <a:pt x="113" y="95"/>
                                      </a:lnTo>
                                      <a:lnTo>
                                        <a:pt x="113" y="95"/>
                                      </a:lnTo>
                                      <a:lnTo>
                                        <a:pt x="113" y="95"/>
                                      </a:lnTo>
                                      <a:lnTo>
                                        <a:pt x="113" y="95"/>
                                      </a:lnTo>
                                      <a:lnTo>
                                        <a:pt x="116" y="95"/>
                                      </a:lnTo>
                                      <a:lnTo>
                                        <a:pt x="116" y="92"/>
                                      </a:lnTo>
                                      <a:lnTo>
                                        <a:pt x="116" y="92"/>
                                      </a:lnTo>
                                      <a:lnTo>
                                        <a:pt x="116" y="92"/>
                                      </a:lnTo>
                                      <a:lnTo>
                                        <a:pt x="119" y="89"/>
                                      </a:lnTo>
                                      <a:lnTo>
                                        <a:pt x="119" y="89"/>
                                      </a:lnTo>
                                      <a:lnTo>
                                        <a:pt x="119" y="89"/>
                                      </a:lnTo>
                                      <a:lnTo>
                                        <a:pt x="119" y="89"/>
                                      </a:lnTo>
                                      <a:lnTo>
                                        <a:pt x="119" y="89"/>
                                      </a:lnTo>
                                      <a:lnTo>
                                        <a:pt x="119" y="89"/>
                                      </a:lnTo>
                                      <a:lnTo>
                                        <a:pt x="123" y="86"/>
                                      </a:lnTo>
                                      <a:lnTo>
                                        <a:pt x="123" y="86"/>
                                      </a:lnTo>
                                      <a:lnTo>
                                        <a:pt x="123" y="86"/>
                                      </a:lnTo>
                                      <a:lnTo>
                                        <a:pt x="123" y="82"/>
                                      </a:lnTo>
                                      <a:lnTo>
                                        <a:pt x="123" y="82"/>
                                      </a:lnTo>
                                      <a:lnTo>
                                        <a:pt x="123" y="82"/>
                                      </a:lnTo>
                                      <a:lnTo>
                                        <a:pt x="126" y="80"/>
                                      </a:lnTo>
                                      <a:lnTo>
                                        <a:pt x="126" y="80"/>
                                      </a:lnTo>
                                      <a:lnTo>
                                        <a:pt x="126" y="77"/>
                                      </a:lnTo>
                                      <a:lnTo>
                                        <a:pt x="126" y="68"/>
                                      </a:lnTo>
                                      <a:lnTo>
                                        <a:pt x="126" y="68"/>
                                      </a:lnTo>
                                      <a:lnTo>
                                        <a:pt x="126" y="66"/>
                                      </a:lnTo>
                                      <a:lnTo>
                                        <a:pt x="123" y="66"/>
                                      </a:lnTo>
                                      <a:lnTo>
                                        <a:pt x="123" y="62"/>
                                      </a:lnTo>
                                      <a:lnTo>
                                        <a:pt x="123" y="62"/>
                                      </a:lnTo>
                                      <a:lnTo>
                                        <a:pt x="123" y="59"/>
                                      </a:lnTo>
                                      <a:lnTo>
                                        <a:pt x="123" y="59"/>
                                      </a:lnTo>
                                      <a:lnTo>
                                        <a:pt x="123" y="59"/>
                                      </a:lnTo>
                                      <a:lnTo>
                                        <a:pt x="119" y="59"/>
                                      </a:lnTo>
                                      <a:lnTo>
                                        <a:pt x="119" y="56"/>
                                      </a:lnTo>
                                      <a:lnTo>
                                        <a:pt x="119" y="56"/>
                                      </a:lnTo>
                                      <a:lnTo>
                                        <a:pt x="119" y="56"/>
                                      </a:lnTo>
                                      <a:lnTo>
                                        <a:pt x="119" y="53"/>
                                      </a:lnTo>
                                      <a:lnTo>
                                        <a:pt x="119" y="53"/>
                                      </a:lnTo>
                                      <a:lnTo>
                                        <a:pt x="119" y="53"/>
                                      </a:lnTo>
                                      <a:lnTo>
                                        <a:pt x="119" y="49"/>
                                      </a:lnTo>
                                      <a:lnTo>
                                        <a:pt x="116" y="49"/>
                                      </a:lnTo>
                                      <a:lnTo>
                                        <a:pt x="116" y="49"/>
                                      </a:lnTo>
                                      <a:lnTo>
                                        <a:pt x="116" y="47"/>
                                      </a:lnTo>
                                      <a:lnTo>
                                        <a:pt x="116" y="47"/>
                                      </a:lnTo>
                                      <a:lnTo>
                                        <a:pt x="113" y="44"/>
                                      </a:lnTo>
                                      <a:lnTo>
                                        <a:pt x="113" y="41"/>
                                      </a:lnTo>
                                      <a:lnTo>
                                        <a:pt x="113" y="41"/>
                                      </a:lnTo>
                                      <a:lnTo>
                                        <a:pt x="111" y="41"/>
                                      </a:lnTo>
                                      <a:lnTo>
                                        <a:pt x="111" y="41"/>
                                      </a:lnTo>
                                      <a:lnTo>
                                        <a:pt x="107" y="34"/>
                                      </a:lnTo>
                                      <a:lnTo>
                                        <a:pt x="107" y="34"/>
                                      </a:lnTo>
                                      <a:lnTo>
                                        <a:pt x="104" y="32"/>
                                      </a:lnTo>
                                      <a:lnTo>
                                        <a:pt x="104" y="32"/>
                                      </a:lnTo>
                                      <a:lnTo>
                                        <a:pt x="101" y="32"/>
                                      </a:lnTo>
                                      <a:lnTo>
                                        <a:pt x="98" y="28"/>
                                      </a:lnTo>
                                      <a:lnTo>
                                        <a:pt x="98" y="28"/>
                                      </a:lnTo>
                                      <a:lnTo>
                                        <a:pt x="98" y="25"/>
                                      </a:lnTo>
                                      <a:lnTo>
                                        <a:pt x="98" y="25"/>
                                      </a:lnTo>
                                      <a:lnTo>
                                        <a:pt x="94" y="22"/>
                                      </a:lnTo>
                                      <a:lnTo>
                                        <a:pt x="91" y="22"/>
                                      </a:lnTo>
                                      <a:lnTo>
                                        <a:pt x="88" y="19"/>
                                      </a:lnTo>
                                      <a:lnTo>
                                        <a:pt x="88" y="19"/>
                                      </a:lnTo>
                                      <a:lnTo>
                                        <a:pt x="86" y="19"/>
                                      </a:lnTo>
                                      <a:lnTo>
                                        <a:pt x="86" y="19"/>
                                      </a:lnTo>
                                      <a:lnTo>
                                        <a:pt x="82" y="19"/>
                                      </a:lnTo>
                                      <a:lnTo>
                                        <a:pt x="82" y="19"/>
                                      </a:lnTo>
                                      <a:lnTo>
                                        <a:pt x="79" y="19"/>
                                      </a:lnTo>
                                      <a:lnTo>
                                        <a:pt x="79" y="19"/>
                                      </a:lnTo>
                                      <a:lnTo>
                                        <a:pt x="79" y="19"/>
                                      </a:lnTo>
                                      <a:lnTo>
                                        <a:pt x="79" y="19"/>
                                      </a:lnTo>
                                      <a:lnTo>
                                        <a:pt x="76" y="15"/>
                                      </a:lnTo>
                                      <a:lnTo>
                                        <a:pt x="76" y="15"/>
                                      </a:lnTo>
                                      <a:lnTo>
                                        <a:pt x="76" y="15"/>
                                      </a:lnTo>
                                      <a:lnTo>
                                        <a:pt x="72" y="15"/>
                                      </a:lnTo>
                                      <a:lnTo>
                                        <a:pt x="72" y="13"/>
                                      </a:lnTo>
                                      <a:lnTo>
                                        <a:pt x="72" y="13"/>
                                      </a:lnTo>
                                      <a:lnTo>
                                        <a:pt x="69" y="13"/>
                                      </a:lnTo>
                                      <a:lnTo>
                                        <a:pt x="69" y="13"/>
                                      </a:lnTo>
                                      <a:lnTo>
                                        <a:pt x="69" y="13"/>
                                      </a:lnTo>
                                      <a:lnTo>
                                        <a:pt x="66" y="13"/>
                                      </a:lnTo>
                                      <a:lnTo>
                                        <a:pt x="66" y="13"/>
                                      </a:lnTo>
                                      <a:lnTo>
                                        <a:pt x="66" y="13"/>
                                      </a:lnTo>
                                      <a:lnTo>
                                        <a:pt x="64" y="10"/>
                                      </a:lnTo>
                                      <a:lnTo>
                                        <a:pt x="64" y="10"/>
                                      </a:lnTo>
                                      <a:lnTo>
                                        <a:pt x="64" y="10"/>
                                      </a:lnTo>
                                      <a:lnTo>
                                        <a:pt x="60" y="10"/>
                                      </a:lnTo>
                                      <a:lnTo>
                                        <a:pt x="60" y="10"/>
                                      </a:lnTo>
                                      <a:lnTo>
                                        <a:pt x="57" y="10"/>
                                      </a:lnTo>
                                      <a:lnTo>
                                        <a:pt x="57" y="10"/>
                                      </a:lnTo>
                                      <a:lnTo>
                                        <a:pt x="57" y="10"/>
                                      </a:lnTo>
                                      <a:lnTo>
                                        <a:pt x="54" y="7"/>
                                      </a:lnTo>
                                      <a:lnTo>
                                        <a:pt x="54" y="7"/>
                                      </a:lnTo>
                                      <a:lnTo>
                                        <a:pt x="54" y="7"/>
                                      </a:lnTo>
                                      <a:lnTo>
                                        <a:pt x="47" y="7"/>
                                      </a:lnTo>
                                      <a:lnTo>
                                        <a:pt x="47" y="7"/>
                                      </a:lnTo>
                                      <a:lnTo>
                                        <a:pt x="41" y="7"/>
                                      </a:lnTo>
                                      <a:lnTo>
                                        <a:pt x="39" y="3"/>
                                      </a:lnTo>
                                      <a:lnTo>
                                        <a:pt x="32" y="3"/>
                                      </a:lnTo>
                                      <a:lnTo>
                                        <a:pt x="32" y="7"/>
                                      </a:lnTo>
                                      <a:lnTo>
                                        <a:pt x="29" y="7"/>
                                      </a:lnTo>
                                      <a:lnTo>
                                        <a:pt x="26" y="7"/>
                                      </a:lnTo>
                                      <a:lnTo>
                                        <a:pt x="22" y="7"/>
                                      </a:lnTo>
                                      <a:lnTo>
                                        <a:pt x="22" y="7"/>
                                      </a:lnTo>
                                      <a:lnTo>
                                        <a:pt x="22" y="7"/>
                                      </a:lnTo>
                                      <a:lnTo>
                                        <a:pt x="19" y="10"/>
                                      </a:lnTo>
                                      <a:lnTo>
                                        <a:pt x="19" y="10"/>
                                      </a:lnTo>
                                      <a:lnTo>
                                        <a:pt x="19" y="10"/>
                                      </a:lnTo>
                                      <a:lnTo>
                                        <a:pt x="19" y="10"/>
                                      </a:lnTo>
                                      <a:lnTo>
                                        <a:pt x="17" y="10"/>
                                      </a:lnTo>
                                      <a:lnTo>
                                        <a:pt x="17" y="10"/>
                                      </a:lnTo>
                                      <a:lnTo>
                                        <a:pt x="17" y="10"/>
                                      </a:lnTo>
                                      <a:lnTo>
                                        <a:pt x="17" y="10"/>
                                      </a:lnTo>
                                      <a:lnTo>
                                        <a:pt x="14" y="13"/>
                                      </a:lnTo>
                                      <a:lnTo>
                                        <a:pt x="14" y="13"/>
                                      </a:lnTo>
                                      <a:lnTo>
                                        <a:pt x="14" y="13"/>
                                      </a:lnTo>
                                      <a:lnTo>
                                        <a:pt x="14" y="13"/>
                                      </a:lnTo>
                                      <a:lnTo>
                                        <a:pt x="10" y="15"/>
                                      </a:lnTo>
                                      <a:lnTo>
                                        <a:pt x="10" y="15"/>
                                      </a:lnTo>
                                      <a:lnTo>
                                        <a:pt x="10" y="15"/>
                                      </a:lnTo>
                                      <a:lnTo>
                                        <a:pt x="10" y="15"/>
                                      </a:lnTo>
                                      <a:lnTo>
                                        <a:pt x="7" y="19"/>
                                      </a:lnTo>
                                      <a:lnTo>
                                        <a:pt x="7" y="19"/>
                                      </a:lnTo>
                                      <a:lnTo>
                                        <a:pt x="7" y="19"/>
                                      </a:lnTo>
                                      <a:lnTo>
                                        <a:pt x="7" y="22"/>
                                      </a:lnTo>
                                      <a:lnTo>
                                        <a:pt x="7" y="22"/>
                                      </a:lnTo>
                                      <a:lnTo>
                                        <a:pt x="7" y="22"/>
                                      </a:lnTo>
                                      <a:lnTo>
                                        <a:pt x="4" y="25"/>
                                      </a:lnTo>
                                      <a:lnTo>
                                        <a:pt x="4" y="37"/>
                                      </a:lnTo>
                                      <a:lnTo>
                                        <a:pt x="7" y="37"/>
                                      </a:lnTo>
                                      <a:lnTo>
                                        <a:pt x="7" y="41"/>
                                      </a:lnTo>
                                      <a:lnTo>
                                        <a:pt x="7" y="41"/>
                                      </a:lnTo>
                                      <a:lnTo>
                                        <a:pt x="7" y="41"/>
                                      </a:lnTo>
                                      <a:lnTo>
                                        <a:pt x="7" y="44"/>
                                      </a:lnTo>
                                      <a:lnTo>
                                        <a:pt x="7" y="44"/>
                                      </a:lnTo>
                                      <a:lnTo>
                                        <a:pt x="10" y="47"/>
                                      </a:lnTo>
                                      <a:lnTo>
                                        <a:pt x="10" y="47"/>
                                      </a:lnTo>
                                      <a:lnTo>
                                        <a:pt x="10" y="49"/>
                                      </a:lnTo>
                                      <a:lnTo>
                                        <a:pt x="10" y="49"/>
                                      </a:lnTo>
                                      <a:lnTo>
                                        <a:pt x="10" y="49"/>
                                      </a:lnTo>
                                      <a:lnTo>
                                        <a:pt x="10" y="53"/>
                                      </a:lnTo>
                                      <a:lnTo>
                                        <a:pt x="14" y="53"/>
                                      </a:lnTo>
                                      <a:lnTo>
                                        <a:pt x="14" y="53"/>
                                      </a:lnTo>
                                      <a:lnTo>
                                        <a:pt x="14" y="53"/>
                                      </a:lnTo>
                                      <a:lnTo>
                                        <a:pt x="14" y="53"/>
                                      </a:lnTo>
                                      <a:lnTo>
                                        <a:pt x="14" y="56"/>
                                      </a:lnTo>
                                      <a:lnTo>
                                        <a:pt x="14" y="56"/>
                                      </a:lnTo>
                                      <a:lnTo>
                                        <a:pt x="17" y="59"/>
                                      </a:lnTo>
                                      <a:lnTo>
                                        <a:pt x="17" y="59"/>
                                      </a:lnTo>
                                      <a:lnTo>
                                        <a:pt x="17" y="59"/>
                                      </a:lnTo>
                                      <a:lnTo>
                                        <a:pt x="17" y="62"/>
                                      </a:lnTo>
                                      <a:lnTo>
                                        <a:pt x="19" y="62"/>
                                      </a:lnTo>
                                      <a:lnTo>
                                        <a:pt x="19" y="62"/>
                                      </a:lnTo>
                                      <a:lnTo>
                                        <a:pt x="19" y="62"/>
                                      </a:lnTo>
                                      <a:lnTo>
                                        <a:pt x="22" y="66"/>
                                      </a:lnTo>
                                      <a:lnTo>
                                        <a:pt x="22" y="68"/>
                                      </a:lnTo>
                                      <a:lnTo>
                                        <a:pt x="26" y="68"/>
                                      </a:lnTo>
                                      <a:lnTo>
                                        <a:pt x="26" y="71"/>
                                      </a:lnTo>
                                      <a:lnTo>
                                        <a:pt x="26" y="71"/>
                                      </a:lnTo>
                                      <a:lnTo>
                                        <a:pt x="29" y="71"/>
                                      </a:lnTo>
                                      <a:lnTo>
                                        <a:pt x="29" y="71"/>
                                      </a:lnTo>
                                      <a:lnTo>
                                        <a:pt x="29" y="75"/>
                                      </a:lnTo>
                                      <a:lnTo>
                                        <a:pt x="32" y="77"/>
                                      </a:lnTo>
                                      <a:lnTo>
                                        <a:pt x="32" y="77"/>
                                      </a:lnTo>
                                      <a:lnTo>
                                        <a:pt x="32" y="77"/>
                                      </a:lnTo>
                                      <a:lnTo>
                                        <a:pt x="35" y="77"/>
                                      </a:lnTo>
                                      <a:lnTo>
                                        <a:pt x="35" y="77"/>
                                      </a:lnTo>
                                      <a:lnTo>
                                        <a:pt x="35" y="77"/>
                                      </a:lnTo>
                                      <a:lnTo>
                                        <a:pt x="39" y="80"/>
                                      </a:lnTo>
                                      <a:lnTo>
                                        <a:pt x="39" y="80"/>
                                      </a:lnTo>
                                      <a:lnTo>
                                        <a:pt x="41" y="82"/>
                                      </a:lnTo>
                                      <a:lnTo>
                                        <a:pt x="41" y="82"/>
                                      </a:lnTo>
                                      <a:lnTo>
                                        <a:pt x="41" y="82"/>
                                      </a:lnTo>
                                      <a:lnTo>
                                        <a:pt x="44" y="82"/>
                                      </a:lnTo>
                                      <a:lnTo>
                                        <a:pt x="47" y="86"/>
                                      </a:lnTo>
                                      <a:lnTo>
                                        <a:pt x="47" y="86"/>
                                      </a:lnTo>
                                      <a:lnTo>
                                        <a:pt x="51" y="86"/>
                                      </a:lnTo>
                                      <a:lnTo>
                                        <a:pt x="51" y="86"/>
                                      </a:lnTo>
                                      <a:lnTo>
                                        <a:pt x="51" y="89"/>
                                      </a:lnTo>
                                      <a:lnTo>
                                        <a:pt x="54" y="89"/>
                                      </a:lnTo>
                                      <a:lnTo>
                                        <a:pt x="54" y="89"/>
                                      </a:lnTo>
                                      <a:lnTo>
                                        <a:pt x="54" y="89"/>
                                      </a:lnTo>
                                      <a:lnTo>
                                        <a:pt x="54" y="89"/>
                                      </a:lnTo>
                                      <a:lnTo>
                                        <a:pt x="57" y="89"/>
                                      </a:lnTo>
                                      <a:lnTo>
                                        <a:pt x="57" y="89"/>
                                      </a:lnTo>
                                      <a:lnTo>
                                        <a:pt x="57" y="92"/>
                                      </a:lnTo>
                                      <a:lnTo>
                                        <a:pt x="60" y="92"/>
                                      </a:lnTo>
                                      <a:lnTo>
                                        <a:pt x="60" y="92"/>
                                      </a:lnTo>
                                      <a:lnTo>
                                        <a:pt x="64" y="92"/>
                                      </a:lnTo>
                                      <a:lnTo>
                                        <a:pt x="64" y="92"/>
                                      </a:lnTo>
                                      <a:lnTo>
                                        <a:pt x="64" y="92"/>
                                      </a:lnTo>
                                      <a:lnTo>
                                        <a:pt x="64" y="92"/>
                                      </a:lnTo>
                                      <a:lnTo>
                                        <a:pt x="66" y="92"/>
                                      </a:lnTo>
                                      <a:lnTo>
                                        <a:pt x="66" y="95"/>
                                      </a:lnTo>
                                      <a:lnTo>
                                        <a:pt x="69" y="95"/>
                                      </a:lnTo>
                                      <a:lnTo>
                                        <a:pt x="69" y="95"/>
                                      </a:lnTo>
                                      <a:lnTo>
                                        <a:pt x="69" y="95"/>
                                      </a:lnTo>
                                      <a:lnTo>
                                        <a:pt x="72" y="95"/>
                                      </a:lnTo>
                                      <a:lnTo>
                                        <a:pt x="76" y="95"/>
                                      </a:lnTo>
                                      <a:lnTo>
                                        <a:pt x="76" y="99"/>
                                      </a:lnTo>
                                      <a:lnTo>
                                        <a:pt x="79" y="99"/>
                                      </a:lnTo>
                                      <a:lnTo>
                                        <a:pt x="79" y="99"/>
                                      </a:lnTo>
                                      <a:lnTo>
                                        <a:pt x="86" y="99"/>
                                      </a:lnTo>
                                      <a:lnTo>
                                        <a:pt x="88" y="99"/>
                                      </a:lnTo>
                                      <a:lnTo>
                                        <a:pt x="94" y="99"/>
                                      </a:lnTo>
                                      <a:lnTo>
                                        <a:pt x="94" y="99"/>
                                      </a:lnTo>
                                      <a:lnTo>
                                        <a:pt x="98" y="99"/>
                                      </a:lnTo>
                                      <a:lnTo>
                                        <a:pt x="101" y="99"/>
                                      </a:lnTo>
                                      <a:lnTo>
                                        <a:pt x="101" y="99"/>
                                      </a:lnTo>
                                      <a:lnTo>
                                        <a:pt x="104" y="95"/>
                                      </a:lnTo>
                                      <a:lnTo>
                                        <a:pt x="107" y="95"/>
                                      </a:lnTo>
                                      <a:lnTo>
                                        <a:pt x="107" y="95"/>
                                      </a:lnTo>
                                      <a:lnTo>
                                        <a:pt x="107" y="95"/>
                                      </a:lnTo>
                                      <a:lnTo>
                                        <a:pt x="107" y="95"/>
                                      </a:lnTo>
                                      <a:lnTo>
                                        <a:pt x="107" y="95"/>
                                      </a:lnTo>
                                      <a:lnTo>
                                        <a:pt x="111" y="92"/>
                                      </a:lnTo>
                                      <a:lnTo>
                                        <a:pt x="111" y="92"/>
                                      </a:lnTo>
                                      <a:lnTo>
                                        <a:pt x="111" y="92"/>
                                      </a:lnTo>
                                      <a:lnTo>
                                        <a:pt x="113" y="92"/>
                                      </a:lnTo>
                                      <a:lnTo>
                                        <a:pt x="113" y="92"/>
                                      </a:lnTo>
                                      <a:lnTo>
                                        <a:pt x="113" y="92"/>
                                      </a:lnTo>
                                      <a:lnTo>
                                        <a:pt x="113" y="92"/>
                                      </a:lnTo>
                                      <a:lnTo>
                                        <a:pt x="113" y="92"/>
                                      </a:lnTo>
                                      <a:lnTo>
                                        <a:pt x="116" y="89"/>
                                      </a:lnTo>
                                      <a:lnTo>
                                        <a:pt x="116" y="86"/>
                                      </a:lnTo>
                                      <a:lnTo>
                                        <a:pt x="119" y="82"/>
                                      </a:lnTo>
                                      <a:lnTo>
                                        <a:pt x="119" y="82"/>
                                      </a:lnTo>
                                      <a:lnTo>
                                        <a:pt x="119" y="82"/>
                                      </a:lnTo>
                                      <a:lnTo>
                                        <a:pt x="119" y="80"/>
                                      </a:lnTo>
                                      <a:lnTo>
                                        <a:pt x="119" y="80"/>
                                      </a:lnTo>
                                      <a:lnTo>
                                        <a:pt x="119" y="77"/>
                                      </a:lnTo>
                                      <a:lnTo>
                                        <a:pt x="123" y="75"/>
                                      </a:lnTo>
                                      <a:lnTo>
                                        <a:pt x="123" y="71"/>
                                      </a:lnTo>
                                      <a:lnTo>
                                        <a:pt x="119" y="71"/>
                                      </a:lnTo>
                                      <a:lnTo>
                                        <a:pt x="119" y="68"/>
                                      </a:lnTo>
                                      <a:lnTo>
                                        <a:pt x="119" y="66"/>
                                      </a:lnTo>
                                      <a:lnTo>
                                        <a:pt x="119" y="66"/>
                                      </a:lnTo>
                                      <a:lnTo>
                                        <a:pt x="119" y="62"/>
                                      </a:lnTo>
                                      <a:lnTo>
                                        <a:pt x="119" y="62"/>
                                      </a:lnTo>
                                      <a:lnTo>
                                        <a:pt x="119" y="59"/>
                                      </a:lnTo>
                                      <a:lnTo>
                                        <a:pt x="119" y="59"/>
                                      </a:lnTo>
                                      <a:lnTo>
                                        <a:pt x="116" y="59"/>
                                      </a:lnTo>
                                      <a:lnTo>
                                        <a:pt x="116" y="59"/>
                                      </a:lnTo>
                                      <a:lnTo>
                                        <a:pt x="116" y="56"/>
                                      </a:lnTo>
                                      <a:lnTo>
                                        <a:pt x="116" y="56"/>
                                      </a:lnTo>
                                      <a:lnTo>
                                        <a:pt x="116" y="56"/>
                                      </a:lnTo>
                                      <a:lnTo>
                                        <a:pt x="116" y="53"/>
                                      </a:lnTo>
                                      <a:lnTo>
                                        <a:pt x="116" y="53"/>
                                      </a:lnTo>
                                      <a:lnTo>
                                        <a:pt x="116" y="53"/>
                                      </a:lnTo>
                                      <a:lnTo>
                                        <a:pt x="113" y="53"/>
                                      </a:lnTo>
                                      <a:lnTo>
                                        <a:pt x="113" y="49"/>
                                      </a:lnTo>
                                      <a:lnTo>
                                        <a:pt x="113" y="49"/>
                                      </a:lnTo>
                                      <a:lnTo>
                                        <a:pt x="113" y="49"/>
                                      </a:lnTo>
                                      <a:lnTo>
                                        <a:pt x="113" y="47"/>
                                      </a:lnTo>
                                      <a:lnTo>
                                        <a:pt x="113" y="47"/>
                                      </a:lnTo>
                                      <a:lnTo>
                                        <a:pt x="113" y="47"/>
                                      </a:lnTo>
                                      <a:lnTo>
                                        <a:pt x="111" y="44"/>
                                      </a:lnTo>
                                      <a:lnTo>
                                        <a:pt x="111" y="44"/>
                                      </a:lnTo>
                                      <a:lnTo>
                                        <a:pt x="107" y="44"/>
                                      </a:lnTo>
                                      <a:lnTo>
                                        <a:pt x="107" y="41"/>
                                      </a:lnTo>
                                      <a:lnTo>
                                        <a:pt x="107" y="41"/>
                                      </a:lnTo>
                                      <a:lnTo>
                                        <a:pt x="107" y="41"/>
                                      </a:lnTo>
                                      <a:lnTo>
                                        <a:pt x="107" y="41"/>
                                      </a:lnTo>
                                      <a:lnTo>
                                        <a:pt x="104" y="41"/>
                                      </a:lnTo>
                                      <a:lnTo>
                                        <a:pt x="104" y="37"/>
                                      </a:lnTo>
                                      <a:lnTo>
                                        <a:pt x="104" y="37"/>
                                      </a:lnTo>
                                      <a:lnTo>
                                        <a:pt x="104" y="37"/>
                                      </a:lnTo>
                                      <a:lnTo>
                                        <a:pt x="101" y="34"/>
                                      </a:lnTo>
                                      <a:lnTo>
                                        <a:pt x="101" y="34"/>
                                      </a:lnTo>
                                      <a:lnTo>
                                        <a:pt x="98" y="32"/>
                                      </a:lnTo>
                                      <a:lnTo>
                                        <a:pt x="98" y="32"/>
                                      </a:lnTo>
                                      <a:lnTo>
                                        <a:pt x="98" y="32"/>
                                      </a:lnTo>
                                      <a:lnTo>
                                        <a:pt x="98" y="32"/>
                                      </a:lnTo>
                                      <a:lnTo>
                                        <a:pt x="94" y="28"/>
                                      </a:lnTo>
                                      <a:lnTo>
                                        <a:pt x="94" y="28"/>
                                      </a:lnTo>
                                      <a:lnTo>
                                        <a:pt x="91" y="28"/>
                                      </a:lnTo>
                                      <a:lnTo>
                                        <a:pt x="91" y="28"/>
                                      </a:lnTo>
                                      <a:lnTo>
                                        <a:pt x="91" y="25"/>
                                      </a:lnTo>
                                      <a:lnTo>
                                        <a:pt x="91" y="25"/>
                                      </a:lnTo>
                                      <a:lnTo>
                                        <a:pt x="88" y="22"/>
                                      </a:lnTo>
                                      <a:lnTo>
                                        <a:pt x="86" y="22"/>
                                      </a:lnTo>
                                      <a:lnTo>
                                        <a:pt x="86" y="22"/>
                                      </a:lnTo>
                                      <a:lnTo>
                                        <a:pt x="82" y="22"/>
                                      </a:lnTo>
                                      <a:lnTo>
                                        <a:pt x="82" y="19"/>
                                      </a:lnTo>
                                      <a:lnTo>
                                        <a:pt x="86" y="19"/>
                                      </a:lnTo>
                                      <a:close/>
                                    </a:path>
                                  </a:pathLst>
                                </a:custGeom>
                                <a:solidFill>
                                  <a:srgbClr val="000000"/>
                                </a:solidFill>
                                <a:ln>
                                  <a:noFill/>
                                </a:ln>
                              </wps:spPr>
                              <wps:bodyPr rot="0" vert="horz" wrap="square" lIns="91440" tIns="45720" rIns="91440" bIns="45720" anchor="t" anchorCtr="0" upright="1">
                                <a:noAutofit/>
                              </wps:bodyPr>
                            </wps:wsp>
                            <wps:wsp>
                              <wps:cNvPr id="20" name="Freeform 37"/>
                              <wps:cNvSpPr/>
                              <wps:spPr bwMode="auto">
                                <a:xfrm>
                                  <a:off x="146" y="46"/>
                                  <a:ext cx="293" cy="234"/>
                                </a:xfrm>
                                <a:custGeom>
                                  <a:avLst/>
                                  <a:gdLst>
                                    <a:gd name="T0" fmla="*/ 290 w 293"/>
                                    <a:gd name="T1" fmla="*/ 172 h 234"/>
                                    <a:gd name="T2" fmla="*/ 288 w 293"/>
                                    <a:gd name="T3" fmla="*/ 181 h 234"/>
                                    <a:gd name="T4" fmla="*/ 281 w 293"/>
                                    <a:gd name="T5" fmla="*/ 193 h 234"/>
                                    <a:gd name="T6" fmla="*/ 271 w 293"/>
                                    <a:gd name="T7" fmla="*/ 206 h 234"/>
                                    <a:gd name="T8" fmla="*/ 259 w 293"/>
                                    <a:gd name="T9" fmla="*/ 215 h 234"/>
                                    <a:gd name="T10" fmla="*/ 249 w 293"/>
                                    <a:gd name="T11" fmla="*/ 222 h 234"/>
                                    <a:gd name="T12" fmla="*/ 237 w 293"/>
                                    <a:gd name="T13" fmla="*/ 225 h 234"/>
                                    <a:gd name="T14" fmla="*/ 224 w 293"/>
                                    <a:gd name="T15" fmla="*/ 227 h 234"/>
                                    <a:gd name="T16" fmla="*/ 184 w 293"/>
                                    <a:gd name="T17" fmla="*/ 231 h 234"/>
                                    <a:gd name="T18" fmla="*/ 165 w 293"/>
                                    <a:gd name="T19" fmla="*/ 227 h 234"/>
                                    <a:gd name="T20" fmla="*/ 149 w 293"/>
                                    <a:gd name="T21" fmla="*/ 222 h 234"/>
                                    <a:gd name="T22" fmla="*/ 134 w 293"/>
                                    <a:gd name="T23" fmla="*/ 218 h 234"/>
                                    <a:gd name="T24" fmla="*/ 118 w 293"/>
                                    <a:gd name="T25" fmla="*/ 209 h 234"/>
                                    <a:gd name="T26" fmla="*/ 102 w 293"/>
                                    <a:gd name="T27" fmla="*/ 203 h 234"/>
                                    <a:gd name="T28" fmla="*/ 87 w 293"/>
                                    <a:gd name="T29" fmla="*/ 193 h 234"/>
                                    <a:gd name="T30" fmla="*/ 75 w 293"/>
                                    <a:gd name="T31" fmla="*/ 181 h 234"/>
                                    <a:gd name="T32" fmla="*/ 53 w 293"/>
                                    <a:gd name="T33" fmla="*/ 166 h 234"/>
                                    <a:gd name="T34" fmla="*/ 34 w 293"/>
                                    <a:gd name="T35" fmla="*/ 141 h 234"/>
                                    <a:gd name="T36" fmla="*/ 25 w 293"/>
                                    <a:gd name="T37" fmla="*/ 128 h 234"/>
                                    <a:gd name="T38" fmla="*/ 19 w 293"/>
                                    <a:gd name="T39" fmla="*/ 116 h 234"/>
                                    <a:gd name="T40" fmla="*/ 12 w 293"/>
                                    <a:gd name="T41" fmla="*/ 101 h 234"/>
                                    <a:gd name="T42" fmla="*/ 7 w 293"/>
                                    <a:gd name="T43" fmla="*/ 89 h 234"/>
                                    <a:gd name="T44" fmla="*/ 4 w 293"/>
                                    <a:gd name="T45" fmla="*/ 70 h 234"/>
                                    <a:gd name="T46" fmla="*/ 7 w 293"/>
                                    <a:gd name="T47" fmla="*/ 43 h 234"/>
                                    <a:gd name="T48" fmla="*/ 9 w 293"/>
                                    <a:gd name="T49" fmla="*/ 34 h 234"/>
                                    <a:gd name="T50" fmla="*/ 16 w 293"/>
                                    <a:gd name="T51" fmla="*/ 21 h 234"/>
                                    <a:gd name="T52" fmla="*/ 29 w 293"/>
                                    <a:gd name="T53" fmla="*/ 9 h 234"/>
                                    <a:gd name="T54" fmla="*/ 41 w 293"/>
                                    <a:gd name="T55" fmla="*/ 0 h 234"/>
                                    <a:gd name="T56" fmla="*/ 25 w 293"/>
                                    <a:gd name="T57" fmla="*/ 9 h 234"/>
                                    <a:gd name="T58" fmla="*/ 12 w 293"/>
                                    <a:gd name="T59" fmla="*/ 24 h 234"/>
                                    <a:gd name="T60" fmla="*/ 7 w 293"/>
                                    <a:gd name="T61" fmla="*/ 34 h 234"/>
                                    <a:gd name="T62" fmla="*/ 4 w 293"/>
                                    <a:gd name="T63" fmla="*/ 46 h 234"/>
                                    <a:gd name="T64" fmla="*/ 0 w 293"/>
                                    <a:gd name="T65" fmla="*/ 80 h 234"/>
                                    <a:gd name="T66" fmla="*/ 4 w 293"/>
                                    <a:gd name="T67" fmla="*/ 92 h 234"/>
                                    <a:gd name="T68" fmla="*/ 9 w 293"/>
                                    <a:gd name="T69" fmla="*/ 103 h 234"/>
                                    <a:gd name="T70" fmla="*/ 16 w 293"/>
                                    <a:gd name="T71" fmla="*/ 120 h 234"/>
                                    <a:gd name="T72" fmla="*/ 22 w 293"/>
                                    <a:gd name="T73" fmla="*/ 132 h 234"/>
                                    <a:gd name="T74" fmla="*/ 37 w 293"/>
                                    <a:gd name="T75" fmla="*/ 154 h 234"/>
                                    <a:gd name="T76" fmla="*/ 55 w 293"/>
                                    <a:gd name="T77" fmla="*/ 172 h 234"/>
                                    <a:gd name="T78" fmla="*/ 75 w 293"/>
                                    <a:gd name="T79" fmla="*/ 188 h 234"/>
                                    <a:gd name="T80" fmla="*/ 90 w 293"/>
                                    <a:gd name="T81" fmla="*/ 200 h 234"/>
                                    <a:gd name="T82" fmla="*/ 105 w 293"/>
                                    <a:gd name="T83" fmla="*/ 209 h 234"/>
                                    <a:gd name="T84" fmla="*/ 122 w 293"/>
                                    <a:gd name="T85" fmla="*/ 215 h 234"/>
                                    <a:gd name="T86" fmla="*/ 137 w 293"/>
                                    <a:gd name="T87" fmla="*/ 222 h 234"/>
                                    <a:gd name="T88" fmla="*/ 152 w 293"/>
                                    <a:gd name="T89" fmla="*/ 227 h 234"/>
                                    <a:gd name="T90" fmla="*/ 172 w 293"/>
                                    <a:gd name="T91" fmla="*/ 231 h 234"/>
                                    <a:gd name="T92" fmla="*/ 212 w 293"/>
                                    <a:gd name="T93" fmla="*/ 234 h 234"/>
                                    <a:gd name="T94" fmla="*/ 231 w 293"/>
                                    <a:gd name="T95" fmla="*/ 231 h 234"/>
                                    <a:gd name="T96" fmla="*/ 243 w 293"/>
                                    <a:gd name="T97" fmla="*/ 227 h 234"/>
                                    <a:gd name="T98" fmla="*/ 256 w 293"/>
                                    <a:gd name="T99" fmla="*/ 222 h 234"/>
                                    <a:gd name="T100" fmla="*/ 268 w 293"/>
                                    <a:gd name="T101" fmla="*/ 215 h 234"/>
                                    <a:gd name="T102" fmla="*/ 278 w 293"/>
                                    <a:gd name="T103" fmla="*/ 203 h 234"/>
                                    <a:gd name="T104" fmla="*/ 284 w 293"/>
                                    <a:gd name="T105" fmla="*/ 193 h 234"/>
                                    <a:gd name="T106" fmla="*/ 290 w 293"/>
                                    <a:gd name="T107" fmla="*/ 181 h 234"/>
                                    <a:gd name="T108" fmla="*/ 293 w 293"/>
                                    <a:gd name="T109" fmla="*/ 172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93" h="234">
                                      <a:moveTo>
                                        <a:pt x="293" y="166"/>
                                      </a:moveTo>
                                      <a:lnTo>
                                        <a:pt x="293" y="159"/>
                                      </a:lnTo>
                                      <a:lnTo>
                                        <a:pt x="293" y="162"/>
                                      </a:lnTo>
                                      <a:lnTo>
                                        <a:pt x="290" y="162"/>
                                      </a:lnTo>
                                      <a:lnTo>
                                        <a:pt x="290" y="166"/>
                                      </a:lnTo>
                                      <a:lnTo>
                                        <a:pt x="290" y="169"/>
                                      </a:lnTo>
                                      <a:lnTo>
                                        <a:pt x="290" y="172"/>
                                      </a:lnTo>
                                      <a:lnTo>
                                        <a:pt x="290" y="175"/>
                                      </a:lnTo>
                                      <a:lnTo>
                                        <a:pt x="290" y="175"/>
                                      </a:lnTo>
                                      <a:lnTo>
                                        <a:pt x="288" y="178"/>
                                      </a:lnTo>
                                      <a:lnTo>
                                        <a:pt x="288" y="178"/>
                                      </a:lnTo>
                                      <a:lnTo>
                                        <a:pt x="288" y="181"/>
                                      </a:lnTo>
                                      <a:lnTo>
                                        <a:pt x="288" y="181"/>
                                      </a:lnTo>
                                      <a:lnTo>
                                        <a:pt x="288" y="181"/>
                                      </a:lnTo>
                                      <a:lnTo>
                                        <a:pt x="288" y="184"/>
                                      </a:lnTo>
                                      <a:lnTo>
                                        <a:pt x="284" y="188"/>
                                      </a:lnTo>
                                      <a:lnTo>
                                        <a:pt x="284" y="188"/>
                                      </a:lnTo>
                                      <a:lnTo>
                                        <a:pt x="284" y="191"/>
                                      </a:lnTo>
                                      <a:lnTo>
                                        <a:pt x="284" y="191"/>
                                      </a:lnTo>
                                      <a:lnTo>
                                        <a:pt x="281" y="191"/>
                                      </a:lnTo>
                                      <a:lnTo>
                                        <a:pt x="281" y="193"/>
                                      </a:lnTo>
                                      <a:lnTo>
                                        <a:pt x="281" y="193"/>
                                      </a:lnTo>
                                      <a:lnTo>
                                        <a:pt x="278" y="197"/>
                                      </a:lnTo>
                                      <a:lnTo>
                                        <a:pt x="278" y="197"/>
                                      </a:lnTo>
                                      <a:lnTo>
                                        <a:pt x="278" y="200"/>
                                      </a:lnTo>
                                      <a:lnTo>
                                        <a:pt x="274" y="203"/>
                                      </a:lnTo>
                                      <a:lnTo>
                                        <a:pt x="274" y="203"/>
                                      </a:lnTo>
                                      <a:lnTo>
                                        <a:pt x="271" y="206"/>
                                      </a:lnTo>
                                      <a:lnTo>
                                        <a:pt x="268" y="209"/>
                                      </a:lnTo>
                                      <a:lnTo>
                                        <a:pt x="268" y="209"/>
                                      </a:lnTo>
                                      <a:lnTo>
                                        <a:pt x="266" y="209"/>
                                      </a:lnTo>
                                      <a:lnTo>
                                        <a:pt x="266" y="212"/>
                                      </a:lnTo>
                                      <a:lnTo>
                                        <a:pt x="262" y="212"/>
                                      </a:lnTo>
                                      <a:lnTo>
                                        <a:pt x="262" y="212"/>
                                      </a:lnTo>
                                      <a:lnTo>
                                        <a:pt x="259" y="215"/>
                                      </a:lnTo>
                                      <a:lnTo>
                                        <a:pt x="259" y="215"/>
                                      </a:lnTo>
                                      <a:lnTo>
                                        <a:pt x="259" y="215"/>
                                      </a:lnTo>
                                      <a:lnTo>
                                        <a:pt x="256" y="218"/>
                                      </a:lnTo>
                                      <a:lnTo>
                                        <a:pt x="256" y="218"/>
                                      </a:lnTo>
                                      <a:lnTo>
                                        <a:pt x="253" y="218"/>
                                      </a:lnTo>
                                      <a:lnTo>
                                        <a:pt x="253" y="218"/>
                                      </a:lnTo>
                                      <a:lnTo>
                                        <a:pt x="249" y="222"/>
                                      </a:lnTo>
                                      <a:lnTo>
                                        <a:pt x="249" y="222"/>
                                      </a:lnTo>
                                      <a:lnTo>
                                        <a:pt x="246" y="222"/>
                                      </a:lnTo>
                                      <a:lnTo>
                                        <a:pt x="246" y="222"/>
                                      </a:lnTo>
                                      <a:lnTo>
                                        <a:pt x="243" y="222"/>
                                      </a:lnTo>
                                      <a:lnTo>
                                        <a:pt x="241" y="225"/>
                                      </a:lnTo>
                                      <a:lnTo>
                                        <a:pt x="241" y="225"/>
                                      </a:lnTo>
                                      <a:lnTo>
                                        <a:pt x="237" y="225"/>
                                      </a:lnTo>
                                      <a:lnTo>
                                        <a:pt x="237" y="225"/>
                                      </a:lnTo>
                                      <a:lnTo>
                                        <a:pt x="234" y="227"/>
                                      </a:lnTo>
                                      <a:lnTo>
                                        <a:pt x="234" y="227"/>
                                      </a:lnTo>
                                      <a:lnTo>
                                        <a:pt x="231" y="227"/>
                                      </a:lnTo>
                                      <a:lnTo>
                                        <a:pt x="227" y="227"/>
                                      </a:lnTo>
                                      <a:lnTo>
                                        <a:pt x="227" y="227"/>
                                      </a:lnTo>
                                      <a:lnTo>
                                        <a:pt x="224" y="227"/>
                                      </a:lnTo>
                                      <a:lnTo>
                                        <a:pt x="221" y="227"/>
                                      </a:lnTo>
                                      <a:lnTo>
                                        <a:pt x="219" y="231"/>
                                      </a:lnTo>
                                      <a:lnTo>
                                        <a:pt x="215" y="231"/>
                                      </a:lnTo>
                                      <a:lnTo>
                                        <a:pt x="212" y="231"/>
                                      </a:lnTo>
                                      <a:lnTo>
                                        <a:pt x="187" y="231"/>
                                      </a:lnTo>
                                      <a:lnTo>
                                        <a:pt x="187" y="231"/>
                                      </a:lnTo>
                                      <a:lnTo>
                                        <a:pt x="184" y="231"/>
                                      </a:lnTo>
                                      <a:lnTo>
                                        <a:pt x="180" y="227"/>
                                      </a:lnTo>
                                      <a:lnTo>
                                        <a:pt x="174" y="227"/>
                                      </a:lnTo>
                                      <a:lnTo>
                                        <a:pt x="174" y="227"/>
                                      </a:lnTo>
                                      <a:lnTo>
                                        <a:pt x="172" y="227"/>
                                      </a:lnTo>
                                      <a:lnTo>
                                        <a:pt x="168" y="227"/>
                                      </a:lnTo>
                                      <a:lnTo>
                                        <a:pt x="168" y="227"/>
                                      </a:lnTo>
                                      <a:lnTo>
                                        <a:pt x="165" y="227"/>
                                      </a:lnTo>
                                      <a:lnTo>
                                        <a:pt x="162" y="225"/>
                                      </a:lnTo>
                                      <a:lnTo>
                                        <a:pt x="159" y="225"/>
                                      </a:lnTo>
                                      <a:lnTo>
                                        <a:pt x="159" y="225"/>
                                      </a:lnTo>
                                      <a:lnTo>
                                        <a:pt x="155" y="225"/>
                                      </a:lnTo>
                                      <a:lnTo>
                                        <a:pt x="152" y="225"/>
                                      </a:lnTo>
                                      <a:lnTo>
                                        <a:pt x="149" y="222"/>
                                      </a:lnTo>
                                      <a:lnTo>
                                        <a:pt x="149" y="222"/>
                                      </a:lnTo>
                                      <a:lnTo>
                                        <a:pt x="147" y="222"/>
                                      </a:lnTo>
                                      <a:lnTo>
                                        <a:pt x="143" y="222"/>
                                      </a:lnTo>
                                      <a:lnTo>
                                        <a:pt x="140" y="222"/>
                                      </a:lnTo>
                                      <a:lnTo>
                                        <a:pt x="140" y="218"/>
                                      </a:lnTo>
                                      <a:lnTo>
                                        <a:pt x="137" y="218"/>
                                      </a:lnTo>
                                      <a:lnTo>
                                        <a:pt x="134" y="218"/>
                                      </a:lnTo>
                                      <a:lnTo>
                                        <a:pt x="134" y="218"/>
                                      </a:lnTo>
                                      <a:lnTo>
                                        <a:pt x="130" y="215"/>
                                      </a:lnTo>
                                      <a:lnTo>
                                        <a:pt x="127" y="215"/>
                                      </a:lnTo>
                                      <a:lnTo>
                                        <a:pt x="125" y="212"/>
                                      </a:lnTo>
                                      <a:lnTo>
                                        <a:pt x="125" y="212"/>
                                      </a:lnTo>
                                      <a:lnTo>
                                        <a:pt x="122" y="212"/>
                                      </a:lnTo>
                                      <a:lnTo>
                                        <a:pt x="118" y="212"/>
                                      </a:lnTo>
                                      <a:lnTo>
                                        <a:pt x="118" y="209"/>
                                      </a:lnTo>
                                      <a:lnTo>
                                        <a:pt x="115" y="209"/>
                                      </a:lnTo>
                                      <a:lnTo>
                                        <a:pt x="112" y="209"/>
                                      </a:lnTo>
                                      <a:lnTo>
                                        <a:pt x="112" y="206"/>
                                      </a:lnTo>
                                      <a:lnTo>
                                        <a:pt x="108" y="206"/>
                                      </a:lnTo>
                                      <a:lnTo>
                                        <a:pt x="105" y="203"/>
                                      </a:lnTo>
                                      <a:lnTo>
                                        <a:pt x="105" y="203"/>
                                      </a:lnTo>
                                      <a:lnTo>
                                        <a:pt x="102" y="203"/>
                                      </a:lnTo>
                                      <a:lnTo>
                                        <a:pt x="100" y="200"/>
                                      </a:lnTo>
                                      <a:lnTo>
                                        <a:pt x="96" y="200"/>
                                      </a:lnTo>
                                      <a:lnTo>
                                        <a:pt x="96" y="197"/>
                                      </a:lnTo>
                                      <a:lnTo>
                                        <a:pt x="93" y="197"/>
                                      </a:lnTo>
                                      <a:lnTo>
                                        <a:pt x="90" y="193"/>
                                      </a:lnTo>
                                      <a:lnTo>
                                        <a:pt x="90" y="193"/>
                                      </a:lnTo>
                                      <a:lnTo>
                                        <a:pt x="87" y="193"/>
                                      </a:lnTo>
                                      <a:lnTo>
                                        <a:pt x="83" y="191"/>
                                      </a:lnTo>
                                      <a:lnTo>
                                        <a:pt x="83" y="191"/>
                                      </a:lnTo>
                                      <a:lnTo>
                                        <a:pt x="80" y="188"/>
                                      </a:lnTo>
                                      <a:lnTo>
                                        <a:pt x="78" y="188"/>
                                      </a:lnTo>
                                      <a:lnTo>
                                        <a:pt x="78" y="184"/>
                                      </a:lnTo>
                                      <a:lnTo>
                                        <a:pt x="75" y="184"/>
                                      </a:lnTo>
                                      <a:lnTo>
                                        <a:pt x="75" y="181"/>
                                      </a:lnTo>
                                      <a:lnTo>
                                        <a:pt x="71" y="181"/>
                                      </a:lnTo>
                                      <a:lnTo>
                                        <a:pt x="68" y="178"/>
                                      </a:lnTo>
                                      <a:lnTo>
                                        <a:pt x="65" y="175"/>
                                      </a:lnTo>
                                      <a:lnTo>
                                        <a:pt x="61" y="175"/>
                                      </a:lnTo>
                                      <a:lnTo>
                                        <a:pt x="61" y="172"/>
                                      </a:lnTo>
                                      <a:lnTo>
                                        <a:pt x="53" y="166"/>
                                      </a:lnTo>
                                      <a:lnTo>
                                        <a:pt x="53" y="166"/>
                                      </a:lnTo>
                                      <a:lnTo>
                                        <a:pt x="53" y="162"/>
                                      </a:lnTo>
                                      <a:lnTo>
                                        <a:pt x="49" y="159"/>
                                      </a:lnTo>
                                      <a:lnTo>
                                        <a:pt x="46" y="159"/>
                                      </a:lnTo>
                                      <a:lnTo>
                                        <a:pt x="46" y="156"/>
                                      </a:lnTo>
                                      <a:lnTo>
                                        <a:pt x="37" y="147"/>
                                      </a:lnTo>
                                      <a:lnTo>
                                        <a:pt x="37" y="144"/>
                                      </a:lnTo>
                                      <a:lnTo>
                                        <a:pt x="34" y="141"/>
                                      </a:lnTo>
                                      <a:lnTo>
                                        <a:pt x="32" y="141"/>
                                      </a:lnTo>
                                      <a:lnTo>
                                        <a:pt x="32" y="138"/>
                                      </a:lnTo>
                                      <a:lnTo>
                                        <a:pt x="29" y="135"/>
                                      </a:lnTo>
                                      <a:lnTo>
                                        <a:pt x="29" y="135"/>
                                      </a:lnTo>
                                      <a:lnTo>
                                        <a:pt x="29" y="132"/>
                                      </a:lnTo>
                                      <a:lnTo>
                                        <a:pt x="25" y="128"/>
                                      </a:lnTo>
                                      <a:lnTo>
                                        <a:pt x="25" y="128"/>
                                      </a:lnTo>
                                      <a:lnTo>
                                        <a:pt x="22" y="125"/>
                                      </a:lnTo>
                                      <a:lnTo>
                                        <a:pt x="22" y="125"/>
                                      </a:lnTo>
                                      <a:lnTo>
                                        <a:pt x="22" y="122"/>
                                      </a:lnTo>
                                      <a:lnTo>
                                        <a:pt x="19" y="120"/>
                                      </a:lnTo>
                                      <a:lnTo>
                                        <a:pt x="19" y="120"/>
                                      </a:lnTo>
                                      <a:lnTo>
                                        <a:pt x="19" y="116"/>
                                      </a:lnTo>
                                      <a:lnTo>
                                        <a:pt x="19" y="116"/>
                                      </a:lnTo>
                                      <a:lnTo>
                                        <a:pt x="16" y="113"/>
                                      </a:lnTo>
                                      <a:lnTo>
                                        <a:pt x="16" y="110"/>
                                      </a:lnTo>
                                      <a:lnTo>
                                        <a:pt x="16" y="110"/>
                                      </a:lnTo>
                                      <a:lnTo>
                                        <a:pt x="12" y="107"/>
                                      </a:lnTo>
                                      <a:lnTo>
                                        <a:pt x="12" y="107"/>
                                      </a:lnTo>
                                      <a:lnTo>
                                        <a:pt x="12" y="103"/>
                                      </a:lnTo>
                                      <a:lnTo>
                                        <a:pt x="12" y="101"/>
                                      </a:lnTo>
                                      <a:lnTo>
                                        <a:pt x="9" y="101"/>
                                      </a:lnTo>
                                      <a:lnTo>
                                        <a:pt x="9" y="98"/>
                                      </a:lnTo>
                                      <a:lnTo>
                                        <a:pt x="9" y="96"/>
                                      </a:lnTo>
                                      <a:lnTo>
                                        <a:pt x="9" y="96"/>
                                      </a:lnTo>
                                      <a:lnTo>
                                        <a:pt x="9" y="92"/>
                                      </a:lnTo>
                                      <a:lnTo>
                                        <a:pt x="7" y="92"/>
                                      </a:lnTo>
                                      <a:lnTo>
                                        <a:pt x="7" y="89"/>
                                      </a:lnTo>
                                      <a:lnTo>
                                        <a:pt x="7" y="87"/>
                                      </a:lnTo>
                                      <a:lnTo>
                                        <a:pt x="7" y="87"/>
                                      </a:lnTo>
                                      <a:lnTo>
                                        <a:pt x="7" y="83"/>
                                      </a:lnTo>
                                      <a:lnTo>
                                        <a:pt x="7" y="80"/>
                                      </a:lnTo>
                                      <a:lnTo>
                                        <a:pt x="4" y="77"/>
                                      </a:lnTo>
                                      <a:lnTo>
                                        <a:pt x="4" y="74"/>
                                      </a:lnTo>
                                      <a:lnTo>
                                        <a:pt x="4" y="70"/>
                                      </a:lnTo>
                                      <a:lnTo>
                                        <a:pt x="4" y="55"/>
                                      </a:lnTo>
                                      <a:lnTo>
                                        <a:pt x="4" y="55"/>
                                      </a:lnTo>
                                      <a:lnTo>
                                        <a:pt x="4" y="53"/>
                                      </a:lnTo>
                                      <a:lnTo>
                                        <a:pt x="7" y="49"/>
                                      </a:lnTo>
                                      <a:lnTo>
                                        <a:pt x="7" y="46"/>
                                      </a:lnTo>
                                      <a:lnTo>
                                        <a:pt x="7" y="43"/>
                                      </a:lnTo>
                                      <a:lnTo>
                                        <a:pt x="7" y="43"/>
                                      </a:lnTo>
                                      <a:lnTo>
                                        <a:pt x="7" y="40"/>
                                      </a:lnTo>
                                      <a:lnTo>
                                        <a:pt x="7" y="40"/>
                                      </a:lnTo>
                                      <a:lnTo>
                                        <a:pt x="9" y="40"/>
                                      </a:lnTo>
                                      <a:lnTo>
                                        <a:pt x="9" y="36"/>
                                      </a:lnTo>
                                      <a:lnTo>
                                        <a:pt x="9" y="36"/>
                                      </a:lnTo>
                                      <a:lnTo>
                                        <a:pt x="9" y="34"/>
                                      </a:lnTo>
                                      <a:lnTo>
                                        <a:pt x="9" y="34"/>
                                      </a:lnTo>
                                      <a:lnTo>
                                        <a:pt x="12" y="31"/>
                                      </a:lnTo>
                                      <a:lnTo>
                                        <a:pt x="12" y="31"/>
                                      </a:lnTo>
                                      <a:lnTo>
                                        <a:pt x="12" y="28"/>
                                      </a:lnTo>
                                      <a:lnTo>
                                        <a:pt x="12" y="28"/>
                                      </a:lnTo>
                                      <a:lnTo>
                                        <a:pt x="16" y="24"/>
                                      </a:lnTo>
                                      <a:lnTo>
                                        <a:pt x="16" y="24"/>
                                      </a:lnTo>
                                      <a:lnTo>
                                        <a:pt x="16" y="21"/>
                                      </a:lnTo>
                                      <a:lnTo>
                                        <a:pt x="19" y="21"/>
                                      </a:lnTo>
                                      <a:lnTo>
                                        <a:pt x="19" y="21"/>
                                      </a:lnTo>
                                      <a:lnTo>
                                        <a:pt x="19" y="18"/>
                                      </a:lnTo>
                                      <a:lnTo>
                                        <a:pt x="22" y="15"/>
                                      </a:lnTo>
                                      <a:lnTo>
                                        <a:pt x="25" y="12"/>
                                      </a:lnTo>
                                      <a:lnTo>
                                        <a:pt x="29" y="9"/>
                                      </a:lnTo>
                                      <a:lnTo>
                                        <a:pt x="29" y="9"/>
                                      </a:lnTo>
                                      <a:lnTo>
                                        <a:pt x="29" y="9"/>
                                      </a:lnTo>
                                      <a:lnTo>
                                        <a:pt x="34" y="6"/>
                                      </a:lnTo>
                                      <a:lnTo>
                                        <a:pt x="34" y="2"/>
                                      </a:lnTo>
                                      <a:lnTo>
                                        <a:pt x="37" y="2"/>
                                      </a:lnTo>
                                      <a:lnTo>
                                        <a:pt x="37" y="2"/>
                                      </a:lnTo>
                                      <a:lnTo>
                                        <a:pt x="37" y="2"/>
                                      </a:lnTo>
                                      <a:lnTo>
                                        <a:pt x="41" y="0"/>
                                      </a:lnTo>
                                      <a:lnTo>
                                        <a:pt x="41" y="0"/>
                                      </a:lnTo>
                                      <a:lnTo>
                                        <a:pt x="32" y="2"/>
                                      </a:lnTo>
                                      <a:lnTo>
                                        <a:pt x="32" y="2"/>
                                      </a:lnTo>
                                      <a:lnTo>
                                        <a:pt x="29" y="2"/>
                                      </a:lnTo>
                                      <a:lnTo>
                                        <a:pt x="29" y="6"/>
                                      </a:lnTo>
                                      <a:lnTo>
                                        <a:pt x="25" y="6"/>
                                      </a:lnTo>
                                      <a:lnTo>
                                        <a:pt x="25" y="9"/>
                                      </a:lnTo>
                                      <a:lnTo>
                                        <a:pt x="19" y="15"/>
                                      </a:lnTo>
                                      <a:lnTo>
                                        <a:pt x="19" y="15"/>
                                      </a:lnTo>
                                      <a:lnTo>
                                        <a:pt x="16" y="18"/>
                                      </a:lnTo>
                                      <a:lnTo>
                                        <a:pt x="12" y="21"/>
                                      </a:lnTo>
                                      <a:lnTo>
                                        <a:pt x="12" y="21"/>
                                      </a:lnTo>
                                      <a:lnTo>
                                        <a:pt x="12" y="21"/>
                                      </a:lnTo>
                                      <a:lnTo>
                                        <a:pt x="12" y="24"/>
                                      </a:lnTo>
                                      <a:lnTo>
                                        <a:pt x="9" y="28"/>
                                      </a:lnTo>
                                      <a:lnTo>
                                        <a:pt x="9" y="28"/>
                                      </a:lnTo>
                                      <a:lnTo>
                                        <a:pt x="9" y="28"/>
                                      </a:lnTo>
                                      <a:lnTo>
                                        <a:pt x="9" y="31"/>
                                      </a:lnTo>
                                      <a:lnTo>
                                        <a:pt x="7" y="31"/>
                                      </a:lnTo>
                                      <a:lnTo>
                                        <a:pt x="7" y="34"/>
                                      </a:lnTo>
                                      <a:lnTo>
                                        <a:pt x="7" y="34"/>
                                      </a:lnTo>
                                      <a:lnTo>
                                        <a:pt x="7" y="36"/>
                                      </a:lnTo>
                                      <a:lnTo>
                                        <a:pt x="4" y="36"/>
                                      </a:lnTo>
                                      <a:lnTo>
                                        <a:pt x="4" y="40"/>
                                      </a:lnTo>
                                      <a:lnTo>
                                        <a:pt x="4" y="40"/>
                                      </a:lnTo>
                                      <a:lnTo>
                                        <a:pt x="4" y="43"/>
                                      </a:lnTo>
                                      <a:lnTo>
                                        <a:pt x="4" y="43"/>
                                      </a:lnTo>
                                      <a:lnTo>
                                        <a:pt x="4" y="46"/>
                                      </a:lnTo>
                                      <a:lnTo>
                                        <a:pt x="4" y="49"/>
                                      </a:lnTo>
                                      <a:lnTo>
                                        <a:pt x="0" y="49"/>
                                      </a:lnTo>
                                      <a:lnTo>
                                        <a:pt x="0" y="53"/>
                                      </a:lnTo>
                                      <a:lnTo>
                                        <a:pt x="0" y="55"/>
                                      </a:lnTo>
                                      <a:lnTo>
                                        <a:pt x="0" y="74"/>
                                      </a:lnTo>
                                      <a:lnTo>
                                        <a:pt x="0" y="77"/>
                                      </a:lnTo>
                                      <a:lnTo>
                                        <a:pt x="0" y="80"/>
                                      </a:lnTo>
                                      <a:lnTo>
                                        <a:pt x="4" y="80"/>
                                      </a:lnTo>
                                      <a:lnTo>
                                        <a:pt x="4" y="83"/>
                                      </a:lnTo>
                                      <a:lnTo>
                                        <a:pt x="4" y="87"/>
                                      </a:lnTo>
                                      <a:lnTo>
                                        <a:pt x="4" y="87"/>
                                      </a:lnTo>
                                      <a:lnTo>
                                        <a:pt x="4" y="89"/>
                                      </a:lnTo>
                                      <a:lnTo>
                                        <a:pt x="4" y="92"/>
                                      </a:lnTo>
                                      <a:lnTo>
                                        <a:pt x="4" y="92"/>
                                      </a:lnTo>
                                      <a:lnTo>
                                        <a:pt x="4" y="96"/>
                                      </a:lnTo>
                                      <a:lnTo>
                                        <a:pt x="7" y="96"/>
                                      </a:lnTo>
                                      <a:lnTo>
                                        <a:pt x="7" y="98"/>
                                      </a:lnTo>
                                      <a:lnTo>
                                        <a:pt x="7" y="101"/>
                                      </a:lnTo>
                                      <a:lnTo>
                                        <a:pt x="7" y="101"/>
                                      </a:lnTo>
                                      <a:lnTo>
                                        <a:pt x="9" y="103"/>
                                      </a:lnTo>
                                      <a:lnTo>
                                        <a:pt x="9" y="103"/>
                                      </a:lnTo>
                                      <a:lnTo>
                                        <a:pt x="9" y="107"/>
                                      </a:lnTo>
                                      <a:lnTo>
                                        <a:pt x="9" y="110"/>
                                      </a:lnTo>
                                      <a:lnTo>
                                        <a:pt x="12" y="110"/>
                                      </a:lnTo>
                                      <a:lnTo>
                                        <a:pt x="12" y="113"/>
                                      </a:lnTo>
                                      <a:lnTo>
                                        <a:pt x="12" y="116"/>
                                      </a:lnTo>
                                      <a:lnTo>
                                        <a:pt x="16" y="116"/>
                                      </a:lnTo>
                                      <a:lnTo>
                                        <a:pt x="16" y="120"/>
                                      </a:lnTo>
                                      <a:lnTo>
                                        <a:pt x="16" y="120"/>
                                      </a:lnTo>
                                      <a:lnTo>
                                        <a:pt x="19" y="122"/>
                                      </a:lnTo>
                                      <a:lnTo>
                                        <a:pt x="19" y="125"/>
                                      </a:lnTo>
                                      <a:lnTo>
                                        <a:pt x="19" y="125"/>
                                      </a:lnTo>
                                      <a:lnTo>
                                        <a:pt x="22" y="128"/>
                                      </a:lnTo>
                                      <a:lnTo>
                                        <a:pt x="22" y="128"/>
                                      </a:lnTo>
                                      <a:lnTo>
                                        <a:pt x="22" y="132"/>
                                      </a:lnTo>
                                      <a:lnTo>
                                        <a:pt x="25" y="135"/>
                                      </a:lnTo>
                                      <a:lnTo>
                                        <a:pt x="25" y="135"/>
                                      </a:lnTo>
                                      <a:lnTo>
                                        <a:pt x="29" y="138"/>
                                      </a:lnTo>
                                      <a:lnTo>
                                        <a:pt x="29" y="141"/>
                                      </a:lnTo>
                                      <a:lnTo>
                                        <a:pt x="34" y="144"/>
                                      </a:lnTo>
                                      <a:lnTo>
                                        <a:pt x="34" y="147"/>
                                      </a:lnTo>
                                      <a:lnTo>
                                        <a:pt x="37" y="154"/>
                                      </a:lnTo>
                                      <a:lnTo>
                                        <a:pt x="41" y="156"/>
                                      </a:lnTo>
                                      <a:lnTo>
                                        <a:pt x="41" y="156"/>
                                      </a:lnTo>
                                      <a:lnTo>
                                        <a:pt x="44" y="159"/>
                                      </a:lnTo>
                                      <a:lnTo>
                                        <a:pt x="44" y="159"/>
                                      </a:lnTo>
                                      <a:lnTo>
                                        <a:pt x="49" y="166"/>
                                      </a:lnTo>
                                      <a:lnTo>
                                        <a:pt x="53" y="169"/>
                                      </a:lnTo>
                                      <a:lnTo>
                                        <a:pt x="55" y="172"/>
                                      </a:lnTo>
                                      <a:lnTo>
                                        <a:pt x="55" y="172"/>
                                      </a:lnTo>
                                      <a:lnTo>
                                        <a:pt x="58" y="175"/>
                                      </a:lnTo>
                                      <a:lnTo>
                                        <a:pt x="61" y="178"/>
                                      </a:lnTo>
                                      <a:lnTo>
                                        <a:pt x="68" y="181"/>
                                      </a:lnTo>
                                      <a:lnTo>
                                        <a:pt x="71" y="184"/>
                                      </a:lnTo>
                                      <a:lnTo>
                                        <a:pt x="71" y="188"/>
                                      </a:lnTo>
                                      <a:lnTo>
                                        <a:pt x="75" y="188"/>
                                      </a:lnTo>
                                      <a:lnTo>
                                        <a:pt x="75" y="188"/>
                                      </a:lnTo>
                                      <a:lnTo>
                                        <a:pt x="78" y="191"/>
                                      </a:lnTo>
                                      <a:lnTo>
                                        <a:pt x="80" y="193"/>
                                      </a:lnTo>
                                      <a:lnTo>
                                        <a:pt x="83" y="193"/>
                                      </a:lnTo>
                                      <a:lnTo>
                                        <a:pt x="87" y="197"/>
                                      </a:lnTo>
                                      <a:lnTo>
                                        <a:pt x="87" y="197"/>
                                      </a:lnTo>
                                      <a:lnTo>
                                        <a:pt x="90" y="200"/>
                                      </a:lnTo>
                                      <a:lnTo>
                                        <a:pt x="93" y="200"/>
                                      </a:lnTo>
                                      <a:lnTo>
                                        <a:pt x="96" y="200"/>
                                      </a:lnTo>
                                      <a:lnTo>
                                        <a:pt x="96" y="203"/>
                                      </a:lnTo>
                                      <a:lnTo>
                                        <a:pt x="100" y="203"/>
                                      </a:lnTo>
                                      <a:lnTo>
                                        <a:pt x="102" y="206"/>
                                      </a:lnTo>
                                      <a:lnTo>
                                        <a:pt x="102" y="206"/>
                                      </a:lnTo>
                                      <a:lnTo>
                                        <a:pt x="105" y="209"/>
                                      </a:lnTo>
                                      <a:lnTo>
                                        <a:pt x="108" y="209"/>
                                      </a:lnTo>
                                      <a:lnTo>
                                        <a:pt x="112" y="209"/>
                                      </a:lnTo>
                                      <a:lnTo>
                                        <a:pt x="112" y="212"/>
                                      </a:lnTo>
                                      <a:lnTo>
                                        <a:pt x="115" y="212"/>
                                      </a:lnTo>
                                      <a:lnTo>
                                        <a:pt x="118" y="212"/>
                                      </a:lnTo>
                                      <a:lnTo>
                                        <a:pt x="118" y="215"/>
                                      </a:lnTo>
                                      <a:lnTo>
                                        <a:pt x="122" y="215"/>
                                      </a:lnTo>
                                      <a:lnTo>
                                        <a:pt x="125" y="218"/>
                                      </a:lnTo>
                                      <a:lnTo>
                                        <a:pt x="127" y="218"/>
                                      </a:lnTo>
                                      <a:lnTo>
                                        <a:pt x="127" y="218"/>
                                      </a:lnTo>
                                      <a:lnTo>
                                        <a:pt x="130" y="218"/>
                                      </a:lnTo>
                                      <a:lnTo>
                                        <a:pt x="134" y="222"/>
                                      </a:lnTo>
                                      <a:lnTo>
                                        <a:pt x="134" y="222"/>
                                      </a:lnTo>
                                      <a:lnTo>
                                        <a:pt x="137" y="222"/>
                                      </a:lnTo>
                                      <a:lnTo>
                                        <a:pt x="140" y="222"/>
                                      </a:lnTo>
                                      <a:lnTo>
                                        <a:pt x="143" y="225"/>
                                      </a:lnTo>
                                      <a:lnTo>
                                        <a:pt x="147" y="225"/>
                                      </a:lnTo>
                                      <a:lnTo>
                                        <a:pt x="147" y="225"/>
                                      </a:lnTo>
                                      <a:lnTo>
                                        <a:pt x="149" y="225"/>
                                      </a:lnTo>
                                      <a:lnTo>
                                        <a:pt x="152" y="227"/>
                                      </a:lnTo>
                                      <a:lnTo>
                                        <a:pt x="152" y="227"/>
                                      </a:lnTo>
                                      <a:lnTo>
                                        <a:pt x="155" y="227"/>
                                      </a:lnTo>
                                      <a:lnTo>
                                        <a:pt x="159" y="227"/>
                                      </a:lnTo>
                                      <a:lnTo>
                                        <a:pt x="162" y="227"/>
                                      </a:lnTo>
                                      <a:lnTo>
                                        <a:pt x="162" y="231"/>
                                      </a:lnTo>
                                      <a:lnTo>
                                        <a:pt x="165" y="231"/>
                                      </a:lnTo>
                                      <a:lnTo>
                                        <a:pt x="168" y="231"/>
                                      </a:lnTo>
                                      <a:lnTo>
                                        <a:pt x="172" y="231"/>
                                      </a:lnTo>
                                      <a:lnTo>
                                        <a:pt x="174" y="231"/>
                                      </a:lnTo>
                                      <a:lnTo>
                                        <a:pt x="177" y="231"/>
                                      </a:lnTo>
                                      <a:lnTo>
                                        <a:pt x="177" y="231"/>
                                      </a:lnTo>
                                      <a:lnTo>
                                        <a:pt x="180" y="234"/>
                                      </a:lnTo>
                                      <a:lnTo>
                                        <a:pt x="187" y="234"/>
                                      </a:lnTo>
                                      <a:lnTo>
                                        <a:pt x="190" y="234"/>
                                      </a:lnTo>
                                      <a:lnTo>
                                        <a:pt x="212" y="234"/>
                                      </a:lnTo>
                                      <a:lnTo>
                                        <a:pt x="215" y="234"/>
                                      </a:lnTo>
                                      <a:lnTo>
                                        <a:pt x="219" y="234"/>
                                      </a:lnTo>
                                      <a:lnTo>
                                        <a:pt x="221" y="231"/>
                                      </a:lnTo>
                                      <a:lnTo>
                                        <a:pt x="224" y="231"/>
                                      </a:lnTo>
                                      <a:lnTo>
                                        <a:pt x="224" y="231"/>
                                      </a:lnTo>
                                      <a:lnTo>
                                        <a:pt x="231" y="231"/>
                                      </a:lnTo>
                                      <a:lnTo>
                                        <a:pt x="231" y="231"/>
                                      </a:lnTo>
                                      <a:lnTo>
                                        <a:pt x="234" y="231"/>
                                      </a:lnTo>
                                      <a:lnTo>
                                        <a:pt x="237" y="231"/>
                                      </a:lnTo>
                                      <a:lnTo>
                                        <a:pt x="237" y="227"/>
                                      </a:lnTo>
                                      <a:lnTo>
                                        <a:pt x="241" y="227"/>
                                      </a:lnTo>
                                      <a:lnTo>
                                        <a:pt x="241" y="227"/>
                                      </a:lnTo>
                                      <a:lnTo>
                                        <a:pt x="243" y="227"/>
                                      </a:lnTo>
                                      <a:lnTo>
                                        <a:pt x="243" y="227"/>
                                      </a:lnTo>
                                      <a:lnTo>
                                        <a:pt x="246" y="225"/>
                                      </a:lnTo>
                                      <a:lnTo>
                                        <a:pt x="249" y="225"/>
                                      </a:lnTo>
                                      <a:lnTo>
                                        <a:pt x="249" y="225"/>
                                      </a:lnTo>
                                      <a:lnTo>
                                        <a:pt x="253" y="222"/>
                                      </a:lnTo>
                                      <a:lnTo>
                                        <a:pt x="253" y="222"/>
                                      </a:lnTo>
                                      <a:lnTo>
                                        <a:pt x="256" y="222"/>
                                      </a:lnTo>
                                      <a:lnTo>
                                        <a:pt x="256" y="222"/>
                                      </a:lnTo>
                                      <a:lnTo>
                                        <a:pt x="259" y="222"/>
                                      </a:lnTo>
                                      <a:lnTo>
                                        <a:pt x="259" y="218"/>
                                      </a:lnTo>
                                      <a:lnTo>
                                        <a:pt x="262" y="218"/>
                                      </a:lnTo>
                                      <a:lnTo>
                                        <a:pt x="262" y="218"/>
                                      </a:lnTo>
                                      <a:lnTo>
                                        <a:pt x="262" y="215"/>
                                      </a:lnTo>
                                      <a:lnTo>
                                        <a:pt x="266" y="215"/>
                                      </a:lnTo>
                                      <a:lnTo>
                                        <a:pt x="268" y="215"/>
                                      </a:lnTo>
                                      <a:lnTo>
                                        <a:pt x="268" y="212"/>
                                      </a:lnTo>
                                      <a:lnTo>
                                        <a:pt x="271" y="212"/>
                                      </a:lnTo>
                                      <a:lnTo>
                                        <a:pt x="271" y="209"/>
                                      </a:lnTo>
                                      <a:lnTo>
                                        <a:pt x="274" y="209"/>
                                      </a:lnTo>
                                      <a:lnTo>
                                        <a:pt x="278" y="206"/>
                                      </a:lnTo>
                                      <a:lnTo>
                                        <a:pt x="278" y="203"/>
                                      </a:lnTo>
                                      <a:lnTo>
                                        <a:pt x="278" y="203"/>
                                      </a:lnTo>
                                      <a:lnTo>
                                        <a:pt x="281" y="200"/>
                                      </a:lnTo>
                                      <a:lnTo>
                                        <a:pt x="281" y="200"/>
                                      </a:lnTo>
                                      <a:lnTo>
                                        <a:pt x="281" y="200"/>
                                      </a:lnTo>
                                      <a:lnTo>
                                        <a:pt x="284" y="197"/>
                                      </a:lnTo>
                                      <a:lnTo>
                                        <a:pt x="284" y="197"/>
                                      </a:lnTo>
                                      <a:lnTo>
                                        <a:pt x="284" y="193"/>
                                      </a:lnTo>
                                      <a:lnTo>
                                        <a:pt x="284" y="193"/>
                                      </a:lnTo>
                                      <a:lnTo>
                                        <a:pt x="288" y="191"/>
                                      </a:lnTo>
                                      <a:lnTo>
                                        <a:pt x="288" y="191"/>
                                      </a:lnTo>
                                      <a:lnTo>
                                        <a:pt x="288" y="188"/>
                                      </a:lnTo>
                                      <a:lnTo>
                                        <a:pt x="288" y="188"/>
                                      </a:lnTo>
                                      <a:lnTo>
                                        <a:pt x="290" y="184"/>
                                      </a:lnTo>
                                      <a:lnTo>
                                        <a:pt x="290" y="184"/>
                                      </a:lnTo>
                                      <a:lnTo>
                                        <a:pt x="290" y="181"/>
                                      </a:lnTo>
                                      <a:lnTo>
                                        <a:pt x="290" y="181"/>
                                      </a:lnTo>
                                      <a:lnTo>
                                        <a:pt x="293" y="178"/>
                                      </a:lnTo>
                                      <a:lnTo>
                                        <a:pt x="293" y="178"/>
                                      </a:lnTo>
                                      <a:lnTo>
                                        <a:pt x="293" y="175"/>
                                      </a:lnTo>
                                      <a:lnTo>
                                        <a:pt x="293" y="175"/>
                                      </a:lnTo>
                                      <a:lnTo>
                                        <a:pt x="293" y="172"/>
                                      </a:lnTo>
                                      <a:lnTo>
                                        <a:pt x="293" y="172"/>
                                      </a:lnTo>
                                      <a:lnTo>
                                        <a:pt x="293" y="169"/>
                                      </a:lnTo>
                                      <a:lnTo>
                                        <a:pt x="293" y="166"/>
                                      </a:lnTo>
                                      <a:close/>
                                    </a:path>
                                  </a:pathLst>
                                </a:custGeom>
                                <a:solidFill>
                                  <a:srgbClr val="000000"/>
                                </a:solidFill>
                                <a:ln>
                                  <a:noFill/>
                                </a:ln>
                              </wps:spPr>
                              <wps:bodyPr rot="0" vert="horz" wrap="square" lIns="91440" tIns="45720" rIns="91440" bIns="45720" anchor="t" anchorCtr="0" upright="1">
                                <a:noAutofit/>
                              </wps:bodyPr>
                            </wps:wsp>
                            <wps:wsp>
                              <wps:cNvPr id="21" name="Freeform 38"/>
                              <wps:cNvSpPr/>
                              <wps:spPr bwMode="auto">
                                <a:xfrm>
                                  <a:off x="90" y="67"/>
                                  <a:ext cx="349" cy="244"/>
                                </a:xfrm>
                                <a:custGeom>
                                  <a:avLst/>
                                  <a:gdLst>
                                    <a:gd name="T0" fmla="*/ 9 w 349"/>
                                    <a:gd name="T1" fmla="*/ 28 h 244"/>
                                    <a:gd name="T2" fmla="*/ 18 w 349"/>
                                    <a:gd name="T3" fmla="*/ 19 h 244"/>
                                    <a:gd name="T4" fmla="*/ 31 w 349"/>
                                    <a:gd name="T5" fmla="*/ 15 h 244"/>
                                    <a:gd name="T6" fmla="*/ 46 w 349"/>
                                    <a:gd name="T7" fmla="*/ 10 h 244"/>
                                    <a:gd name="T8" fmla="*/ 60 w 349"/>
                                    <a:gd name="T9" fmla="*/ 7 h 244"/>
                                    <a:gd name="T10" fmla="*/ 75 w 349"/>
                                    <a:gd name="T11" fmla="*/ 3 h 244"/>
                                    <a:gd name="T12" fmla="*/ 114 w 349"/>
                                    <a:gd name="T13" fmla="*/ 3 h 244"/>
                                    <a:gd name="T14" fmla="*/ 134 w 349"/>
                                    <a:gd name="T15" fmla="*/ 3 h 244"/>
                                    <a:gd name="T16" fmla="*/ 149 w 349"/>
                                    <a:gd name="T17" fmla="*/ 7 h 244"/>
                                    <a:gd name="T18" fmla="*/ 164 w 349"/>
                                    <a:gd name="T19" fmla="*/ 10 h 244"/>
                                    <a:gd name="T20" fmla="*/ 181 w 349"/>
                                    <a:gd name="T21" fmla="*/ 15 h 244"/>
                                    <a:gd name="T22" fmla="*/ 196 w 349"/>
                                    <a:gd name="T23" fmla="*/ 22 h 244"/>
                                    <a:gd name="T24" fmla="*/ 211 w 349"/>
                                    <a:gd name="T25" fmla="*/ 28 h 244"/>
                                    <a:gd name="T26" fmla="*/ 224 w 349"/>
                                    <a:gd name="T27" fmla="*/ 37 h 244"/>
                                    <a:gd name="T28" fmla="*/ 240 w 349"/>
                                    <a:gd name="T29" fmla="*/ 47 h 244"/>
                                    <a:gd name="T30" fmla="*/ 252 w 349"/>
                                    <a:gd name="T31" fmla="*/ 56 h 244"/>
                                    <a:gd name="T32" fmla="*/ 265 w 349"/>
                                    <a:gd name="T33" fmla="*/ 66 h 244"/>
                                    <a:gd name="T34" fmla="*/ 283 w 349"/>
                                    <a:gd name="T35" fmla="*/ 82 h 244"/>
                                    <a:gd name="T36" fmla="*/ 293 w 349"/>
                                    <a:gd name="T37" fmla="*/ 95 h 244"/>
                                    <a:gd name="T38" fmla="*/ 305 w 349"/>
                                    <a:gd name="T39" fmla="*/ 107 h 244"/>
                                    <a:gd name="T40" fmla="*/ 312 w 349"/>
                                    <a:gd name="T41" fmla="*/ 120 h 244"/>
                                    <a:gd name="T42" fmla="*/ 322 w 349"/>
                                    <a:gd name="T43" fmla="*/ 133 h 244"/>
                                    <a:gd name="T44" fmla="*/ 327 w 349"/>
                                    <a:gd name="T45" fmla="*/ 145 h 244"/>
                                    <a:gd name="T46" fmla="*/ 334 w 349"/>
                                    <a:gd name="T47" fmla="*/ 160 h 244"/>
                                    <a:gd name="T48" fmla="*/ 337 w 349"/>
                                    <a:gd name="T49" fmla="*/ 172 h 244"/>
                                    <a:gd name="T50" fmla="*/ 340 w 349"/>
                                    <a:gd name="T51" fmla="*/ 188 h 244"/>
                                    <a:gd name="T52" fmla="*/ 344 w 349"/>
                                    <a:gd name="T53" fmla="*/ 201 h 244"/>
                                    <a:gd name="T54" fmla="*/ 346 w 349"/>
                                    <a:gd name="T55" fmla="*/ 219 h 244"/>
                                    <a:gd name="T56" fmla="*/ 344 w 349"/>
                                    <a:gd name="T57" fmla="*/ 240 h 244"/>
                                    <a:gd name="T58" fmla="*/ 346 w 349"/>
                                    <a:gd name="T59" fmla="*/ 238 h 244"/>
                                    <a:gd name="T60" fmla="*/ 346 w 349"/>
                                    <a:gd name="T61" fmla="*/ 204 h 244"/>
                                    <a:gd name="T62" fmla="*/ 346 w 349"/>
                                    <a:gd name="T63" fmla="*/ 188 h 244"/>
                                    <a:gd name="T64" fmla="*/ 340 w 349"/>
                                    <a:gd name="T65" fmla="*/ 176 h 244"/>
                                    <a:gd name="T66" fmla="*/ 337 w 349"/>
                                    <a:gd name="T67" fmla="*/ 160 h 244"/>
                                    <a:gd name="T68" fmla="*/ 330 w 349"/>
                                    <a:gd name="T69" fmla="*/ 148 h 244"/>
                                    <a:gd name="T70" fmla="*/ 324 w 349"/>
                                    <a:gd name="T71" fmla="*/ 133 h 244"/>
                                    <a:gd name="T72" fmla="*/ 318 w 349"/>
                                    <a:gd name="T73" fmla="*/ 120 h 244"/>
                                    <a:gd name="T74" fmla="*/ 309 w 349"/>
                                    <a:gd name="T75" fmla="*/ 107 h 244"/>
                                    <a:gd name="T76" fmla="*/ 299 w 349"/>
                                    <a:gd name="T77" fmla="*/ 95 h 244"/>
                                    <a:gd name="T78" fmla="*/ 290 w 349"/>
                                    <a:gd name="T79" fmla="*/ 82 h 244"/>
                                    <a:gd name="T80" fmla="*/ 268 w 349"/>
                                    <a:gd name="T81" fmla="*/ 66 h 244"/>
                                    <a:gd name="T82" fmla="*/ 255 w 349"/>
                                    <a:gd name="T83" fmla="*/ 53 h 244"/>
                                    <a:gd name="T84" fmla="*/ 240 w 349"/>
                                    <a:gd name="T85" fmla="*/ 44 h 244"/>
                                    <a:gd name="T86" fmla="*/ 228 w 349"/>
                                    <a:gd name="T87" fmla="*/ 34 h 244"/>
                                    <a:gd name="T88" fmla="*/ 211 w 349"/>
                                    <a:gd name="T89" fmla="*/ 25 h 244"/>
                                    <a:gd name="T90" fmla="*/ 196 w 349"/>
                                    <a:gd name="T91" fmla="*/ 19 h 244"/>
                                    <a:gd name="T92" fmla="*/ 181 w 349"/>
                                    <a:gd name="T93" fmla="*/ 13 h 244"/>
                                    <a:gd name="T94" fmla="*/ 168 w 349"/>
                                    <a:gd name="T95" fmla="*/ 10 h 244"/>
                                    <a:gd name="T96" fmla="*/ 152 w 349"/>
                                    <a:gd name="T97" fmla="*/ 7 h 244"/>
                                    <a:gd name="T98" fmla="*/ 136 w 349"/>
                                    <a:gd name="T99" fmla="*/ 0 h 244"/>
                                    <a:gd name="T100" fmla="*/ 117 w 349"/>
                                    <a:gd name="T101" fmla="*/ 0 h 244"/>
                                    <a:gd name="T102" fmla="*/ 81 w 349"/>
                                    <a:gd name="T103" fmla="*/ 0 h 244"/>
                                    <a:gd name="T104" fmla="*/ 65 w 349"/>
                                    <a:gd name="T105" fmla="*/ 3 h 244"/>
                                    <a:gd name="T106" fmla="*/ 53 w 349"/>
                                    <a:gd name="T107" fmla="*/ 7 h 244"/>
                                    <a:gd name="T108" fmla="*/ 38 w 349"/>
                                    <a:gd name="T109" fmla="*/ 10 h 244"/>
                                    <a:gd name="T110" fmla="*/ 25 w 349"/>
                                    <a:gd name="T111" fmla="*/ 15 h 244"/>
                                    <a:gd name="T112" fmla="*/ 13 w 349"/>
                                    <a:gd name="T113" fmla="*/ 19 h 244"/>
                                    <a:gd name="T114" fmla="*/ 3 w 349"/>
                                    <a:gd name="T115" fmla="*/ 25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49" h="244">
                                      <a:moveTo>
                                        <a:pt x="3" y="25"/>
                                      </a:moveTo>
                                      <a:lnTo>
                                        <a:pt x="0" y="32"/>
                                      </a:lnTo>
                                      <a:lnTo>
                                        <a:pt x="3" y="28"/>
                                      </a:lnTo>
                                      <a:lnTo>
                                        <a:pt x="9" y="28"/>
                                      </a:lnTo>
                                      <a:lnTo>
                                        <a:pt x="9" y="25"/>
                                      </a:lnTo>
                                      <a:lnTo>
                                        <a:pt x="13" y="25"/>
                                      </a:lnTo>
                                      <a:lnTo>
                                        <a:pt x="16" y="22"/>
                                      </a:lnTo>
                                      <a:lnTo>
                                        <a:pt x="18" y="19"/>
                                      </a:lnTo>
                                      <a:lnTo>
                                        <a:pt x="21" y="19"/>
                                      </a:lnTo>
                                      <a:lnTo>
                                        <a:pt x="25" y="15"/>
                                      </a:lnTo>
                                      <a:lnTo>
                                        <a:pt x="28" y="15"/>
                                      </a:lnTo>
                                      <a:lnTo>
                                        <a:pt x="31" y="15"/>
                                      </a:lnTo>
                                      <a:lnTo>
                                        <a:pt x="38" y="13"/>
                                      </a:lnTo>
                                      <a:lnTo>
                                        <a:pt x="41" y="13"/>
                                      </a:lnTo>
                                      <a:lnTo>
                                        <a:pt x="43" y="10"/>
                                      </a:lnTo>
                                      <a:lnTo>
                                        <a:pt x="46" y="10"/>
                                      </a:lnTo>
                                      <a:lnTo>
                                        <a:pt x="50" y="10"/>
                                      </a:lnTo>
                                      <a:lnTo>
                                        <a:pt x="53" y="10"/>
                                      </a:lnTo>
                                      <a:lnTo>
                                        <a:pt x="56" y="7"/>
                                      </a:lnTo>
                                      <a:lnTo>
                                        <a:pt x="60" y="7"/>
                                      </a:lnTo>
                                      <a:lnTo>
                                        <a:pt x="63" y="7"/>
                                      </a:lnTo>
                                      <a:lnTo>
                                        <a:pt x="68" y="7"/>
                                      </a:lnTo>
                                      <a:lnTo>
                                        <a:pt x="72" y="3"/>
                                      </a:lnTo>
                                      <a:lnTo>
                                        <a:pt x="75" y="3"/>
                                      </a:lnTo>
                                      <a:lnTo>
                                        <a:pt x="78" y="3"/>
                                      </a:lnTo>
                                      <a:lnTo>
                                        <a:pt x="81" y="3"/>
                                      </a:lnTo>
                                      <a:lnTo>
                                        <a:pt x="85" y="3"/>
                                      </a:lnTo>
                                      <a:lnTo>
                                        <a:pt x="114" y="3"/>
                                      </a:lnTo>
                                      <a:lnTo>
                                        <a:pt x="117" y="3"/>
                                      </a:lnTo>
                                      <a:lnTo>
                                        <a:pt x="127" y="3"/>
                                      </a:lnTo>
                                      <a:lnTo>
                                        <a:pt x="131" y="3"/>
                                      </a:lnTo>
                                      <a:lnTo>
                                        <a:pt x="134" y="3"/>
                                      </a:lnTo>
                                      <a:lnTo>
                                        <a:pt x="136" y="7"/>
                                      </a:lnTo>
                                      <a:lnTo>
                                        <a:pt x="143" y="7"/>
                                      </a:lnTo>
                                      <a:lnTo>
                                        <a:pt x="146" y="7"/>
                                      </a:lnTo>
                                      <a:lnTo>
                                        <a:pt x="149" y="7"/>
                                      </a:lnTo>
                                      <a:lnTo>
                                        <a:pt x="152" y="10"/>
                                      </a:lnTo>
                                      <a:lnTo>
                                        <a:pt x="156" y="10"/>
                                      </a:lnTo>
                                      <a:lnTo>
                                        <a:pt x="161" y="10"/>
                                      </a:lnTo>
                                      <a:lnTo>
                                        <a:pt x="164" y="10"/>
                                      </a:lnTo>
                                      <a:lnTo>
                                        <a:pt x="168" y="13"/>
                                      </a:lnTo>
                                      <a:lnTo>
                                        <a:pt x="174" y="13"/>
                                      </a:lnTo>
                                      <a:lnTo>
                                        <a:pt x="178" y="15"/>
                                      </a:lnTo>
                                      <a:lnTo>
                                        <a:pt x="181" y="15"/>
                                      </a:lnTo>
                                      <a:lnTo>
                                        <a:pt x="183" y="19"/>
                                      </a:lnTo>
                                      <a:lnTo>
                                        <a:pt x="186" y="19"/>
                                      </a:lnTo>
                                      <a:lnTo>
                                        <a:pt x="193" y="19"/>
                                      </a:lnTo>
                                      <a:lnTo>
                                        <a:pt x="196" y="22"/>
                                      </a:lnTo>
                                      <a:lnTo>
                                        <a:pt x="199" y="25"/>
                                      </a:lnTo>
                                      <a:lnTo>
                                        <a:pt x="203" y="25"/>
                                      </a:lnTo>
                                      <a:lnTo>
                                        <a:pt x="205" y="28"/>
                                      </a:lnTo>
                                      <a:lnTo>
                                        <a:pt x="211" y="28"/>
                                      </a:lnTo>
                                      <a:lnTo>
                                        <a:pt x="215" y="32"/>
                                      </a:lnTo>
                                      <a:lnTo>
                                        <a:pt x="218" y="32"/>
                                      </a:lnTo>
                                      <a:lnTo>
                                        <a:pt x="221" y="34"/>
                                      </a:lnTo>
                                      <a:lnTo>
                                        <a:pt x="224" y="37"/>
                                      </a:lnTo>
                                      <a:lnTo>
                                        <a:pt x="228" y="37"/>
                                      </a:lnTo>
                                      <a:lnTo>
                                        <a:pt x="233" y="41"/>
                                      </a:lnTo>
                                      <a:lnTo>
                                        <a:pt x="236" y="44"/>
                                      </a:lnTo>
                                      <a:lnTo>
                                        <a:pt x="240" y="47"/>
                                      </a:lnTo>
                                      <a:lnTo>
                                        <a:pt x="243" y="47"/>
                                      </a:lnTo>
                                      <a:lnTo>
                                        <a:pt x="246" y="49"/>
                                      </a:lnTo>
                                      <a:lnTo>
                                        <a:pt x="250" y="53"/>
                                      </a:lnTo>
                                      <a:lnTo>
                                        <a:pt x="252" y="56"/>
                                      </a:lnTo>
                                      <a:lnTo>
                                        <a:pt x="255" y="59"/>
                                      </a:lnTo>
                                      <a:lnTo>
                                        <a:pt x="258" y="59"/>
                                      </a:lnTo>
                                      <a:lnTo>
                                        <a:pt x="262" y="62"/>
                                      </a:lnTo>
                                      <a:lnTo>
                                        <a:pt x="265" y="66"/>
                                      </a:lnTo>
                                      <a:lnTo>
                                        <a:pt x="268" y="68"/>
                                      </a:lnTo>
                                      <a:lnTo>
                                        <a:pt x="271" y="71"/>
                                      </a:lnTo>
                                      <a:lnTo>
                                        <a:pt x="275" y="75"/>
                                      </a:lnTo>
                                      <a:lnTo>
                                        <a:pt x="283" y="82"/>
                                      </a:lnTo>
                                      <a:lnTo>
                                        <a:pt x="287" y="86"/>
                                      </a:lnTo>
                                      <a:lnTo>
                                        <a:pt x="290" y="89"/>
                                      </a:lnTo>
                                      <a:lnTo>
                                        <a:pt x="290" y="89"/>
                                      </a:lnTo>
                                      <a:lnTo>
                                        <a:pt x="293" y="95"/>
                                      </a:lnTo>
                                      <a:lnTo>
                                        <a:pt x="297" y="95"/>
                                      </a:lnTo>
                                      <a:lnTo>
                                        <a:pt x="299" y="99"/>
                                      </a:lnTo>
                                      <a:lnTo>
                                        <a:pt x="302" y="104"/>
                                      </a:lnTo>
                                      <a:lnTo>
                                        <a:pt x="305" y="107"/>
                                      </a:lnTo>
                                      <a:lnTo>
                                        <a:pt x="305" y="107"/>
                                      </a:lnTo>
                                      <a:lnTo>
                                        <a:pt x="309" y="114"/>
                                      </a:lnTo>
                                      <a:lnTo>
                                        <a:pt x="312" y="117"/>
                                      </a:lnTo>
                                      <a:lnTo>
                                        <a:pt x="312" y="120"/>
                                      </a:lnTo>
                                      <a:lnTo>
                                        <a:pt x="315" y="123"/>
                                      </a:lnTo>
                                      <a:lnTo>
                                        <a:pt x="318" y="126"/>
                                      </a:lnTo>
                                      <a:lnTo>
                                        <a:pt x="318" y="129"/>
                                      </a:lnTo>
                                      <a:lnTo>
                                        <a:pt x="322" y="133"/>
                                      </a:lnTo>
                                      <a:lnTo>
                                        <a:pt x="322" y="135"/>
                                      </a:lnTo>
                                      <a:lnTo>
                                        <a:pt x="324" y="138"/>
                                      </a:lnTo>
                                      <a:lnTo>
                                        <a:pt x="327" y="141"/>
                                      </a:lnTo>
                                      <a:lnTo>
                                        <a:pt x="327" y="145"/>
                                      </a:lnTo>
                                      <a:lnTo>
                                        <a:pt x="327" y="148"/>
                                      </a:lnTo>
                                      <a:lnTo>
                                        <a:pt x="330" y="154"/>
                                      </a:lnTo>
                                      <a:lnTo>
                                        <a:pt x="330" y="157"/>
                                      </a:lnTo>
                                      <a:lnTo>
                                        <a:pt x="334" y="160"/>
                                      </a:lnTo>
                                      <a:lnTo>
                                        <a:pt x="334" y="163"/>
                                      </a:lnTo>
                                      <a:lnTo>
                                        <a:pt x="337" y="167"/>
                                      </a:lnTo>
                                      <a:lnTo>
                                        <a:pt x="337" y="170"/>
                                      </a:lnTo>
                                      <a:lnTo>
                                        <a:pt x="337" y="172"/>
                                      </a:lnTo>
                                      <a:lnTo>
                                        <a:pt x="340" y="176"/>
                                      </a:lnTo>
                                      <a:lnTo>
                                        <a:pt x="340" y="179"/>
                                      </a:lnTo>
                                      <a:lnTo>
                                        <a:pt x="340" y="185"/>
                                      </a:lnTo>
                                      <a:lnTo>
                                        <a:pt x="340" y="188"/>
                                      </a:lnTo>
                                      <a:lnTo>
                                        <a:pt x="344" y="191"/>
                                      </a:lnTo>
                                      <a:lnTo>
                                        <a:pt x="344" y="194"/>
                                      </a:lnTo>
                                      <a:lnTo>
                                        <a:pt x="344" y="197"/>
                                      </a:lnTo>
                                      <a:lnTo>
                                        <a:pt x="344" y="201"/>
                                      </a:lnTo>
                                      <a:lnTo>
                                        <a:pt x="344" y="204"/>
                                      </a:lnTo>
                                      <a:lnTo>
                                        <a:pt x="346" y="210"/>
                                      </a:lnTo>
                                      <a:lnTo>
                                        <a:pt x="346" y="216"/>
                                      </a:lnTo>
                                      <a:lnTo>
                                        <a:pt x="346" y="219"/>
                                      </a:lnTo>
                                      <a:lnTo>
                                        <a:pt x="346" y="225"/>
                                      </a:lnTo>
                                      <a:lnTo>
                                        <a:pt x="346" y="228"/>
                                      </a:lnTo>
                                      <a:lnTo>
                                        <a:pt x="346" y="238"/>
                                      </a:lnTo>
                                      <a:lnTo>
                                        <a:pt x="344" y="240"/>
                                      </a:lnTo>
                                      <a:lnTo>
                                        <a:pt x="344" y="244"/>
                                      </a:lnTo>
                                      <a:lnTo>
                                        <a:pt x="344" y="244"/>
                                      </a:lnTo>
                                      <a:lnTo>
                                        <a:pt x="346" y="244"/>
                                      </a:lnTo>
                                      <a:lnTo>
                                        <a:pt x="346" y="238"/>
                                      </a:lnTo>
                                      <a:lnTo>
                                        <a:pt x="349" y="235"/>
                                      </a:lnTo>
                                      <a:lnTo>
                                        <a:pt x="349" y="210"/>
                                      </a:lnTo>
                                      <a:lnTo>
                                        <a:pt x="346" y="206"/>
                                      </a:lnTo>
                                      <a:lnTo>
                                        <a:pt x="346" y="204"/>
                                      </a:lnTo>
                                      <a:lnTo>
                                        <a:pt x="346" y="201"/>
                                      </a:lnTo>
                                      <a:lnTo>
                                        <a:pt x="346" y="197"/>
                                      </a:lnTo>
                                      <a:lnTo>
                                        <a:pt x="346" y="194"/>
                                      </a:lnTo>
                                      <a:lnTo>
                                        <a:pt x="346" y="188"/>
                                      </a:lnTo>
                                      <a:lnTo>
                                        <a:pt x="344" y="185"/>
                                      </a:lnTo>
                                      <a:lnTo>
                                        <a:pt x="344" y="182"/>
                                      </a:lnTo>
                                      <a:lnTo>
                                        <a:pt x="344" y="179"/>
                                      </a:lnTo>
                                      <a:lnTo>
                                        <a:pt x="340" y="176"/>
                                      </a:lnTo>
                                      <a:lnTo>
                                        <a:pt x="340" y="170"/>
                                      </a:lnTo>
                                      <a:lnTo>
                                        <a:pt x="340" y="170"/>
                                      </a:lnTo>
                                      <a:lnTo>
                                        <a:pt x="337" y="163"/>
                                      </a:lnTo>
                                      <a:lnTo>
                                        <a:pt x="337" y="160"/>
                                      </a:lnTo>
                                      <a:lnTo>
                                        <a:pt x="337" y="157"/>
                                      </a:lnTo>
                                      <a:lnTo>
                                        <a:pt x="334" y="154"/>
                                      </a:lnTo>
                                      <a:lnTo>
                                        <a:pt x="334" y="151"/>
                                      </a:lnTo>
                                      <a:lnTo>
                                        <a:pt x="330" y="148"/>
                                      </a:lnTo>
                                      <a:lnTo>
                                        <a:pt x="330" y="145"/>
                                      </a:lnTo>
                                      <a:lnTo>
                                        <a:pt x="327" y="138"/>
                                      </a:lnTo>
                                      <a:lnTo>
                                        <a:pt x="327" y="135"/>
                                      </a:lnTo>
                                      <a:lnTo>
                                        <a:pt x="324" y="133"/>
                                      </a:lnTo>
                                      <a:lnTo>
                                        <a:pt x="324" y="129"/>
                                      </a:lnTo>
                                      <a:lnTo>
                                        <a:pt x="322" y="126"/>
                                      </a:lnTo>
                                      <a:lnTo>
                                        <a:pt x="318" y="123"/>
                                      </a:lnTo>
                                      <a:lnTo>
                                        <a:pt x="318" y="120"/>
                                      </a:lnTo>
                                      <a:lnTo>
                                        <a:pt x="315" y="117"/>
                                      </a:lnTo>
                                      <a:lnTo>
                                        <a:pt x="312" y="114"/>
                                      </a:lnTo>
                                      <a:lnTo>
                                        <a:pt x="312" y="111"/>
                                      </a:lnTo>
                                      <a:lnTo>
                                        <a:pt x="309" y="107"/>
                                      </a:lnTo>
                                      <a:lnTo>
                                        <a:pt x="305" y="104"/>
                                      </a:lnTo>
                                      <a:lnTo>
                                        <a:pt x="305" y="101"/>
                                      </a:lnTo>
                                      <a:lnTo>
                                        <a:pt x="302" y="99"/>
                                      </a:lnTo>
                                      <a:lnTo>
                                        <a:pt x="299" y="95"/>
                                      </a:lnTo>
                                      <a:lnTo>
                                        <a:pt x="297" y="92"/>
                                      </a:lnTo>
                                      <a:lnTo>
                                        <a:pt x="293" y="89"/>
                                      </a:lnTo>
                                      <a:lnTo>
                                        <a:pt x="290" y="86"/>
                                      </a:lnTo>
                                      <a:lnTo>
                                        <a:pt x="290" y="82"/>
                                      </a:lnTo>
                                      <a:lnTo>
                                        <a:pt x="277" y="71"/>
                                      </a:lnTo>
                                      <a:lnTo>
                                        <a:pt x="275" y="71"/>
                                      </a:lnTo>
                                      <a:lnTo>
                                        <a:pt x="271" y="66"/>
                                      </a:lnTo>
                                      <a:lnTo>
                                        <a:pt x="268" y="66"/>
                                      </a:lnTo>
                                      <a:lnTo>
                                        <a:pt x="265" y="62"/>
                                      </a:lnTo>
                                      <a:lnTo>
                                        <a:pt x="262" y="59"/>
                                      </a:lnTo>
                                      <a:lnTo>
                                        <a:pt x="258" y="56"/>
                                      </a:lnTo>
                                      <a:lnTo>
                                        <a:pt x="255" y="53"/>
                                      </a:lnTo>
                                      <a:lnTo>
                                        <a:pt x="252" y="49"/>
                                      </a:lnTo>
                                      <a:lnTo>
                                        <a:pt x="246" y="47"/>
                                      </a:lnTo>
                                      <a:lnTo>
                                        <a:pt x="243" y="47"/>
                                      </a:lnTo>
                                      <a:lnTo>
                                        <a:pt x="240" y="44"/>
                                      </a:lnTo>
                                      <a:lnTo>
                                        <a:pt x="236" y="41"/>
                                      </a:lnTo>
                                      <a:lnTo>
                                        <a:pt x="233" y="37"/>
                                      </a:lnTo>
                                      <a:lnTo>
                                        <a:pt x="230" y="37"/>
                                      </a:lnTo>
                                      <a:lnTo>
                                        <a:pt x="228" y="34"/>
                                      </a:lnTo>
                                      <a:lnTo>
                                        <a:pt x="224" y="32"/>
                                      </a:lnTo>
                                      <a:lnTo>
                                        <a:pt x="218" y="32"/>
                                      </a:lnTo>
                                      <a:lnTo>
                                        <a:pt x="215" y="28"/>
                                      </a:lnTo>
                                      <a:lnTo>
                                        <a:pt x="211" y="25"/>
                                      </a:lnTo>
                                      <a:lnTo>
                                        <a:pt x="208" y="25"/>
                                      </a:lnTo>
                                      <a:lnTo>
                                        <a:pt x="205" y="22"/>
                                      </a:lnTo>
                                      <a:lnTo>
                                        <a:pt x="203" y="22"/>
                                      </a:lnTo>
                                      <a:lnTo>
                                        <a:pt x="196" y="19"/>
                                      </a:lnTo>
                                      <a:lnTo>
                                        <a:pt x="193" y="19"/>
                                      </a:lnTo>
                                      <a:lnTo>
                                        <a:pt x="190" y="15"/>
                                      </a:lnTo>
                                      <a:lnTo>
                                        <a:pt x="183" y="15"/>
                                      </a:lnTo>
                                      <a:lnTo>
                                        <a:pt x="181" y="13"/>
                                      </a:lnTo>
                                      <a:lnTo>
                                        <a:pt x="178" y="13"/>
                                      </a:lnTo>
                                      <a:lnTo>
                                        <a:pt x="174" y="10"/>
                                      </a:lnTo>
                                      <a:lnTo>
                                        <a:pt x="171" y="10"/>
                                      </a:lnTo>
                                      <a:lnTo>
                                        <a:pt x="168" y="10"/>
                                      </a:lnTo>
                                      <a:lnTo>
                                        <a:pt x="161" y="7"/>
                                      </a:lnTo>
                                      <a:lnTo>
                                        <a:pt x="158" y="7"/>
                                      </a:lnTo>
                                      <a:lnTo>
                                        <a:pt x="156" y="7"/>
                                      </a:lnTo>
                                      <a:lnTo>
                                        <a:pt x="152" y="7"/>
                                      </a:lnTo>
                                      <a:lnTo>
                                        <a:pt x="146" y="3"/>
                                      </a:lnTo>
                                      <a:lnTo>
                                        <a:pt x="143" y="3"/>
                                      </a:lnTo>
                                      <a:lnTo>
                                        <a:pt x="139" y="3"/>
                                      </a:lnTo>
                                      <a:lnTo>
                                        <a:pt x="136" y="0"/>
                                      </a:lnTo>
                                      <a:lnTo>
                                        <a:pt x="131" y="0"/>
                                      </a:lnTo>
                                      <a:lnTo>
                                        <a:pt x="124" y="0"/>
                                      </a:lnTo>
                                      <a:lnTo>
                                        <a:pt x="121" y="0"/>
                                      </a:lnTo>
                                      <a:lnTo>
                                        <a:pt x="117" y="0"/>
                                      </a:lnTo>
                                      <a:lnTo>
                                        <a:pt x="111" y="0"/>
                                      </a:lnTo>
                                      <a:lnTo>
                                        <a:pt x="88" y="0"/>
                                      </a:lnTo>
                                      <a:lnTo>
                                        <a:pt x="85" y="0"/>
                                      </a:lnTo>
                                      <a:lnTo>
                                        <a:pt x="81" y="0"/>
                                      </a:lnTo>
                                      <a:lnTo>
                                        <a:pt x="78" y="0"/>
                                      </a:lnTo>
                                      <a:lnTo>
                                        <a:pt x="75" y="0"/>
                                      </a:lnTo>
                                      <a:lnTo>
                                        <a:pt x="68" y="0"/>
                                      </a:lnTo>
                                      <a:lnTo>
                                        <a:pt x="65" y="3"/>
                                      </a:lnTo>
                                      <a:lnTo>
                                        <a:pt x="63" y="3"/>
                                      </a:lnTo>
                                      <a:lnTo>
                                        <a:pt x="60" y="3"/>
                                      </a:lnTo>
                                      <a:lnTo>
                                        <a:pt x="56" y="3"/>
                                      </a:lnTo>
                                      <a:lnTo>
                                        <a:pt x="53" y="7"/>
                                      </a:lnTo>
                                      <a:lnTo>
                                        <a:pt x="50" y="7"/>
                                      </a:lnTo>
                                      <a:lnTo>
                                        <a:pt x="43" y="7"/>
                                      </a:lnTo>
                                      <a:lnTo>
                                        <a:pt x="41" y="10"/>
                                      </a:lnTo>
                                      <a:lnTo>
                                        <a:pt x="38" y="10"/>
                                      </a:lnTo>
                                      <a:lnTo>
                                        <a:pt x="34" y="10"/>
                                      </a:lnTo>
                                      <a:lnTo>
                                        <a:pt x="31" y="13"/>
                                      </a:lnTo>
                                      <a:lnTo>
                                        <a:pt x="28" y="13"/>
                                      </a:lnTo>
                                      <a:lnTo>
                                        <a:pt x="25" y="15"/>
                                      </a:lnTo>
                                      <a:lnTo>
                                        <a:pt x="21" y="15"/>
                                      </a:lnTo>
                                      <a:lnTo>
                                        <a:pt x="18" y="15"/>
                                      </a:lnTo>
                                      <a:lnTo>
                                        <a:pt x="16" y="19"/>
                                      </a:lnTo>
                                      <a:lnTo>
                                        <a:pt x="13" y="19"/>
                                      </a:lnTo>
                                      <a:lnTo>
                                        <a:pt x="9" y="22"/>
                                      </a:lnTo>
                                      <a:lnTo>
                                        <a:pt x="6" y="25"/>
                                      </a:lnTo>
                                      <a:lnTo>
                                        <a:pt x="3" y="25"/>
                                      </a:lnTo>
                                      <a:lnTo>
                                        <a:pt x="3" y="25"/>
                                      </a:lnTo>
                                      <a:close/>
                                    </a:path>
                                  </a:pathLst>
                                </a:custGeom>
                                <a:solidFill>
                                  <a:srgbClr val="000000"/>
                                </a:solidFill>
                                <a:ln>
                                  <a:noFill/>
                                </a:ln>
                              </wps:spPr>
                              <wps:bodyPr rot="0" vert="horz" wrap="square" lIns="91440" tIns="45720" rIns="91440" bIns="45720" anchor="t" anchorCtr="0" upright="1">
                                <a:noAutofit/>
                              </wps:bodyPr>
                            </wps:wsp>
                            <wps:wsp>
                              <wps:cNvPr id="22" name="Freeform 39"/>
                              <wps:cNvSpPr/>
                              <wps:spPr bwMode="auto">
                                <a:xfrm>
                                  <a:off x="21" y="40"/>
                                  <a:ext cx="425" cy="427"/>
                                </a:xfrm>
                                <a:custGeom>
                                  <a:avLst/>
                                  <a:gdLst>
                                    <a:gd name="T0" fmla="*/ 290 w 425"/>
                                    <a:gd name="T1" fmla="*/ 18 h 427"/>
                                    <a:gd name="T2" fmla="*/ 252 w 425"/>
                                    <a:gd name="T3" fmla="*/ 8 h 427"/>
                                    <a:gd name="T4" fmla="*/ 180 w 425"/>
                                    <a:gd name="T5" fmla="*/ 6 h 427"/>
                                    <a:gd name="T6" fmla="*/ 144 w 425"/>
                                    <a:gd name="T7" fmla="*/ 15 h 427"/>
                                    <a:gd name="T8" fmla="*/ 107 w 425"/>
                                    <a:gd name="T9" fmla="*/ 30 h 427"/>
                                    <a:gd name="T10" fmla="*/ 75 w 425"/>
                                    <a:gd name="T11" fmla="*/ 55 h 427"/>
                                    <a:gd name="T12" fmla="*/ 43 w 425"/>
                                    <a:gd name="T13" fmla="*/ 86 h 427"/>
                                    <a:gd name="T14" fmla="*/ 25 w 425"/>
                                    <a:gd name="T15" fmla="*/ 119 h 427"/>
                                    <a:gd name="T16" fmla="*/ 10 w 425"/>
                                    <a:gd name="T17" fmla="*/ 156 h 427"/>
                                    <a:gd name="T18" fmla="*/ 3 w 425"/>
                                    <a:gd name="T19" fmla="*/ 203 h 427"/>
                                    <a:gd name="T20" fmla="*/ 10 w 425"/>
                                    <a:gd name="T21" fmla="*/ 267 h 427"/>
                                    <a:gd name="T22" fmla="*/ 22 w 425"/>
                                    <a:gd name="T23" fmla="*/ 305 h 427"/>
                                    <a:gd name="T24" fmla="*/ 43 w 425"/>
                                    <a:gd name="T25" fmla="*/ 339 h 427"/>
                                    <a:gd name="T26" fmla="*/ 72 w 425"/>
                                    <a:gd name="T27" fmla="*/ 370 h 427"/>
                                    <a:gd name="T28" fmla="*/ 103 w 425"/>
                                    <a:gd name="T29" fmla="*/ 393 h 427"/>
                                    <a:gd name="T30" fmla="*/ 141 w 425"/>
                                    <a:gd name="T31" fmla="*/ 412 h 427"/>
                                    <a:gd name="T32" fmla="*/ 178 w 425"/>
                                    <a:gd name="T33" fmla="*/ 422 h 427"/>
                                    <a:gd name="T34" fmla="*/ 250 w 425"/>
                                    <a:gd name="T35" fmla="*/ 422 h 427"/>
                                    <a:gd name="T36" fmla="*/ 287 w 425"/>
                                    <a:gd name="T37" fmla="*/ 409 h 427"/>
                                    <a:gd name="T38" fmla="*/ 321 w 425"/>
                                    <a:gd name="T39" fmla="*/ 393 h 427"/>
                                    <a:gd name="T40" fmla="*/ 359 w 425"/>
                                    <a:gd name="T41" fmla="*/ 364 h 427"/>
                                    <a:gd name="T42" fmla="*/ 387 w 425"/>
                                    <a:gd name="T43" fmla="*/ 330 h 427"/>
                                    <a:gd name="T44" fmla="*/ 406 w 425"/>
                                    <a:gd name="T45" fmla="*/ 292 h 427"/>
                                    <a:gd name="T46" fmla="*/ 418 w 425"/>
                                    <a:gd name="T47" fmla="*/ 255 h 427"/>
                                    <a:gd name="T48" fmla="*/ 418 w 425"/>
                                    <a:gd name="T49" fmla="*/ 190 h 427"/>
                                    <a:gd name="T50" fmla="*/ 413 w 425"/>
                                    <a:gd name="T51" fmla="*/ 150 h 427"/>
                                    <a:gd name="T52" fmla="*/ 396 w 425"/>
                                    <a:gd name="T53" fmla="*/ 113 h 427"/>
                                    <a:gd name="T54" fmla="*/ 374 w 425"/>
                                    <a:gd name="T55" fmla="*/ 80 h 427"/>
                                    <a:gd name="T56" fmla="*/ 337 w 425"/>
                                    <a:gd name="T57" fmla="*/ 46 h 427"/>
                                    <a:gd name="T58" fmla="*/ 309 w 425"/>
                                    <a:gd name="T59" fmla="*/ 24 h 427"/>
                                    <a:gd name="T60" fmla="*/ 272 w 425"/>
                                    <a:gd name="T61" fmla="*/ 8 h 427"/>
                                    <a:gd name="T62" fmla="*/ 233 w 425"/>
                                    <a:gd name="T63" fmla="*/ 0 h 427"/>
                                    <a:gd name="T64" fmla="*/ 166 w 425"/>
                                    <a:gd name="T65" fmla="*/ 3 h 427"/>
                                    <a:gd name="T66" fmla="*/ 129 w 425"/>
                                    <a:gd name="T67" fmla="*/ 18 h 427"/>
                                    <a:gd name="T68" fmla="*/ 94 w 425"/>
                                    <a:gd name="T69" fmla="*/ 37 h 427"/>
                                    <a:gd name="T70" fmla="*/ 57 w 425"/>
                                    <a:gd name="T71" fmla="*/ 68 h 427"/>
                                    <a:gd name="T72" fmla="*/ 31 w 425"/>
                                    <a:gd name="T73" fmla="*/ 102 h 427"/>
                                    <a:gd name="T74" fmla="*/ 13 w 425"/>
                                    <a:gd name="T75" fmla="*/ 134 h 427"/>
                                    <a:gd name="T76" fmla="*/ 3 w 425"/>
                                    <a:gd name="T77" fmla="*/ 175 h 427"/>
                                    <a:gd name="T78" fmla="*/ 0 w 425"/>
                                    <a:gd name="T79" fmla="*/ 243 h 427"/>
                                    <a:gd name="T80" fmla="*/ 10 w 425"/>
                                    <a:gd name="T81" fmla="*/ 280 h 427"/>
                                    <a:gd name="T82" fmla="*/ 25 w 425"/>
                                    <a:gd name="T83" fmla="*/ 320 h 427"/>
                                    <a:gd name="T84" fmla="*/ 50 w 425"/>
                                    <a:gd name="T85" fmla="*/ 352 h 427"/>
                                    <a:gd name="T86" fmla="*/ 85 w 425"/>
                                    <a:gd name="T87" fmla="*/ 389 h 427"/>
                                    <a:gd name="T88" fmla="*/ 119 w 425"/>
                                    <a:gd name="T89" fmla="*/ 406 h 427"/>
                                    <a:gd name="T90" fmla="*/ 157 w 425"/>
                                    <a:gd name="T91" fmla="*/ 422 h 427"/>
                                    <a:gd name="T92" fmla="*/ 205 w 425"/>
                                    <a:gd name="T93" fmla="*/ 427 h 427"/>
                                    <a:gd name="T94" fmla="*/ 255 w 425"/>
                                    <a:gd name="T95" fmla="*/ 424 h 427"/>
                                    <a:gd name="T96" fmla="*/ 293 w 425"/>
                                    <a:gd name="T97" fmla="*/ 409 h 427"/>
                                    <a:gd name="T98" fmla="*/ 327 w 425"/>
                                    <a:gd name="T99" fmla="*/ 391 h 427"/>
                                    <a:gd name="T100" fmla="*/ 366 w 425"/>
                                    <a:gd name="T101" fmla="*/ 361 h 427"/>
                                    <a:gd name="T102" fmla="*/ 393 w 425"/>
                                    <a:gd name="T103" fmla="*/ 327 h 427"/>
                                    <a:gd name="T104" fmla="*/ 413 w 425"/>
                                    <a:gd name="T105" fmla="*/ 289 h 427"/>
                                    <a:gd name="T106" fmla="*/ 421 w 425"/>
                                    <a:gd name="T107" fmla="*/ 250 h 427"/>
                                    <a:gd name="T108" fmla="*/ 421 w 425"/>
                                    <a:gd name="T109" fmla="*/ 181 h 427"/>
                                    <a:gd name="T110" fmla="*/ 413 w 425"/>
                                    <a:gd name="T111" fmla="*/ 141 h 427"/>
                                    <a:gd name="T112" fmla="*/ 396 w 425"/>
                                    <a:gd name="T113" fmla="*/ 107 h 427"/>
                                    <a:gd name="T114" fmla="*/ 371 w 425"/>
                                    <a:gd name="T115" fmla="*/ 74 h 427"/>
                                    <a:gd name="T116" fmla="*/ 337 w 425"/>
                                    <a:gd name="T117" fmla="*/ 42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25" h="427">
                                      <a:moveTo>
                                        <a:pt x="321" y="34"/>
                                      </a:moveTo>
                                      <a:lnTo>
                                        <a:pt x="319" y="34"/>
                                      </a:lnTo>
                                      <a:lnTo>
                                        <a:pt x="319" y="30"/>
                                      </a:lnTo>
                                      <a:lnTo>
                                        <a:pt x="315" y="30"/>
                                      </a:lnTo>
                                      <a:lnTo>
                                        <a:pt x="312" y="27"/>
                                      </a:lnTo>
                                      <a:lnTo>
                                        <a:pt x="309" y="27"/>
                                      </a:lnTo>
                                      <a:lnTo>
                                        <a:pt x="305" y="24"/>
                                      </a:lnTo>
                                      <a:lnTo>
                                        <a:pt x="302" y="24"/>
                                      </a:lnTo>
                                      <a:lnTo>
                                        <a:pt x="299" y="21"/>
                                      </a:lnTo>
                                      <a:lnTo>
                                        <a:pt x="297" y="21"/>
                                      </a:lnTo>
                                      <a:lnTo>
                                        <a:pt x="293" y="21"/>
                                      </a:lnTo>
                                      <a:lnTo>
                                        <a:pt x="290" y="18"/>
                                      </a:lnTo>
                                      <a:lnTo>
                                        <a:pt x="287" y="18"/>
                                      </a:lnTo>
                                      <a:lnTo>
                                        <a:pt x="284" y="15"/>
                                      </a:lnTo>
                                      <a:lnTo>
                                        <a:pt x="280" y="15"/>
                                      </a:lnTo>
                                      <a:lnTo>
                                        <a:pt x="277" y="15"/>
                                      </a:lnTo>
                                      <a:lnTo>
                                        <a:pt x="274" y="12"/>
                                      </a:lnTo>
                                      <a:lnTo>
                                        <a:pt x="272" y="12"/>
                                      </a:lnTo>
                                      <a:lnTo>
                                        <a:pt x="268" y="12"/>
                                      </a:lnTo>
                                      <a:lnTo>
                                        <a:pt x="265" y="8"/>
                                      </a:lnTo>
                                      <a:lnTo>
                                        <a:pt x="262" y="8"/>
                                      </a:lnTo>
                                      <a:lnTo>
                                        <a:pt x="259" y="8"/>
                                      </a:lnTo>
                                      <a:lnTo>
                                        <a:pt x="255" y="8"/>
                                      </a:lnTo>
                                      <a:lnTo>
                                        <a:pt x="252" y="8"/>
                                      </a:lnTo>
                                      <a:lnTo>
                                        <a:pt x="250" y="6"/>
                                      </a:lnTo>
                                      <a:lnTo>
                                        <a:pt x="247" y="6"/>
                                      </a:lnTo>
                                      <a:lnTo>
                                        <a:pt x="243" y="6"/>
                                      </a:lnTo>
                                      <a:lnTo>
                                        <a:pt x="237" y="6"/>
                                      </a:lnTo>
                                      <a:lnTo>
                                        <a:pt x="237" y="3"/>
                                      </a:lnTo>
                                      <a:lnTo>
                                        <a:pt x="227" y="3"/>
                                      </a:lnTo>
                                      <a:lnTo>
                                        <a:pt x="221" y="3"/>
                                      </a:lnTo>
                                      <a:lnTo>
                                        <a:pt x="200" y="3"/>
                                      </a:lnTo>
                                      <a:lnTo>
                                        <a:pt x="196" y="3"/>
                                      </a:lnTo>
                                      <a:lnTo>
                                        <a:pt x="186" y="3"/>
                                      </a:lnTo>
                                      <a:lnTo>
                                        <a:pt x="183" y="6"/>
                                      </a:lnTo>
                                      <a:lnTo>
                                        <a:pt x="180" y="6"/>
                                      </a:lnTo>
                                      <a:lnTo>
                                        <a:pt x="178" y="6"/>
                                      </a:lnTo>
                                      <a:lnTo>
                                        <a:pt x="174" y="6"/>
                                      </a:lnTo>
                                      <a:lnTo>
                                        <a:pt x="171" y="6"/>
                                      </a:lnTo>
                                      <a:lnTo>
                                        <a:pt x="169" y="8"/>
                                      </a:lnTo>
                                      <a:lnTo>
                                        <a:pt x="166" y="8"/>
                                      </a:lnTo>
                                      <a:lnTo>
                                        <a:pt x="159" y="8"/>
                                      </a:lnTo>
                                      <a:lnTo>
                                        <a:pt x="159" y="8"/>
                                      </a:lnTo>
                                      <a:lnTo>
                                        <a:pt x="157" y="12"/>
                                      </a:lnTo>
                                      <a:lnTo>
                                        <a:pt x="150" y="12"/>
                                      </a:lnTo>
                                      <a:lnTo>
                                        <a:pt x="147" y="12"/>
                                      </a:lnTo>
                                      <a:lnTo>
                                        <a:pt x="144" y="15"/>
                                      </a:lnTo>
                                      <a:lnTo>
                                        <a:pt x="144" y="15"/>
                                      </a:lnTo>
                                      <a:lnTo>
                                        <a:pt x="141" y="15"/>
                                      </a:lnTo>
                                      <a:lnTo>
                                        <a:pt x="137" y="18"/>
                                      </a:lnTo>
                                      <a:lnTo>
                                        <a:pt x="132" y="18"/>
                                      </a:lnTo>
                                      <a:lnTo>
                                        <a:pt x="132" y="21"/>
                                      </a:lnTo>
                                      <a:lnTo>
                                        <a:pt x="129" y="21"/>
                                      </a:lnTo>
                                      <a:lnTo>
                                        <a:pt x="122" y="21"/>
                                      </a:lnTo>
                                      <a:lnTo>
                                        <a:pt x="122" y="24"/>
                                      </a:lnTo>
                                      <a:lnTo>
                                        <a:pt x="119" y="24"/>
                                      </a:lnTo>
                                      <a:lnTo>
                                        <a:pt x="115" y="27"/>
                                      </a:lnTo>
                                      <a:lnTo>
                                        <a:pt x="112" y="27"/>
                                      </a:lnTo>
                                      <a:lnTo>
                                        <a:pt x="110" y="30"/>
                                      </a:lnTo>
                                      <a:lnTo>
                                        <a:pt x="107" y="30"/>
                                      </a:lnTo>
                                      <a:lnTo>
                                        <a:pt x="103" y="34"/>
                                      </a:lnTo>
                                      <a:lnTo>
                                        <a:pt x="100" y="34"/>
                                      </a:lnTo>
                                      <a:lnTo>
                                        <a:pt x="97" y="37"/>
                                      </a:lnTo>
                                      <a:lnTo>
                                        <a:pt x="94" y="37"/>
                                      </a:lnTo>
                                      <a:lnTo>
                                        <a:pt x="94" y="40"/>
                                      </a:lnTo>
                                      <a:lnTo>
                                        <a:pt x="90" y="42"/>
                                      </a:lnTo>
                                      <a:lnTo>
                                        <a:pt x="87" y="42"/>
                                      </a:lnTo>
                                      <a:lnTo>
                                        <a:pt x="85" y="46"/>
                                      </a:lnTo>
                                      <a:lnTo>
                                        <a:pt x="82" y="49"/>
                                      </a:lnTo>
                                      <a:lnTo>
                                        <a:pt x="78" y="49"/>
                                      </a:lnTo>
                                      <a:lnTo>
                                        <a:pt x="78" y="52"/>
                                      </a:lnTo>
                                      <a:lnTo>
                                        <a:pt x="75" y="55"/>
                                      </a:lnTo>
                                      <a:lnTo>
                                        <a:pt x="69" y="59"/>
                                      </a:lnTo>
                                      <a:lnTo>
                                        <a:pt x="65" y="61"/>
                                      </a:lnTo>
                                      <a:lnTo>
                                        <a:pt x="65" y="64"/>
                                      </a:lnTo>
                                      <a:lnTo>
                                        <a:pt x="63" y="68"/>
                                      </a:lnTo>
                                      <a:lnTo>
                                        <a:pt x="60" y="68"/>
                                      </a:lnTo>
                                      <a:lnTo>
                                        <a:pt x="57" y="71"/>
                                      </a:lnTo>
                                      <a:lnTo>
                                        <a:pt x="57" y="74"/>
                                      </a:lnTo>
                                      <a:lnTo>
                                        <a:pt x="53" y="74"/>
                                      </a:lnTo>
                                      <a:lnTo>
                                        <a:pt x="50" y="76"/>
                                      </a:lnTo>
                                      <a:lnTo>
                                        <a:pt x="50" y="80"/>
                                      </a:lnTo>
                                      <a:lnTo>
                                        <a:pt x="47" y="83"/>
                                      </a:lnTo>
                                      <a:lnTo>
                                        <a:pt x="43" y="86"/>
                                      </a:lnTo>
                                      <a:lnTo>
                                        <a:pt x="43" y="89"/>
                                      </a:lnTo>
                                      <a:lnTo>
                                        <a:pt x="40" y="93"/>
                                      </a:lnTo>
                                      <a:lnTo>
                                        <a:pt x="40" y="95"/>
                                      </a:lnTo>
                                      <a:lnTo>
                                        <a:pt x="38" y="98"/>
                                      </a:lnTo>
                                      <a:lnTo>
                                        <a:pt x="35" y="98"/>
                                      </a:lnTo>
                                      <a:lnTo>
                                        <a:pt x="35" y="102"/>
                                      </a:lnTo>
                                      <a:lnTo>
                                        <a:pt x="31" y="104"/>
                                      </a:lnTo>
                                      <a:lnTo>
                                        <a:pt x="31" y="107"/>
                                      </a:lnTo>
                                      <a:lnTo>
                                        <a:pt x="28" y="109"/>
                                      </a:lnTo>
                                      <a:lnTo>
                                        <a:pt x="28" y="113"/>
                                      </a:lnTo>
                                      <a:lnTo>
                                        <a:pt x="25" y="116"/>
                                      </a:lnTo>
                                      <a:lnTo>
                                        <a:pt x="25" y="119"/>
                                      </a:lnTo>
                                      <a:lnTo>
                                        <a:pt x="22" y="122"/>
                                      </a:lnTo>
                                      <a:lnTo>
                                        <a:pt x="22" y="126"/>
                                      </a:lnTo>
                                      <a:lnTo>
                                        <a:pt x="18" y="128"/>
                                      </a:lnTo>
                                      <a:lnTo>
                                        <a:pt x="18" y="131"/>
                                      </a:lnTo>
                                      <a:lnTo>
                                        <a:pt x="18" y="134"/>
                                      </a:lnTo>
                                      <a:lnTo>
                                        <a:pt x="16" y="138"/>
                                      </a:lnTo>
                                      <a:lnTo>
                                        <a:pt x="16" y="141"/>
                                      </a:lnTo>
                                      <a:lnTo>
                                        <a:pt x="13" y="144"/>
                                      </a:lnTo>
                                      <a:lnTo>
                                        <a:pt x="13" y="147"/>
                                      </a:lnTo>
                                      <a:lnTo>
                                        <a:pt x="13" y="150"/>
                                      </a:lnTo>
                                      <a:lnTo>
                                        <a:pt x="10" y="153"/>
                                      </a:lnTo>
                                      <a:lnTo>
                                        <a:pt x="10" y="156"/>
                                      </a:lnTo>
                                      <a:lnTo>
                                        <a:pt x="10" y="160"/>
                                      </a:lnTo>
                                      <a:lnTo>
                                        <a:pt x="6" y="162"/>
                                      </a:lnTo>
                                      <a:lnTo>
                                        <a:pt x="6" y="165"/>
                                      </a:lnTo>
                                      <a:lnTo>
                                        <a:pt x="6" y="168"/>
                                      </a:lnTo>
                                      <a:lnTo>
                                        <a:pt x="6" y="172"/>
                                      </a:lnTo>
                                      <a:lnTo>
                                        <a:pt x="6" y="175"/>
                                      </a:lnTo>
                                      <a:lnTo>
                                        <a:pt x="3" y="178"/>
                                      </a:lnTo>
                                      <a:lnTo>
                                        <a:pt x="3" y="181"/>
                                      </a:lnTo>
                                      <a:lnTo>
                                        <a:pt x="3" y="187"/>
                                      </a:lnTo>
                                      <a:lnTo>
                                        <a:pt x="3" y="190"/>
                                      </a:lnTo>
                                      <a:lnTo>
                                        <a:pt x="3" y="199"/>
                                      </a:lnTo>
                                      <a:lnTo>
                                        <a:pt x="3" y="203"/>
                                      </a:lnTo>
                                      <a:lnTo>
                                        <a:pt x="3" y="228"/>
                                      </a:lnTo>
                                      <a:lnTo>
                                        <a:pt x="3" y="231"/>
                                      </a:lnTo>
                                      <a:lnTo>
                                        <a:pt x="3" y="233"/>
                                      </a:lnTo>
                                      <a:lnTo>
                                        <a:pt x="3" y="237"/>
                                      </a:lnTo>
                                      <a:lnTo>
                                        <a:pt x="3" y="246"/>
                                      </a:lnTo>
                                      <a:lnTo>
                                        <a:pt x="3" y="250"/>
                                      </a:lnTo>
                                      <a:lnTo>
                                        <a:pt x="6" y="252"/>
                                      </a:lnTo>
                                      <a:lnTo>
                                        <a:pt x="6" y="255"/>
                                      </a:lnTo>
                                      <a:lnTo>
                                        <a:pt x="6" y="258"/>
                                      </a:lnTo>
                                      <a:lnTo>
                                        <a:pt x="6" y="262"/>
                                      </a:lnTo>
                                      <a:lnTo>
                                        <a:pt x="6" y="265"/>
                                      </a:lnTo>
                                      <a:lnTo>
                                        <a:pt x="10" y="267"/>
                                      </a:lnTo>
                                      <a:lnTo>
                                        <a:pt x="10" y="271"/>
                                      </a:lnTo>
                                      <a:lnTo>
                                        <a:pt x="10" y="274"/>
                                      </a:lnTo>
                                      <a:lnTo>
                                        <a:pt x="13" y="277"/>
                                      </a:lnTo>
                                      <a:lnTo>
                                        <a:pt x="13" y="280"/>
                                      </a:lnTo>
                                      <a:lnTo>
                                        <a:pt x="13" y="284"/>
                                      </a:lnTo>
                                      <a:lnTo>
                                        <a:pt x="16" y="286"/>
                                      </a:lnTo>
                                      <a:lnTo>
                                        <a:pt x="16" y="289"/>
                                      </a:lnTo>
                                      <a:lnTo>
                                        <a:pt x="16" y="292"/>
                                      </a:lnTo>
                                      <a:lnTo>
                                        <a:pt x="18" y="296"/>
                                      </a:lnTo>
                                      <a:lnTo>
                                        <a:pt x="18" y="299"/>
                                      </a:lnTo>
                                      <a:lnTo>
                                        <a:pt x="22" y="302"/>
                                      </a:lnTo>
                                      <a:lnTo>
                                        <a:pt x="22" y="305"/>
                                      </a:lnTo>
                                      <a:lnTo>
                                        <a:pt x="22" y="308"/>
                                      </a:lnTo>
                                      <a:lnTo>
                                        <a:pt x="25" y="311"/>
                                      </a:lnTo>
                                      <a:lnTo>
                                        <a:pt x="28" y="314"/>
                                      </a:lnTo>
                                      <a:lnTo>
                                        <a:pt x="28" y="318"/>
                                      </a:lnTo>
                                      <a:lnTo>
                                        <a:pt x="31" y="320"/>
                                      </a:lnTo>
                                      <a:lnTo>
                                        <a:pt x="31" y="323"/>
                                      </a:lnTo>
                                      <a:lnTo>
                                        <a:pt x="35" y="327"/>
                                      </a:lnTo>
                                      <a:lnTo>
                                        <a:pt x="35" y="330"/>
                                      </a:lnTo>
                                      <a:lnTo>
                                        <a:pt x="38" y="330"/>
                                      </a:lnTo>
                                      <a:lnTo>
                                        <a:pt x="38" y="333"/>
                                      </a:lnTo>
                                      <a:lnTo>
                                        <a:pt x="40" y="336"/>
                                      </a:lnTo>
                                      <a:lnTo>
                                        <a:pt x="43" y="339"/>
                                      </a:lnTo>
                                      <a:lnTo>
                                        <a:pt x="43" y="342"/>
                                      </a:lnTo>
                                      <a:lnTo>
                                        <a:pt x="47" y="345"/>
                                      </a:lnTo>
                                      <a:lnTo>
                                        <a:pt x="50" y="348"/>
                                      </a:lnTo>
                                      <a:lnTo>
                                        <a:pt x="50" y="348"/>
                                      </a:lnTo>
                                      <a:lnTo>
                                        <a:pt x="53" y="352"/>
                                      </a:lnTo>
                                      <a:lnTo>
                                        <a:pt x="57" y="357"/>
                                      </a:lnTo>
                                      <a:lnTo>
                                        <a:pt x="60" y="361"/>
                                      </a:lnTo>
                                      <a:lnTo>
                                        <a:pt x="63" y="361"/>
                                      </a:lnTo>
                                      <a:lnTo>
                                        <a:pt x="65" y="364"/>
                                      </a:lnTo>
                                      <a:lnTo>
                                        <a:pt x="65" y="367"/>
                                      </a:lnTo>
                                      <a:lnTo>
                                        <a:pt x="69" y="370"/>
                                      </a:lnTo>
                                      <a:lnTo>
                                        <a:pt x="72" y="370"/>
                                      </a:lnTo>
                                      <a:lnTo>
                                        <a:pt x="72" y="373"/>
                                      </a:lnTo>
                                      <a:lnTo>
                                        <a:pt x="78" y="376"/>
                                      </a:lnTo>
                                      <a:lnTo>
                                        <a:pt x="78" y="379"/>
                                      </a:lnTo>
                                      <a:lnTo>
                                        <a:pt x="82" y="379"/>
                                      </a:lnTo>
                                      <a:lnTo>
                                        <a:pt x="85" y="382"/>
                                      </a:lnTo>
                                      <a:lnTo>
                                        <a:pt x="87" y="386"/>
                                      </a:lnTo>
                                      <a:lnTo>
                                        <a:pt x="90" y="386"/>
                                      </a:lnTo>
                                      <a:lnTo>
                                        <a:pt x="94" y="389"/>
                                      </a:lnTo>
                                      <a:lnTo>
                                        <a:pt x="94" y="389"/>
                                      </a:lnTo>
                                      <a:lnTo>
                                        <a:pt x="97" y="391"/>
                                      </a:lnTo>
                                      <a:lnTo>
                                        <a:pt x="100" y="393"/>
                                      </a:lnTo>
                                      <a:lnTo>
                                        <a:pt x="103" y="393"/>
                                      </a:lnTo>
                                      <a:lnTo>
                                        <a:pt x="107" y="397"/>
                                      </a:lnTo>
                                      <a:lnTo>
                                        <a:pt x="110" y="397"/>
                                      </a:lnTo>
                                      <a:lnTo>
                                        <a:pt x="112" y="400"/>
                                      </a:lnTo>
                                      <a:lnTo>
                                        <a:pt x="115" y="400"/>
                                      </a:lnTo>
                                      <a:lnTo>
                                        <a:pt x="119" y="403"/>
                                      </a:lnTo>
                                      <a:lnTo>
                                        <a:pt x="122" y="403"/>
                                      </a:lnTo>
                                      <a:lnTo>
                                        <a:pt x="122" y="403"/>
                                      </a:lnTo>
                                      <a:lnTo>
                                        <a:pt x="129" y="406"/>
                                      </a:lnTo>
                                      <a:lnTo>
                                        <a:pt x="129" y="409"/>
                                      </a:lnTo>
                                      <a:lnTo>
                                        <a:pt x="132" y="409"/>
                                      </a:lnTo>
                                      <a:lnTo>
                                        <a:pt x="137" y="409"/>
                                      </a:lnTo>
                                      <a:lnTo>
                                        <a:pt x="141" y="412"/>
                                      </a:lnTo>
                                      <a:lnTo>
                                        <a:pt x="141" y="412"/>
                                      </a:lnTo>
                                      <a:lnTo>
                                        <a:pt x="144" y="412"/>
                                      </a:lnTo>
                                      <a:lnTo>
                                        <a:pt x="147" y="415"/>
                                      </a:lnTo>
                                      <a:lnTo>
                                        <a:pt x="150" y="415"/>
                                      </a:lnTo>
                                      <a:lnTo>
                                        <a:pt x="154" y="415"/>
                                      </a:lnTo>
                                      <a:lnTo>
                                        <a:pt x="157" y="419"/>
                                      </a:lnTo>
                                      <a:lnTo>
                                        <a:pt x="159" y="419"/>
                                      </a:lnTo>
                                      <a:lnTo>
                                        <a:pt x="166" y="419"/>
                                      </a:lnTo>
                                      <a:lnTo>
                                        <a:pt x="169" y="419"/>
                                      </a:lnTo>
                                      <a:lnTo>
                                        <a:pt x="171" y="422"/>
                                      </a:lnTo>
                                      <a:lnTo>
                                        <a:pt x="174" y="422"/>
                                      </a:lnTo>
                                      <a:lnTo>
                                        <a:pt x="178" y="422"/>
                                      </a:lnTo>
                                      <a:lnTo>
                                        <a:pt x="180" y="422"/>
                                      </a:lnTo>
                                      <a:lnTo>
                                        <a:pt x="183" y="422"/>
                                      </a:lnTo>
                                      <a:lnTo>
                                        <a:pt x="186" y="424"/>
                                      </a:lnTo>
                                      <a:lnTo>
                                        <a:pt x="190" y="424"/>
                                      </a:lnTo>
                                      <a:lnTo>
                                        <a:pt x="193" y="424"/>
                                      </a:lnTo>
                                      <a:lnTo>
                                        <a:pt x="227" y="424"/>
                                      </a:lnTo>
                                      <a:lnTo>
                                        <a:pt x="230" y="424"/>
                                      </a:lnTo>
                                      <a:lnTo>
                                        <a:pt x="237" y="424"/>
                                      </a:lnTo>
                                      <a:lnTo>
                                        <a:pt x="237" y="422"/>
                                      </a:lnTo>
                                      <a:lnTo>
                                        <a:pt x="243" y="422"/>
                                      </a:lnTo>
                                      <a:lnTo>
                                        <a:pt x="247" y="422"/>
                                      </a:lnTo>
                                      <a:lnTo>
                                        <a:pt x="250" y="422"/>
                                      </a:lnTo>
                                      <a:lnTo>
                                        <a:pt x="252" y="422"/>
                                      </a:lnTo>
                                      <a:lnTo>
                                        <a:pt x="255" y="419"/>
                                      </a:lnTo>
                                      <a:lnTo>
                                        <a:pt x="259" y="419"/>
                                      </a:lnTo>
                                      <a:lnTo>
                                        <a:pt x="262" y="419"/>
                                      </a:lnTo>
                                      <a:lnTo>
                                        <a:pt x="265" y="419"/>
                                      </a:lnTo>
                                      <a:lnTo>
                                        <a:pt x="268" y="415"/>
                                      </a:lnTo>
                                      <a:lnTo>
                                        <a:pt x="272" y="415"/>
                                      </a:lnTo>
                                      <a:lnTo>
                                        <a:pt x="274" y="415"/>
                                      </a:lnTo>
                                      <a:lnTo>
                                        <a:pt x="277" y="412"/>
                                      </a:lnTo>
                                      <a:lnTo>
                                        <a:pt x="280" y="412"/>
                                      </a:lnTo>
                                      <a:lnTo>
                                        <a:pt x="284" y="412"/>
                                      </a:lnTo>
                                      <a:lnTo>
                                        <a:pt x="287" y="409"/>
                                      </a:lnTo>
                                      <a:lnTo>
                                        <a:pt x="290" y="409"/>
                                      </a:lnTo>
                                      <a:lnTo>
                                        <a:pt x="293" y="409"/>
                                      </a:lnTo>
                                      <a:lnTo>
                                        <a:pt x="297" y="406"/>
                                      </a:lnTo>
                                      <a:lnTo>
                                        <a:pt x="299" y="406"/>
                                      </a:lnTo>
                                      <a:lnTo>
                                        <a:pt x="302" y="403"/>
                                      </a:lnTo>
                                      <a:lnTo>
                                        <a:pt x="305" y="403"/>
                                      </a:lnTo>
                                      <a:lnTo>
                                        <a:pt x="309" y="400"/>
                                      </a:lnTo>
                                      <a:lnTo>
                                        <a:pt x="312" y="400"/>
                                      </a:lnTo>
                                      <a:lnTo>
                                        <a:pt x="315" y="397"/>
                                      </a:lnTo>
                                      <a:lnTo>
                                        <a:pt x="319" y="397"/>
                                      </a:lnTo>
                                      <a:lnTo>
                                        <a:pt x="319" y="393"/>
                                      </a:lnTo>
                                      <a:lnTo>
                                        <a:pt x="321" y="393"/>
                                      </a:lnTo>
                                      <a:lnTo>
                                        <a:pt x="324" y="391"/>
                                      </a:lnTo>
                                      <a:lnTo>
                                        <a:pt x="327" y="389"/>
                                      </a:lnTo>
                                      <a:lnTo>
                                        <a:pt x="331" y="389"/>
                                      </a:lnTo>
                                      <a:lnTo>
                                        <a:pt x="334" y="386"/>
                                      </a:lnTo>
                                      <a:lnTo>
                                        <a:pt x="334" y="386"/>
                                      </a:lnTo>
                                      <a:lnTo>
                                        <a:pt x="337" y="382"/>
                                      </a:lnTo>
                                      <a:lnTo>
                                        <a:pt x="340" y="379"/>
                                      </a:lnTo>
                                      <a:lnTo>
                                        <a:pt x="344" y="379"/>
                                      </a:lnTo>
                                      <a:lnTo>
                                        <a:pt x="346" y="376"/>
                                      </a:lnTo>
                                      <a:lnTo>
                                        <a:pt x="352" y="370"/>
                                      </a:lnTo>
                                      <a:lnTo>
                                        <a:pt x="352" y="370"/>
                                      </a:lnTo>
                                      <a:lnTo>
                                        <a:pt x="359" y="364"/>
                                      </a:lnTo>
                                      <a:lnTo>
                                        <a:pt x="362" y="361"/>
                                      </a:lnTo>
                                      <a:lnTo>
                                        <a:pt x="366" y="357"/>
                                      </a:lnTo>
                                      <a:lnTo>
                                        <a:pt x="366" y="354"/>
                                      </a:lnTo>
                                      <a:lnTo>
                                        <a:pt x="371" y="352"/>
                                      </a:lnTo>
                                      <a:lnTo>
                                        <a:pt x="374" y="348"/>
                                      </a:lnTo>
                                      <a:lnTo>
                                        <a:pt x="374" y="345"/>
                                      </a:lnTo>
                                      <a:lnTo>
                                        <a:pt x="378" y="342"/>
                                      </a:lnTo>
                                      <a:lnTo>
                                        <a:pt x="381" y="339"/>
                                      </a:lnTo>
                                      <a:lnTo>
                                        <a:pt x="381" y="336"/>
                                      </a:lnTo>
                                      <a:lnTo>
                                        <a:pt x="384" y="336"/>
                                      </a:lnTo>
                                      <a:lnTo>
                                        <a:pt x="384" y="333"/>
                                      </a:lnTo>
                                      <a:lnTo>
                                        <a:pt x="387" y="330"/>
                                      </a:lnTo>
                                      <a:lnTo>
                                        <a:pt x="391" y="327"/>
                                      </a:lnTo>
                                      <a:lnTo>
                                        <a:pt x="391" y="323"/>
                                      </a:lnTo>
                                      <a:lnTo>
                                        <a:pt x="393" y="320"/>
                                      </a:lnTo>
                                      <a:lnTo>
                                        <a:pt x="393" y="318"/>
                                      </a:lnTo>
                                      <a:lnTo>
                                        <a:pt x="396" y="314"/>
                                      </a:lnTo>
                                      <a:lnTo>
                                        <a:pt x="396" y="311"/>
                                      </a:lnTo>
                                      <a:lnTo>
                                        <a:pt x="399" y="308"/>
                                      </a:lnTo>
                                      <a:lnTo>
                                        <a:pt x="399" y="305"/>
                                      </a:lnTo>
                                      <a:lnTo>
                                        <a:pt x="403" y="302"/>
                                      </a:lnTo>
                                      <a:lnTo>
                                        <a:pt x="403" y="299"/>
                                      </a:lnTo>
                                      <a:lnTo>
                                        <a:pt x="403" y="296"/>
                                      </a:lnTo>
                                      <a:lnTo>
                                        <a:pt x="406" y="292"/>
                                      </a:lnTo>
                                      <a:lnTo>
                                        <a:pt x="406" y="289"/>
                                      </a:lnTo>
                                      <a:lnTo>
                                        <a:pt x="409" y="286"/>
                                      </a:lnTo>
                                      <a:lnTo>
                                        <a:pt x="409" y="284"/>
                                      </a:lnTo>
                                      <a:lnTo>
                                        <a:pt x="409" y="280"/>
                                      </a:lnTo>
                                      <a:lnTo>
                                        <a:pt x="413" y="277"/>
                                      </a:lnTo>
                                      <a:lnTo>
                                        <a:pt x="413" y="274"/>
                                      </a:lnTo>
                                      <a:lnTo>
                                        <a:pt x="413" y="271"/>
                                      </a:lnTo>
                                      <a:lnTo>
                                        <a:pt x="415" y="267"/>
                                      </a:lnTo>
                                      <a:lnTo>
                                        <a:pt x="415" y="265"/>
                                      </a:lnTo>
                                      <a:lnTo>
                                        <a:pt x="415" y="262"/>
                                      </a:lnTo>
                                      <a:lnTo>
                                        <a:pt x="415" y="258"/>
                                      </a:lnTo>
                                      <a:lnTo>
                                        <a:pt x="418" y="255"/>
                                      </a:lnTo>
                                      <a:lnTo>
                                        <a:pt x="418" y="252"/>
                                      </a:lnTo>
                                      <a:lnTo>
                                        <a:pt x="418" y="250"/>
                                      </a:lnTo>
                                      <a:lnTo>
                                        <a:pt x="418" y="246"/>
                                      </a:lnTo>
                                      <a:lnTo>
                                        <a:pt x="418" y="243"/>
                                      </a:lnTo>
                                      <a:lnTo>
                                        <a:pt x="418" y="240"/>
                                      </a:lnTo>
                                      <a:lnTo>
                                        <a:pt x="421" y="237"/>
                                      </a:lnTo>
                                      <a:lnTo>
                                        <a:pt x="421" y="224"/>
                                      </a:lnTo>
                                      <a:lnTo>
                                        <a:pt x="421" y="221"/>
                                      </a:lnTo>
                                      <a:lnTo>
                                        <a:pt x="421" y="206"/>
                                      </a:lnTo>
                                      <a:lnTo>
                                        <a:pt x="421" y="203"/>
                                      </a:lnTo>
                                      <a:lnTo>
                                        <a:pt x="421" y="194"/>
                                      </a:lnTo>
                                      <a:lnTo>
                                        <a:pt x="418" y="190"/>
                                      </a:lnTo>
                                      <a:lnTo>
                                        <a:pt x="418" y="187"/>
                                      </a:lnTo>
                                      <a:lnTo>
                                        <a:pt x="418" y="181"/>
                                      </a:lnTo>
                                      <a:lnTo>
                                        <a:pt x="418" y="178"/>
                                      </a:lnTo>
                                      <a:lnTo>
                                        <a:pt x="418" y="175"/>
                                      </a:lnTo>
                                      <a:lnTo>
                                        <a:pt x="418" y="172"/>
                                      </a:lnTo>
                                      <a:lnTo>
                                        <a:pt x="415" y="168"/>
                                      </a:lnTo>
                                      <a:lnTo>
                                        <a:pt x="415" y="165"/>
                                      </a:lnTo>
                                      <a:lnTo>
                                        <a:pt x="415" y="162"/>
                                      </a:lnTo>
                                      <a:lnTo>
                                        <a:pt x="415" y="160"/>
                                      </a:lnTo>
                                      <a:lnTo>
                                        <a:pt x="413" y="156"/>
                                      </a:lnTo>
                                      <a:lnTo>
                                        <a:pt x="413" y="153"/>
                                      </a:lnTo>
                                      <a:lnTo>
                                        <a:pt x="413" y="150"/>
                                      </a:lnTo>
                                      <a:lnTo>
                                        <a:pt x="409" y="147"/>
                                      </a:lnTo>
                                      <a:lnTo>
                                        <a:pt x="409" y="144"/>
                                      </a:lnTo>
                                      <a:lnTo>
                                        <a:pt x="409" y="141"/>
                                      </a:lnTo>
                                      <a:lnTo>
                                        <a:pt x="406" y="138"/>
                                      </a:lnTo>
                                      <a:lnTo>
                                        <a:pt x="406" y="134"/>
                                      </a:lnTo>
                                      <a:lnTo>
                                        <a:pt x="403" y="131"/>
                                      </a:lnTo>
                                      <a:lnTo>
                                        <a:pt x="403" y="128"/>
                                      </a:lnTo>
                                      <a:lnTo>
                                        <a:pt x="403" y="126"/>
                                      </a:lnTo>
                                      <a:lnTo>
                                        <a:pt x="399" y="122"/>
                                      </a:lnTo>
                                      <a:lnTo>
                                        <a:pt x="399" y="119"/>
                                      </a:lnTo>
                                      <a:lnTo>
                                        <a:pt x="396" y="116"/>
                                      </a:lnTo>
                                      <a:lnTo>
                                        <a:pt x="396" y="113"/>
                                      </a:lnTo>
                                      <a:lnTo>
                                        <a:pt x="393" y="109"/>
                                      </a:lnTo>
                                      <a:lnTo>
                                        <a:pt x="393" y="107"/>
                                      </a:lnTo>
                                      <a:lnTo>
                                        <a:pt x="391" y="104"/>
                                      </a:lnTo>
                                      <a:lnTo>
                                        <a:pt x="391" y="102"/>
                                      </a:lnTo>
                                      <a:lnTo>
                                        <a:pt x="387" y="98"/>
                                      </a:lnTo>
                                      <a:lnTo>
                                        <a:pt x="384" y="98"/>
                                      </a:lnTo>
                                      <a:lnTo>
                                        <a:pt x="384" y="95"/>
                                      </a:lnTo>
                                      <a:lnTo>
                                        <a:pt x="381" y="93"/>
                                      </a:lnTo>
                                      <a:lnTo>
                                        <a:pt x="381" y="89"/>
                                      </a:lnTo>
                                      <a:lnTo>
                                        <a:pt x="378" y="86"/>
                                      </a:lnTo>
                                      <a:lnTo>
                                        <a:pt x="374" y="83"/>
                                      </a:lnTo>
                                      <a:lnTo>
                                        <a:pt x="374" y="80"/>
                                      </a:lnTo>
                                      <a:lnTo>
                                        <a:pt x="368" y="76"/>
                                      </a:lnTo>
                                      <a:lnTo>
                                        <a:pt x="368" y="74"/>
                                      </a:lnTo>
                                      <a:lnTo>
                                        <a:pt x="366" y="71"/>
                                      </a:lnTo>
                                      <a:lnTo>
                                        <a:pt x="362" y="68"/>
                                      </a:lnTo>
                                      <a:lnTo>
                                        <a:pt x="362" y="68"/>
                                      </a:lnTo>
                                      <a:lnTo>
                                        <a:pt x="359" y="64"/>
                                      </a:lnTo>
                                      <a:lnTo>
                                        <a:pt x="356" y="61"/>
                                      </a:lnTo>
                                      <a:lnTo>
                                        <a:pt x="352" y="59"/>
                                      </a:lnTo>
                                      <a:lnTo>
                                        <a:pt x="349" y="55"/>
                                      </a:lnTo>
                                      <a:lnTo>
                                        <a:pt x="344" y="49"/>
                                      </a:lnTo>
                                      <a:lnTo>
                                        <a:pt x="340" y="49"/>
                                      </a:lnTo>
                                      <a:lnTo>
                                        <a:pt x="337" y="46"/>
                                      </a:lnTo>
                                      <a:lnTo>
                                        <a:pt x="337" y="42"/>
                                      </a:lnTo>
                                      <a:lnTo>
                                        <a:pt x="334" y="42"/>
                                      </a:lnTo>
                                      <a:lnTo>
                                        <a:pt x="331" y="40"/>
                                      </a:lnTo>
                                      <a:lnTo>
                                        <a:pt x="327" y="40"/>
                                      </a:lnTo>
                                      <a:lnTo>
                                        <a:pt x="324" y="37"/>
                                      </a:lnTo>
                                      <a:lnTo>
                                        <a:pt x="321" y="34"/>
                                      </a:lnTo>
                                      <a:lnTo>
                                        <a:pt x="324" y="34"/>
                                      </a:lnTo>
                                      <a:lnTo>
                                        <a:pt x="321" y="30"/>
                                      </a:lnTo>
                                      <a:lnTo>
                                        <a:pt x="319" y="27"/>
                                      </a:lnTo>
                                      <a:lnTo>
                                        <a:pt x="315" y="27"/>
                                      </a:lnTo>
                                      <a:lnTo>
                                        <a:pt x="312" y="24"/>
                                      </a:lnTo>
                                      <a:lnTo>
                                        <a:pt x="309" y="24"/>
                                      </a:lnTo>
                                      <a:lnTo>
                                        <a:pt x="305" y="21"/>
                                      </a:lnTo>
                                      <a:lnTo>
                                        <a:pt x="302" y="21"/>
                                      </a:lnTo>
                                      <a:lnTo>
                                        <a:pt x="299" y="21"/>
                                      </a:lnTo>
                                      <a:lnTo>
                                        <a:pt x="297" y="18"/>
                                      </a:lnTo>
                                      <a:lnTo>
                                        <a:pt x="293" y="18"/>
                                      </a:lnTo>
                                      <a:lnTo>
                                        <a:pt x="290" y="15"/>
                                      </a:lnTo>
                                      <a:lnTo>
                                        <a:pt x="287" y="15"/>
                                      </a:lnTo>
                                      <a:lnTo>
                                        <a:pt x="284" y="12"/>
                                      </a:lnTo>
                                      <a:lnTo>
                                        <a:pt x="280" y="12"/>
                                      </a:lnTo>
                                      <a:lnTo>
                                        <a:pt x="277" y="12"/>
                                      </a:lnTo>
                                      <a:lnTo>
                                        <a:pt x="274" y="8"/>
                                      </a:lnTo>
                                      <a:lnTo>
                                        <a:pt x="272" y="8"/>
                                      </a:lnTo>
                                      <a:lnTo>
                                        <a:pt x="268" y="8"/>
                                      </a:lnTo>
                                      <a:lnTo>
                                        <a:pt x="265" y="6"/>
                                      </a:lnTo>
                                      <a:lnTo>
                                        <a:pt x="262" y="6"/>
                                      </a:lnTo>
                                      <a:lnTo>
                                        <a:pt x="259" y="6"/>
                                      </a:lnTo>
                                      <a:lnTo>
                                        <a:pt x="255" y="6"/>
                                      </a:lnTo>
                                      <a:lnTo>
                                        <a:pt x="252" y="3"/>
                                      </a:lnTo>
                                      <a:lnTo>
                                        <a:pt x="250" y="3"/>
                                      </a:lnTo>
                                      <a:lnTo>
                                        <a:pt x="247" y="3"/>
                                      </a:lnTo>
                                      <a:lnTo>
                                        <a:pt x="243" y="3"/>
                                      </a:lnTo>
                                      <a:lnTo>
                                        <a:pt x="240" y="3"/>
                                      </a:lnTo>
                                      <a:lnTo>
                                        <a:pt x="237" y="3"/>
                                      </a:lnTo>
                                      <a:lnTo>
                                        <a:pt x="233" y="0"/>
                                      </a:lnTo>
                                      <a:lnTo>
                                        <a:pt x="227" y="0"/>
                                      </a:lnTo>
                                      <a:lnTo>
                                        <a:pt x="221" y="0"/>
                                      </a:lnTo>
                                      <a:lnTo>
                                        <a:pt x="200" y="0"/>
                                      </a:lnTo>
                                      <a:lnTo>
                                        <a:pt x="196" y="0"/>
                                      </a:lnTo>
                                      <a:lnTo>
                                        <a:pt x="190" y="0"/>
                                      </a:lnTo>
                                      <a:lnTo>
                                        <a:pt x="186" y="3"/>
                                      </a:lnTo>
                                      <a:lnTo>
                                        <a:pt x="183" y="3"/>
                                      </a:lnTo>
                                      <a:lnTo>
                                        <a:pt x="180" y="3"/>
                                      </a:lnTo>
                                      <a:lnTo>
                                        <a:pt x="178" y="3"/>
                                      </a:lnTo>
                                      <a:lnTo>
                                        <a:pt x="171" y="3"/>
                                      </a:lnTo>
                                      <a:lnTo>
                                        <a:pt x="169" y="3"/>
                                      </a:lnTo>
                                      <a:lnTo>
                                        <a:pt x="166" y="3"/>
                                      </a:lnTo>
                                      <a:lnTo>
                                        <a:pt x="166" y="6"/>
                                      </a:lnTo>
                                      <a:lnTo>
                                        <a:pt x="159" y="6"/>
                                      </a:lnTo>
                                      <a:lnTo>
                                        <a:pt x="157" y="6"/>
                                      </a:lnTo>
                                      <a:lnTo>
                                        <a:pt x="154" y="8"/>
                                      </a:lnTo>
                                      <a:lnTo>
                                        <a:pt x="150" y="8"/>
                                      </a:lnTo>
                                      <a:lnTo>
                                        <a:pt x="147" y="8"/>
                                      </a:lnTo>
                                      <a:lnTo>
                                        <a:pt x="144" y="12"/>
                                      </a:lnTo>
                                      <a:lnTo>
                                        <a:pt x="141" y="12"/>
                                      </a:lnTo>
                                      <a:lnTo>
                                        <a:pt x="137" y="12"/>
                                      </a:lnTo>
                                      <a:lnTo>
                                        <a:pt x="134" y="15"/>
                                      </a:lnTo>
                                      <a:lnTo>
                                        <a:pt x="132" y="15"/>
                                      </a:lnTo>
                                      <a:lnTo>
                                        <a:pt x="129" y="18"/>
                                      </a:lnTo>
                                      <a:lnTo>
                                        <a:pt x="125" y="18"/>
                                      </a:lnTo>
                                      <a:lnTo>
                                        <a:pt x="122" y="21"/>
                                      </a:lnTo>
                                      <a:lnTo>
                                        <a:pt x="119" y="21"/>
                                      </a:lnTo>
                                      <a:lnTo>
                                        <a:pt x="115" y="21"/>
                                      </a:lnTo>
                                      <a:lnTo>
                                        <a:pt x="112" y="24"/>
                                      </a:lnTo>
                                      <a:lnTo>
                                        <a:pt x="110" y="24"/>
                                      </a:lnTo>
                                      <a:lnTo>
                                        <a:pt x="107" y="27"/>
                                      </a:lnTo>
                                      <a:lnTo>
                                        <a:pt x="107" y="27"/>
                                      </a:lnTo>
                                      <a:lnTo>
                                        <a:pt x="103" y="30"/>
                                      </a:lnTo>
                                      <a:lnTo>
                                        <a:pt x="100" y="34"/>
                                      </a:lnTo>
                                      <a:lnTo>
                                        <a:pt x="97" y="34"/>
                                      </a:lnTo>
                                      <a:lnTo>
                                        <a:pt x="94" y="37"/>
                                      </a:lnTo>
                                      <a:lnTo>
                                        <a:pt x="90" y="37"/>
                                      </a:lnTo>
                                      <a:lnTo>
                                        <a:pt x="87" y="40"/>
                                      </a:lnTo>
                                      <a:lnTo>
                                        <a:pt x="85" y="42"/>
                                      </a:lnTo>
                                      <a:lnTo>
                                        <a:pt x="82" y="42"/>
                                      </a:lnTo>
                                      <a:lnTo>
                                        <a:pt x="82" y="46"/>
                                      </a:lnTo>
                                      <a:lnTo>
                                        <a:pt x="78" y="46"/>
                                      </a:lnTo>
                                      <a:lnTo>
                                        <a:pt x="72" y="52"/>
                                      </a:lnTo>
                                      <a:lnTo>
                                        <a:pt x="69" y="55"/>
                                      </a:lnTo>
                                      <a:lnTo>
                                        <a:pt x="65" y="59"/>
                                      </a:lnTo>
                                      <a:lnTo>
                                        <a:pt x="63" y="61"/>
                                      </a:lnTo>
                                      <a:lnTo>
                                        <a:pt x="60" y="64"/>
                                      </a:lnTo>
                                      <a:lnTo>
                                        <a:pt x="57" y="68"/>
                                      </a:lnTo>
                                      <a:lnTo>
                                        <a:pt x="53" y="71"/>
                                      </a:lnTo>
                                      <a:lnTo>
                                        <a:pt x="50" y="74"/>
                                      </a:lnTo>
                                      <a:lnTo>
                                        <a:pt x="50" y="76"/>
                                      </a:lnTo>
                                      <a:lnTo>
                                        <a:pt x="47" y="76"/>
                                      </a:lnTo>
                                      <a:lnTo>
                                        <a:pt x="43" y="80"/>
                                      </a:lnTo>
                                      <a:lnTo>
                                        <a:pt x="43" y="83"/>
                                      </a:lnTo>
                                      <a:lnTo>
                                        <a:pt x="40" y="86"/>
                                      </a:lnTo>
                                      <a:lnTo>
                                        <a:pt x="38" y="89"/>
                                      </a:lnTo>
                                      <a:lnTo>
                                        <a:pt x="35" y="93"/>
                                      </a:lnTo>
                                      <a:lnTo>
                                        <a:pt x="35" y="95"/>
                                      </a:lnTo>
                                      <a:lnTo>
                                        <a:pt x="31" y="98"/>
                                      </a:lnTo>
                                      <a:lnTo>
                                        <a:pt x="31" y="102"/>
                                      </a:lnTo>
                                      <a:lnTo>
                                        <a:pt x="28" y="104"/>
                                      </a:lnTo>
                                      <a:lnTo>
                                        <a:pt x="28" y="107"/>
                                      </a:lnTo>
                                      <a:lnTo>
                                        <a:pt x="25" y="109"/>
                                      </a:lnTo>
                                      <a:lnTo>
                                        <a:pt x="25" y="113"/>
                                      </a:lnTo>
                                      <a:lnTo>
                                        <a:pt x="22" y="116"/>
                                      </a:lnTo>
                                      <a:lnTo>
                                        <a:pt x="22" y="119"/>
                                      </a:lnTo>
                                      <a:lnTo>
                                        <a:pt x="18" y="119"/>
                                      </a:lnTo>
                                      <a:lnTo>
                                        <a:pt x="18" y="122"/>
                                      </a:lnTo>
                                      <a:lnTo>
                                        <a:pt x="16" y="126"/>
                                      </a:lnTo>
                                      <a:lnTo>
                                        <a:pt x="16" y="128"/>
                                      </a:lnTo>
                                      <a:lnTo>
                                        <a:pt x="16" y="131"/>
                                      </a:lnTo>
                                      <a:lnTo>
                                        <a:pt x="13" y="134"/>
                                      </a:lnTo>
                                      <a:lnTo>
                                        <a:pt x="13" y="141"/>
                                      </a:lnTo>
                                      <a:lnTo>
                                        <a:pt x="13" y="141"/>
                                      </a:lnTo>
                                      <a:lnTo>
                                        <a:pt x="10" y="147"/>
                                      </a:lnTo>
                                      <a:lnTo>
                                        <a:pt x="10" y="150"/>
                                      </a:lnTo>
                                      <a:lnTo>
                                        <a:pt x="6" y="153"/>
                                      </a:lnTo>
                                      <a:lnTo>
                                        <a:pt x="6" y="156"/>
                                      </a:lnTo>
                                      <a:lnTo>
                                        <a:pt x="6" y="160"/>
                                      </a:lnTo>
                                      <a:lnTo>
                                        <a:pt x="6" y="162"/>
                                      </a:lnTo>
                                      <a:lnTo>
                                        <a:pt x="3" y="165"/>
                                      </a:lnTo>
                                      <a:lnTo>
                                        <a:pt x="3" y="168"/>
                                      </a:lnTo>
                                      <a:lnTo>
                                        <a:pt x="3" y="172"/>
                                      </a:lnTo>
                                      <a:lnTo>
                                        <a:pt x="3" y="175"/>
                                      </a:lnTo>
                                      <a:lnTo>
                                        <a:pt x="0" y="178"/>
                                      </a:lnTo>
                                      <a:lnTo>
                                        <a:pt x="0" y="181"/>
                                      </a:lnTo>
                                      <a:lnTo>
                                        <a:pt x="0" y="184"/>
                                      </a:lnTo>
                                      <a:lnTo>
                                        <a:pt x="0" y="187"/>
                                      </a:lnTo>
                                      <a:lnTo>
                                        <a:pt x="0" y="190"/>
                                      </a:lnTo>
                                      <a:lnTo>
                                        <a:pt x="0" y="199"/>
                                      </a:lnTo>
                                      <a:lnTo>
                                        <a:pt x="0" y="203"/>
                                      </a:lnTo>
                                      <a:lnTo>
                                        <a:pt x="0" y="228"/>
                                      </a:lnTo>
                                      <a:lnTo>
                                        <a:pt x="0" y="231"/>
                                      </a:lnTo>
                                      <a:lnTo>
                                        <a:pt x="0" y="237"/>
                                      </a:lnTo>
                                      <a:lnTo>
                                        <a:pt x="0" y="240"/>
                                      </a:lnTo>
                                      <a:lnTo>
                                        <a:pt x="0" y="243"/>
                                      </a:lnTo>
                                      <a:lnTo>
                                        <a:pt x="0" y="246"/>
                                      </a:lnTo>
                                      <a:lnTo>
                                        <a:pt x="0" y="250"/>
                                      </a:lnTo>
                                      <a:lnTo>
                                        <a:pt x="3" y="252"/>
                                      </a:lnTo>
                                      <a:lnTo>
                                        <a:pt x="3" y="255"/>
                                      </a:lnTo>
                                      <a:lnTo>
                                        <a:pt x="3" y="258"/>
                                      </a:lnTo>
                                      <a:lnTo>
                                        <a:pt x="3" y="262"/>
                                      </a:lnTo>
                                      <a:lnTo>
                                        <a:pt x="3" y="265"/>
                                      </a:lnTo>
                                      <a:lnTo>
                                        <a:pt x="6" y="267"/>
                                      </a:lnTo>
                                      <a:lnTo>
                                        <a:pt x="6" y="271"/>
                                      </a:lnTo>
                                      <a:lnTo>
                                        <a:pt x="6" y="274"/>
                                      </a:lnTo>
                                      <a:lnTo>
                                        <a:pt x="10" y="277"/>
                                      </a:lnTo>
                                      <a:lnTo>
                                        <a:pt x="10" y="280"/>
                                      </a:lnTo>
                                      <a:lnTo>
                                        <a:pt x="10" y="286"/>
                                      </a:lnTo>
                                      <a:lnTo>
                                        <a:pt x="13" y="289"/>
                                      </a:lnTo>
                                      <a:lnTo>
                                        <a:pt x="13" y="289"/>
                                      </a:lnTo>
                                      <a:lnTo>
                                        <a:pt x="16" y="296"/>
                                      </a:lnTo>
                                      <a:lnTo>
                                        <a:pt x="16" y="299"/>
                                      </a:lnTo>
                                      <a:lnTo>
                                        <a:pt x="16" y="302"/>
                                      </a:lnTo>
                                      <a:lnTo>
                                        <a:pt x="18" y="305"/>
                                      </a:lnTo>
                                      <a:lnTo>
                                        <a:pt x="18" y="308"/>
                                      </a:lnTo>
                                      <a:lnTo>
                                        <a:pt x="22" y="311"/>
                                      </a:lnTo>
                                      <a:lnTo>
                                        <a:pt x="22" y="311"/>
                                      </a:lnTo>
                                      <a:lnTo>
                                        <a:pt x="25" y="314"/>
                                      </a:lnTo>
                                      <a:lnTo>
                                        <a:pt x="25" y="320"/>
                                      </a:lnTo>
                                      <a:lnTo>
                                        <a:pt x="28" y="320"/>
                                      </a:lnTo>
                                      <a:lnTo>
                                        <a:pt x="28" y="327"/>
                                      </a:lnTo>
                                      <a:lnTo>
                                        <a:pt x="31" y="327"/>
                                      </a:lnTo>
                                      <a:lnTo>
                                        <a:pt x="31" y="330"/>
                                      </a:lnTo>
                                      <a:lnTo>
                                        <a:pt x="35" y="333"/>
                                      </a:lnTo>
                                      <a:lnTo>
                                        <a:pt x="35" y="336"/>
                                      </a:lnTo>
                                      <a:lnTo>
                                        <a:pt x="38" y="339"/>
                                      </a:lnTo>
                                      <a:lnTo>
                                        <a:pt x="40" y="342"/>
                                      </a:lnTo>
                                      <a:lnTo>
                                        <a:pt x="40" y="345"/>
                                      </a:lnTo>
                                      <a:lnTo>
                                        <a:pt x="43" y="348"/>
                                      </a:lnTo>
                                      <a:lnTo>
                                        <a:pt x="47" y="348"/>
                                      </a:lnTo>
                                      <a:lnTo>
                                        <a:pt x="50" y="352"/>
                                      </a:lnTo>
                                      <a:lnTo>
                                        <a:pt x="50" y="354"/>
                                      </a:lnTo>
                                      <a:lnTo>
                                        <a:pt x="53" y="357"/>
                                      </a:lnTo>
                                      <a:lnTo>
                                        <a:pt x="57" y="361"/>
                                      </a:lnTo>
                                      <a:lnTo>
                                        <a:pt x="60" y="364"/>
                                      </a:lnTo>
                                      <a:lnTo>
                                        <a:pt x="63" y="367"/>
                                      </a:lnTo>
                                      <a:lnTo>
                                        <a:pt x="65" y="370"/>
                                      </a:lnTo>
                                      <a:lnTo>
                                        <a:pt x="65" y="370"/>
                                      </a:lnTo>
                                      <a:lnTo>
                                        <a:pt x="75" y="379"/>
                                      </a:lnTo>
                                      <a:lnTo>
                                        <a:pt x="78" y="379"/>
                                      </a:lnTo>
                                      <a:lnTo>
                                        <a:pt x="78" y="382"/>
                                      </a:lnTo>
                                      <a:lnTo>
                                        <a:pt x="82" y="386"/>
                                      </a:lnTo>
                                      <a:lnTo>
                                        <a:pt x="85" y="389"/>
                                      </a:lnTo>
                                      <a:lnTo>
                                        <a:pt x="87" y="389"/>
                                      </a:lnTo>
                                      <a:lnTo>
                                        <a:pt x="90" y="391"/>
                                      </a:lnTo>
                                      <a:lnTo>
                                        <a:pt x="94" y="391"/>
                                      </a:lnTo>
                                      <a:lnTo>
                                        <a:pt x="97" y="393"/>
                                      </a:lnTo>
                                      <a:lnTo>
                                        <a:pt x="100" y="397"/>
                                      </a:lnTo>
                                      <a:lnTo>
                                        <a:pt x="103" y="397"/>
                                      </a:lnTo>
                                      <a:lnTo>
                                        <a:pt x="103" y="400"/>
                                      </a:lnTo>
                                      <a:lnTo>
                                        <a:pt x="107" y="400"/>
                                      </a:lnTo>
                                      <a:lnTo>
                                        <a:pt x="110" y="403"/>
                                      </a:lnTo>
                                      <a:lnTo>
                                        <a:pt x="112" y="403"/>
                                      </a:lnTo>
                                      <a:lnTo>
                                        <a:pt x="115" y="406"/>
                                      </a:lnTo>
                                      <a:lnTo>
                                        <a:pt x="119" y="406"/>
                                      </a:lnTo>
                                      <a:lnTo>
                                        <a:pt x="122" y="409"/>
                                      </a:lnTo>
                                      <a:lnTo>
                                        <a:pt x="125" y="409"/>
                                      </a:lnTo>
                                      <a:lnTo>
                                        <a:pt x="129" y="409"/>
                                      </a:lnTo>
                                      <a:lnTo>
                                        <a:pt x="132" y="412"/>
                                      </a:lnTo>
                                      <a:lnTo>
                                        <a:pt x="134" y="412"/>
                                      </a:lnTo>
                                      <a:lnTo>
                                        <a:pt x="137" y="415"/>
                                      </a:lnTo>
                                      <a:lnTo>
                                        <a:pt x="141" y="415"/>
                                      </a:lnTo>
                                      <a:lnTo>
                                        <a:pt x="144" y="415"/>
                                      </a:lnTo>
                                      <a:lnTo>
                                        <a:pt x="147" y="419"/>
                                      </a:lnTo>
                                      <a:lnTo>
                                        <a:pt x="150" y="419"/>
                                      </a:lnTo>
                                      <a:lnTo>
                                        <a:pt x="154" y="419"/>
                                      </a:lnTo>
                                      <a:lnTo>
                                        <a:pt x="157" y="422"/>
                                      </a:lnTo>
                                      <a:lnTo>
                                        <a:pt x="159" y="422"/>
                                      </a:lnTo>
                                      <a:lnTo>
                                        <a:pt x="162" y="422"/>
                                      </a:lnTo>
                                      <a:lnTo>
                                        <a:pt x="166" y="424"/>
                                      </a:lnTo>
                                      <a:lnTo>
                                        <a:pt x="169" y="424"/>
                                      </a:lnTo>
                                      <a:lnTo>
                                        <a:pt x="171" y="424"/>
                                      </a:lnTo>
                                      <a:lnTo>
                                        <a:pt x="178" y="424"/>
                                      </a:lnTo>
                                      <a:lnTo>
                                        <a:pt x="180" y="424"/>
                                      </a:lnTo>
                                      <a:lnTo>
                                        <a:pt x="180" y="424"/>
                                      </a:lnTo>
                                      <a:lnTo>
                                        <a:pt x="186" y="427"/>
                                      </a:lnTo>
                                      <a:lnTo>
                                        <a:pt x="193" y="427"/>
                                      </a:lnTo>
                                      <a:lnTo>
                                        <a:pt x="196" y="427"/>
                                      </a:lnTo>
                                      <a:lnTo>
                                        <a:pt x="205" y="427"/>
                                      </a:lnTo>
                                      <a:lnTo>
                                        <a:pt x="208" y="427"/>
                                      </a:lnTo>
                                      <a:lnTo>
                                        <a:pt x="215" y="427"/>
                                      </a:lnTo>
                                      <a:lnTo>
                                        <a:pt x="218" y="427"/>
                                      </a:lnTo>
                                      <a:lnTo>
                                        <a:pt x="227" y="427"/>
                                      </a:lnTo>
                                      <a:lnTo>
                                        <a:pt x="230" y="427"/>
                                      </a:lnTo>
                                      <a:lnTo>
                                        <a:pt x="237" y="427"/>
                                      </a:lnTo>
                                      <a:lnTo>
                                        <a:pt x="237" y="424"/>
                                      </a:lnTo>
                                      <a:lnTo>
                                        <a:pt x="243" y="424"/>
                                      </a:lnTo>
                                      <a:lnTo>
                                        <a:pt x="247" y="424"/>
                                      </a:lnTo>
                                      <a:lnTo>
                                        <a:pt x="250" y="424"/>
                                      </a:lnTo>
                                      <a:lnTo>
                                        <a:pt x="252" y="424"/>
                                      </a:lnTo>
                                      <a:lnTo>
                                        <a:pt x="255" y="424"/>
                                      </a:lnTo>
                                      <a:lnTo>
                                        <a:pt x="259" y="422"/>
                                      </a:lnTo>
                                      <a:lnTo>
                                        <a:pt x="262" y="422"/>
                                      </a:lnTo>
                                      <a:lnTo>
                                        <a:pt x="265" y="422"/>
                                      </a:lnTo>
                                      <a:lnTo>
                                        <a:pt x="268" y="419"/>
                                      </a:lnTo>
                                      <a:lnTo>
                                        <a:pt x="272" y="419"/>
                                      </a:lnTo>
                                      <a:lnTo>
                                        <a:pt x="274" y="419"/>
                                      </a:lnTo>
                                      <a:lnTo>
                                        <a:pt x="277" y="415"/>
                                      </a:lnTo>
                                      <a:lnTo>
                                        <a:pt x="280" y="415"/>
                                      </a:lnTo>
                                      <a:lnTo>
                                        <a:pt x="284" y="415"/>
                                      </a:lnTo>
                                      <a:lnTo>
                                        <a:pt x="287" y="412"/>
                                      </a:lnTo>
                                      <a:lnTo>
                                        <a:pt x="290" y="412"/>
                                      </a:lnTo>
                                      <a:lnTo>
                                        <a:pt x="293" y="409"/>
                                      </a:lnTo>
                                      <a:lnTo>
                                        <a:pt x="297" y="409"/>
                                      </a:lnTo>
                                      <a:lnTo>
                                        <a:pt x="299" y="409"/>
                                      </a:lnTo>
                                      <a:lnTo>
                                        <a:pt x="302" y="406"/>
                                      </a:lnTo>
                                      <a:lnTo>
                                        <a:pt x="305" y="406"/>
                                      </a:lnTo>
                                      <a:lnTo>
                                        <a:pt x="309" y="403"/>
                                      </a:lnTo>
                                      <a:lnTo>
                                        <a:pt x="312" y="403"/>
                                      </a:lnTo>
                                      <a:lnTo>
                                        <a:pt x="315" y="400"/>
                                      </a:lnTo>
                                      <a:lnTo>
                                        <a:pt x="319" y="400"/>
                                      </a:lnTo>
                                      <a:lnTo>
                                        <a:pt x="321" y="397"/>
                                      </a:lnTo>
                                      <a:lnTo>
                                        <a:pt x="324" y="397"/>
                                      </a:lnTo>
                                      <a:lnTo>
                                        <a:pt x="324" y="393"/>
                                      </a:lnTo>
                                      <a:lnTo>
                                        <a:pt x="327" y="391"/>
                                      </a:lnTo>
                                      <a:lnTo>
                                        <a:pt x="331" y="391"/>
                                      </a:lnTo>
                                      <a:lnTo>
                                        <a:pt x="334" y="389"/>
                                      </a:lnTo>
                                      <a:lnTo>
                                        <a:pt x="337" y="389"/>
                                      </a:lnTo>
                                      <a:lnTo>
                                        <a:pt x="340" y="386"/>
                                      </a:lnTo>
                                      <a:lnTo>
                                        <a:pt x="344" y="382"/>
                                      </a:lnTo>
                                      <a:lnTo>
                                        <a:pt x="346" y="379"/>
                                      </a:lnTo>
                                      <a:lnTo>
                                        <a:pt x="346" y="379"/>
                                      </a:lnTo>
                                      <a:lnTo>
                                        <a:pt x="352" y="373"/>
                                      </a:lnTo>
                                      <a:lnTo>
                                        <a:pt x="356" y="373"/>
                                      </a:lnTo>
                                      <a:lnTo>
                                        <a:pt x="359" y="367"/>
                                      </a:lnTo>
                                      <a:lnTo>
                                        <a:pt x="362" y="364"/>
                                      </a:lnTo>
                                      <a:lnTo>
                                        <a:pt x="366" y="361"/>
                                      </a:lnTo>
                                      <a:lnTo>
                                        <a:pt x="368" y="357"/>
                                      </a:lnTo>
                                      <a:lnTo>
                                        <a:pt x="374" y="352"/>
                                      </a:lnTo>
                                      <a:lnTo>
                                        <a:pt x="374" y="348"/>
                                      </a:lnTo>
                                      <a:lnTo>
                                        <a:pt x="378" y="348"/>
                                      </a:lnTo>
                                      <a:lnTo>
                                        <a:pt x="381" y="345"/>
                                      </a:lnTo>
                                      <a:lnTo>
                                        <a:pt x="384" y="342"/>
                                      </a:lnTo>
                                      <a:lnTo>
                                        <a:pt x="384" y="339"/>
                                      </a:lnTo>
                                      <a:lnTo>
                                        <a:pt x="387" y="336"/>
                                      </a:lnTo>
                                      <a:lnTo>
                                        <a:pt x="387" y="333"/>
                                      </a:lnTo>
                                      <a:lnTo>
                                        <a:pt x="391" y="330"/>
                                      </a:lnTo>
                                      <a:lnTo>
                                        <a:pt x="393" y="327"/>
                                      </a:lnTo>
                                      <a:lnTo>
                                        <a:pt x="393" y="327"/>
                                      </a:lnTo>
                                      <a:lnTo>
                                        <a:pt x="396" y="320"/>
                                      </a:lnTo>
                                      <a:lnTo>
                                        <a:pt x="396" y="320"/>
                                      </a:lnTo>
                                      <a:lnTo>
                                        <a:pt x="399" y="314"/>
                                      </a:lnTo>
                                      <a:lnTo>
                                        <a:pt x="399" y="311"/>
                                      </a:lnTo>
                                      <a:lnTo>
                                        <a:pt x="403" y="311"/>
                                      </a:lnTo>
                                      <a:lnTo>
                                        <a:pt x="403" y="308"/>
                                      </a:lnTo>
                                      <a:lnTo>
                                        <a:pt x="403" y="305"/>
                                      </a:lnTo>
                                      <a:lnTo>
                                        <a:pt x="406" y="302"/>
                                      </a:lnTo>
                                      <a:lnTo>
                                        <a:pt x="406" y="299"/>
                                      </a:lnTo>
                                      <a:lnTo>
                                        <a:pt x="409" y="296"/>
                                      </a:lnTo>
                                      <a:lnTo>
                                        <a:pt x="409" y="292"/>
                                      </a:lnTo>
                                      <a:lnTo>
                                        <a:pt x="413" y="289"/>
                                      </a:lnTo>
                                      <a:lnTo>
                                        <a:pt x="413" y="286"/>
                                      </a:lnTo>
                                      <a:lnTo>
                                        <a:pt x="413" y="284"/>
                                      </a:lnTo>
                                      <a:lnTo>
                                        <a:pt x="415" y="280"/>
                                      </a:lnTo>
                                      <a:lnTo>
                                        <a:pt x="415" y="277"/>
                                      </a:lnTo>
                                      <a:lnTo>
                                        <a:pt x="415" y="271"/>
                                      </a:lnTo>
                                      <a:lnTo>
                                        <a:pt x="418" y="267"/>
                                      </a:lnTo>
                                      <a:lnTo>
                                        <a:pt x="418" y="265"/>
                                      </a:lnTo>
                                      <a:lnTo>
                                        <a:pt x="418" y="262"/>
                                      </a:lnTo>
                                      <a:lnTo>
                                        <a:pt x="418" y="258"/>
                                      </a:lnTo>
                                      <a:lnTo>
                                        <a:pt x="421" y="255"/>
                                      </a:lnTo>
                                      <a:lnTo>
                                        <a:pt x="421" y="252"/>
                                      </a:lnTo>
                                      <a:lnTo>
                                        <a:pt x="421" y="250"/>
                                      </a:lnTo>
                                      <a:lnTo>
                                        <a:pt x="421" y="246"/>
                                      </a:lnTo>
                                      <a:lnTo>
                                        <a:pt x="421" y="243"/>
                                      </a:lnTo>
                                      <a:lnTo>
                                        <a:pt x="421" y="237"/>
                                      </a:lnTo>
                                      <a:lnTo>
                                        <a:pt x="425" y="231"/>
                                      </a:lnTo>
                                      <a:lnTo>
                                        <a:pt x="425" y="221"/>
                                      </a:lnTo>
                                      <a:lnTo>
                                        <a:pt x="425" y="218"/>
                                      </a:lnTo>
                                      <a:lnTo>
                                        <a:pt x="425" y="206"/>
                                      </a:lnTo>
                                      <a:lnTo>
                                        <a:pt x="425" y="203"/>
                                      </a:lnTo>
                                      <a:lnTo>
                                        <a:pt x="425" y="197"/>
                                      </a:lnTo>
                                      <a:lnTo>
                                        <a:pt x="421" y="190"/>
                                      </a:lnTo>
                                      <a:lnTo>
                                        <a:pt x="421" y="187"/>
                                      </a:lnTo>
                                      <a:lnTo>
                                        <a:pt x="421" y="181"/>
                                      </a:lnTo>
                                      <a:lnTo>
                                        <a:pt x="421" y="178"/>
                                      </a:lnTo>
                                      <a:lnTo>
                                        <a:pt x="421" y="175"/>
                                      </a:lnTo>
                                      <a:lnTo>
                                        <a:pt x="421" y="172"/>
                                      </a:lnTo>
                                      <a:lnTo>
                                        <a:pt x="418" y="168"/>
                                      </a:lnTo>
                                      <a:lnTo>
                                        <a:pt x="418" y="165"/>
                                      </a:lnTo>
                                      <a:lnTo>
                                        <a:pt x="418" y="162"/>
                                      </a:lnTo>
                                      <a:lnTo>
                                        <a:pt x="418" y="160"/>
                                      </a:lnTo>
                                      <a:lnTo>
                                        <a:pt x="415" y="156"/>
                                      </a:lnTo>
                                      <a:lnTo>
                                        <a:pt x="415" y="153"/>
                                      </a:lnTo>
                                      <a:lnTo>
                                        <a:pt x="415" y="150"/>
                                      </a:lnTo>
                                      <a:lnTo>
                                        <a:pt x="413" y="147"/>
                                      </a:lnTo>
                                      <a:lnTo>
                                        <a:pt x="413" y="141"/>
                                      </a:lnTo>
                                      <a:lnTo>
                                        <a:pt x="413" y="141"/>
                                      </a:lnTo>
                                      <a:lnTo>
                                        <a:pt x="409" y="134"/>
                                      </a:lnTo>
                                      <a:lnTo>
                                        <a:pt x="409" y="131"/>
                                      </a:lnTo>
                                      <a:lnTo>
                                        <a:pt x="409" y="128"/>
                                      </a:lnTo>
                                      <a:lnTo>
                                        <a:pt x="406" y="126"/>
                                      </a:lnTo>
                                      <a:lnTo>
                                        <a:pt x="403" y="122"/>
                                      </a:lnTo>
                                      <a:lnTo>
                                        <a:pt x="403" y="119"/>
                                      </a:lnTo>
                                      <a:lnTo>
                                        <a:pt x="403" y="119"/>
                                      </a:lnTo>
                                      <a:lnTo>
                                        <a:pt x="399" y="116"/>
                                      </a:lnTo>
                                      <a:lnTo>
                                        <a:pt x="399" y="113"/>
                                      </a:lnTo>
                                      <a:lnTo>
                                        <a:pt x="396" y="109"/>
                                      </a:lnTo>
                                      <a:lnTo>
                                        <a:pt x="396" y="107"/>
                                      </a:lnTo>
                                      <a:lnTo>
                                        <a:pt x="393" y="104"/>
                                      </a:lnTo>
                                      <a:lnTo>
                                        <a:pt x="393" y="102"/>
                                      </a:lnTo>
                                      <a:lnTo>
                                        <a:pt x="391" y="98"/>
                                      </a:lnTo>
                                      <a:lnTo>
                                        <a:pt x="387" y="95"/>
                                      </a:lnTo>
                                      <a:lnTo>
                                        <a:pt x="387" y="93"/>
                                      </a:lnTo>
                                      <a:lnTo>
                                        <a:pt x="384" y="89"/>
                                      </a:lnTo>
                                      <a:lnTo>
                                        <a:pt x="384" y="86"/>
                                      </a:lnTo>
                                      <a:lnTo>
                                        <a:pt x="381" y="83"/>
                                      </a:lnTo>
                                      <a:lnTo>
                                        <a:pt x="378" y="83"/>
                                      </a:lnTo>
                                      <a:lnTo>
                                        <a:pt x="378" y="80"/>
                                      </a:lnTo>
                                      <a:lnTo>
                                        <a:pt x="374" y="76"/>
                                      </a:lnTo>
                                      <a:lnTo>
                                        <a:pt x="371" y="74"/>
                                      </a:lnTo>
                                      <a:lnTo>
                                        <a:pt x="371" y="71"/>
                                      </a:lnTo>
                                      <a:lnTo>
                                        <a:pt x="368" y="68"/>
                                      </a:lnTo>
                                      <a:lnTo>
                                        <a:pt x="366" y="68"/>
                                      </a:lnTo>
                                      <a:lnTo>
                                        <a:pt x="362" y="64"/>
                                      </a:lnTo>
                                      <a:lnTo>
                                        <a:pt x="362" y="61"/>
                                      </a:lnTo>
                                      <a:lnTo>
                                        <a:pt x="359" y="59"/>
                                      </a:lnTo>
                                      <a:lnTo>
                                        <a:pt x="352" y="55"/>
                                      </a:lnTo>
                                      <a:lnTo>
                                        <a:pt x="352" y="52"/>
                                      </a:lnTo>
                                      <a:lnTo>
                                        <a:pt x="346" y="46"/>
                                      </a:lnTo>
                                      <a:lnTo>
                                        <a:pt x="344" y="46"/>
                                      </a:lnTo>
                                      <a:lnTo>
                                        <a:pt x="340" y="42"/>
                                      </a:lnTo>
                                      <a:lnTo>
                                        <a:pt x="337" y="42"/>
                                      </a:lnTo>
                                      <a:lnTo>
                                        <a:pt x="334" y="40"/>
                                      </a:lnTo>
                                      <a:lnTo>
                                        <a:pt x="331" y="37"/>
                                      </a:lnTo>
                                      <a:lnTo>
                                        <a:pt x="331" y="37"/>
                                      </a:lnTo>
                                      <a:lnTo>
                                        <a:pt x="327" y="34"/>
                                      </a:lnTo>
                                      <a:lnTo>
                                        <a:pt x="324" y="34"/>
                                      </a:lnTo>
                                      <a:lnTo>
                                        <a:pt x="321" y="34"/>
                                      </a:lnTo>
                                      <a:close/>
                                    </a:path>
                                  </a:pathLst>
                                </a:custGeom>
                                <a:solidFill>
                                  <a:srgbClr val="000000"/>
                                </a:solidFill>
                                <a:ln>
                                  <a:noFill/>
                                </a:ln>
                              </wps:spPr>
                              <wps:bodyPr rot="0" vert="horz" wrap="square" lIns="91440" tIns="45720" rIns="91440" bIns="45720" anchor="t" anchorCtr="0" upright="1">
                                <a:noAutofit/>
                              </wps:bodyPr>
                            </wps:wsp>
                            <wps:wsp>
                              <wps:cNvPr id="23" name="Freeform 40"/>
                              <wps:cNvSpPr/>
                              <wps:spPr bwMode="auto">
                                <a:xfrm>
                                  <a:off x="21" y="43"/>
                                  <a:ext cx="337" cy="421"/>
                                </a:xfrm>
                                <a:custGeom>
                                  <a:avLst/>
                                  <a:gdLst>
                                    <a:gd name="T0" fmla="*/ 297 w 337"/>
                                    <a:gd name="T1" fmla="*/ 18 h 421"/>
                                    <a:gd name="T2" fmla="*/ 277 w 337"/>
                                    <a:gd name="T3" fmla="*/ 9 h 421"/>
                                    <a:gd name="T4" fmla="*/ 247 w 337"/>
                                    <a:gd name="T5" fmla="*/ 3 h 421"/>
                                    <a:gd name="T6" fmla="*/ 186 w 337"/>
                                    <a:gd name="T7" fmla="*/ 0 h 421"/>
                                    <a:gd name="T8" fmla="*/ 159 w 337"/>
                                    <a:gd name="T9" fmla="*/ 5 h 421"/>
                                    <a:gd name="T10" fmla="*/ 122 w 337"/>
                                    <a:gd name="T11" fmla="*/ 18 h 421"/>
                                    <a:gd name="T12" fmla="*/ 90 w 337"/>
                                    <a:gd name="T13" fmla="*/ 37 h 421"/>
                                    <a:gd name="T14" fmla="*/ 72 w 337"/>
                                    <a:gd name="T15" fmla="*/ 49 h 421"/>
                                    <a:gd name="T16" fmla="*/ 53 w 337"/>
                                    <a:gd name="T17" fmla="*/ 71 h 421"/>
                                    <a:gd name="T18" fmla="*/ 40 w 337"/>
                                    <a:gd name="T19" fmla="*/ 83 h 421"/>
                                    <a:gd name="T20" fmla="*/ 22 w 337"/>
                                    <a:gd name="T21" fmla="*/ 116 h 421"/>
                                    <a:gd name="T22" fmla="*/ 10 w 337"/>
                                    <a:gd name="T23" fmla="*/ 150 h 421"/>
                                    <a:gd name="T24" fmla="*/ 3 w 337"/>
                                    <a:gd name="T25" fmla="*/ 172 h 421"/>
                                    <a:gd name="T26" fmla="*/ 0 w 337"/>
                                    <a:gd name="T27" fmla="*/ 225 h 421"/>
                                    <a:gd name="T28" fmla="*/ 10 w 337"/>
                                    <a:gd name="T29" fmla="*/ 271 h 421"/>
                                    <a:gd name="T30" fmla="*/ 18 w 337"/>
                                    <a:gd name="T31" fmla="*/ 293 h 421"/>
                                    <a:gd name="T32" fmla="*/ 25 w 337"/>
                                    <a:gd name="T33" fmla="*/ 311 h 421"/>
                                    <a:gd name="T34" fmla="*/ 47 w 337"/>
                                    <a:gd name="T35" fmla="*/ 345 h 421"/>
                                    <a:gd name="T36" fmla="*/ 69 w 337"/>
                                    <a:gd name="T37" fmla="*/ 367 h 421"/>
                                    <a:gd name="T38" fmla="*/ 90 w 337"/>
                                    <a:gd name="T39" fmla="*/ 383 h 421"/>
                                    <a:gd name="T40" fmla="*/ 110 w 337"/>
                                    <a:gd name="T41" fmla="*/ 394 h 421"/>
                                    <a:gd name="T42" fmla="*/ 132 w 337"/>
                                    <a:gd name="T43" fmla="*/ 406 h 421"/>
                                    <a:gd name="T44" fmla="*/ 174 w 337"/>
                                    <a:gd name="T45" fmla="*/ 419 h 421"/>
                                    <a:gd name="T46" fmla="*/ 193 w 337"/>
                                    <a:gd name="T47" fmla="*/ 421 h 421"/>
                                    <a:gd name="T48" fmla="*/ 265 w 337"/>
                                    <a:gd name="T49" fmla="*/ 416 h 421"/>
                                    <a:gd name="T50" fmla="*/ 297 w 337"/>
                                    <a:gd name="T51" fmla="*/ 403 h 421"/>
                                    <a:gd name="T52" fmla="*/ 315 w 337"/>
                                    <a:gd name="T53" fmla="*/ 394 h 421"/>
                                    <a:gd name="T54" fmla="*/ 334 w 337"/>
                                    <a:gd name="T55" fmla="*/ 383 h 421"/>
                                    <a:gd name="T56" fmla="*/ 315 w 337"/>
                                    <a:gd name="T57" fmla="*/ 394 h 421"/>
                                    <a:gd name="T58" fmla="*/ 293 w 337"/>
                                    <a:gd name="T59" fmla="*/ 403 h 421"/>
                                    <a:gd name="T60" fmla="*/ 250 w 337"/>
                                    <a:gd name="T61" fmla="*/ 419 h 421"/>
                                    <a:gd name="T62" fmla="*/ 227 w 337"/>
                                    <a:gd name="T63" fmla="*/ 421 h 421"/>
                                    <a:gd name="T64" fmla="*/ 147 w 337"/>
                                    <a:gd name="T65" fmla="*/ 412 h 421"/>
                                    <a:gd name="T66" fmla="*/ 129 w 337"/>
                                    <a:gd name="T67" fmla="*/ 403 h 421"/>
                                    <a:gd name="T68" fmla="*/ 107 w 337"/>
                                    <a:gd name="T69" fmla="*/ 390 h 421"/>
                                    <a:gd name="T70" fmla="*/ 78 w 337"/>
                                    <a:gd name="T71" fmla="*/ 373 h 421"/>
                                    <a:gd name="T72" fmla="*/ 63 w 337"/>
                                    <a:gd name="T73" fmla="*/ 358 h 421"/>
                                    <a:gd name="T74" fmla="*/ 43 w 337"/>
                                    <a:gd name="T75" fmla="*/ 339 h 421"/>
                                    <a:gd name="T76" fmla="*/ 28 w 337"/>
                                    <a:gd name="T77" fmla="*/ 315 h 421"/>
                                    <a:gd name="T78" fmla="*/ 22 w 337"/>
                                    <a:gd name="T79" fmla="*/ 296 h 421"/>
                                    <a:gd name="T80" fmla="*/ 13 w 337"/>
                                    <a:gd name="T81" fmla="*/ 274 h 421"/>
                                    <a:gd name="T82" fmla="*/ 3 w 337"/>
                                    <a:gd name="T83" fmla="*/ 243 h 421"/>
                                    <a:gd name="T84" fmla="*/ 3 w 337"/>
                                    <a:gd name="T85" fmla="*/ 196 h 421"/>
                                    <a:gd name="T86" fmla="*/ 10 w 337"/>
                                    <a:gd name="T87" fmla="*/ 159 h 421"/>
                                    <a:gd name="T88" fmla="*/ 16 w 337"/>
                                    <a:gd name="T89" fmla="*/ 138 h 421"/>
                                    <a:gd name="T90" fmla="*/ 22 w 337"/>
                                    <a:gd name="T91" fmla="*/ 119 h 421"/>
                                    <a:gd name="T92" fmla="*/ 40 w 337"/>
                                    <a:gd name="T93" fmla="*/ 92 h 421"/>
                                    <a:gd name="T94" fmla="*/ 60 w 337"/>
                                    <a:gd name="T95" fmla="*/ 68 h 421"/>
                                    <a:gd name="T96" fmla="*/ 82 w 337"/>
                                    <a:gd name="T97" fmla="*/ 46 h 421"/>
                                    <a:gd name="T98" fmla="*/ 112 w 337"/>
                                    <a:gd name="T99" fmla="*/ 24 h 421"/>
                                    <a:gd name="T100" fmla="*/ 132 w 337"/>
                                    <a:gd name="T101" fmla="*/ 15 h 421"/>
                                    <a:gd name="T102" fmla="*/ 159 w 337"/>
                                    <a:gd name="T103" fmla="*/ 5 h 421"/>
                                    <a:gd name="T104" fmla="*/ 221 w 337"/>
                                    <a:gd name="T105" fmla="*/ 0 h 421"/>
                                    <a:gd name="T106" fmla="*/ 250 w 337"/>
                                    <a:gd name="T107" fmla="*/ 5 h 421"/>
                                    <a:gd name="T108" fmla="*/ 280 w 337"/>
                                    <a:gd name="T109" fmla="*/ 12 h 421"/>
                                    <a:gd name="T110" fmla="*/ 305 w 337"/>
                                    <a:gd name="T111" fmla="*/ 24 h 421"/>
                                    <a:gd name="T112" fmla="*/ 321 w 337"/>
                                    <a:gd name="T113" fmla="*/ 31 h 4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37" h="421">
                                      <a:moveTo>
                                        <a:pt x="321" y="31"/>
                                      </a:moveTo>
                                      <a:lnTo>
                                        <a:pt x="321" y="31"/>
                                      </a:lnTo>
                                      <a:lnTo>
                                        <a:pt x="319" y="31"/>
                                      </a:lnTo>
                                      <a:lnTo>
                                        <a:pt x="319" y="27"/>
                                      </a:lnTo>
                                      <a:lnTo>
                                        <a:pt x="315" y="24"/>
                                      </a:lnTo>
                                      <a:lnTo>
                                        <a:pt x="309" y="21"/>
                                      </a:lnTo>
                                      <a:lnTo>
                                        <a:pt x="305" y="21"/>
                                      </a:lnTo>
                                      <a:lnTo>
                                        <a:pt x="305" y="21"/>
                                      </a:lnTo>
                                      <a:lnTo>
                                        <a:pt x="297" y="18"/>
                                      </a:lnTo>
                                      <a:lnTo>
                                        <a:pt x="293" y="15"/>
                                      </a:lnTo>
                                      <a:lnTo>
                                        <a:pt x="293" y="15"/>
                                      </a:lnTo>
                                      <a:lnTo>
                                        <a:pt x="290" y="15"/>
                                      </a:lnTo>
                                      <a:lnTo>
                                        <a:pt x="287" y="15"/>
                                      </a:lnTo>
                                      <a:lnTo>
                                        <a:pt x="287" y="15"/>
                                      </a:lnTo>
                                      <a:lnTo>
                                        <a:pt x="284" y="12"/>
                                      </a:lnTo>
                                      <a:lnTo>
                                        <a:pt x="284" y="12"/>
                                      </a:lnTo>
                                      <a:lnTo>
                                        <a:pt x="280" y="12"/>
                                      </a:lnTo>
                                      <a:lnTo>
                                        <a:pt x="277" y="9"/>
                                      </a:lnTo>
                                      <a:lnTo>
                                        <a:pt x="274" y="9"/>
                                      </a:lnTo>
                                      <a:lnTo>
                                        <a:pt x="274" y="9"/>
                                      </a:lnTo>
                                      <a:lnTo>
                                        <a:pt x="272" y="9"/>
                                      </a:lnTo>
                                      <a:lnTo>
                                        <a:pt x="272" y="9"/>
                                      </a:lnTo>
                                      <a:lnTo>
                                        <a:pt x="268" y="5"/>
                                      </a:lnTo>
                                      <a:lnTo>
                                        <a:pt x="255" y="3"/>
                                      </a:lnTo>
                                      <a:lnTo>
                                        <a:pt x="252" y="3"/>
                                      </a:lnTo>
                                      <a:lnTo>
                                        <a:pt x="250" y="3"/>
                                      </a:lnTo>
                                      <a:lnTo>
                                        <a:pt x="247" y="3"/>
                                      </a:lnTo>
                                      <a:lnTo>
                                        <a:pt x="243" y="3"/>
                                      </a:lnTo>
                                      <a:lnTo>
                                        <a:pt x="237" y="0"/>
                                      </a:lnTo>
                                      <a:lnTo>
                                        <a:pt x="237" y="0"/>
                                      </a:lnTo>
                                      <a:lnTo>
                                        <a:pt x="227" y="0"/>
                                      </a:lnTo>
                                      <a:lnTo>
                                        <a:pt x="221" y="0"/>
                                      </a:lnTo>
                                      <a:lnTo>
                                        <a:pt x="200" y="0"/>
                                      </a:lnTo>
                                      <a:lnTo>
                                        <a:pt x="196" y="0"/>
                                      </a:lnTo>
                                      <a:lnTo>
                                        <a:pt x="196" y="0"/>
                                      </a:lnTo>
                                      <a:lnTo>
                                        <a:pt x="186" y="0"/>
                                      </a:lnTo>
                                      <a:lnTo>
                                        <a:pt x="183" y="0"/>
                                      </a:lnTo>
                                      <a:lnTo>
                                        <a:pt x="178" y="3"/>
                                      </a:lnTo>
                                      <a:lnTo>
                                        <a:pt x="180" y="3"/>
                                      </a:lnTo>
                                      <a:lnTo>
                                        <a:pt x="178" y="3"/>
                                      </a:lnTo>
                                      <a:lnTo>
                                        <a:pt x="174" y="3"/>
                                      </a:lnTo>
                                      <a:lnTo>
                                        <a:pt x="174" y="3"/>
                                      </a:lnTo>
                                      <a:lnTo>
                                        <a:pt x="171" y="3"/>
                                      </a:lnTo>
                                      <a:lnTo>
                                        <a:pt x="159" y="5"/>
                                      </a:lnTo>
                                      <a:lnTo>
                                        <a:pt x="159" y="5"/>
                                      </a:lnTo>
                                      <a:lnTo>
                                        <a:pt x="147" y="9"/>
                                      </a:lnTo>
                                      <a:lnTo>
                                        <a:pt x="144" y="9"/>
                                      </a:lnTo>
                                      <a:lnTo>
                                        <a:pt x="144" y="12"/>
                                      </a:lnTo>
                                      <a:lnTo>
                                        <a:pt x="137" y="12"/>
                                      </a:lnTo>
                                      <a:lnTo>
                                        <a:pt x="134" y="15"/>
                                      </a:lnTo>
                                      <a:lnTo>
                                        <a:pt x="132" y="15"/>
                                      </a:lnTo>
                                      <a:lnTo>
                                        <a:pt x="129" y="15"/>
                                      </a:lnTo>
                                      <a:lnTo>
                                        <a:pt x="125" y="18"/>
                                      </a:lnTo>
                                      <a:lnTo>
                                        <a:pt x="122" y="18"/>
                                      </a:lnTo>
                                      <a:lnTo>
                                        <a:pt x="122" y="18"/>
                                      </a:lnTo>
                                      <a:lnTo>
                                        <a:pt x="112" y="24"/>
                                      </a:lnTo>
                                      <a:lnTo>
                                        <a:pt x="110" y="24"/>
                                      </a:lnTo>
                                      <a:lnTo>
                                        <a:pt x="107" y="27"/>
                                      </a:lnTo>
                                      <a:lnTo>
                                        <a:pt x="103" y="31"/>
                                      </a:lnTo>
                                      <a:lnTo>
                                        <a:pt x="103" y="31"/>
                                      </a:lnTo>
                                      <a:lnTo>
                                        <a:pt x="100" y="31"/>
                                      </a:lnTo>
                                      <a:lnTo>
                                        <a:pt x="97" y="34"/>
                                      </a:lnTo>
                                      <a:lnTo>
                                        <a:pt x="90" y="37"/>
                                      </a:lnTo>
                                      <a:lnTo>
                                        <a:pt x="87" y="39"/>
                                      </a:lnTo>
                                      <a:lnTo>
                                        <a:pt x="87" y="39"/>
                                      </a:lnTo>
                                      <a:lnTo>
                                        <a:pt x="85" y="43"/>
                                      </a:lnTo>
                                      <a:lnTo>
                                        <a:pt x="82" y="43"/>
                                      </a:lnTo>
                                      <a:lnTo>
                                        <a:pt x="82" y="43"/>
                                      </a:lnTo>
                                      <a:lnTo>
                                        <a:pt x="78" y="46"/>
                                      </a:lnTo>
                                      <a:lnTo>
                                        <a:pt x="75" y="49"/>
                                      </a:lnTo>
                                      <a:lnTo>
                                        <a:pt x="75" y="49"/>
                                      </a:lnTo>
                                      <a:lnTo>
                                        <a:pt x="72" y="49"/>
                                      </a:lnTo>
                                      <a:lnTo>
                                        <a:pt x="69" y="56"/>
                                      </a:lnTo>
                                      <a:lnTo>
                                        <a:pt x="69" y="56"/>
                                      </a:lnTo>
                                      <a:lnTo>
                                        <a:pt x="65" y="58"/>
                                      </a:lnTo>
                                      <a:lnTo>
                                        <a:pt x="63" y="58"/>
                                      </a:lnTo>
                                      <a:lnTo>
                                        <a:pt x="63" y="61"/>
                                      </a:lnTo>
                                      <a:lnTo>
                                        <a:pt x="63" y="61"/>
                                      </a:lnTo>
                                      <a:lnTo>
                                        <a:pt x="60" y="65"/>
                                      </a:lnTo>
                                      <a:lnTo>
                                        <a:pt x="57" y="68"/>
                                      </a:lnTo>
                                      <a:lnTo>
                                        <a:pt x="53" y="71"/>
                                      </a:lnTo>
                                      <a:lnTo>
                                        <a:pt x="53" y="71"/>
                                      </a:lnTo>
                                      <a:lnTo>
                                        <a:pt x="50" y="73"/>
                                      </a:lnTo>
                                      <a:lnTo>
                                        <a:pt x="50" y="73"/>
                                      </a:lnTo>
                                      <a:lnTo>
                                        <a:pt x="50" y="77"/>
                                      </a:lnTo>
                                      <a:lnTo>
                                        <a:pt x="50" y="77"/>
                                      </a:lnTo>
                                      <a:lnTo>
                                        <a:pt x="47" y="80"/>
                                      </a:lnTo>
                                      <a:lnTo>
                                        <a:pt x="43" y="83"/>
                                      </a:lnTo>
                                      <a:lnTo>
                                        <a:pt x="43" y="83"/>
                                      </a:lnTo>
                                      <a:lnTo>
                                        <a:pt x="40" y="83"/>
                                      </a:lnTo>
                                      <a:lnTo>
                                        <a:pt x="40" y="90"/>
                                      </a:lnTo>
                                      <a:lnTo>
                                        <a:pt x="38" y="92"/>
                                      </a:lnTo>
                                      <a:lnTo>
                                        <a:pt x="38" y="90"/>
                                      </a:lnTo>
                                      <a:lnTo>
                                        <a:pt x="35" y="92"/>
                                      </a:lnTo>
                                      <a:lnTo>
                                        <a:pt x="35" y="95"/>
                                      </a:lnTo>
                                      <a:lnTo>
                                        <a:pt x="31" y="99"/>
                                      </a:lnTo>
                                      <a:lnTo>
                                        <a:pt x="28" y="106"/>
                                      </a:lnTo>
                                      <a:lnTo>
                                        <a:pt x="25" y="113"/>
                                      </a:lnTo>
                                      <a:lnTo>
                                        <a:pt x="22" y="116"/>
                                      </a:lnTo>
                                      <a:lnTo>
                                        <a:pt x="22" y="119"/>
                                      </a:lnTo>
                                      <a:lnTo>
                                        <a:pt x="18" y="123"/>
                                      </a:lnTo>
                                      <a:lnTo>
                                        <a:pt x="18" y="125"/>
                                      </a:lnTo>
                                      <a:lnTo>
                                        <a:pt x="18" y="128"/>
                                      </a:lnTo>
                                      <a:lnTo>
                                        <a:pt x="16" y="131"/>
                                      </a:lnTo>
                                      <a:lnTo>
                                        <a:pt x="13" y="138"/>
                                      </a:lnTo>
                                      <a:lnTo>
                                        <a:pt x="13" y="141"/>
                                      </a:lnTo>
                                      <a:lnTo>
                                        <a:pt x="13" y="147"/>
                                      </a:lnTo>
                                      <a:lnTo>
                                        <a:pt x="10" y="150"/>
                                      </a:lnTo>
                                      <a:lnTo>
                                        <a:pt x="10" y="153"/>
                                      </a:lnTo>
                                      <a:lnTo>
                                        <a:pt x="10" y="157"/>
                                      </a:lnTo>
                                      <a:lnTo>
                                        <a:pt x="10" y="157"/>
                                      </a:lnTo>
                                      <a:lnTo>
                                        <a:pt x="6" y="159"/>
                                      </a:lnTo>
                                      <a:lnTo>
                                        <a:pt x="6" y="162"/>
                                      </a:lnTo>
                                      <a:lnTo>
                                        <a:pt x="6" y="165"/>
                                      </a:lnTo>
                                      <a:lnTo>
                                        <a:pt x="6" y="165"/>
                                      </a:lnTo>
                                      <a:lnTo>
                                        <a:pt x="6" y="169"/>
                                      </a:lnTo>
                                      <a:lnTo>
                                        <a:pt x="3" y="172"/>
                                      </a:lnTo>
                                      <a:lnTo>
                                        <a:pt x="3" y="175"/>
                                      </a:lnTo>
                                      <a:lnTo>
                                        <a:pt x="3" y="178"/>
                                      </a:lnTo>
                                      <a:lnTo>
                                        <a:pt x="3" y="184"/>
                                      </a:lnTo>
                                      <a:lnTo>
                                        <a:pt x="3" y="184"/>
                                      </a:lnTo>
                                      <a:lnTo>
                                        <a:pt x="3" y="187"/>
                                      </a:lnTo>
                                      <a:lnTo>
                                        <a:pt x="3" y="196"/>
                                      </a:lnTo>
                                      <a:lnTo>
                                        <a:pt x="3" y="194"/>
                                      </a:lnTo>
                                      <a:lnTo>
                                        <a:pt x="0" y="200"/>
                                      </a:lnTo>
                                      <a:lnTo>
                                        <a:pt x="0" y="225"/>
                                      </a:lnTo>
                                      <a:lnTo>
                                        <a:pt x="3" y="228"/>
                                      </a:lnTo>
                                      <a:lnTo>
                                        <a:pt x="3" y="230"/>
                                      </a:lnTo>
                                      <a:lnTo>
                                        <a:pt x="3" y="234"/>
                                      </a:lnTo>
                                      <a:lnTo>
                                        <a:pt x="3" y="243"/>
                                      </a:lnTo>
                                      <a:lnTo>
                                        <a:pt x="3" y="247"/>
                                      </a:lnTo>
                                      <a:lnTo>
                                        <a:pt x="6" y="255"/>
                                      </a:lnTo>
                                      <a:lnTo>
                                        <a:pt x="6" y="259"/>
                                      </a:lnTo>
                                      <a:lnTo>
                                        <a:pt x="6" y="262"/>
                                      </a:lnTo>
                                      <a:lnTo>
                                        <a:pt x="10" y="271"/>
                                      </a:lnTo>
                                      <a:lnTo>
                                        <a:pt x="13" y="274"/>
                                      </a:lnTo>
                                      <a:lnTo>
                                        <a:pt x="13" y="274"/>
                                      </a:lnTo>
                                      <a:lnTo>
                                        <a:pt x="13" y="277"/>
                                      </a:lnTo>
                                      <a:lnTo>
                                        <a:pt x="13" y="281"/>
                                      </a:lnTo>
                                      <a:lnTo>
                                        <a:pt x="13" y="283"/>
                                      </a:lnTo>
                                      <a:lnTo>
                                        <a:pt x="16" y="286"/>
                                      </a:lnTo>
                                      <a:lnTo>
                                        <a:pt x="16" y="286"/>
                                      </a:lnTo>
                                      <a:lnTo>
                                        <a:pt x="16" y="289"/>
                                      </a:lnTo>
                                      <a:lnTo>
                                        <a:pt x="18" y="293"/>
                                      </a:lnTo>
                                      <a:lnTo>
                                        <a:pt x="18" y="293"/>
                                      </a:lnTo>
                                      <a:lnTo>
                                        <a:pt x="18" y="296"/>
                                      </a:lnTo>
                                      <a:lnTo>
                                        <a:pt x="18" y="299"/>
                                      </a:lnTo>
                                      <a:lnTo>
                                        <a:pt x="18" y="299"/>
                                      </a:lnTo>
                                      <a:lnTo>
                                        <a:pt x="22" y="302"/>
                                      </a:lnTo>
                                      <a:lnTo>
                                        <a:pt x="22" y="302"/>
                                      </a:lnTo>
                                      <a:lnTo>
                                        <a:pt x="22" y="305"/>
                                      </a:lnTo>
                                      <a:lnTo>
                                        <a:pt x="25" y="308"/>
                                      </a:lnTo>
                                      <a:lnTo>
                                        <a:pt x="25" y="311"/>
                                      </a:lnTo>
                                      <a:lnTo>
                                        <a:pt x="28" y="315"/>
                                      </a:lnTo>
                                      <a:lnTo>
                                        <a:pt x="28" y="317"/>
                                      </a:lnTo>
                                      <a:lnTo>
                                        <a:pt x="31" y="324"/>
                                      </a:lnTo>
                                      <a:lnTo>
                                        <a:pt x="35" y="327"/>
                                      </a:lnTo>
                                      <a:lnTo>
                                        <a:pt x="38" y="330"/>
                                      </a:lnTo>
                                      <a:lnTo>
                                        <a:pt x="40" y="333"/>
                                      </a:lnTo>
                                      <a:lnTo>
                                        <a:pt x="43" y="339"/>
                                      </a:lnTo>
                                      <a:lnTo>
                                        <a:pt x="47" y="342"/>
                                      </a:lnTo>
                                      <a:lnTo>
                                        <a:pt x="47" y="345"/>
                                      </a:lnTo>
                                      <a:lnTo>
                                        <a:pt x="50" y="349"/>
                                      </a:lnTo>
                                      <a:lnTo>
                                        <a:pt x="53" y="349"/>
                                      </a:lnTo>
                                      <a:lnTo>
                                        <a:pt x="57" y="354"/>
                                      </a:lnTo>
                                      <a:lnTo>
                                        <a:pt x="60" y="358"/>
                                      </a:lnTo>
                                      <a:lnTo>
                                        <a:pt x="63" y="361"/>
                                      </a:lnTo>
                                      <a:lnTo>
                                        <a:pt x="63" y="361"/>
                                      </a:lnTo>
                                      <a:lnTo>
                                        <a:pt x="65" y="364"/>
                                      </a:lnTo>
                                      <a:lnTo>
                                        <a:pt x="69" y="367"/>
                                      </a:lnTo>
                                      <a:lnTo>
                                        <a:pt x="69" y="367"/>
                                      </a:lnTo>
                                      <a:lnTo>
                                        <a:pt x="72" y="370"/>
                                      </a:lnTo>
                                      <a:lnTo>
                                        <a:pt x="72" y="370"/>
                                      </a:lnTo>
                                      <a:lnTo>
                                        <a:pt x="75" y="373"/>
                                      </a:lnTo>
                                      <a:lnTo>
                                        <a:pt x="75" y="373"/>
                                      </a:lnTo>
                                      <a:lnTo>
                                        <a:pt x="78" y="376"/>
                                      </a:lnTo>
                                      <a:lnTo>
                                        <a:pt x="85" y="379"/>
                                      </a:lnTo>
                                      <a:lnTo>
                                        <a:pt x="85" y="379"/>
                                      </a:lnTo>
                                      <a:lnTo>
                                        <a:pt x="85" y="383"/>
                                      </a:lnTo>
                                      <a:lnTo>
                                        <a:pt x="90" y="383"/>
                                      </a:lnTo>
                                      <a:lnTo>
                                        <a:pt x="94" y="386"/>
                                      </a:lnTo>
                                      <a:lnTo>
                                        <a:pt x="90" y="386"/>
                                      </a:lnTo>
                                      <a:lnTo>
                                        <a:pt x="94" y="388"/>
                                      </a:lnTo>
                                      <a:lnTo>
                                        <a:pt x="97" y="388"/>
                                      </a:lnTo>
                                      <a:lnTo>
                                        <a:pt x="100" y="390"/>
                                      </a:lnTo>
                                      <a:lnTo>
                                        <a:pt x="103" y="390"/>
                                      </a:lnTo>
                                      <a:lnTo>
                                        <a:pt x="103" y="390"/>
                                      </a:lnTo>
                                      <a:lnTo>
                                        <a:pt x="107" y="394"/>
                                      </a:lnTo>
                                      <a:lnTo>
                                        <a:pt x="110" y="394"/>
                                      </a:lnTo>
                                      <a:lnTo>
                                        <a:pt x="112" y="397"/>
                                      </a:lnTo>
                                      <a:lnTo>
                                        <a:pt x="115" y="397"/>
                                      </a:lnTo>
                                      <a:lnTo>
                                        <a:pt x="115" y="400"/>
                                      </a:lnTo>
                                      <a:lnTo>
                                        <a:pt x="122" y="403"/>
                                      </a:lnTo>
                                      <a:lnTo>
                                        <a:pt x="122" y="403"/>
                                      </a:lnTo>
                                      <a:lnTo>
                                        <a:pt x="122" y="403"/>
                                      </a:lnTo>
                                      <a:lnTo>
                                        <a:pt x="125" y="403"/>
                                      </a:lnTo>
                                      <a:lnTo>
                                        <a:pt x="129" y="406"/>
                                      </a:lnTo>
                                      <a:lnTo>
                                        <a:pt x="132" y="406"/>
                                      </a:lnTo>
                                      <a:lnTo>
                                        <a:pt x="132" y="406"/>
                                      </a:lnTo>
                                      <a:lnTo>
                                        <a:pt x="134" y="409"/>
                                      </a:lnTo>
                                      <a:lnTo>
                                        <a:pt x="137" y="409"/>
                                      </a:lnTo>
                                      <a:lnTo>
                                        <a:pt x="141" y="409"/>
                                      </a:lnTo>
                                      <a:lnTo>
                                        <a:pt x="144" y="412"/>
                                      </a:lnTo>
                                      <a:lnTo>
                                        <a:pt x="144" y="409"/>
                                      </a:lnTo>
                                      <a:lnTo>
                                        <a:pt x="147" y="412"/>
                                      </a:lnTo>
                                      <a:lnTo>
                                        <a:pt x="150" y="412"/>
                                      </a:lnTo>
                                      <a:lnTo>
                                        <a:pt x="174" y="419"/>
                                      </a:lnTo>
                                      <a:lnTo>
                                        <a:pt x="178" y="419"/>
                                      </a:lnTo>
                                      <a:lnTo>
                                        <a:pt x="178" y="419"/>
                                      </a:lnTo>
                                      <a:lnTo>
                                        <a:pt x="178" y="421"/>
                                      </a:lnTo>
                                      <a:lnTo>
                                        <a:pt x="183" y="421"/>
                                      </a:lnTo>
                                      <a:lnTo>
                                        <a:pt x="183" y="421"/>
                                      </a:lnTo>
                                      <a:lnTo>
                                        <a:pt x="186" y="421"/>
                                      </a:lnTo>
                                      <a:lnTo>
                                        <a:pt x="190" y="421"/>
                                      </a:lnTo>
                                      <a:lnTo>
                                        <a:pt x="190" y="421"/>
                                      </a:lnTo>
                                      <a:lnTo>
                                        <a:pt x="193" y="421"/>
                                      </a:lnTo>
                                      <a:lnTo>
                                        <a:pt x="227" y="421"/>
                                      </a:lnTo>
                                      <a:lnTo>
                                        <a:pt x="230" y="421"/>
                                      </a:lnTo>
                                      <a:lnTo>
                                        <a:pt x="237" y="421"/>
                                      </a:lnTo>
                                      <a:lnTo>
                                        <a:pt x="237" y="421"/>
                                      </a:lnTo>
                                      <a:lnTo>
                                        <a:pt x="243" y="421"/>
                                      </a:lnTo>
                                      <a:lnTo>
                                        <a:pt x="247" y="419"/>
                                      </a:lnTo>
                                      <a:lnTo>
                                        <a:pt x="250" y="419"/>
                                      </a:lnTo>
                                      <a:lnTo>
                                        <a:pt x="262" y="416"/>
                                      </a:lnTo>
                                      <a:lnTo>
                                        <a:pt x="265" y="416"/>
                                      </a:lnTo>
                                      <a:lnTo>
                                        <a:pt x="274" y="412"/>
                                      </a:lnTo>
                                      <a:lnTo>
                                        <a:pt x="277" y="409"/>
                                      </a:lnTo>
                                      <a:lnTo>
                                        <a:pt x="277" y="412"/>
                                      </a:lnTo>
                                      <a:lnTo>
                                        <a:pt x="287" y="409"/>
                                      </a:lnTo>
                                      <a:lnTo>
                                        <a:pt x="290" y="406"/>
                                      </a:lnTo>
                                      <a:lnTo>
                                        <a:pt x="290" y="406"/>
                                      </a:lnTo>
                                      <a:lnTo>
                                        <a:pt x="293" y="406"/>
                                      </a:lnTo>
                                      <a:lnTo>
                                        <a:pt x="297" y="403"/>
                                      </a:lnTo>
                                      <a:lnTo>
                                        <a:pt x="297" y="403"/>
                                      </a:lnTo>
                                      <a:lnTo>
                                        <a:pt x="299" y="403"/>
                                      </a:lnTo>
                                      <a:lnTo>
                                        <a:pt x="299" y="403"/>
                                      </a:lnTo>
                                      <a:lnTo>
                                        <a:pt x="302" y="400"/>
                                      </a:lnTo>
                                      <a:lnTo>
                                        <a:pt x="302" y="400"/>
                                      </a:lnTo>
                                      <a:lnTo>
                                        <a:pt x="305" y="400"/>
                                      </a:lnTo>
                                      <a:lnTo>
                                        <a:pt x="309" y="397"/>
                                      </a:lnTo>
                                      <a:lnTo>
                                        <a:pt x="309" y="400"/>
                                      </a:lnTo>
                                      <a:lnTo>
                                        <a:pt x="312" y="397"/>
                                      </a:lnTo>
                                      <a:lnTo>
                                        <a:pt x="315" y="394"/>
                                      </a:lnTo>
                                      <a:lnTo>
                                        <a:pt x="315" y="394"/>
                                      </a:lnTo>
                                      <a:lnTo>
                                        <a:pt x="319" y="394"/>
                                      </a:lnTo>
                                      <a:lnTo>
                                        <a:pt x="319" y="390"/>
                                      </a:lnTo>
                                      <a:lnTo>
                                        <a:pt x="321" y="390"/>
                                      </a:lnTo>
                                      <a:lnTo>
                                        <a:pt x="321" y="390"/>
                                      </a:lnTo>
                                      <a:lnTo>
                                        <a:pt x="324" y="388"/>
                                      </a:lnTo>
                                      <a:lnTo>
                                        <a:pt x="327" y="388"/>
                                      </a:lnTo>
                                      <a:lnTo>
                                        <a:pt x="337" y="383"/>
                                      </a:lnTo>
                                      <a:lnTo>
                                        <a:pt x="334" y="383"/>
                                      </a:lnTo>
                                      <a:lnTo>
                                        <a:pt x="334" y="383"/>
                                      </a:lnTo>
                                      <a:lnTo>
                                        <a:pt x="327" y="386"/>
                                      </a:lnTo>
                                      <a:lnTo>
                                        <a:pt x="327" y="386"/>
                                      </a:lnTo>
                                      <a:lnTo>
                                        <a:pt x="324" y="388"/>
                                      </a:lnTo>
                                      <a:lnTo>
                                        <a:pt x="324" y="388"/>
                                      </a:lnTo>
                                      <a:lnTo>
                                        <a:pt x="321" y="388"/>
                                      </a:lnTo>
                                      <a:lnTo>
                                        <a:pt x="319" y="390"/>
                                      </a:lnTo>
                                      <a:lnTo>
                                        <a:pt x="315" y="394"/>
                                      </a:lnTo>
                                      <a:lnTo>
                                        <a:pt x="315" y="394"/>
                                      </a:lnTo>
                                      <a:lnTo>
                                        <a:pt x="312" y="394"/>
                                      </a:lnTo>
                                      <a:lnTo>
                                        <a:pt x="309" y="397"/>
                                      </a:lnTo>
                                      <a:lnTo>
                                        <a:pt x="312" y="397"/>
                                      </a:lnTo>
                                      <a:lnTo>
                                        <a:pt x="309" y="397"/>
                                      </a:lnTo>
                                      <a:lnTo>
                                        <a:pt x="305" y="400"/>
                                      </a:lnTo>
                                      <a:lnTo>
                                        <a:pt x="302" y="400"/>
                                      </a:lnTo>
                                      <a:lnTo>
                                        <a:pt x="299" y="400"/>
                                      </a:lnTo>
                                      <a:lnTo>
                                        <a:pt x="297" y="403"/>
                                      </a:lnTo>
                                      <a:lnTo>
                                        <a:pt x="293" y="403"/>
                                      </a:lnTo>
                                      <a:lnTo>
                                        <a:pt x="290" y="406"/>
                                      </a:lnTo>
                                      <a:lnTo>
                                        <a:pt x="287" y="406"/>
                                      </a:lnTo>
                                      <a:lnTo>
                                        <a:pt x="277" y="409"/>
                                      </a:lnTo>
                                      <a:lnTo>
                                        <a:pt x="274" y="412"/>
                                      </a:lnTo>
                                      <a:lnTo>
                                        <a:pt x="274" y="412"/>
                                      </a:lnTo>
                                      <a:lnTo>
                                        <a:pt x="265" y="412"/>
                                      </a:lnTo>
                                      <a:lnTo>
                                        <a:pt x="262" y="416"/>
                                      </a:lnTo>
                                      <a:lnTo>
                                        <a:pt x="250" y="419"/>
                                      </a:lnTo>
                                      <a:lnTo>
                                        <a:pt x="250" y="419"/>
                                      </a:lnTo>
                                      <a:lnTo>
                                        <a:pt x="243" y="419"/>
                                      </a:lnTo>
                                      <a:lnTo>
                                        <a:pt x="240" y="419"/>
                                      </a:lnTo>
                                      <a:lnTo>
                                        <a:pt x="243" y="419"/>
                                      </a:lnTo>
                                      <a:lnTo>
                                        <a:pt x="237" y="419"/>
                                      </a:lnTo>
                                      <a:lnTo>
                                        <a:pt x="237" y="419"/>
                                      </a:lnTo>
                                      <a:lnTo>
                                        <a:pt x="237" y="419"/>
                                      </a:lnTo>
                                      <a:lnTo>
                                        <a:pt x="230" y="419"/>
                                      </a:lnTo>
                                      <a:lnTo>
                                        <a:pt x="227" y="421"/>
                                      </a:lnTo>
                                      <a:lnTo>
                                        <a:pt x="227" y="421"/>
                                      </a:lnTo>
                                      <a:lnTo>
                                        <a:pt x="193" y="421"/>
                                      </a:lnTo>
                                      <a:lnTo>
                                        <a:pt x="190" y="419"/>
                                      </a:lnTo>
                                      <a:lnTo>
                                        <a:pt x="186" y="419"/>
                                      </a:lnTo>
                                      <a:lnTo>
                                        <a:pt x="183" y="419"/>
                                      </a:lnTo>
                                      <a:lnTo>
                                        <a:pt x="180" y="419"/>
                                      </a:lnTo>
                                      <a:lnTo>
                                        <a:pt x="178" y="419"/>
                                      </a:lnTo>
                                      <a:lnTo>
                                        <a:pt x="174" y="419"/>
                                      </a:lnTo>
                                      <a:lnTo>
                                        <a:pt x="150" y="412"/>
                                      </a:lnTo>
                                      <a:lnTo>
                                        <a:pt x="147" y="412"/>
                                      </a:lnTo>
                                      <a:lnTo>
                                        <a:pt x="150" y="412"/>
                                      </a:lnTo>
                                      <a:lnTo>
                                        <a:pt x="144" y="409"/>
                                      </a:lnTo>
                                      <a:lnTo>
                                        <a:pt x="141" y="409"/>
                                      </a:lnTo>
                                      <a:lnTo>
                                        <a:pt x="141" y="406"/>
                                      </a:lnTo>
                                      <a:lnTo>
                                        <a:pt x="137" y="406"/>
                                      </a:lnTo>
                                      <a:lnTo>
                                        <a:pt x="137" y="406"/>
                                      </a:lnTo>
                                      <a:lnTo>
                                        <a:pt x="132" y="406"/>
                                      </a:lnTo>
                                      <a:lnTo>
                                        <a:pt x="129" y="403"/>
                                      </a:lnTo>
                                      <a:lnTo>
                                        <a:pt x="129" y="403"/>
                                      </a:lnTo>
                                      <a:lnTo>
                                        <a:pt x="129" y="403"/>
                                      </a:lnTo>
                                      <a:lnTo>
                                        <a:pt x="122" y="400"/>
                                      </a:lnTo>
                                      <a:lnTo>
                                        <a:pt x="122" y="400"/>
                                      </a:lnTo>
                                      <a:lnTo>
                                        <a:pt x="122" y="400"/>
                                      </a:lnTo>
                                      <a:lnTo>
                                        <a:pt x="119" y="400"/>
                                      </a:lnTo>
                                      <a:lnTo>
                                        <a:pt x="115" y="397"/>
                                      </a:lnTo>
                                      <a:lnTo>
                                        <a:pt x="112" y="394"/>
                                      </a:lnTo>
                                      <a:lnTo>
                                        <a:pt x="110" y="394"/>
                                      </a:lnTo>
                                      <a:lnTo>
                                        <a:pt x="107" y="390"/>
                                      </a:lnTo>
                                      <a:lnTo>
                                        <a:pt x="103" y="390"/>
                                      </a:lnTo>
                                      <a:lnTo>
                                        <a:pt x="100" y="388"/>
                                      </a:lnTo>
                                      <a:lnTo>
                                        <a:pt x="97" y="388"/>
                                      </a:lnTo>
                                      <a:lnTo>
                                        <a:pt x="97" y="386"/>
                                      </a:lnTo>
                                      <a:lnTo>
                                        <a:pt x="94" y="383"/>
                                      </a:lnTo>
                                      <a:lnTo>
                                        <a:pt x="90" y="383"/>
                                      </a:lnTo>
                                      <a:lnTo>
                                        <a:pt x="87" y="379"/>
                                      </a:lnTo>
                                      <a:lnTo>
                                        <a:pt x="85" y="376"/>
                                      </a:lnTo>
                                      <a:lnTo>
                                        <a:pt x="78" y="373"/>
                                      </a:lnTo>
                                      <a:lnTo>
                                        <a:pt x="78" y="373"/>
                                      </a:lnTo>
                                      <a:lnTo>
                                        <a:pt x="75" y="370"/>
                                      </a:lnTo>
                                      <a:lnTo>
                                        <a:pt x="75" y="370"/>
                                      </a:lnTo>
                                      <a:lnTo>
                                        <a:pt x="72" y="367"/>
                                      </a:lnTo>
                                      <a:lnTo>
                                        <a:pt x="69" y="364"/>
                                      </a:lnTo>
                                      <a:lnTo>
                                        <a:pt x="65" y="364"/>
                                      </a:lnTo>
                                      <a:lnTo>
                                        <a:pt x="65" y="361"/>
                                      </a:lnTo>
                                      <a:lnTo>
                                        <a:pt x="63" y="358"/>
                                      </a:lnTo>
                                      <a:lnTo>
                                        <a:pt x="63" y="358"/>
                                      </a:lnTo>
                                      <a:lnTo>
                                        <a:pt x="60" y="354"/>
                                      </a:lnTo>
                                      <a:lnTo>
                                        <a:pt x="60" y="354"/>
                                      </a:lnTo>
                                      <a:lnTo>
                                        <a:pt x="53" y="349"/>
                                      </a:lnTo>
                                      <a:lnTo>
                                        <a:pt x="53" y="349"/>
                                      </a:lnTo>
                                      <a:lnTo>
                                        <a:pt x="50" y="345"/>
                                      </a:lnTo>
                                      <a:lnTo>
                                        <a:pt x="50" y="342"/>
                                      </a:lnTo>
                                      <a:lnTo>
                                        <a:pt x="50" y="342"/>
                                      </a:lnTo>
                                      <a:lnTo>
                                        <a:pt x="47" y="342"/>
                                      </a:lnTo>
                                      <a:lnTo>
                                        <a:pt x="43" y="339"/>
                                      </a:lnTo>
                                      <a:lnTo>
                                        <a:pt x="43" y="339"/>
                                      </a:lnTo>
                                      <a:lnTo>
                                        <a:pt x="40" y="333"/>
                                      </a:lnTo>
                                      <a:lnTo>
                                        <a:pt x="40" y="333"/>
                                      </a:lnTo>
                                      <a:lnTo>
                                        <a:pt x="38" y="330"/>
                                      </a:lnTo>
                                      <a:lnTo>
                                        <a:pt x="38" y="330"/>
                                      </a:lnTo>
                                      <a:lnTo>
                                        <a:pt x="35" y="324"/>
                                      </a:lnTo>
                                      <a:lnTo>
                                        <a:pt x="35" y="320"/>
                                      </a:lnTo>
                                      <a:lnTo>
                                        <a:pt x="31" y="317"/>
                                      </a:lnTo>
                                      <a:lnTo>
                                        <a:pt x="28" y="315"/>
                                      </a:lnTo>
                                      <a:lnTo>
                                        <a:pt x="28" y="311"/>
                                      </a:lnTo>
                                      <a:lnTo>
                                        <a:pt x="25" y="308"/>
                                      </a:lnTo>
                                      <a:lnTo>
                                        <a:pt x="25" y="305"/>
                                      </a:lnTo>
                                      <a:lnTo>
                                        <a:pt x="25" y="305"/>
                                      </a:lnTo>
                                      <a:lnTo>
                                        <a:pt x="22" y="302"/>
                                      </a:lnTo>
                                      <a:lnTo>
                                        <a:pt x="22" y="299"/>
                                      </a:lnTo>
                                      <a:lnTo>
                                        <a:pt x="22" y="299"/>
                                      </a:lnTo>
                                      <a:lnTo>
                                        <a:pt x="22" y="296"/>
                                      </a:lnTo>
                                      <a:lnTo>
                                        <a:pt x="22" y="296"/>
                                      </a:lnTo>
                                      <a:lnTo>
                                        <a:pt x="18" y="293"/>
                                      </a:lnTo>
                                      <a:lnTo>
                                        <a:pt x="18" y="289"/>
                                      </a:lnTo>
                                      <a:lnTo>
                                        <a:pt x="18" y="289"/>
                                      </a:lnTo>
                                      <a:lnTo>
                                        <a:pt x="16" y="286"/>
                                      </a:lnTo>
                                      <a:lnTo>
                                        <a:pt x="16" y="283"/>
                                      </a:lnTo>
                                      <a:lnTo>
                                        <a:pt x="16" y="283"/>
                                      </a:lnTo>
                                      <a:lnTo>
                                        <a:pt x="16" y="281"/>
                                      </a:lnTo>
                                      <a:lnTo>
                                        <a:pt x="13" y="277"/>
                                      </a:lnTo>
                                      <a:lnTo>
                                        <a:pt x="13" y="274"/>
                                      </a:lnTo>
                                      <a:lnTo>
                                        <a:pt x="10" y="271"/>
                                      </a:lnTo>
                                      <a:lnTo>
                                        <a:pt x="13" y="271"/>
                                      </a:lnTo>
                                      <a:lnTo>
                                        <a:pt x="10" y="262"/>
                                      </a:lnTo>
                                      <a:lnTo>
                                        <a:pt x="10" y="262"/>
                                      </a:lnTo>
                                      <a:lnTo>
                                        <a:pt x="6" y="259"/>
                                      </a:lnTo>
                                      <a:lnTo>
                                        <a:pt x="6" y="259"/>
                                      </a:lnTo>
                                      <a:lnTo>
                                        <a:pt x="6" y="255"/>
                                      </a:lnTo>
                                      <a:lnTo>
                                        <a:pt x="6" y="243"/>
                                      </a:lnTo>
                                      <a:lnTo>
                                        <a:pt x="3" y="243"/>
                                      </a:lnTo>
                                      <a:lnTo>
                                        <a:pt x="3" y="243"/>
                                      </a:lnTo>
                                      <a:lnTo>
                                        <a:pt x="3" y="234"/>
                                      </a:lnTo>
                                      <a:lnTo>
                                        <a:pt x="3" y="230"/>
                                      </a:lnTo>
                                      <a:lnTo>
                                        <a:pt x="3" y="230"/>
                                      </a:lnTo>
                                      <a:lnTo>
                                        <a:pt x="3" y="228"/>
                                      </a:lnTo>
                                      <a:lnTo>
                                        <a:pt x="3" y="225"/>
                                      </a:lnTo>
                                      <a:lnTo>
                                        <a:pt x="3" y="225"/>
                                      </a:lnTo>
                                      <a:lnTo>
                                        <a:pt x="3" y="200"/>
                                      </a:lnTo>
                                      <a:lnTo>
                                        <a:pt x="3" y="196"/>
                                      </a:lnTo>
                                      <a:lnTo>
                                        <a:pt x="3" y="187"/>
                                      </a:lnTo>
                                      <a:lnTo>
                                        <a:pt x="3" y="184"/>
                                      </a:lnTo>
                                      <a:lnTo>
                                        <a:pt x="3" y="178"/>
                                      </a:lnTo>
                                      <a:lnTo>
                                        <a:pt x="6" y="175"/>
                                      </a:lnTo>
                                      <a:lnTo>
                                        <a:pt x="6" y="172"/>
                                      </a:lnTo>
                                      <a:lnTo>
                                        <a:pt x="6" y="169"/>
                                      </a:lnTo>
                                      <a:lnTo>
                                        <a:pt x="6" y="165"/>
                                      </a:lnTo>
                                      <a:lnTo>
                                        <a:pt x="6" y="162"/>
                                      </a:lnTo>
                                      <a:lnTo>
                                        <a:pt x="10" y="159"/>
                                      </a:lnTo>
                                      <a:lnTo>
                                        <a:pt x="10" y="159"/>
                                      </a:lnTo>
                                      <a:lnTo>
                                        <a:pt x="10" y="157"/>
                                      </a:lnTo>
                                      <a:lnTo>
                                        <a:pt x="10" y="153"/>
                                      </a:lnTo>
                                      <a:lnTo>
                                        <a:pt x="13" y="150"/>
                                      </a:lnTo>
                                      <a:lnTo>
                                        <a:pt x="10" y="150"/>
                                      </a:lnTo>
                                      <a:lnTo>
                                        <a:pt x="13" y="147"/>
                                      </a:lnTo>
                                      <a:lnTo>
                                        <a:pt x="16" y="141"/>
                                      </a:lnTo>
                                      <a:lnTo>
                                        <a:pt x="16" y="138"/>
                                      </a:lnTo>
                                      <a:lnTo>
                                        <a:pt x="16" y="138"/>
                                      </a:lnTo>
                                      <a:lnTo>
                                        <a:pt x="18" y="131"/>
                                      </a:lnTo>
                                      <a:lnTo>
                                        <a:pt x="18" y="131"/>
                                      </a:lnTo>
                                      <a:lnTo>
                                        <a:pt x="18" y="128"/>
                                      </a:lnTo>
                                      <a:lnTo>
                                        <a:pt x="18" y="128"/>
                                      </a:lnTo>
                                      <a:lnTo>
                                        <a:pt x="22" y="125"/>
                                      </a:lnTo>
                                      <a:lnTo>
                                        <a:pt x="22" y="125"/>
                                      </a:lnTo>
                                      <a:lnTo>
                                        <a:pt x="22" y="123"/>
                                      </a:lnTo>
                                      <a:lnTo>
                                        <a:pt x="22" y="123"/>
                                      </a:lnTo>
                                      <a:lnTo>
                                        <a:pt x="22" y="119"/>
                                      </a:lnTo>
                                      <a:lnTo>
                                        <a:pt x="25" y="116"/>
                                      </a:lnTo>
                                      <a:lnTo>
                                        <a:pt x="25" y="116"/>
                                      </a:lnTo>
                                      <a:lnTo>
                                        <a:pt x="25" y="113"/>
                                      </a:lnTo>
                                      <a:lnTo>
                                        <a:pt x="25" y="113"/>
                                      </a:lnTo>
                                      <a:lnTo>
                                        <a:pt x="28" y="106"/>
                                      </a:lnTo>
                                      <a:lnTo>
                                        <a:pt x="35" y="101"/>
                                      </a:lnTo>
                                      <a:lnTo>
                                        <a:pt x="35" y="95"/>
                                      </a:lnTo>
                                      <a:lnTo>
                                        <a:pt x="38" y="95"/>
                                      </a:lnTo>
                                      <a:lnTo>
                                        <a:pt x="40" y="92"/>
                                      </a:lnTo>
                                      <a:lnTo>
                                        <a:pt x="40" y="90"/>
                                      </a:lnTo>
                                      <a:lnTo>
                                        <a:pt x="43" y="86"/>
                                      </a:lnTo>
                                      <a:lnTo>
                                        <a:pt x="47" y="83"/>
                                      </a:lnTo>
                                      <a:lnTo>
                                        <a:pt x="47" y="80"/>
                                      </a:lnTo>
                                      <a:lnTo>
                                        <a:pt x="50" y="77"/>
                                      </a:lnTo>
                                      <a:lnTo>
                                        <a:pt x="50" y="77"/>
                                      </a:lnTo>
                                      <a:lnTo>
                                        <a:pt x="53" y="73"/>
                                      </a:lnTo>
                                      <a:lnTo>
                                        <a:pt x="57" y="71"/>
                                      </a:lnTo>
                                      <a:lnTo>
                                        <a:pt x="60" y="68"/>
                                      </a:lnTo>
                                      <a:lnTo>
                                        <a:pt x="60" y="65"/>
                                      </a:lnTo>
                                      <a:lnTo>
                                        <a:pt x="63" y="65"/>
                                      </a:lnTo>
                                      <a:lnTo>
                                        <a:pt x="65" y="61"/>
                                      </a:lnTo>
                                      <a:lnTo>
                                        <a:pt x="65" y="58"/>
                                      </a:lnTo>
                                      <a:lnTo>
                                        <a:pt x="69" y="56"/>
                                      </a:lnTo>
                                      <a:lnTo>
                                        <a:pt x="75" y="52"/>
                                      </a:lnTo>
                                      <a:lnTo>
                                        <a:pt x="78" y="49"/>
                                      </a:lnTo>
                                      <a:lnTo>
                                        <a:pt x="78" y="46"/>
                                      </a:lnTo>
                                      <a:lnTo>
                                        <a:pt x="82" y="46"/>
                                      </a:lnTo>
                                      <a:lnTo>
                                        <a:pt x="85" y="43"/>
                                      </a:lnTo>
                                      <a:lnTo>
                                        <a:pt x="87" y="43"/>
                                      </a:lnTo>
                                      <a:lnTo>
                                        <a:pt x="90" y="39"/>
                                      </a:lnTo>
                                      <a:lnTo>
                                        <a:pt x="97" y="34"/>
                                      </a:lnTo>
                                      <a:lnTo>
                                        <a:pt x="100" y="34"/>
                                      </a:lnTo>
                                      <a:lnTo>
                                        <a:pt x="103" y="31"/>
                                      </a:lnTo>
                                      <a:lnTo>
                                        <a:pt x="107" y="27"/>
                                      </a:lnTo>
                                      <a:lnTo>
                                        <a:pt x="110" y="27"/>
                                      </a:lnTo>
                                      <a:lnTo>
                                        <a:pt x="112" y="24"/>
                                      </a:lnTo>
                                      <a:lnTo>
                                        <a:pt x="122" y="21"/>
                                      </a:lnTo>
                                      <a:lnTo>
                                        <a:pt x="122" y="21"/>
                                      </a:lnTo>
                                      <a:lnTo>
                                        <a:pt x="122" y="21"/>
                                      </a:lnTo>
                                      <a:lnTo>
                                        <a:pt x="125" y="21"/>
                                      </a:lnTo>
                                      <a:lnTo>
                                        <a:pt x="129" y="18"/>
                                      </a:lnTo>
                                      <a:lnTo>
                                        <a:pt x="129" y="18"/>
                                      </a:lnTo>
                                      <a:lnTo>
                                        <a:pt x="132" y="18"/>
                                      </a:lnTo>
                                      <a:lnTo>
                                        <a:pt x="134" y="15"/>
                                      </a:lnTo>
                                      <a:lnTo>
                                        <a:pt x="132" y="15"/>
                                      </a:lnTo>
                                      <a:lnTo>
                                        <a:pt x="137" y="15"/>
                                      </a:lnTo>
                                      <a:lnTo>
                                        <a:pt x="141" y="12"/>
                                      </a:lnTo>
                                      <a:lnTo>
                                        <a:pt x="141" y="15"/>
                                      </a:lnTo>
                                      <a:lnTo>
                                        <a:pt x="144" y="12"/>
                                      </a:lnTo>
                                      <a:lnTo>
                                        <a:pt x="144" y="12"/>
                                      </a:lnTo>
                                      <a:lnTo>
                                        <a:pt x="150" y="9"/>
                                      </a:lnTo>
                                      <a:lnTo>
                                        <a:pt x="147" y="9"/>
                                      </a:lnTo>
                                      <a:lnTo>
                                        <a:pt x="159" y="9"/>
                                      </a:lnTo>
                                      <a:lnTo>
                                        <a:pt x="159" y="5"/>
                                      </a:lnTo>
                                      <a:lnTo>
                                        <a:pt x="171" y="5"/>
                                      </a:lnTo>
                                      <a:lnTo>
                                        <a:pt x="174" y="5"/>
                                      </a:lnTo>
                                      <a:lnTo>
                                        <a:pt x="178" y="3"/>
                                      </a:lnTo>
                                      <a:lnTo>
                                        <a:pt x="180" y="3"/>
                                      </a:lnTo>
                                      <a:lnTo>
                                        <a:pt x="183" y="3"/>
                                      </a:lnTo>
                                      <a:lnTo>
                                        <a:pt x="186" y="3"/>
                                      </a:lnTo>
                                      <a:lnTo>
                                        <a:pt x="196" y="3"/>
                                      </a:lnTo>
                                      <a:lnTo>
                                        <a:pt x="200" y="0"/>
                                      </a:lnTo>
                                      <a:lnTo>
                                        <a:pt x="221" y="0"/>
                                      </a:lnTo>
                                      <a:lnTo>
                                        <a:pt x="221" y="0"/>
                                      </a:lnTo>
                                      <a:lnTo>
                                        <a:pt x="225" y="3"/>
                                      </a:lnTo>
                                      <a:lnTo>
                                        <a:pt x="237" y="3"/>
                                      </a:lnTo>
                                      <a:lnTo>
                                        <a:pt x="237" y="3"/>
                                      </a:lnTo>
                                      <a:lnTo>
                                        <a:pt x="237" y="3"/>
                                      </a:lnTo>
                                      <a:lnTo>
                                        <a:pt x="243" y="3"/>
                                      </a:lnTo>
                                      <a:lnTo>
                                        <a:pt x="247" y="3"/>
                                      </a:lnTo>
                                      <a:lnTo>
                                        <a:pt x="243" y="3"/>
                                      </a:lnTo>
                                      <a:lnTo>
                                        <a:pt x="250" y="5"/>
                                      </a:lnTo>
                                      <a:lnTo>
                                        <a:pt x="252" y="5"/>
                                      </a:lnTo>
                                      <a:lnTo>
                                        <a:pt x="255" y="5"/>
                                      </a:lnTo>
                                      <a:lnTo>
                                        <a:pt x="255" y="5"/>
                                      </a:lnTo>
                                      <a:lnTo>
                                        <a:pt x="268" y="9"/>
                                      </a:lnTo>
                                      <a:lnTo>
                                        <a:pt x="272" y="9"/>
                                      </a:lnTo>
                                      <a:lnTo>
                                        <a:pt x="272" y="9"/>
                                      </a:lnTo>
                                      <a:lnTo>
                                        <a:pt x="274" y="12"/>
                                      </a:lnTo>
                                      <a:lnTo>
                                        <a:pt x="277" y="12"/>
                                      </a:lnTo>
                                      <a:lnTo>
                                        <a:pt x="280" y="12"/>
                                      </a:lnTo>
                                      <a:lnTo>
                                        <a:pt x="284" y="15"/>
                                      </a:lnTo>
                                      <a:lnTo>
                                        <a:pt x="284" y="12"/>
                                      </a:lnTo>
                                      <a:lnTo>
                                        <a:pt x="287" y="15"/>
                                      </a:lnTo>
                                      <a:lnTo>
                                        <a:pt x="290" y="15"/>
                                      </a:lnTo>
                                      <a:lnTo>
                                        <a:pt x="290" y="15"/>
                                      </a:lnTo>
                                      <a:lnTo>
                                        <a:pt x="293" y="18"/>
                                      </a:lnTo>
                                      <a:lnTo>
                                        <a:pt x="297" y="18"/>
                                      </a:lnTo>
                                      <a:lnTo>
                                        <a:pt x="297" y="18"/>
                                      </a:lnTo>
                                      <a:lnTo>
                                        <a:pt x="305" y="24"/>
                                      </a:lnTo>
                                      <a:lnTo>
                                        <a:pt x="309" y="24"/>
                                      </a:lnTo>
                                      <a:lnTo>
                                        <a:pt x="309" y="24"/>
                                      </a:lnTo>
                                      <a:lnTo>
                                        <a:pt x="312" y="27"/>
                                      </a:lnTo>
                                      <a:lnTo>
                                        <a:pt x="315" y="27"/>
                                      </a:lnTo>
                                      <a:lnTo>
                                        <a:pt x="315" y="27"/>
                                      </a:lnTo>
                                      <a:lnTo>
                                        <a:pt x="319" y="31"/>
                                      </a:lnTo>
                                      <a:lnTo>
                                        <a:pt x="319" y="31"/>
                                      </a:lnTo>
                                      <a:lnTo>
                                        <a:pt x="321" y="34"/>
                                      </a:lnTo>
                                      <a:lnTo>
                                        <a:pt x="321" y="31"/>
                                      </a:lnTo>
                                      <a:close/>
                                    </a:path>
                                  </a:pathLst>
                                </a:custGeom>
                                <a:solidFill>
                                  <a:srgbClr val="000000"/>
                                </a:solidFill>
                                <a:ln>
                                  <a:noFill/>
                                </a:ln>
                              </wps:spPr>
                              <wps:bodyPr rot="0" vert="horz" wrap="square" lIns="91440" tIns="45720" rIns="91440" bIns="45720" anchor="t" anchorCtr="0" upright="1">
                                <a:noAutofit/>
                              </wps:bodyPr>
                            </wps:wsp>
                            <wps:wsp>
                              <wps:cNvPr id="24" name="Freeform 41"/>
                              <wps:cNvSpPr/>
                              <wps:spPr bwMode="auto">
                                <a:xfrm>
                                  <a:off x="17" y="40"/>
                                  <a:ext cx="425" cy="386"/>
                                </a:xfrm>
                                <a:custGeom>
                                  <a:avLst/>
                                  <a:gdLst>
                                    <a:gd name="T0" fmla="*/ 370 w 425"/>
                                    <a:gd name="T1" fmla="*/ 357 h 386"/>
                                    <a:gd name="T2" fmla="*/ 395 w 425"/>
                                    <a:gd name="T3" fmla="*/ 323 h 386"/>
                                    <a:gd name="T4" fmla="*/ 407 w 425"/>
                                    <a:gd name="T5" fmla="*/ 302 h 386"/>
                                    <a:gd name="T6" fmla="*/ 413 w 425"/>
                                    <a:gd name="T7" fmla="*/ 286 h 386"/>
                                    <a:gd name="T8" fmla="*/ 422 w 425"/>
                                    <a:gd name="T9" fmla="*/ 258 h 386"/>
                                    <a:gd name="T10" fmla="*/ 425 w 425"/>
                                    <a:gd name="T11" fmla="*/ 203 h 386"/>
                                    <a:gd name="T12" fmla="*/ 422 w 425"/>
                                    <a:gd name="T13" fmla="*/ 168 h 386"/>
                                    <a:gd name="T14" fmla="*/ 413 w 425"/>
                                    <a:gd name="T15" fmla="*/ 144 h 386"/>
                                    <a:gd name="T16" fmla="*/ 407 w 425"/>
                                    <a:gd name="T17" fmla="*/ 128 h 386"/>
                                    <a:gd name="T18" fmla="*/ 395 w 425"/>
                                    <a:gd name="T19" fmla="*/ 104 h 386"/>
                                    <a:gd name="T20" fmla="*/ 378 w 425"/>
                                    <a:gd name="T21" fmla="*/ 80 h 386"/>
                                    <a:gd name="T22" fmla="*/ 363 w 425"/>
                                    <a:gd name="T23" fmla="*/ 61 h 386"/>
                                    <a:gd name="T24" fmla="*/ 331 w 425"/>
                                    <a:gd name="T25" fmla="*/ 37 h 386"/>
                                    <a:gd name="T26" fmla="*/ 316 w 425"/>
                                    <a:gd name="T27" fmla="*/ 24 h 386"/>
                                    <a:gd name="T28" fmla="*/ 288 w 425"/>
                                    <a:gd name="T29" fmla="*/ 12 h 386"/>
                                    <a:gd name="T30" fmla="*/ 266 w 425"/>
                                    <a:gd name="T31" fmla="*/ 6 h 386"/>
                                    <a:gd name="T32" fmla="*/ 200 w 425"/>
                                    <a:gd name="T33" fmla="*/ 0 h 386"/>
                                    <a:gd name="T34" fmla="*/ 173 w 425"/>
                                    <a:gd name="T35" fmla="*/ 3 h 386"/>
                                    <a:gd name="T36" fmla="*/ 151 w 425"/>
                                    <a:gd name="T37" fmla="*/ 8 h 386"/>
                                    <a:gd name="T38" fmla="*/ 116 w 425"/>
                                    <a:gd name="T39" fmla="*/ 24 h 386"/>
                                    <a:gd name="T40" fmla="*/ 94 w 425"/>
                                    <a:gd name="T41" fmla="*/ 37 h 386"/>
                                    <a:gd name="T42" fmla="*/ 73 w 425"/>
                                    <a:gd name="T43" fmla="*/ 52 h 386"/>
                                    <a:gd name="T44" fmla="*/ 51 w 425"/>
                                    <a:gd name="T45" fmla="*/ 74 h 386"/>
                                    <a:gd name="T46" fmla="*/ 39 w 425"/>
                                    <a:gd name="T47" fmla="*/ 93 h 386"/>
                                    <a:gd name="T48" fmla="*/ 22 w 425"/>
                                    <a:gd name="T49" fmla="*/ 116 h 386"/>
                                    <a:gd name="T50" fmla="*/ 14 w 425"/>
                                    <a:gd name="T51" fmla="*/ 144 h 386"/>
                                    <a:gd name="T52" fmla="*/ 4 w 425"/>
                                    <a:gd name="T53" fmla="*/ 181 h 386"/>
                                    <a:gd name="T54" fmla="*/ 4 w 425"/>
                                    <a:gd name="T55" fmla="*/ 231 h 386"/>
                                    <a:gd name="T56" fmla="*/ 4 w 425"/>
                                    <a:gd name="T57" fmla="*/ 199 h 386"/>
                                    <a:gd name="T58" fmla="*/ 10 w 425"/>
                                    <a:gd name="T59" fmla="*/ 162 h 386"/>
                                    <a:gd name="T60" fmla="*/ 17 w 425"/>
                                    <a:gd name="T61" fmla="*/ 138 h 386"/>
                                    <a:gd name="T62" fmla="*/ 26 w 425"/>
                                    <a:gd name="T63" fmla="*/ 119 h 386"/>
                                    <a:gd name="T64" fmla="*/ 42 w 425"/>
                                    <a:gd name="T65" fmla="*/ 93 h 386"/>
                                    <a:gd name="T66" fmla="*/ 61 w 425"/>
                                    <a:gd name="T67" fmla="*/ 68 h 386"/>
                                    <a:gd name="T68" fmla="*/ 91 w 425"/>
                                    <a:gd name="T69" fmla="*/ 40 h 386"/>
                                    <a:gd name="T70" fmla="*/ 116 w 425"/>
                                    <a:gd name="T71" fmla="*/ 27 h 386"/>
                                    <a:gd name="T72" fmla="*/ 136 w 425"/>
                                    <a:gd name="T73" fmla="*/ 15 h 386"/>
                                    <a:gd name="T74" fmla="*/ 163 w 425"/>
                                    <a:gd name="T75" fmla="*/ 6 h 386"/>
                                    <a:gd name="T76" fmla="*/ 187 w 425"/>
                                    <a:gd name="T77" fmla="*/ 3 h 386"/>
                                    <a:gd name="T78" fmla="*/ 234 w 425"/>
                                    <a:gd name="T79" fmla="*/ 3 h 386"/>
                                    <a:gd name="T80" fmla="*/ 269 w 425"/>
                                    <a:gd name="T81" fmla="*/ 6 h 386"/>
                                    <a:gd name="T82" fmla="*/ 291 w 425"/>
                                    <a:gd name="T83" fmla="*/ 15 h 386"/>
                                    <a:gd name="T84" fmla="*/ 319 w 425"/>
                                    <a:gd name="T85" fmla="*/ 27 h 386"/>
                                    <a:gd name="T86" fmla="*/ 331 w 425"/>
                                    <a:gd name="T87" fmla="*/ 40 h 386"/>
                                    <a:gd name="T88" fmla="*/ 353 w 425"/>
                                    <a:gd name="T89" fmla="*/ 59 h 386"/>
                                    <a:gd name="T90" fmla="*/ 372 w 425"/>
                                    <a:gd name="T91" fmla="*/ 76 h 386"/>
                                    <a:gd name="T92" fmla="*/ 397 w 425"/>
                                    <a:gd name="T93" fmla="*/ 107 h 386"/>
                                    <a:gd name="T94" fmla="*/ 407 w 425"/>
                                    <a:gd name="T95" fmla="*/ 128 h 386"/>
                                    <a:gd name="T96" fmla="*/ 413 w 425"/>
                                    <a:gd name="T97" fmla="*/ 150 h 386"/>
                                    <a:gd name="T98" fmla="*/ 422 w 425"/>
                                    <a:gd name="T99" fmla="*/ 178 h 386"/>
                                    <a:gd name="T100" fmla="*/ 422 w 425"/>
                                    <a:gd name="T101" fmla="*/ 237 h 386"/>
                                    <a:gd name="T102" fmla="*/ 419 w 425"/>
                                    <a:gd name="T103" fmla="*/ 262 h 386"/>
                                    <a:gd name="T104" fmla="*/ 410 w 425"/>
                                    <a:gd name="T105" fmla="*/ 289 h 386"/>
                                    <a:gd name="T106" fmla="*/ 397 w 425"/>
                                    <a:gd name="T107" fmla="*/ 318 h 386"/>
                                    <a:gd name="T108" fmla="*/ 382 w 425"/>
                                    <a:gd name="T109" fmla="*/ 342 h 386"/>
                                    <a:gd name="T110" fmla="*/ 363 w 425"/>
                                    <a:gd name="T111" fmla="*/ 361 h 386"/>
                                    <a:gd name="T112" fmla="*/ 341 w 425"/>
                                    <a:gd name="T113" fmla="*/ 386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25" h="386">
                                      <a:moveTo>
                                        <a:pt x="341" y="386"/>
                                      </a:moveTo>
                                      <a:lnTo>
                                        <a:pt x="344" y="382"/>
                                      </a:lnTo>
                                      <a:lnTo>
                                        <a:pt x="344" y="379"/>
                                      </a:lnTo>
                                      <a:lnTo>
                                        <a:pt x="350" y="376"/>
                                      </a:lnTo>
                                      <a:lnTo>
                                        <a:pt x="356" y="373"/>
                                      </a:lnTo>
                                      <a:lnTo>
                                        <a:pt x="356" y="370"/>
                                      </a:lnTo>
                                      <a:lnTo>
                                        <a:pt x="366" y="364"/>
                                      </a:lnTo>
                                      <a:lnTo>
                                        <a:pt x="366" y="361"/>
                                      </a:lnTo>
                                      <a:lnTo>
                                        <a:pt x="370" y="357"/>
                                      </a:lnTo>
                                      <a:lnTo>
                                        <a:pt x="372" y="354"/>
                                      </a:lnTo>
                                      <a:lnTo>
                                        <a:pt x="375" y="352"/>
                                      </a:lnTo>
                                      <a:lnTo>
                                        <a:pt x="378" y="348"/>
                                      </a:lnTo>
                                      <a:lnTo>
                                        <a:pt x="382" y="345"/>
                                      </a:lnTo>
                                      <a:lnTo>
                                        <a:pt x="382" y="342"/>
                                      </a:lnTo>
                                      <a:lnTo>
                                        <a:pt x="385" y="339"/>
                                      </a:lnTo>
                                      <a:lnTo>
                                        <a:pt x="391" y="333"/>
                                      </a:lnTo>
                                      <a:lnTo>
                                        <a:pt x="391" y="330"/>
                                      </a:lnTo>
                                      <a:lnTo>
                                        <a:pt x="395" y="323"/>
                                      </a:lnTo>
                                      <a:lnTo>
                                        <a:pt x="397" y="320"/>
                                      </a:lnTo>
                                      <a:lnTo>
                                        <a:pt x="400" y="318"/>
                                      </a:lnTo>
                                      <a:lnTo>
                                        <a:pt x="400" y="314"/>
                                      </a:lnTo>
                                      <a:lnTo>
                                        <a:pt x="400" y="314"/>
                                      </a:lnTo>
                                      <a:lnTo>
                                        <a:pt x="400" y="311"/>
                                      </a:lnTo>
                                      <a:lnTo>
                                        <a:pt x="400" y="311"/>
                                      </a:lnTo>
                                      <a:lnTo>
                                        <a:pt x="403" y="308"/>
                                      </a:lnTo>
                                      <a:lnTo>
                                        <a:pt x="403" y="305"/>
                                      </a:lnTo>
                                      <a:lnTo>
                                        <a:pt x="407" y="302"/>
                                      </a:lnTo>
                                      <a:lnTo>
                                        <a:pt x="407" y="299"/>
                                      </a:lnTo>
                                      <a:lnTo>
                                        <a:pt x="407" y="299"/>
                                      </a:lnTo>
                                      <a:lnTo>
                                        <a:pt x="410" y="296"/>
                                      </a:lnTo>
                                      <a:lnTo>
                                        <a:pt x="410" y="292"/>
                                      </a:lnTo>
                                      <a:lnTo>
                                        <a:pt x="410" y="292"/>
                                      </a:lnTo>
                                      <a:lnTo>
                                        <a:pt x="410" y="289"/>
                                      </a:lnTo>
                                      <a:lnTo>
                                        <a:pt x="413" y="289"/>
                                      </a:lnTo>
                                      <a:lnTo>
                                        <a:pt x="413" y="286"/>
                                      </a:lnTo>
                                      <a:lnTo>
                                        <a:pt x="413" y="286"/>
                                      </a:lnTo>
                                      <a:lnTo>
                                        <a:pt x="413" y="284"/>
                                      </a:lnTo>
                                      <a:lnTo>
                                        <a:pt x="417" y="277"/>
                                      </a:lnTo>
                                      <a:lnTo>
                                        <a:pt x="417" y="274"/>
                                      </a:lnTo>
                                      <a:lnTo>
                                        <a:pt x="417" y="271"/>
                                      </a:lnTo>
                                      <a:lnTo>
                                        <a:pt x="417" y="271"/>
                                      </a:lnTo>
                                      <a:lnTo>
                                        <a:pt x="419" y="267"/>
                                      </a:lnTo>
                                      <a:lnTo>
                                        <a:pt x="419" y="265"/>
                                      </a:lnTo>
                                      <a:lnTo>
                                        <a:pt x="419" y="262"/>
                                      </a:lnTo>
                                      <a:lnTo>
                                        <a:pt x="422" y="258"/>
                                      </a:lnTo>
                                      <a:lnTo>
                                        <a:pt x="422" y="252"/>
                                      </a:lnTo>
                                      <a:lnTo>
                                        <a:pt x="422" y="250"/>
                                      </a:lnTo>
                                      <a:lnTo>
                                        <a:pt x="425" y="243"/>
                                      </a:lnTo>
                                      <a:lnTo>
                                        <a:pt x="425" y="240"/>
                                      </a:lnTo>
                                      <a:lnTo>
                                        <a:pt x="425" y="237"/>
                                      </a:lnTo>
                                      <a:lnTo>
                                        <a:pt x="425" y="224"/>
                                      </a:lnTo>
                                      <a:lnTo>
                                        <a:pt x="425" y="221"/>
                                      </a:lnTo>
                                      <a:lnTo>
                                        <a:pt x="425" y="206"/>
                                      </a:lnTo>
                                      <a:lnTo>
                                        <a:pt x="425" y="203"/>
                                      </a:lnTo>
                                      <a:lnTo>
                                        <a:pt x="425" y="203"/>
                                      </a:lnTo>
                                      <a:lnTo>
                                        <a:pt x="425" y="194"/>
                                      </a:lnTo>
                                      <a:lnTo>
                                        <a:pt x="425" y="187"/>
                                      </a:lnTo>
                                      <a:lnTo>
                                        <a:pt x="425" y="190"/>
                                      </a:lnTo>
                                      <a:lnTo>
                                        <a:pt x="425" y="184"/>
                                      </a:lnTo>
                                      <a:lnTo>
                                        <a:pt x="422" y="178"/>
                                      </a:lnTo>
                                      <a:lnTo>
                                        <a:pt x="422" y="178"/>
                                      </a:lnTo>
                                      <a:lnTo>
                                        <a:pt x="422" y="175"/>
                                      </a:lnTo>
                                      <a:lnTo>
                                        <a:pt x="422" y="168"/>
                                      </a:lnTo>
                                      <a:lnTo>
                                        <a:pt x="419" y="165"/>
                                      </a:lnTo>
                                      <a:lnTo>
                                        <a:pt x="419" y="165"/>
                                      </a:lnTo>
                                      <a:lnTo>
                                        <a:pt x="419" y="162"/>
                                      </a:lnTo>
                                      <a:lnTo>
                                        <a:pt x="419" y="160"/>
                                      </a:lnTo>
                                      <a:lnTo>
                                        <a:pt x="417" y="156"/>
                                      </a:lnTo>
                                      <a:lnTo>
                                        <a:pt x="417" y="156"/>
                                      </a:lnTo>
                                      <a:lnTo>
                                        <a:pt x="417" y="153"/>
                                      </a:lnTo>
                                      <a:lnTo>
                                        <a:pt x="417" y="150"/>
                                      </a:lnTo>
                                      <a:lnTo>
                                        <a:pt x="413" y="144"/>
                                      </a:lnTo>
                                      <a:lnTo>
                                        <a:pt x="413" y="141"/>
                                      </a:lnTo>
                                      <a:lnTo>
                                        <a:pt x="413" y="141"/>
                                      </a:lnTo>
                                      <a:lnTo>
                                        <a:pt x="413" y="138"/>
                                      </a:lnTo>
                                      <a:lnTo>
                                        <a:pt x="410" y="134"/>
                                      </a:lnTo>
                                      <a:lnTo>
                                        <a:pt x="410" y="134"/>
                                      </a:lnTo>
                                      <a:lnTo>
                                        <a:pt x="410" y="131"/>
                                      </a:lnTo>
                                      <a:lnTo>
                                        <a:pt x="410" y="131"/>
                                      </a:lnTo>
                                      <a:lnTo>
                                        <a:pt x="407" y="128"/>
                                      </a:lnTo>
                                      <a:lnTo>
                                        <a:pt x="407" y="128"/>
                                      </a:lnTo>
                                      <a:lnTo>
                                        <a:pt x="407" y="126"/>
                                      </a:lnTo>
                                      <a:lnTo>
                                        <a:pt x="403" y="122"/>
                                      </a:lnTo>
                                      <a:lnTo>
                                        <a:pt x="403" y="119"/>
                                      </a:lnTo>
                                      <a:lnTo>
                                        <a:pt x="403" y="119"/>
                                      </a:lnTo>
                                      <a:lnTo>
                                        <a:pt x="403" y="116"/>
                                      </a:lnTo>
                                      <a:lnTo>
                                        <a:pt x="400" y="113"/>
                                      </a:lnTo>
                                      <a:lnTo>
                                        <a:pt x="400" y="109"/>
                                      </a:lnTo>
                                      <a:lnTo>
                                        <a:pt x="397" y="107"/>
                                      </a:lnTo>
                                      <a:lnTo>
                                        <a:pt x="395" y="104"/>
                                      </a:lnTo>
                                      <a:lnTo>
                                        <a:pt x="395" y="102"/>
                                      </a:lnTo>
                                      <a:lnTo>
                                        <a:pt x="391" y="98"/>
                                      </a:lnTo>
                                      <a:lnTo>
                                        <a:pt x="391" y="95"/>
                                      </a:lnTo>
                                      <a:lnTo>
                                        <a:pt x="391" y="95"/>
                                      </a:lnTo>
                                      <a:lnTo>
                                        <a:pt x="385" y="93"/>
                                      </a:lnTo>
                                      <a:lnTo>
                                        <a:pt x="385" y="86"/>
                                      </a:lnTo>
                                      <a:lnTo>
                                        <a:pt x="382" y="86"/>
                                      </a:lnTo>
                                      <a:lnTo>
                                        <a:pt x="382" y="86"/>
                                      </a:lnTo>
                                      <a:lnTo>
                                        <a:pt x="378" y="80"/>
                                      </a:lnTo>
                                      <a:lnTo>
                                        <a:pt x="372" y="74"/>
                                      </a:lnTo>
                                      <a:lnTo>
                                        <a:pt x="372" y="76"/>
                                      </a:lnTo>
                                      <a:lnTo>
                                        <a:pt x="372" y="74"/>
                                      </a:lnTo>
                                      <a:lnTo>
                                        <a:pt x="370" y="71"/>
                                      </a:lnTo>
                                      <a:lnTo>
                                        <a:pt x="366" y="68"/>
                                      </a:lnTo>
                                      <a:lnTo>
                                        <a:pt x="366" y="68"/>
                                      </a:lnTo>
                                      <a:lnTo>
                                        <a:pt x="366" y="64"/>
                                      </a:lnTo>
                                      <a:lnTo>
                                        <a:pt x="366" y="64"/>
                                      </a:lnTo>
                                      <a:lnTo>
                                        <a:pt x="363" y="61"/>
                                      </a:lnTo>
                                      <a:lnTo>
                                        <a:pt x="360" y="61"/>
                                      </a:lnTo>
                                      <a:lnTo>
                                        <a:pt x="356" y="55"/>
                                      </a:lnTo>
                                      <a:lnTo>
                                        <a:pt x="353" y="55"/>
                                      </a:lnTo>
                                      <a:lnTo>
                                        <a:pt x="348" y="49"/>
                                      </a:lnTo>
                                      <a:lnTo>
                                        <a:pt x="344" y="46"/>
                                      </a:lnTo>
                                      <a:lnTo>
                                        <a:pt x="341" y="42"/>
                                      </a:lnTo>
                                      <a:lnTo>
                                        <a:pt x="338" y="42"/>
                                      </a:lnTo>
                                      <a:lnTo>
                                        <a:pt x="335" y="40"/>
                                      </a:lnTo>
                                      <a:lnTo>
                                        <a:pt x="331" y="37"/>
                                      </a:lnTo>
                                      <a:lnTo>
                                        <a:pt x="328" y="37"/>
                                      </a:lnTo>
                                      <a:lnTo>
                                        <a:pt x="325" y="34"/>
                                      </a:lnTo>
                                      <a:lnTo>
                                        <a:pt x="325" y="37"/>
                                      </a:lnTo>
                                      <a:lnTo>
                                        <a:pt x="328" y="30"/>
                                      </a:lnTo>
                                      <a:lnTo>
                                        <a:pt x="325" y="30"/>
                                      </a:lnTo>
                                      <a:lnTo>
                                        <a:pt x="323" y="27"/>
                                      </a:lnTo>
                                      <a:lnTo>
                                        <a:pt x="319" y="27"/>
                                      </a:lnTo>
                                      <a:lnTo>
                                        <a:pt x="319" y="27"/>
                                      </a:lnTo>
                                      <a:lnTo>
                                        <a:pt x="316" y="24"/>
                                      </a:lnTo>
                                      <a:lnTo>
                                        <a:pt x="306" y="21"/>
                                      </a:lnTo>
                                      <a:lnTo>
                                        <a:pt x="303" y="18"/>
                                      </a:lnTo>
                                      <a:lnTo>
                                        <a:pt x="303" y="18"/>
                                      </a:lnTo>
                                      <a:lnTo>
                                        <a:pt x="303" y="18"/>
                                      </a:lnTo>
                                      <a:lnTo>
                                        <a:pt x="297" y="15"/>
                                      </a:lnTo>
                                      <a:lnTo>
                                        <a:pt x="294" y="15"/>
                                      </a:lnTo>
                                      <a:lnTo>
                                        <a:pt x="294" y="15"/>
                                      </a:lnTo>
                                      <a:lnTo>
                                        <a:pt x="291" y="12"/>
                                      </a:lnTo>
                                      <a:lnTo>
                                        <a:pt x="288" y="12"/>
                                      </a:lnTo>
                                      <a:lnTo>
                                        <a:pt x="291" y="12"/>
                                      </a:lnTo>
                                      <a:lnTo>
                                        <a:pt x="284" y="12"/>
                                      </a:lnTo>
                                      <a:lnTo>
                                        <a:pt x="281" y="8"/>
                                      </a:lnTo>
                                      <a:lnTo>
                                        <a:pt x="278" y="8"/>
                                      </a:lnTo>
                                      <a:lnTo>
                                        <a:pt x="276" y="8"/>
                                      </a:lnTo>
                                      <a:lnTo>
                                        <a:pt x="272" y="8"/>
                                      </a:lnTo>
                                      <a:lnTo>
                                        <a:pt x="276" y="8"/>
                                      </a:lnTo>
                                      <a:lnTo>
                                        <a:pt x="269" y="6"/>
                                      </a:lnTo>
                                      <a:lnTo>
                                        <a:pt x="266" y="6"/>
                                      </a:lnTo>
                                      <a:lnTo>
                                        <a:pt x="251" y="3"/>
                                      </a:lnTo>
                                      <a:lnTo>
                                        <a:pt x="247" y="3"/>
                                      </a:lnTo>
                                      <a:lnTo>
                                        <a:pt x="244" y="0"/>
                                      </a:lnTo>
                                      <a:lnTo>
                                        <a:pt x="241" y="0"/>
                                      </a:lnTo>
                                      <a:lnTo>
                                        <a:pt x="237" y="0"/>
                                      </a:lnTo>
                                      <a:lnTo>
                                        <a:pt x="231" y="0"/>
                                      </a:lnTo>
                                      <a:lnTo>
                                        <a:pt x="225" y="0"/>
                                      </a:lnTo>
                                      <a:lnTo>
                                        <a:pt x="204" y="0"/>
                                      </a:lnTo>
                                      <a:lnTo>
                                        <a:pt x="200" y="0"/>
                                      </a:lnTo>
                                      <a:lnTo>
                                        <a:pt x="200" y="0"/>
                                      </a:lnTo>
                                      <a:lnTo>
                                        <a:pt x="194" y="0"/>
                                      </a:lnTo>
                                      <a:lnTo>
                                        <a:pt x="190" y="0"/>
                                      </a:lnTo>
                                      <a:lnTo>
                                        <a:pt x="190" y="0"/>
                                      </a:lnTo>
                                      <a:lnTo>
                                        <a:pt x="187" y="0"/>
                                      </a:lnTo>
                                      <a:lnTo>
                                        <a:pt x="182" y="3"/>
                                      </a:lnTo>
                                      <a:lnTo>
                                        <a:pt x="184" y="3"/>
                                      </a:lnTo>
                                      <a:lnTo>
                                        <a:pt x="178" y="3"/>
                                      </a:lnTo>
                                      <a:lnTo>
                                        <a:pt x="173" y="3"/>
                                      </a:lnTo>
                                      <a:lnTo>
                                        <a:pt x="173" y="3"/>
                                      </a:lnTo>
                                      <a:lnTo>
                                        <a:pt x="170" y="3"/>
                                      </a:lnTo>
                                      <a:lnTo>
                                        <a:pt x="166" y="6"/>
                                      </a:lnTo>
                                      <a:lnTo>
                                        <a:pt x="163" y="6"/>
                                      </a:lnTo>
                                      <a:lnTo>
                                        <a:pt x="163" y="6"/>
                                      </a:lnTo>
                                      <a:lnTo>
                                        <a:pt x="161" y="6"/>
                                      </a:lnTo>
                                      <a:lnTo>
                                        <a:pt x="158" y="8"/>
                                      </a:lnTo>
                                      <a:lnTo>
                                        <a:pt x="154" y="8"/>
                                      </a:lnTo>
                                      <a:lnTo>
                                        <a:pt x="151" y="8"/>
                                      </a:lnTo>
                                      <a:lnTo>
                                        <a:pt x="145" y="12"/>
                                      </a:lnTo>
                                      <a:lnTo>
                                        <a:pt x="141" y="12"/>
                                      </a:lnTo>
                                      <a:lnTo>
                                        <a:pt x="138" y="12"/>
                                      </a:lnTo>
                                      <a:lnTo>
                                        <a:pt x="136" y="15"/>
                                      </a:lnTo>
                                      <a:lnTo>
                                        <a:pt x="133" y="15"/>
                                      </a:lnTo>
                                      <a:lnTo>
                                        <a:pt x="126" y="18"/>
                                      </a:lnTo>
                                      <a:lnTo>
                                        <a:pt x="123" y="21"/>
                                      </a:lnTo>
                                      <a:lnTo>
                                        <a:pt x="119" y="21"/>
                                      </a:lnTo>
                                      <a:lnTo>
                                        <a:pt x="116" y="24"/>
                                      </a:lnTo>
                                      <a:lnTo>
                                        <a:pt x="114" y="24"/>
                                      </a:lnTo>
                                      <a:lnTo>
                                        <a:pt x="111" y="27"/>
                                      </a:lnTo>
                                      <a:lnTo>
                                        <a:pt x="111" y="27"/>
                                      </a:lnTo>
                                      <a:lnTo>
                                        <a:pt x="104" y="30"/>
                                      </a:lnTo>
                                      <a:lnTo>
                                        <a:pt x="104" y="30"/>
                                      </a:lnTo>
                                      <a:lnTo>
                                        <a:pt x="104" y="30"/>
                                      </a:lnTo>
                                      <a:lnTo>
                                        <a:pt x="101" y="34"/>
                                      </a:lnTo>
                                      <a:lnTo>
                                        <a:pt x="94" y="37"/>
                                      </a:lnTo>
                                      <a:lnTo>
                                        <a:pt x="94" y="37"/>
                                      </a:lnTo>
                                      <a:lnTo>
                                        <a:pt x="91" y="40"/>
                                      </a:lnTo>
                                      <a:lnTo>
                                        <a:pt x="91" y="40"/>
                                      </a:lnTo>
                                      <a:lnTo>
                                        <a:pt x="86" y="42"/>
                                      </a:lnTo>
                                      <a:lnTo>
                                        <a:pt x="82" y="46"/>
                                      </a:lnTo>
                                      <a:lnTo>
                                        <a:pt x="82" y="46"/>
                                      </a:lnTo>
                                      <a:lnTo>
                                        <a:pt x="82" y="46"/>
                                      </a:lnTo>
                                      <a:lnTo>
                                        <a:pt x="76" y="52"/>
                                      </a:lnTo>
                                      <a:lnTo>
                                        <a:pt x="76" y="52"/>
                                      </a:lnTo>
                                      <a:lnTo>
                                        <a:pt x="73" y="52"/>
                                      </a:lnTo>
                                      <a:lnTo>
                                        <a:pt x="69" y="59"/>
                                      </a:lnTo>
                                      <a:lnTo>
                                        <a:pt x="69" y="59"/>
                                      </a:lnTo>
                                      <a:lnTo>
                                        <a:pt x="67" y="61"/>
                                      </a:lnTo>
                                      <a:lnTo>
                                        <a:pt x="64" y="61"/>
                                      </a:lnTo>
                                      <a:lnTo>
                                        <a:pt x="57" y="68"/>
                                      </a:lnTo>
                                      <a:lnTo>
                                        <a:pt x="57" y="71"/>
                                      </a:lnTo>
                                      <a:lnTo>
                                        <a:pt x="57" y="71"/>
                                      </a:lnTo>
                                      <a:lnTo>
                                        <a:pt x="54" y="74"/>
                                      </a:lnTo>
                                      <a:lnTo>
                                        <a:pt x="51" y="74"/>
                                      </a:lnTo>
                                      <a:lnTo>
                                        <a:pt x="51" y="76"/>
                                      </a:lnTo>
                                      <a:lnTo>
                                        <a:pt x="51" y="76"/>
                                      </a:lnTo>
                                      <a:lnTo>
                                        <a:pt x="47" y="80"/>
                                      </a:lnTo>
                                      <a:lnTo>
                                        <a:pt x="44" y="83"/>
                                      </a:lnTo>
                                      <a:lnTo>
                                        <a:pt x="44" y="83"/>
                                      </a:lnTo>
                                      <a:lnTo>
                                        <a:pt x="44" y="86"/>
                                      </a:lnTo>
                                      <a:lnTo>
                                        <a:pt x="42" y="89"/>
                                      </a:lnTo>
                                      <a:lnTo>
                                        <a:pt x="42" y="89"/>
                                      </a:lnTo>
                                      <a:lnTo>
                                        <a:pt x="39" y="93"/>
                                      </a:lnTo>
                                      <a:lnTo>
                                        <a:pt x="39" y="95"/>
                                      </a:lnTo>
                                      <a:lnTo>
                                        <a:pt x="35" y="98"/>
                                      </a:lnTo>
                                      <a:lnTo>
                                        <a:pt x="35" y="102"/>
                                      </a:lnTo>
                                      <a:lnTo>
                                        <a:pt x="32" y="104"/>
                                      </a:lnTo>
                                      <a:lnTo>
                                        <a:pt x="32" y="107"/>
                                      </a:lnTo>
                                      <a:lnTo>
                                        <a:pt x="29" y="107"/>
                                      </a:lnTo>
                                      <a:lnTo>
                                        <a:pt x="26" y="113"/>
                                      </a:lnTo>
                                      <a:lnTo>
                                        <a:pt x="26" y="113"/>
                                      </a:lnTo>
                                      <a:lnTo>
                                        <a:pt x="22" y="116"/>
                                      </a:lnTo>
                                      <a:lnTo>
                                        <a:pt x="22" y="119"/>
                                      </a:lnTo>
                                      <a:lnTo>
                                        <a:pt x="22" y="122"/>
                                      </a:lnTo>
                                      <a:lnTo>
                                        <a:pt x="20" y="126"/>
                                      </a:lnTo>
                                      <a:lnTo>
                                        <a:pt x="20" y="128"/>
                                      </a:lnTo>
                                      <a:lnTo>
                                        <a:pt x="17" y="131"/>
                                      </a:lnTo>
                                      <a:lnTo>
                                        <a:pt x="17" y="134"/>
                                      </a:lnTo>
                                      <a:lnTo>
                                        <a:pt x="17" y="138"/>
                                      </a:lnTo>
                                      <a:lnTo>
                                        <a:pt x="14" y="141"/>
                                      </a:lnTo>
                                      <a:lnTo>
                                        <a:pt x="14" y="144"/>
                                      </a:lnTo>
                                      <a:lnTo>
                                        <a:pt x="10" y="156"/>
                                      </a:lnTo>
                                      <a:lnTo>
                                        <a:pt x="10" y="156"/>
                                      </a:lnTo>
                                      <a:lnTo>
                                        <a:pt x="7" y="162"/>
                                      </a:lnTo>
                                      <a:lnTo>
                                        <a:pt x="7" y="165"/>
                                      </a:lnTo>
                                      <a:lnTo>
                                        <a:pt x="7" y="168"/>
                                      </a:lnTo>
                                      <a:lnTo>
                                        <a:pt x="7" y="168"/>
                                      </a:lnTo>
                                      <a:lnTo>
                                        <a:pt x="4" y="178"/>
                                      </a:lnTo>
                                      <a:lnTo>
                                        <a:pt x="4" y="181"/>
                                      </a:lnTo>
                                      <a:lnTo>
                                        <a:pt x="4" y="181"/>
                                      </a:lnTo>
                                      <a:lnTo>
                                        <a:pt x="4" y="184"/>
                                      </a:lnTo>
                                      <a:lnTo>
                                        <a:pt x="4" y="187"/>
                                      </a:lnTo>
                                      <a:lnTo>
                                        <a:pt x="4" y="187"/>
                                      </a:lnTo>
                                      <a:lnTo>
                                        <a:pt x="4" y="190"/>
                                      </a:lnTo>
                                      <a:lnTo>
                                        <a:pt x="4" y="199"/>
                                      </a:lnTo>
                                      <a:lnTo>
                                        <a:pt x="4" y="197"/>
                                      </a:lnTo>
                                      <a:lnTo>
                                        <a:pt x="0" y="203"/>
                                      </a:lnTo>
                                      <a:lnTo>
                                        <a:pt x="0" y="228"/>
                                      </a:lnTo>
                                      <a:lnTo>
                                        <a:pt x="4" y="231"/>
                                      </a:lnTo>
                                      <a:lnTo>
                                        <a:pt x="4" y="237"/>
                                      </a:lnTo>
                                      <a:lnTo>
                                        <a:pt x="4" y="240"/>
                                      </a:lnTo>
                                      <a:lnTo>
                                        <a:pt x="4" y="233"/>
                                      </a:lnTo>
                                      <a:lnTo>
                                        <a:pt x="4" y="237"/>
                                      </a:lnTo>
                                      <a:lnTo>
                                        <a:pt x="4" y="231"/>
                                      </a:lnTo>
                                      <a:lnTo>
                                        <a:pt x="4" y="228"/>
                                      </a:lnTo>
                                      <a:lnTo>
                                        <a:pt x="4" y="228"/>
                                      </a:lnTo>
                                      <a:lnTo>
                                        <a:pt x="4" y="203"/>
                                      </a:lnTo>
                                      <a:lnTo>
                                        <a:pt x="4" y="199"/>
                                      </a:lnTo>
                                      <a:lnTo>
                                        <a:pt x="4" y="190"/>
                                      </a:lnTo>
                                      <a:lnTo>
                                        <a:pt x="4" y="187"/>
                                      </a:lnTo>
                                      <a:lnTo>
                                        <a:pt x="4" y="184"/>
                                      </a:lnTo>
                                      <a:lnTo>
                                        <a:pt x="7" y="181"/>
                                      </a:lnTo>
                                      <a:lnTo>
                                        <a:pt x="7" y="178"/>
                                      </a:lnTo>
                                      <a:lnTo>
                                        <a:pt x="7" y="168"/>
                                      </a:lnTo>
                                      <a:lnTo>
                                        <a:pt x="7" y="165"/>
                                      </a:lnTo>
                                      <a:lnTo>
                                        <a:pt x="7" y="165"/>
                                      </a:lnTo>
                                      <a:lnTo>
                                        <a:pt x="10" y="162"/>
                                      </a:lnTo>
                                      <a:lnTo>
                                        <a:pt x="10" y="160"/>
                                      </a:lnTo>
                                      <a:lnTo>
                                        <a:pt x="10" y="156"/>
                                      </a:lnTo>
                                      <a:lnTo>
                                        <a:pt x="14" y="147"/>
                                      </a:lnTo>
                                      <a:lnTo>
                                        <a:pt x="14" y="147"/>
                                      </a:lnTo>
                                      <a:lnTo>
                                        <a:pt x="17" y="144"/>
                                      </a:lnTo>
                                      <a:lnTo>
                                        <a:pt x="17" y="141"/>
                                      </a:lnTo>
                                      <a:lnTo>
                                        <a:pt x="17" y="141"/>
                                      </a:lnTo>
                                      <a:lnTo>
                                        <a:pt x="17" y="134"/>
                                      </a:lnTo>
                                      <a:lnTo>
                                        <a:pt x="17" y="138"/>
                                      </a:lnTo>
                                      <a:lnTo>
                                        <a:pt x="20" y="131"/>
                                      </a:lnTo>
                                      <a:lnTo>
                                        <a:pt x="20" y="128"/>
                                      </a:lnTo>
                                      <a:lnTo>
                                        <a:pt x="20" y="128"/>
                                      </a:lnTo>
                                      <a:lnTo>
                                        <a:pt x="22" y="128"/>
                                      </a:lnTo>
                                      <a:lnTo>
                                        <a:pt x="22" y="126"/>
                                      </a:lnTo>
                                      <a:lnTo>
                                        <a:pt x="22" y="122"/>
                                      </a:lnTo>
                                      <a:lnTo>
                                        <a:pt x="26" y="119"/>
                                      </a:lnTo>
                                      <a:lnTo>
                                        <a:pt x="26" y="119"/>
                                      </a:lnTo>
                                      <a:lnTo>
                                        <a:pt x="26" y="119"/>
                                      </a:lnTo>
                                      <a:lnTo>
                                        <a:pt x="26" y="116"/>
                                      </a:lnTo>
                                      <a:lnTo>
                                        <a:pt x="29" y="113"/>
                                      </a:lnTo>
                                      <a:lnTo>
                                        <a:pt x="29" y="109"/>
                                      </a:lnTo>
                                      <a:lnTo>
                                        <a:pt x="32" y="107"/>
                                      </a:lnTo>
                                      <a:lnTo>
                                        <a:pt x="32" y="104"/>
                                      </a:lnTo>
                                      <a:lnTo>
                                        <a:pt x="35" y="102"/>
                                      </a:lnTo>
                                      <a:lnTo>
                                        <a:pt x="39" y="98"/>
                                      </a:lnTo>
                                      <a:lnTo>
                                        <a:pt x="39" y="95"/>
                                      </a:lnTo>
                                      <a:lnTo>
                                        <a:pt x="42" y="93"/>
                                      </a:lnTo>
                                      <a:lnTo>
                                        <a:pt x="42" y="89"/>
                                      </a:lnTo>
                                      <a:lnTo>
                                        <a:pt x="44" y="86"/>
                                      </a:lnTo>
                                      <a:lnTo>
                                        <a:pt x="47" y="86"/>
                                      </a:lnTo>
                                      <a:lnTo>
                                        <a:pt x="47" y="80"/>
                                      </a:lnTo>
                                      <a:lnTo>
                                        <a:pt x="51" y="80"/>
                                      </a:lnTo>
                                      <a:lnTo>
                                        <a:pt x="54" y="76"/>
                                      </a:lnTo>
                                      <a:lnTo>
                                        <a:pt x="54" y="74"/>
                                      </a:lnTo>
                                      <a:lnTo>
                                        <a:pt x="57" y="71"/>
                                      </a:lnTo>
                                      <a:lnTo>
                                        <a:pt x="61" y="68"/>
                                      </a:lnTo>
                                      <a:lnTo>
                                        <a:pt x="64" y="64"/>
                                      </a:lnTo>
                                      <a:lnTo>
                                        <a:pt x="67" y="61"/>
                                      </a:lnTo>
                                      <a:lnTo>
                                        <a:pt x="69" y="59"/>
                                      </a:lnTo>
                                      <a:lnTo>
                                        <a:pt x="76" y="55"/>
                                      </a:lnTo>
                                      <a:lnTo>
                                        <a:pt x="76" y="52"/>
                                      </a:lnTo>
                                      <a:lnTo>
                                        <a:pt x="82" y="49"/>
                                      </a:lnTo>
                                      <a:lnTo>
                                        <a:pt x="86" y="46"/>
                                      </a:lnTo>
                                      <a:lnTo>
                                        <a:pt x="89" y="42"/>
                                      </a:lnTo>
                                      <a:lnTo>
                                        <a:pt x="91" y="40"/>
                                      </a:lnTo>
                                      <a:lnTo>
                                        <a:pt x="94" y="37"/>
                                      </a:lnTo>
                                      <a:lnTo>
                                        <a:pt x="101" y="34"/>
                                      </a:lnTo>
                                      <a:lnTo>
                                        <a:pt x="104" y="34"/>
                                      </a:lnTo>
                                      <a:lnTo>
                                        <a:pt x="107" y="30"/>
                                      </a:lnTo>
                                      <a:lnTo>
                                        <a:pt x="111" y="27"/>
                                      </a:lnTo>
                                      <a:lnTo>
                                        <a:pt x="111" y="27"/>
                                      </a:lnTo>
                                      <a:lnTo>
                                        <a:pt x="111" y="27"/>
                                      </a:lnTo>
                                      <a:lnTo>
                                        <a:pt x="111" y="27"/>
                                      </a:lnTo>
                                      <a:lnTo>
                                        <a:pt x="116" y="27"/>
                                      </a:lnTo>
                                      <a:lnTo>
                                        <a:pt x="116" y="24"/>
                                      </a:lnTo>
                                      <a:lnTo>
                                        <a:pt x="116" y="24"/>
                                      </a:lnTo>
                                      <a:lnTo>
                                        <a:pt x="119" y="24"/>
                                      </a:lnTo>
                                      <a:lnTo>
                                        <a:pt x="123" y="21"/>
                                      </a:lnTo>
                                      <a:lnTo>
                                        <a:pt x="123" y="21"/>
                                      </a:lnTo>
                                      <a:lnTo>
                                        <a:pt x="126" y="21"/>
                                      </a:lnTo>
                                      <a:lnTo>
                                        <a:pt x="133" y="18"/>
                                      </a:lnTo>
                                      <a:lnTo>
                                        <a:pt x="136" y="15"/>
                                      </a:lnTo>
                                      <a:lnTo>
                                        <a:pt x="136" y="15"/>
                                      </a:lnTo>
                                      <a:lnTo>
                                        <a:pt x="138" y="15"/>
                                      </a:lnTo>
                                      <a:lnTo>
                                        <a:pt x="141" y="15"/>
                                      </a:lnTo>
                                      <a:lnTo>
                                        <a:pt x="141" y="15"/>
                                      </a:lnTo>
                                      <a:lnTo>
                                        <a:pt x="145" y="12"/>
                                      </a:lnTo>
                                      <a:lnTo>
                                        <a:pt x="145" y="12"/>
                                      </a:lnTo>
                                      <a:lnTo>
                                        <a:pt x="151" y="12"/>
                                      </a:lnTo>
                                      <a:lnTo>
                                        <a:pt x="154" y="8"/>
                                      </a:lnTo>
                                      <a:lnTo>
                                        <a:pt x="158" y="8"/>
                                      </a:lnTo>
                                      <a:lnTo>
                                        <a:pt x="163" y="6"/>
                                      </a:lnTo>
                                      <a:lnTo>
                                        <a:pt x="161" y="8"/>
                                      </a:lnTo>
                                      <a:lnTo>
                                        <a:pt x="163" y="8"/>
                                      </a:lnTo>
                                      <a:lnTo>
                                        <a:pt x="170" y="6"/>
                                      </a:lnTo>
                                      <a:lnTo>
                                        <a:pt x="170" y="6"/>
                                      </a:lnTo>
                                      <a:lnTo>
                                        <a:pt x="170" y="6"/>
                                      </a:lnTo>
                                      <a:lnTo>
                                        <a:pt x="173" y="6"/>
                                      </a:lnTo>
                                      <a:lnTo>
                                        <a:pt x="182" y="3"/>
                                      </a:lnTo>
                                      <a:lnTo>
                                        <a:pt x="184" y="3"/>
                                      </a:lnTo>
                                      <a:lnTo>
                                        <a:pt x="187" y="3"/>
                                      </a:lnTo>
                                      <a:lnTo>
                                        <a:pt x="190" y="3"/>
                                      </a:lnTo>
                                      <a:lnTo>
                                        <a:pt x="194" y="3"/>
                                      </a:lnTo>
                                      <a:lnTo>
                                        <a:pt x="200" y="3"/>
                                      </a:lnTo>
                                      <a:lnTo>
                                        <a:pt x="204" y="0"/>
                                      </a:lnTo>
                                      <a:lnTo>
                                        <a:pt x="225" y="0"/>
                                      </a:lnTo>
                                      <a:lnTo>
                                        <a:pt x="225" y="0"/>
                                      </a:lnTo>
                                      <a:lnTo>
                                        <a:pt x="229" y="3"/>
                                      </a:lnTo>
                                      <a:lnTo>
                                        <a:pt x="237" y="3"/>
                                      </a:lnTo>
                                      <a:lnTo>
                                        <a:pt x="234" y="3"/>
                                      </a:lnTo>
                                      <a:lnTo>
                                        <a:pt x="241" y="3"/>
                                      </a:lnTo>
                                      <a:lnTo>
                                        <a:pt x="244" y="3"/>
                                      </a:lnTo>
                                      <a:lnTo>
                                        <a:pt x="244" y="3"/>
                                      </a:lnTo>
                                      <a:lnTo>
                                        <a:pt x="247" y="3"/>
                                      </a:lnTo>
                                      <a:lnTo>
                                        <a:pt x="251" y="3"/>
                                      </a:lnTo>
                                      <a:lnTo>
                                        <a:pt x="251" y="3"/>
                                      </a:lnTo>
                                      <a:lnTo>
                                        <a:pt x="266" y="8"/>
                                      </a:lnTo>
                                      <a:lnTo>
                                        <a:pt x="269" y="8"/>
                                      </a:lnTo>
                                      <a:lnTo>
                                        <a:pt x="269" y="6"/>
                                      </a:lnTo>
                                      <a:lnTo>
                                        <a:pt x="272" y="8"/>
                                      </a:lnTo>
                                      <a:lnTo>
                                        <a:pt x="276" y="8"/>
                                      </a:lnTo>
                                      <a:lnTo>
                                        <a:pt x="278" y="12"/>
                                      </a:lnTo>
                                      <a:lnTo>
                                        <a:pt x="281" y="12"/>
                                      </a:lnTo>
                                      <a:lnTo>
                                        <a:pt x="284" y="12"/>
                                      </a:lnTo>
                                      <a:lnTo>
                                        <a:pt x="284" y="12"/>
                                      </a:lnTo>
                                      <a:lnTo>
                                        <a:pt x="288" y="15"/>
                                      </a:lnTo>
                                      <a:lnTo>
                                        <a:pt x="291" y="15"/>
                                      </a:lnTo>
                                      <a:lnTo>
                                        <a:pt x="291" y="15"/>
                                      </a:lnTo>
                                      <a:lnTo>
                                        <a:pt x="294" y="15"/>
                                      </a:lnTo>
                                      <a:lnTo>
                                        <a:pt x="297" y="18"/>
                                      </a:lnTo>
                                      <a:lnTo>
                                        <a:pt x="297" y="18"/>
                                      </a:lnTo>
                                      <a:lnTo>
                                        <a:pt x="301" y="18"/>
                                      </a:lnTo>
                                      <a:lnTo>
                                        <a:pt x="303" y="21"/>
                                      </a:lnTo>
                                      <a:lnTo>
                                        <a:pt x="306" y="21"/>
                                      </a:lnTo>
                                      <a:lnTo>
                                        <a:pt x="306" y="21"/>
                                      </a:lnTo>
                                      <a:lnTo>
                                        <a:pt x="316" y="27"/>
                                      </a:lnTo>
                                      <a:lnTo>
                                        <a:pt x="319" y="27"/>
                                      </a:lnTo>
                                      <a:lnTo>
                                        <a:pt x="323" y="27"/>
                                      </a:lnTo>
                                      <a:lnTo>
                                        <a:pt x="323" y="27"/>
                                      </a:lnTo>
                                      <a:lnTo>
                                        <a:pt x="325" y="30"/>
                                      </a:lnTo>
                                      <a:lnTo>
                                        <a:pt x="328" y="34"/>
                                      </a:lnTo>
                                      <a:lnTo>
                                        <a:pt x="325" y="30"/>
                                      </a:lnTo>
                                      <a:lnTo>
                                        <a:pt x="325" y="34"/>
                                      </a:lnTo>
                                      <a:lnTo>
                                        <a:pt x="328" y="37"/>
                                      </a:lnTo>
                                      <a:lnTo>
                                        <a:pt x="328" y="37"/>
                                      </a:lnTo>
                                      <a:lnTo>
                                        <a:pt x="331" y="40"/>
                                      </a:lnTo>
                                      <a:lnTo>
                                        <a:pt x="335" y="40"/>
                                      </a:lnTo>
                                      <a:lnTo>
                                        <a:pt x="338" y="42"/>
                                      </a:lnTo>
                                      <a:lnTo>
                                        <a:pt x="341" y="46"/>
                                      </a:lnTo>
                                      <a:lnTo>
                                        <a:pt x="338" y="46"/>
                                      </a:lnTo>
                                      <a:lnTo>
                                        <a:pt x="341" y="46"/>
                                      </a:lnTo>
                                      <a:lnTo>
                                        <a:pt x="348" y="49"/>
                                      </a:lnTo>
                                      <a:lnTo>
                                        <a:pt x="348" y="49"/>
                                      </a:lnTo>
                                      <a:lnTo>
                                        <a:pt x="350" y="55"/>
                                      </a:lnTo>
                                      <a:lnTo>
                                        <a:pt x="353" y="59"/>
                                      </a:lnTo>
                                      <a:lnTo>
                                        <a:pt x="353" y="59"/>
                                      </a:lnTo>
                                      <a:lnTo>
                                        <a:pt x="360" y="61"/>
                                      </a:lnTo>
                                      <a:lnTo>
                                        <a:pt x="363" y="64"/>
                                      </a:lnTo>
                                      <a:lnTo>
                                        <a:pt x="363" y="64"/>
                                      </a:lnTo>
                                      <a:lnTo>
                                        <a:pt x="363" y="68"/>
                                      </a:lnTo>
                                      <a:lnTo>
                                        <a:pt x="366" y="68"/>
                                      </a:lnTo>
                                      <a:lnTo>
                                        <a:pt x="370" y="71"/>
                                      </a:lnTo>
                                      <a:lnTo>
                                        <a:pt x="370" y="74"/>
                                      </a:lnTo>
                                      <a:lnTo>
                                        <a:pt x="372" y="76"/>
                                      </a:lnTo>
                                      <a:lnTo>
                                        <a:pt x="378" y="80"/>
                                      </a:lnTo>
                                      <a:lnTo>
                                        <a:pt x="382" y="86"/>
                                      </a:lnTo>
                                      <a:lnTo>
                                        <a:pt x="385" y="89"/>
                                      </a:lnTo>
                                      <a:lnTo>
                                        <a:pt x="385" y="93"/>
                                      </a:lnTo>
                                      <a:lnTo>
                                        <a:pt x="388" y="98"/>
                                      </a:lnTo>
                                      <a:lnTo>
                                        <a:pt x="391" y="98"/>
                                      </a:lnTo>
                                      <a:lnTo>
                                        <a:pt x="391" y="104"/>
                                      </a:lnTo>
                                      <a:lnTo>
                                        <a:pt x="395" y="104"/>
                                      </a:lnTo>
                                      <a:lnTo>
                                        <a:pt x="397" y="107"/>
                                      </a:lnTo>
                                      <a:lnTo>
                                        <a:pt x="397" y="109"/>
                                      </a:lnTo>
                                      <a:lnTo>
                                        <a:pt x="400" y="113"/>
                                      </a:lnTo>
                                      <a:lnTo>
                                        <a:pt x="400" y="116"/>
                                      </a:lnTo>
                                      <a:lnTo>
                                        <a:pt x="400" y="116"/>
                                      </a:lnTo>
                                      <a:lnTo>
                                        <a:pt x="400" y="119"/>
                                      </a:lnTo>
                                      <a:lnTo>
                                        <a:pt x="403" y="122"/>
                                      </a:lnTo>
                                      <a:lnTo>
                                        <a:pt x="407" y="126"/>
                                      </a:lnTo>
                                      <a:lnTo>
                                        <a:pt x="407" y="126"/>
                                      </a:lnTo>
                                      <a:lnTo>
                                        <a:pt x="407" y="128"/>
                                      </a:lnTo>
                                      <a:lnTo>
                                        <a:pt x="407" y="131"/>
                                      </a:lnTo>
                                      <a:lnTo>
                                        <a:pt x="407" y="131"/>
                                      </a:lnTo>
                                      <a:lnTo>
                                        <a:pt x="410" y="134"/>
                                      </a:lnTo>
                                      <a:lnTo>
                                        <a:pt x="410" y="134"/>
                                      </a:lnTo>
                                      <a:lnTo>
                                        <a:pt x="410" y="138"/>
                                      </a:lnTo>
                                      <a:lnTo>
                                        <a:pt x="410" y="141"/>
                                      </a:lnTo>
                                      <a:lnTo>
                                        <a:pt x="413" y="144"/>
                                      </a:lnTo>
                                      <a:lnTo>
                                        <a:pt x="413" y="144"/>
                                      </a:lnTo>
                                      <a:lnTo>
                                        <a:pt x="413" y="150"/>
                                      </a:lnTo>
                                      <a:lnTo>
                                        <a:pt x="417" y="153"/>
                                      </a:lnTo>
                                      <a:lnTo>
                                        <a:pt x="417" y="156"/>
                                      </a:lnTo>
                                      <a:lnTo>
                                        <a:pt x="417" y="160"/>
                                      </a:lnTo>
                                      <a:lnTo>
                                        <a:pt x="417" y="160"/>
                                      </a:lnTo>
                                      <a:lnTo>
                                        <a:pt x="419" y="162"/>
                                      </a:lnTo>
                                      <a:lnTo>
                                        <a:pt x="419" y="165"/>
                                      </a:lnTo>
                                      <a:lnTo>
                                        <a:pt x="419" y="168"/>
                                      </a:lnTo>
                                      <a:lnTo>
                                        <a:pt x="422" y="175"/>
                                      </a:lnTo>
                                      <a:lnTo>
                                        <a:pt x="422" y="178"/>
                                      </a:lnTo>
                                      <a:lnTo>
                                        <a:pt x="422" y="187"/>
                                      </a:lnTo>
                                      <a:lnTo>
                                        <a:pt x="422" y="190"/>
                                      </a:lnTo>
                                      <a:lnTo>
                                        <a:pt x="422" y="194"/>
                                      </a:lnTo>
                                      <a:lnTo>
                                        <a:pt x="422" y="203"/>
                                      </a:lnTo>
                                      <a:lnTo>
                                        <a:pt x="425" y="206"/>
                                      </a:lnTo>
                                      <a:lnTo>
                                        <a:pt x="425" y="221"/>
                                      </a:lnTo>
                                      <a:lnTo>
                                        <a:pt x="425" y="221"/>
                                      </a:lnTo>
                                      <a:lnTo>
                                        <a:pt x="422" y="224"/>
                                      </a:lnTo>
                                      <a:lnTo>
                                        <a:pt x="422" y="237"/>
                                      </a:lnTo>
                                      <a:lnTo>
                                        <a:pt x="422" y="233"/>
                                      </a:lnTo>
                                      <a:lnTo>
                                        <a:pt x="422" y="237"/>
                                      </a:lnTo>
                                      <a:lnTo>
                                        <a:pt x="422" y="243"/>
                                      </a:lnTo>
                                      <a:lnTo>
                                        <a:pt x="422" y="243"/>
                                      </a:lnTo>
                                      <a:lnTo>
                                        <a:pt x="422" y="250"/>
                                      </a:lnTo>
                                      <a:lnTo>
                                        <a:pt x="422" y="252"/>
                                      </a:lnTo>
                                      <a:lnTo>
                                        <a:pt x="422" y="252"/>
                                      </a:lnTo>
                                      <a:lnTo>
                                        <a:pt x="419" y="258"/>
                                      </a:lnTo>
                                      <a:lnTo>
                                        <a:pt x="419" y="262"/>
                                      </a:lnTo>
                                      <a:lnTo>
                                        <a:pt x="419" y="265"/>
                                      </a:lnTo>
                                      <a:lnTo>
                                        <a:pt x="419" y="265"/>
                                      </a:lnTo>
                                      <a:lnTo>
                                        <a:pt x="417" y="267"/>
                                      </a:lnTo>
                                      <a:lnTo>
                                        <a:pt x="417" y="271"/>
                                      </a:lnTo>
                                      <a:lnTo>
                                        <a:pt x="417" y="274"/>
                                      </a:lnTo>
                                      <a:lnTo>
                                        <a:pt x="413" y="277"/>
                                      </a:lnTo>
                                      <a:lnTo>
                                        <a:pt x="413" y="284"/>
                                      </a:lnTo>
                                      <a:lnTo>
                                        <a:pt x="410" y="286"/>
                                      </a:lnTo>
                                      <a:lnTo>
                                        <a:pt x="410" y="289"/>
                                      </a:lnTo>
                                      <a:lnTo>
                                        <a:pt x="407" y="292"/>
                                      </a:lnTo>
                                      <a:lnTo>
                                        <a:pt x="407" y="296"/>
                                      </a:lnTo>
                                      <a:lnTo>
                                        <a:pt x="407" y="299"/>
                                      </a:lnTo>
                                      <a:lnTo>
                                        <a:pt x="407" y="302"/>
                                      </a:lnTo>
                                      <a:lnTo>
                                        <a:pt x="403" y="305"/>
                                      </a:lnTo>
                                      <a:lnTo>
                                        <a:pt x="400" y="308"/>
                                      </a:lnTo>
                                      <a:lnTo>
                                        <a:pt x="400" y="311"/>
                                      </a:lnTo>
                                      <a:lnTo>
                                        <a:pt x="400" y="314"/>
                                      </a:lnTo>
                                      <a:lnTo>
                                        <a:pt x="397" y="318"/>
                                      </a:lnTo>
                                      <a:lnTo>
                                        <a:pt x="397" y="320"/>
                                      </a:lnTo>
                                      <a:lnTo>
                                        <a:pt x="395" y="323"/>
                                      </a:lnTo>
                                      <a:lnTo>
                                        <a:pt x="391" y="327"/>
                                      </a:lnTo>
                                      <a:lnTo>
                                        <a:pt x="391" y="327"/>
                                      </a:lnTo>
                                      <a:lnTo>
                                        <a:pt x="388" y="330"/>
                                      </a:lnTo>
                                      <a:lnTo>
                                        <a:pt x="388" y="333"/>
                                      </a:lnTo>
                                      <a:lnTo>
                                        <a:pt x="385" y="339"/>
                                      </a:lnTo>
                                      <a:lnTo>
                                        <a:pt x="385" y="339"/>
                                      </a:lnTo>
                                      <a:lnTo>
                                        <a:pt x="382" y="342"/>
                                      </a:lnTo>
                                      <a:lnTo>
                                        <a:pt x="378" y="345"/>
                                      </a:lnTo>
                                      <a:lnTo>
                                        <a:pt x="378" y="345"/>
                                      </a:lnTo>
                                      <a:lnTo>
                                        <a:pt x="375" y="348"/>
                                      </a:lnTo>
                                      <a:lnTo>
                                        <a:pt x="375" y="352"/>
                                      </a:lnTo>
                                      <a:lnTo>
                                        <a:pt x="375" y="348"/>
                                      </a:lnTo>
                                      <a:lnTo>
                                        <a:pt x="370" y="354"/>
                                      </a:lnTo>
                                      <a:lnTo>
                                        <a:pt x="370" y="357"/>
                                      </a:lnTo>
                                      <a:lnTo>
                                        <a:pt x="366" y="361"/>
                                      </a:lnTo>
                                      <a:lnTo>
                                        <a:pt x="363" y="361"/>
                                      </a:lnTo>
                                      <a:lnTo>
                                        <a:pt x="356" y="370"/>
                                      </a:lnTo>
                                      <a:lnTo>
                                        <a:pt x="356" y="370"/>
                                      </a:lnTo>
                                      <a:lnTo>
                                        <a:pt x="353" y="370"/>
                                      </a:lnTo>
                                      <a:lnTo>
                                        <a:pt x="350" y="376"/>
                                      </a:lnTo>
                                      <a:lnTo>
                                        <a:pt x="350" y="376"/>
                                      </a:lnTo>
                                      <a:lnTo>
                                        <a:pt x="344" y="379"/>
                                      </a:lnTo>
                                      <a:lnTo>
                                        <a:pt x="341" y="382"/>
                                      </a:lnTo>
                                      <a:lnTo>
                                        <a:pt x="338" y="386"/>
                                      </a:lnTo>
                                      <a:lnTo>
                                        <a:pt x="341" y="386"/>
                                      </a:lnTo>
                                      <a:close/>
                                    </a:path>
                                  </a:pathLst>
                                </a:custGeom>
                                <a:solidFill>
                                  <a:srgbClr val="000000"/>
                                </a:solidFill>
                                <a:ln>
                                  <a:noFill/>
                                </a:ln>
                              </wps:spPr>
                              <wps:bodyPr rot="0" vert="horz" wrap="square" lIns="91440" tIns="45720" rIns="91440" bIns="45720" anchor="t" anchorCtr="0" upright="1">
                                <a:noAutofit/>
                              </wps:bodyPr>
                            </wps:wsp>
                            <wps:wsp>
                              <wps:cNvPr id="25" name="Freeform 42"/>
                              <wps:cNvSpPr/>
                              <wps:spPr bwMode="auto">
                                <a:xfrm>
                                  <a:off x="21" y="70"/>
                                  <a:ext cx="425" cy="397"/>
                                </a:xfrm>
                                <a:custGeom>
                                  <a:avLst/>
                                  <a:gdLst>
                                    <a:gd name="T0" fmla="*/ 6 w 425"/>
                                    <a:gd name="T1" fmla="*/ 237 h 397"/>
                                    <a:gd name="T2" fmla="*/ 13 w 425"/>
                                    <a:gd name="T3" fmla="*/ 262 h 397"/>
                                    <a:gd name="T4" fmla="*/ 18 w 425"/>
                                    <a:gd name="T5" fmla="*/ 278 h 397"/>
                                    <a:gd name="T6" fmla="*/ 28 w 425"/>
                                    <a:gd name="T7" fmla="*/ 297 h 397"/>
                                    <a:gd name="T8" fmla="*/ 47 w 425"/>
                                    <a:gd name="T9" fmla="*/ 322 h 397"/>
                                    <a:gd name="T10" fmla="*/ 65 w 425"/>
                                    <a:gd name="T11" fmla="*/ 343 h 397"/>
                                    <a:gd name="T12" fmla="*/ 90 w 425"/>
                                    <a:gd name="T13" fmla="*/ 361 h 397"/>
                                    <a:gd name="T14" fmla="*/ 115 w 425"/>
                                    <a:gd name="T15" fmla="*/ 376 h 397"/>
                                    <a:gd name="T16" fmla="*/ 132 w 425"/>
                                    <a:gd name="T17" fmla="*/ 382 h 397"/>
                                    <a:gd name="T18" fmla="*/ 150 w 425"/>
                                    <a:gd name="T19" fmla="*/ 389 h 397"/>
                                    <a:gd name="T20" fmla="*/ 180 w 425"/>
                                    <a:gd name="T21" fmla="*/ 397 h 397"/>
                                    <a:gd name="T22" fmla="*/ 215 w 425"/>
                                    <a:gd name="T23" fmla="*/ 397 h 397"/>
                                    <a:gd name="T24" fmla="*/ 252 w 425"/>
                                    <a:gd name="T25" fmla="*/ 394 h 397"/>
                                    <a:gd name="T26" fmla="*/ 287 w 425"/>
                                    <a:gd name="T27" fmla="*/ 382 h 397"/>
                                    <a:gd name="T28" fmla="*/ 302 w 425"/>
                                    <a:gd name="T29" fmla="*/ 376 h 397"/>
                                    <a:gd name="T30" fmla="*/ 331 w 425"/>
                                    <a:gd name="T31" fmla="*/ 361 h 397"/>
                                    <a:gd name="T32" fmla="*/ 362 w 425"/>
                                    <a:gd name="T33" fmla="*/ 337 h 397"/>
                                    <a:gd name="T34" fmla="*/ 384 w 425"/>
                                    <a:gd name="T35" fmla="*/ 312 h 397"/>
                                    <a:gd name="T36" fmla="*/ 403 w 425"/>
                                    <a:gd name="T37" fmla="*/ 281 h 397"/>
                                    <a:gd name="T38" fmla="*/ 406 w 425"/>
                                    <a:gd name="T39" fmla="*/ 269 h 397"/>
                                    <a:gd name="T40" fmla="*/ 413 w 425"/>
                                    <a:gd name="T41" fmla="*/ 254 h 397"/>
                                    <a:gd name="T42" fmla="*/ 425 w 425"/>
                                    <a:gd name="T43" fmla="*/ 201 h 397"/>
                                    <a:gd name="T44" fmla="*/ 425 w 425"/>
                                    <a:gd name="T45" fmla="*/ 160 h 397"/>
                                    <a:gd name="T46" fmla="*/ 418 w 425"/>
                                    <a:gd name="T47" fmla="*/ 135 h 397"/>
                                    <a:gd name="T48" fmla="*/ 409 w 425"/>
                                    <a:gd name="T49" fmla="*/ 98 h 397"/>
                                    <a:gd name="T50" fmla="*/ 396 w 425"/>
                                    <a:gd name="T51" fmla="*/ 77 h 397"/>
                                    <a:gd name="T52" fmla="*/ 384 w 425"/>
                                    <a:gd name="T53" fmla="*/ 56 h 397"/>
                                    <a:gd name="T54" fmla="*/ 366 w 425"/>
                                    <a:gd name="T55" fmla="*/ 34 h 397"/>
                                    <a:gd name="T56" fmla="*/ 344 w 425"/>
                                    <a:gd name="T57" fmla="*/ 16 h 397"/>
                                    <a:gd name="T58" fmla="*/ 321 w 425"/>
                                    <a:gd name="T59" fmla="*/ 7 h 397"/>
                                    <a:gd name="T60" fmla="*/ 337 w 425"/>
                                    <a:gd name="T61" fmla="*/ 12 h 397"/>
                                    <a:gd name="T62" fmla="*/ 352 w 425"/>
                                    <a:gd name="T63" fmla="*/ 25 h 397"/>
                                    <a:gd name="T64" fmla="*/ 371 w 425"/>
                                    <a:gd name="T65" fmla="*/ 44 h 397"/>
                                    <a:gd name="T66" fmla="*/ 391 w 425"/>
                                    <a:gd name="T67" fmla="*/ 68 h 397"/>
                                    <a:gd name="T68" fmla="*/ 403 w 425"/>
                                    <a:gd name="T69" fmla="*/ 89 h 397"/>
                                    <a:gd name="T70" fmla="*/ 409 w 425"/>
                                    <a:gd name="T71" fmla="*/ 111 h 397"/>
                                    <a:gd name="T72" fmla="*/ 421 w 425"/>
                                    <a:gd name="T73" fmla="*/ 145 h 397"/>
                                    <a:gd name="T74" fmla="*/ 425 w 425"/>
                                    <a:gd name="T75" fmla="*/ 188 h 397"/>
                                    <a:gd name="T76" fmla="*/ 418 w 425"/>
                                    <a:gd name="T77" fmla="*/ 222 h 397"/>
                                    <a:gd name="T78" fmla="*/ 409 w 425"/>
                                    <a:gd name="T79" fmla="*/ 256 h 397"/>
                                    <a:gd name="T80" fmla="*/ 399 w 425"/>
                                    <a:gd name="T81" fmla="*/ 278 h 397"/>
                                    <a:gd name="T82" fmla="*/ 387 w 425"/>
                                    <a:gd name="T83" fmla="*/ 303 h 397"/>
                                    <a:gd name="T84" fmla="*/ 374 w 425"/>
                                    <a:gd name="T85" fmla="*/ 322 h 397"/>
                                    <a:gd name="T86" fmla="*/ 352 w 425"/>
                                    <a:gd name="T87" fmla="*/ 343 h 397"/>
                                    <a:gd name="T88" fmla="*/ 337 w 425"/>
                                    <a:gd name="T89" fmla="*/ 356 h 397"/>
                                    <a:gd name="T90" fmla="*/ 315 w 425"/>
                                    <a:gd name="T91" fmla="*/ 370 h 397"/>
                                    <a:gd name="T92" fmla="*/ 284 w 425"/>
                                    <a:gd name="T93" fmla="*/ 385 h 397"/>
                                    <a:gd name="T94" fmla="*/ 243 w 425"/>
                                    <a:gd name="T95" fmla="*/ 394 h 397"/>
                                    <a:gd name="T96" fmla="*/ 218 w 425"/>
                                    <a:gd name="T97" fmla="*/ 397 h 397"/>
                                    <a:gd name="T98" fmla="*/ 180 w 425"/>
                                    <a:gd name="T99" fmla="*/ 394 h 397"/>
                                    <a:gd name="T100" fmla="*/ 144 w 425"/>
                                    <a:gd name="T101" fmla="*/ 385 h 397"/>
                                    <a:gd name="T102" fmla="*/ 125 w 425"/>
                                    <a:gd name="T103" fmla="*/ 379 h 397"/>
                                    <a:gd name="T104" fmla="*/ 107 w 425"/>
                                    <a:gd name="T105" fmla="*/ 367 h 397"/>
                                    <a:gd name="T106" fmla="*/ 75 w 425"/>
                                    <a:gd name="T107" fmla="*/ 349 h 397"/>
                                    <a:gd name="T108" fmla="*/ 50 w 425"/>
                                    <a:gd name="T109" fmla="*/ 324 h 397"/>
                                    <a:gd name="T110" fmla="*/ 40 w 425"/>
                                    <a:gd name="T111" fmla="*/ 312 h 397"/>
                                    <a:gd name="T112" fmla="*/ 25 w 425"/>
                                    <a:gd name="T113" fmla="*/ 288 h 397"/>
                                    <a:gd name="T114" fmla="*/ 18 w 425"/>
                                    <a:gd name="T115" fmla="*/ 272 h 397"/>
                                    <a:gd name="T116" fmla="*/ 10 w 425"/>
                                    <a:gd name="T117" fmla="*/ 254 h 397"/>
                                    <a:gd name="T118" fmla="*/ 3 w 425"/>
                                    <a:gd name="T119" fmla="*/ 232 h 397"/>
                                    <a:gd name="T120" fmla="*/ 0 w 425"/>
                                    <a:gd name="T121" fmla="*/ 203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25" h="397">
                                      <a:moveTo>
                                        <a:pt x="0" y="210"/>
                                      </a:moveTo>
                                      <a:lnTo>
                                        <a:pt x="0" y="213"/>
                                      </a:lnTo>
                                      <a:lnTo>
                                        <a:pt x="0" y="216"/>
                                      </a:lnTo>
                                      <a:lnTo>
                                        <a:pt x="0" y="220"/>
                                      </a:lnTo>
                                      <a:lnTo>
                                        <a:pt x="3" y="228"/>
                                      </a:lnTo>
                                      <a:lnTo>
                                        <a:pt x="3" y="232"/>
                                      </a:lnTo>
                                      <a:lnTo>
                                        <a:pt x="3" y="235"/>
                                      </a:lnTo>
                                      <a:lnTo>
                                        <a:pt x="6" y="237"/>
                                      </a:lnTo>
                                      <a:lnTo>
                                        <a:pt x="6" y="237"/>
                                      </a:lnTo>
                                      <a:lnTo>
                                        <a:pt x="6" y="241"/>
                                      </a:lnTo>
                                      <a:lnTo>
                                        <a:pt x="6" y="244"/>
                                      </a:lnTo>
                                      <a:lnTo>
                                        <a:pt x="10" y="256"/>
                                      </a:lnTo>
                                      <a:lnTo>
                                        <a:pt x="13" y="259"/>
                                      </a:lnTo>
                                      <a:lnTo>
                                        <a:pt x="13" y="259"/>
                                      </a:lnTo>
                                      <a:lnTo>
                                        <a:pt x="13" y="259"/>
                                      </a:lnTo>
                                      <a:lnTo>
                                        <a:pt x="13" y="262"/>
                                      </a:lnTo>
                                      <a:lnTo>
                                        <a:pt x="13" y="266"/>
                                      </a:lnTo>
                                      <a:lnTo>
                                        <a:pt x="13" y="266"/>
                                      </a:lnTo>
                                      <a:lnTo>
                                        <a:pt x="16" y="269"/>
                                      </a:lnTo>
                                      <a:lnTo>
                                        <a:pt x="16" y="272"/>
                                      </a:lnTo>
                                      <a:lnTo>
                                        <a:pt x="16" y="272"/>
                                      </a:lnTo>
                                      <a:lnTo>
                                        <a:pt x="16" y="275"/>
                                      </a:lnTo>
                                      <a:lnTo>
                                        <a:pt x="16" y="275"/>
                                      </a:lnTo>
                                      <a:lnTo>
                                        <a:pt x="18" y="278"/>
                                      </a:lnTo>
                                      <a:lnTo>
                                        <a:pt x="18" y="278"/>
                                      </a:lnTo>
                                      <a:lnTo>
                                        <a:pt x="18" y="281"/>
                                      </a:lnTo>
                                      <a:lnTo>
                                        <a:pt x="22" y="284"/>
                                      </a:lnTo>
                                      <a:lnTo>
                                        <a:pt x="22" y="288"/>
                                      </a:lnTo>
                                      <a:lnTo>
                                        <a:pt x="22" y="284"/>
                                      </a:lnTo>
                                      <a:lnTo>
                                        <a:pt x="25" y="290"/>
                                      </a:lnTo>
                                      <a:lnTo>
                                        <a:pt x="28" y="293"/>
                                      </a:lnTo>
                                      <a:lnTo>
                                        <a:pt x="28" y="297"/>
                                      </a:lnTo>
                                      <a:lnTo>
                                        <a:pt x="35" y="303"/>
                                      </a:lnTo>
                                      <a:lnTo>
                                        <a:pt x="35" y="306"/>
                                      </a:lnTo>
                                      <a:lnTo>
                                        <a:pt x="38" y="309"/>
                                      </a:lnTo>
                                      <a:lnTo>
                                        <a:pt x="40" y="312"/>
                                      </a:lnTo>
                                      <a:lnTo>
                                        <a:pt x="40" y="315"/>
                                      </a:lnTo>
                                      <a:lnTo>
                                        <a:pt x="43" y="318"/>
                                      </a:lnTo>
                                      <a:lnTo>
                                        <a:pt x="43" y="322"/>
                                      </a:lnTo>
                                      <a:lnTo>
                                        <a:pt x="47" y="322"/>
                                      </a:lnTo>
                                      <a:lnTo>
                                        <a:pt x="50" y="324"/>
                                      </a:lnTo>
                                      <a:lnTo>
                                        <a:pt x="53" y="327"/>
                                      </a:lnTo>
                                      <a:lnTo>
                                        <a:pt x="53" y="331"/>
                                      </a:lnTo>
                                      <a:lnTo>
                                        <a:pt x="60" y="334"/>
                                      </a:lnTo>
                                      <a:lnTo>
                                        <a:pt x="63" y="337"/>
                                      </a:lnTo>
                                      <a:lnTo>
                                        <a:pt x="63" y="340"/>
                                      </a:lnTo>
                                      <a:lnTo>
                                        <a:pt x="65" y="343"/>
                                      </a:lnTo>
                                      <a:lnTo>
                                        <a:pt x="65" y="343"/>
                                      </a:lnTo>
                                      <a:lnTo>
                                        <a:pt x="72" y="349"/>
                                      </a:lnTo>
                                      <a:lnTo>
                                        <a:pt x="78" y="352"/>
                                      </a:lnTo>
                                      <a:lnTo>
                                        <a:pt x="78" y="352"/>
                                      </a:lnTo>
                                      <a:lnTo>
                                        <a:pt x="82" y="356"/>
                                      </a:lnTo>
                                      <a:lnTo>
                                        <a:pt x="85" y="359"/>
                                      </a:lnTo>
                                      <a:lnTo>
                                        <a:pt x="85" y="359"/>
                                      </a:lnTo>
                                      <a:lnTo>
                                        <a:pt x="94" y="361"/>
                                      </a:lnTo>
                                      <a:lnTo>
                                        <a:pt x="90" y="361"/>
                                      </a:lnTo>
                                      <a:lnTo>
                                        <a:pt x="94" y="363"/>
                                      </a:lnTo>
                                      <a:lnTo>
                                        <a:pt x="97" y="363"/>
                                      </a:lnTo>
                                      <a:lnTo>
                                        <a:pt x="97" y="367"/>
                                      </a:lnTo>
                                      <a:lnTo>
                                        <a:pt x="100" y="367"/>
                                      </a:lnTo>
                                      <a:lnTo>
                                        <a:pt x="103" y="370"/>
                                      </a:lnTo>
                                      <a:lnTo>
                                        <a:pt x="107" y="370"/>
                                      </a:lnTo>
                                      <a:lnTo>
                                        <a:pt x="112" y="373"/>
                                      </a:lnTo>
                                      <a:lnTo>
                                        <a:pt x="115" y="376"/>
                                      </a:lnTo>
                                      <a:lnTo>
                                        <a:pt x="115" y="376"/>
                                      </a:lnTo>
                                      <a:lnTo>
                                        <a:pt x="119" y="376"/>
                                      </a:lnTo>
                                      <a:lnTo>
                                        <a:pt x="119" y="376"/>
                                      </a:lnTo>
                                      <a:lnTo>
                                        <a:pt x="122" y="379"/>
                                      </a:lnTo>
                                      <a:lnTo>
                                        <a:pt x="125" y="379"/>
                                      </a:lnTo>
                                      <a:lnTo>
                                        <a:pt x="129" y="382"/>
                                      </a:lnTo>
                                      <a:lnTo>
                                        <a:pt x="129" y="382"/>
                                      </a:lnTo>
                                      <a:lnTo>
                                        <a:pt x="132" y="382"/>
                                      </a:lnTo>
                                      <a:lnTo>
                                        <a:pt x="132" y="382"/>
                                      </a:lnTo>
                                      <a:lnTo>
                                        <a:pt x="134" y="385"/>
                                      </a:lnTo>
                                      <a:lnTo>
                                        <a:pt x="134" y="382"/>
                                      </a:lnTo>
                                      <a:lnTo>
                                        <a:pt x="137" y="385"/>
                                      </a:lnTo>
                                      <a:lnTo>
                                        <a:pt x="144" y="389"/>
                                      </a:lnTo>
                                      <a:lnTo>
                                        <a:pt x="144" y="385"/>
                                      </a:lnTo>
                                      <a:lnTo>
                                        <a:pt x="147" y="389"/>
                                      </a:lnTo>
                                      <a:lnTo>
                                        <a:pt x="150" y="389"/>
                                      </a:lnTo>
                                      <a:lnTo>
                                        <a:pt x="150" y="389"/>
                                      </a:lnTo>
                                      <a:lnTo>
                                        <a:pt x="166" y="394"/>
                                      </a:lnTo>
                                      <a:lnTo>
                                        <a:pt x="169" y="394"/>
                                      </a:lnTo>
                                      <a:lnTo>
                                        <a:pt x="171" y="394"/>
                                      </a:lnTo>
                                      <a:lnTo>
                                        <a:pt x="171" y="394"/>
                                      </a:lnTo>
                                      <a:lnTo>
                                        <a:pt x="178" y="397"/>
                                      </a:lnTo>
                                      <a:lnTo>
                                        <a:pt x="180" y="397"/>
                                      </a:lnTo>
                                      <a:lnTo>
                                        <a:pt x="180" y="397"/>
                                      </a:lnTo>
                                      <a:lnTo>
                                        <a:pt x="183" y="397"/>
                                      </a:lnTo>
                                      <a:lnTo>
                                        <a:pt x="193" y="397"/>
                                      </a:lnTo>
                                      <a:lnTo>
                                        <a:pt x="193" y="397"/>
                                      </a:lnTo>
                                      <a:lnTo>
                                        <a:pt x="193" y="397"/>
                                      </a:lnTo>
                                      <a:lnTo>
                                        <a:pt x="205" y="397"/>
                                      </a:lnTo>
                                      <a:lnTo>
                                        <a:pt x="205" y="397"/>
                                      </a:lnTo>
                                      <a:lnTo>
                                        <a:pt x="208" y="397"/>
                                      </a:lnTo>
                                      <a:lnTo>
                                        <a:pt x="215" y="397"/>
                                      </a:lnTo>
                                      <a:lnTo>
                                        <a:pt x="218" y="397"/>
                                      </a:lnTo>
                                      <a:lnTo>
                                        <a:pt x="227" y="397"/>
                                      </a:lnTo>
                                      <a:lnTo>
                                        <a:pt x="230" y="397"/>
                                      </a:lnTo>
                                      <a:lnTo>
                                        <a:pt x="237" y="397"/>
                                      </a:lnTo>
                                      <a:lnTo>
                                        <a:pt x="237" y="397"/>
                                      </a:lnTo>
                                      <a:lnTo>
                                        <a:pt x="243" y="397"/>
                                      </a:lnTo>
                                      <a:lnTo>
                                        <a:pt x="250" y="394"/>
                                      </a:lnTo>
                                      <a:lnTo>
                                        <a:pt x="252" y="394"/>
                                      </a:lnTo>
                                      <a:lnTo>
                                        <a:pt x="272" y="389"/>
                                      </a:lnTo>
                                      <a:lnTo>
                                        <a:pt x="274" y="389"/>
                                      </a:lnTo>
                                      <a:lnTo>
                                        <a:pt x="277" y="385"/>
                                      </a:lnTo>
                                      <a:lnTo>
                                        <a:pt x="277" y="389"/>
                                      </a:lnTo>
                                      <a:lnTo>
                                        <a:pt x="280" y="385"/>
                                      </a:lnTo>
                                      <a:lnTo>
                                        <a:pt x="284" y="385"/>
                                      </a:lnTo>
                                      <a:lnTo>
                                        <a:pt x="284" y="385"/>
                                      </a:lnTo>
                                      <a:lnTo>
                                        <a:pt x="287" y="382"/>
                                      </a:lnTo>
                                      <a:lnTo>
                                        <a:pt x="287" y="385"/>
                                      </a:lnTo>
                                      <a:lnTo>
                                        <a:pt x="290" y="382"/>
                                      </a:lnTo>
                                      <a:lnTo>
                                        <a:pt x="293" y="382"/>
                                      </a:lnTo>
                                      <a:lnTo>
                                        <a:pt x="293" y="382"/>
                                      </a:lnTo>
                                      <a:lnTo>
                                        <a:pt x="297" y="379"/>
                                      </a:lnTo>
                                      <a:lnTo>
                                        <a:pt x="297" y="379"/>
                                      </a:lnTo>
                                      <a:lnTo>
                                        <a:pt x="299" y="379"/>
                                      </a:lnTo>
                                      <a:lnTo>
                                        <a:pt x="302" y="376"/>
                                      </a:lnTo>
                                      <a:lnTo>
                                        <a:pt x="302" y="376"/>
                                      </a:lnTo>
                                      <a:lnTo>
                                        <a:pt x="305" y="376"/>
                                      </a:lnTo>
                                      <a:lnTo>
                                        <a:pt x="315" y="370"/>
                                      </a:lnTo>
                                      <a:lnTo>
                                        <a:pt x="319" y="370"/>
                                      </a:lnTo>
                                      <a:lnTo>
                                        <a:pt x="321" y="367"/>
                                      </a:lnTo>
                                      <a:lnTo>
                                        <a:pt x="327" y="363"/>
                                      </a:lnTo>
                                      <a:lnTo>
                                        <a:pt x="327" y="361"/>
                                      </a:lnTo>
                                      <a:lnTo>
                                        <a:pt x="331" y="361"/>
                                      </a:lnTo>
                                      <a:lnTo>
                                        <a:pt x="337" y="359"/>
                                      </a:lnTo>
                                      <a:lnTo>
                                        <a:pt x="340" y="356"/>
                                      </a:lnTo>
                                      <a:lnTo>
                                        <a:pt x="344" y="352"/>
                                      </a:lnTo>
                                      <a:lnTo>
                                        <a:pt x="346" y="352"/>
                                      </a:lnTo>
                                      <a:lnTo>
                                        <a:pt x="349" y="349"/>
                                      </a:lnTo>
                                      <a:lnTo>
                                        <a:pt x="352" y="343"/>
                                      </a:lnTo>
                                      <a:lnTo>
                                        <a:pt x="356" y="343"/>
                                      </a:lnTo>
                                      <a:lnTo>
                                        <a:pt x="362" y="337"/>
                                      </a:lnTo>
                                      <a:lnTo>
                                        <a:pt x="362" y="334"/>
                                      </a:lnTo>
                                      <a:lnTo>
                                        <a:pt x="368" y="331"/>
                                      </a:lnTo>
                                      <a:lnTo>
                                        <a:pt x="368" y="327"/>
                                      </a:lnTo>
                                      <a:lnTo>
                                        <a:pt x="374" y="322"/>
                                      </a:lnTo>
                                      <a:lnTo>
                                        <a:pt x="378" y="322"/>
                                      </a:lnTo>
                                      <a:lnTo>
                                        <a:pt x="378" y="318"/>
                                      </a:lnTo>
                                      <a:lnTo>
                                        <a:pt x="381" y="315"/>
                                      </a:lnTo>
                                      <a:lnTo>
                                        <a:pt x="384" y="312"/>
                                      </a:lnTo>
                                      <a:lnTo>
                                        <a:pt x="384" y="309"/>
                                      </a:lnTo>
                                      <a:lnTo>
                                        <a:pt x="387" y="303"/>
                                      </a:lnTo>
                                      <a:lnTo>
                                        <a:pt x="391" y="300"/>
                                      </a:lnTo>
                                      <a:lnTo>
                                        <a:pt x="393" y="297"/>
                                      </a:lnTo>
                                      <a:lnTo>
                                        <a:pt x="396" y="293"/>
                                      </a:lnTo>
                                      <a:lnTo>
                                        <a:pt x="396" y="290"/>
                                      </a:lnTo>
                                      <a:lnTo>
                                        <a:pt x="399" y="284"/>
                                      </a:lnTo>
                                      <a:lnTo>
                                        <a:pt x="403" y="281"/>
                                      </a:lnTo>
                                      <a:lnTo>
                                        <a:pt x="403" y="281"/>
                                      </a:lnTo>
                                      <a:lnTo>
                                        <a:pt x="403" y="281"/>
                                      </a:lnTo>
                                      <a:lnTo>
                                        <a:pt x="403" y="278"/>
                                      </a:lnTo>
                                      <a:lnTo>
                                        <a:pt x="406" y="275"/>
                                      </a:lnTo>
                                      <a:lnTo>
                                        <a:pt x="406" y="275"/>
                                      </a:lnTo>
                                      <a:lnTo>
                                        <a:pt x="406" y="272"/>
                                      </a:lnTo>
                                      <a:lnTo>
                                        <a:pt x="409" y="269"/>
                                      </a:lnTo>
                                      <a:lnTo>
                                        <a:pt x="406" y="269"/>
                                      </a:lnTo>
                                      <a:lnTo>
                                        <a:pt x="409" y="266"/>
                                      </a:lnTo>
                                      <a:lnTo>
                                        <a:pt x="409" y="266"/>
                                      </a:lnTo>
                                      <a:lnTo>
                                        <a:pt x="409" y="262"/>
                                      </a:lnTo>
                                      <a:lnTo>
                                        <a:pt x="409" y="262"/>
                                      </a:lnTo>
                                      <a:lnTo>
                                        <a:pt x="413" y="259"/>
                                      </a:lnTo>
                                      <a:lnTo>
                                        <a:pt x="413" y="256"/>
                                      </a:lnTo>
                                      <a:lnTo>
                                        <a:pt x="413" y="254"/>
                                      </a:lnTo>
                                      <a:lnTo>
                                        <a:pt x="413" y="254"/>
                                      </a:lnTo>
                                      <a:lnTo>
                                        <a:pt x="415" y="250"/>
                                      </a:lnTo>
                                      <a:lnTo>
                                        <a:pt x="418" y="232"/>
                                      </a:lnTo>
                                      <a:lnTo>
                                        <a:pt x="421" y="228"/>
                                      </a:lnTo>
                                      <a:lnTo>
                                        <a:pt x="421" y="225"/>
                                      </a:lnTo>
                                      <a:lnTo>
                                        <a:pt x="421" y="222"/>
                                      </a:lnTo>
                                      <a:lnTo>
                                        <a:pt x="425" y="213"/>
                                      </a:lnTo>
                                      <a:lnTo>
                                        <a:pt x="425" y="207"/>
                                      </a:lnTo>
                                      <a:lnTo>
                                        <a:pt x="425" y="201"/>
                                      </a:lnTo>
                                      <a:lnTo>
                                        <a:pt x="425" y="191"/>
                                      </a:lnTo>
                                      <a:lnTo>
                                        <a:pt x="425" y="188"/>
                                      </a:lnTo>
                                      <a:lnTo>
                                        <a:pt x="425" y="176"/>
                                      </a:lnTo>
                                      <a:lnTo>
                                        <a:pt x="425" y="173"/>
                                      </a:lnTo>
                                      <a:lnTo>
                                        <a:pt x="425" y="173"/>
                                      </a:lnTo>
                                      <a:lnTo>
                                        <a:pt x="425" y="164"/>
                                      </a:lnTo>
                                      <a:lnTo>
                                        <a:pt x="425" y="160"/>
                                      </a:lnTo>
                                      <a:lnTo>
                                        <a:pt x="425" y="160"/>
                                      </a:lnTo>
                                      <a:lnTo>
                                        <a:pt x="425" y="154"/>
                                      </a:lnTo>
                                      <a:lnTo>
                                        <a:pt x="421" y="151"/>
                                      </a:lnTo>
                                      <a:lnTo>
                                        <a:pt x="421" y="148"/>
                                      </a:lnTo>
                                      <a:lnTo>
                                        <a:pt x="421" y="148"/>
                                      </a:lnTo>
                                      <a:lnTo>
                                        <a:pt x="421" y="145"/>
                                      </a:lnTo>
                                      <a:lnTo>
                                        <a:pt x="421" y="142"/>
                                      </a:lnTo>
                                      <a:lnTo>
                                        <a:pt x="421" y="138"/>
                                      </a:lnTo>
                                      <a:lnTo>
                                        <a:pt x="418" y="135"/>
                                      </a:lnTo>
                                      <a:lnTo>
                                        <a:pt x="415" y="114"/>
                                      </a:lnTo>
                                      <a:lnTo>
                                        <a:pt x="413" y="111"/>
                                      </a:lnTo>
                                      <a:lnTo>
                                        <a:pt x="413" y="111"/>
                                      </a:lnTo>
                                      <a:lnTo>
                                        <a:pt x="413" y="108"/>
                                      </a:lnTo>
                                      <a:lnTo>
                                        <a:pt x="413" y="104"/>
                                      </a:lnTo>
                                      <a:lnTo>
                                        <a:pt x="409" y="101"/>
                                      </a:lnTo>
                                      <a:lnTo>
                                        <a:pt x="409" y="101"/>
                                      </a:lnTo>
                                      <a:lnTo>
                                        <a:pt x="409" y="98"/>
                                      </a:lnTo>
                                      <a:lnTo>
                                        <a:pt x="406" y="96"/>
                                      </a:lnTo>
                                      <a:lnTo>
                                        <a:pt x="406" y="92"/>
                                      </a:lnTo>
                                      <a:lnTo>
                                        <a:pt x="406" y="92"/>
                                      </a:lnTo>
                                      <a:lnTo>
                                        <a:pt x="403" y="89"/>
                                      </a:lnTo>
                                      <a:lnTo>
                                        <a:pt x="403" y="86"/>
                                      </a:lnTo>
                                      <a:lnTo>
                                        <a:pt x="399" y="86"/>
                                      </a:lnTo>
                                      <a:lnTo>
                                        <a:pt x="396" y="77"/>
                                      </a:lnTo>
                                      <a:lnTo>
                                        <a:pt x="396" y="77"/>
                                      </a:lnTo>
                                      <a:lnTo>
                                        <a:pt x="393" y="74"/>
                                      </a:lnTo>
                                      <a:lnTo>
                                        <a:pt x="393" y="72"/>
                                      </a:lnTo>
                                      <a:lnTo>
                                        <a:pt x="391" y="68"/>
                                      </a:lnTo>
                                      <a:lnTo>
                                        <a:pt x="391" y="65"/>
                                      </a:lnTo>
                                      <a:lnTo>
                                        <a:pt x="387" y="63"/>
                                      </a:lnTo>
                                      <a:lnTo>
                                        <a:pt x="387" y="63"/>
                                      </a:lnTo>
                                      <a:lnTo>
                                        <a:pt x="384" y="59"/>
                                      </a:lnTo>
                                      <a:lnTo>
                                        <a:pt x="384" y="56"/>
                                      </a:lnTo>
                                      <a:lnTo>
                                        <a:pt x="381" y="53"/>
                                      </a:lnTo>
                                      <a:lnTo>
                                        <a:pt x="381" y="53"/>
                                      </a:lnTo>
                                      <a:lnTo>
                                        <a:pt x="378" y="46"/>
                                      </a:lnTo>
                                      <a:lnTo>
                                        <a:pt x="374" y="46"/>
                                      </a:lnTo>
                                      <a:lnTo>
                                        <a:pt x="371" y="44"/>
                                      </a:lnTo>
                                      <a:lnTo>
                                        <a:pt x="371" y="41"/>
                                      </a:lnTo>
                                      <a:lnTo>
                                        <a:pt x="368" y="38"/>
                                      </a:lnTo>
                                      <a:lnTo>
                                        <a:pt x="366" y="34"/>
                                      </a:lnTo>
                                      <a:lnTo>
                                        <a:pt x="366" y="34"/>
                                      </a:lnTo>
                                      <a:lnTo>
                                        <a:pt x="366" y="31"/>
                                      </a:lnTo>
                                      <a:lnTo>
                                        <a:pt x="362" y="31"/>
                                      </a:lnTo>
                                      <a:lnTo>
                                        <a:pt x="359" y="29"/>
                                      </a:lnTo>
                                      <a:lnTo>
                                        <a:pt x="352" y="22"/>
                                      </a:lnTo>
                                      <a:lnTo>
                                        <a:pt x="352" y="22"/>
                                      </a:lnTo>
                                      <a:lnTo>
                                        <a:pt x="346" y="16"/>
                                      </a:lnTo>
                                      <a:lnTo>
                                        <a:pt x="344" y="16"/>
                                      </a:lnTo>
                                      <a:lnTo>
                                        <a:pt x="340" y="12"/>
                                      </a:lnTo>
                                      <a:lnTo>
                                        <a:pt x="337" y="10"/>
                                      </a:lnTo>
                                      <a:lnTo>
                                        <a:pt x="337" y="10"/>
                                      </a:lnTo>
                                      <a:lnTo>
                                        <a:pt x="331" y="7"/>
                                      </a:lnTo>
                                      <a:lnTo>
                                        <a:pt x="327" y="4"/>
                                      </a:lnTo>
                                      <a:lnTo>
                                        <a:pt x="324" y="0"/>
                                      </a:lnTo>
                                      <a:lnTo>
                                        <a:pt x="321" y="4"/>
                                      </a:lnTo>
                                      <a:lnTo>
                                        <a:pt x="321" y="7"/>
                                      </a:lnTo>
                                      <a:lnTo>
                                        <a:pt x="324" y="4"/>
                                      </a:lnTo>
                                      <a:lnTo>
                                        <a:pt x="324" y="4"/>
                                      </a:lnTo>
                                      <a:lnTo>
                                        <a:pt x="327" y="4"/>
                                      </a:lnTo>
                                      <a:lnTo>
                                        <a:pt x="331" y="7"/>
                                      </a:lnTo>
                                      <a:lnTo>
                                        <a:pt x="331" y="7"/>
                                      </a:lnTo>
                                      <a:lnTo>
                                        <a:pt x="334" y="10"/>
                                      </a:lnTo>
                                      <a:lnTo>
                                        <a:pt x="334" y="10"/>
                                      </a:lnTo>
                                      <a:lnTo>
                                        <a:pt x="337" y="12"/>
                                      </a:lnTo>
                                      <a:lnTo>
                                        <a:pt x="337" y="12"/>
                                      </a:lnTo>
                                      <a:lnTo>
                                        <a:pt x="340" y="16"/>
                                      </a:lnTo>
                                      <a:lnTo>
                                        <a:pt x="344" y="16"/>
                                      </a:lnTo>
                                      <a:lnTo>
                                        <a:pt x="346" y="19"/>
                                      </a:lnTo>
                                      <a:lnTo>
                                        <a:pt x="346" y="19"/>
                                      </a:lnTo>
                                      <a:lnTo>
                                        <a:pt x="349" y="22"/>
                                      </a:lnTo>
                                      <a:lnTo>
                                        <a:pt x="352" y="25"/>
                                      </a:lnTo>
                                      <a:lnTo>
                                        <a:pt x="352" y="25"/>
                                      </a:lnTo>
                                      <a:lnTo>
                                        <a:pt x="359" y="29"/>
                                      </a:lnTo>
                                      <a:lnTo>
                                        <a:pt x="359" y="31"/>
                                      </a:lnTo>
                                      <a:lnTo>
                                        <a:pt x="362" y="34"/>
                                      </a:lnTo>
                                      <a:lnTo>
                                        <a:pt x="362" y="34"/>
                                      </a:lnTo>
                                      <a:lnTo>
                                        <a:pt x="366" y="38"/>
                                      </a:lnTo>
                                      <a:lnTo>
                                        <a:pt x="366" y="38"/>
                                      </a:lnTo>
                                      <a:lnTo>
                                        <a:pt x="368" y="41"/>
                                      </a:lnTo>
                                      <a:lnTo>
                                        <a:pt x="371" y="44"/>
                                      </a:lnTo>
                                      <a:lnTo>
                                        <a:pt x="374" y="46"/>
                                      </a:lnTo>
                                      <a:lnTo>
                                        <a:pt x="374" y="50"/>
                                      </a:lnTo>
                                      <a:lnTo>
                                        <a:pt x="381" y="56"/>
                                      </a:lnTo>
                                      <a:lnTo>
                                        <a:pt x="381" y="56"/>
                                      </a:lnTo>
                                      <a:lnTo>
                                        <a:pt x="384" y="59"/>
                                      </a:lnTo>
                                      <a:lnTo>
                                        <a:pt x="384" y="63"/>
                                      </a:lnTo>
                                      <a:lnTo>
                                        <a:pt x="387" y="65"/>
                                      </a:lnTo>
                                      <a:lnTo>
                                        <a:pt x="391" y="68"/>
                                      </a:lnTo>
                                      <a:lnTo>
                                        <a:pt x="391" y="72"/>
                                      </a:lnTo>
                                      <a:lnTo>
                                        <a:pt x="393" y="74"/>
                                      </a:lnTo>
                                      <a:lnTo>
                                        <a:pt x="393" y="77"/>
                                      </a:lnTo>
                                      <a:lnTo>
                                        <a:pt x="396" y="79"/>
                                      </a:lnTo>
                                      <a:lnTo>
                                        <a:pt x="399" y="86"/>
                                      </a:lnTo>
                                      <a:lnTo>
                                        <a:pt x="403" y="89"/>
                                      </a:lnTo>
                                      <a:lnTo>
                                        <a:pt x="403" y="89"/>
                                      </a:lnTo>
                                      <a:lnTo>
                                        <a:pt x="403" y="89"/>
                                      </a:lnTo>
                                      <a:lnTo>
                                        <a:pt x="403" y="92"/>
                                      </a:lnTo>
                                      <a:lnTo>
                                        <a:pt x="406" y="98"/>
                                      </a:lnTo>
                                      <a:lnTo>
                                        <a:pt x="406" y="98"/>
                                      </a:lnTo>
                                      <a:lnTo>
                                        <a:pt x="406" y="98"/>
                                      </a:lnTo>
                                      <a:lnTo>
                                        <a:pt x="409" y="101"/>
                                      </a:lnTo>
                                      <a:lnTo>
                                        <a:pt x="409" y="108"/>
                                      </a:lnTo>
                                      <a:lnTo>
                                        <a:pt x="409" y="104"/>
                                      </a:lnTo>
                                      <a:lnTo>
                                        <a:pt x="409" y="111"/>
                                      </a:lnTo>
                                      <a:lnTo>
                                        <a:pt x="413" y="111"/>
                                      </a:lnTo>
                                      <a:lnTo>
                                        <a:pt x="413" y="114"/>
                                      </a:lnTo>
                                      <a:lnTo>
                                        <a:pt x="413" y="117"/>
                                      </a:lnTo>
                                      <a:lnTo>
                                        <a:pt x="413" y="117"/>
                                      </a:lnTo>
                                      <a:lnTo>
                                        <a:pt x="418" y="135"/>
                                      </a:lnTo>
                                      <a:lnTo>
                                        <a:pt x="418" y="138"/>
                                      </a:lnTo>
                                      <a:lnTo>
                                        <a:pt x="418" y="142"/>
                                      </a:lnTo>
                                      <a:lnTo>
                                        <a:pt x="421" y="145"/>
                                      </a:lnTo>
                                      <a:lnTo>
                                        <a:pt x="421" y="148"/>
                                      </a:lnTo>
                                      <a:lnTo>
                                        <a:pt x="421" y="151"/>
                                      </a:lnTo>
                                      <a:lnTo>
                                        <a:pt x="421" y="157"/>
                                      </a:lnTo>
                                      <a:lnTo>
                                        <a:pt x="421" y="160"/>
                                      </a:lnTo>
                                      <a:lnTo>
                                        <a:pt x="421" y="167"/>
                                      </a:lnTo>
                                      <a:lnTo>
                                        <a:pt x="421" y="173"/>
                                      </a:lnTo>
                                      <a:lnTo>
                                        <a:pt x="425" y="176"/>
                                      </a:lnTo>
                                      <a:lnTo>
                                        <a:pt x="425" y="188"/>
                                      </a:lnTo>
                                      <a:lnTo>
                                        <a:pt x="425" y="188"/>
                                      </a:lnTo>
                                      <a:lnTo>
                                        <a:pt x="421" y="191"/>
                                      </a:lnTo>
                                      <a:lnTo>
                                        <a:pt x="421" y="201"/>
                                      </a:lnTo>
                                      <a:lnTo>
                                        <a:pt x="421" y="201"/>
                                      </a:lnTo>
                                      <a:lnTo>
                                        <a:pt x="421" y="207"/>
                                      </a:lnTo>
                                      <a:lnTo>
                                        <a:pt x="421" y="213"/>
                                      </a:lnTo>
                                      <a:lnTo>
                                        <a:pt x="421" y="213"/>
                                      </a:lnTo>
                                      <a:lnTo>
                                        <a:pt x="418" y="222"/>
                                      </a:lnTo>
                                      <a:lnTo>
                                        <a:pt x="418" y="225"/>
                                      </a:lnTo>
                                      <a:lnTo>
                                        <a:pt x="418" y="225"/>
                                      </a:lnTo>
                                      <a:lnTo>
                                        <a:pt x="418" y="228"/>
                                      </a:lnTo>
                                      <a:lnTo>
                                        <a:pt x="418" y="232"/>
                                      </a:lnTo>
                                      <a:lnTo>
                                        <a:pt x="413" y="247"/>
                                      </a:lnTo>
                                      <a:lnTo>
                                        <a:pt x="413" y="254"/>
                                      </a:lnTo>
                                      <a:lnTo>
                                        <a:pt x="413" y="254"/>
                                      </a:lnTo>
                                      <a:lnTo>
                                        <a:pt x="409" y="256"/>
                                      </a:lnTo>
                                      <a:lnTo>
                                        <a:pt x="409" y="262"/>
                                      </a:lnTo>
                                      <a:lnTo>
                                        <a:pt x="409" y="262"/>
                                      </a:lnTo>
                                      <a:lnTo>
                                        <a:pt x="406" y="266"/>
                                      </a:lnTo>
                                      <a:lnTo>
                                        <a:pt x="406" y="272"/>
                                      </a:lnTo>
                                      <a:lnTo>
                                        <a:pt x="403" y="275"/>
                                      </a:lnTo>
                                      <a:lnTo>
                                        <a:pt x="403" y="275"/>
                                      </a:lnTo>
                                      <a:lnTo>
                                        <a:pt x="403" y="275"/>
                                      </a:lnTo>
                                      <a:lnTo>
                                        <a:pt x="399" y="278"/>
                                      </a:lnTo>
                                      <a:lnTo>
                                        <a:pt x="399" y="281"/>
                                      </a:lnTo>
                                      <a:lnTo>
                                        <a:pt x="396" y="288"/>
                                      </a:lnTo>
                                      <a:lnTo>
                                        <a:pt x="393" y="290"/>
                                      </a:lnTo>
                                      <a:lnTo>
                                        <a:pt x="393" y="293"/>
                                      </a:lnTo>
                                      <a:lnTo>
                                        <a:pt x="391" y="300"/>
                                      </a:lnTo>
                                      <a:lnTo>
                                        <a:pt x="391" y="300"/>
                                      </a:lnTo>
                                      <a:lnTo>
                                        <a:pt x="387" y="303"/>
                                      </a:lnTo>
                                      <a:lnTo>
                                        <a:pt x="387" y="303"/>
                                      </a:lnTo>
                                      <a:lnTo>
                                        <a:pt x="384" y="309"/>
                                      </a:lnTo>
                                      <a:lnTo>
                                        <a:pt x="381" y="312"/>
                                      </a:lnTo>
                                      <a:lnTo>
                                        <a:pt x="381" y="312"/>
                                      </a:lnTo>
                                      <a:lnTo>
                                        <a:pt x="381" y="315"/>
                                      </a:lnTo>
                                      <a:lnTo>
                                        <a:pt x="378" y="315"/>
                                      </a:lnTo>
                                      <a:lnTo>
                                        <a:pt x="378" y="315"/>
                                      </a:lnTo>
                                      <a:lnTo>
                                        <a:pt x="374" y="318"/>
                                      </a:lnTo>
                                      <a:lnTo>
                                        <a:pt x="374" y="322"/>
                                      </a:lnTo>
                                      <a:lnTo>
                                        <a:pt x="374" y="322"/>
                                      </a:lnTo>
                                      <a:lnTo>
                                        <a:pt x="368" y="327"/>
                                      </a:lnTo>
                                      <a:lnTo>
                                        <a:pt x="366" y="331"/>
                                      </a:lnTo>
                                      <a:lnTo>
                                        <a:pt x="362" y="334"/>
                                      </a:lnTo>
                                      <a:lnTo>
                                        <a:pt x="359" y="337"/>
                                      </a:lnTo>
                                      <a:lnTo>
                                        <a:pt x="356" y="340"/>
                                      </a:lnTo>
                                      <a:lnTo>
                                        <a:pt x="356" y="340"/>
                                      </a:lnTo>
                                      <a:lnTo>
                                        <a:pt x="352" y="343"/>
                                      </a:lnTo>
                                      <a:lnTo>
                                        <a:pt x="346" y="349"/>
                                      </a:lnTo>
                                      <a:lnTo>
                                        <a:pt x="346" y="349"/>
                                      </a:lnTo>
                                      <a:lnTo>
                                        <a:pt x="344" y="349"/>
                                      </a:lnTo>
                                      <a:lnTo>
                                        <a:pt x="344" y="352"/>
                                      </a:lnTo>
                                      <a:lnTo>
                                        <a:pt x="344" y="352"/>
                                      </a:lnTo>
                                      <a:lnTo>
                                        <a:pt x="340" y="356"/>
                                      </a:lnTo>
                                      <a:lnTo>
                                        <a:pt x="340" y="356"/>
                                      </a:lnTo>
                                      <a:lnTo>
                                        <a:pt x="337" y="356"/>
                                      </a:lnTo>
                                      <a:lnTo>
                                        <a:pt x="337" y="356"/>
                                      </a:lnTo>
                                      <a:lnTo>
                                        <a:pt x="331" y="359"/>
                                      </a:lnTo>
                                      <a:lnTo>
                                        <a:pt x="327" y="361"/>
                                      </a:lnTo>
                                      <a:lnTo>
                                        <a:pt x="324" y="363"/>
                                      </a:lnTo>
                                      <a:lnTo>
                                        <a:pt x="324" y="363"/>
                                      </a:lnTo>
                                      <a:lnTo>
                                        <a:pt x="321" y="367"/>
                                      </a:lnTo>
                                      <a:lnTo>
                                        <a:pt x="319" y="367"/>
                                      </a:lnTo>
                                      <a:lnTo>
                                        <a:pt x="315" y="370"/>
                                      </a:lnTo>
                                      <a:lnTo>
                                        <a:pt x="305" y="373"/>
                                      </a:lnTo>
                                      <a:lnTo>
                                        <a:pt x="302" y="376"/>
                                      </a:lnTo>
                                      <a:lnTo>
                                        <a:pt x="299" y="376"/>
                                      </a:lnTo>
                                      <a:lnTo>
                                        <a:pt x="297" y="379"/>
                                      </a:lnTo>
                                      <a:lnTo>
                                        <a:pt x="293" y="379"/>
                                      </a:lnTo>
                                      <a:lnTo>
                                        <a:pt x="290" y="382"/>
                                      </a:lnTo>
                                      <a:lnTo>
                                        <a:pt x="287" y="382"/>
                                      </a:lnTo>
                                      <a:lnTo>
                                        <a:pt x="284" y="385"/>
                                      </a:lnTo>
                                      <a:lnTo>
                                        <a:pt x="280" y="385"/>
                                      </a:lnTo>
                                      <a:lnTo>
                                        <a:pt x="277" y="385"/>
                                      </a:lnTo>
                                      <a:lnTo>
                                        <a:pt x="274" y="389"/>
                                      </a:lnTo>
                                      <a:lnTo>
                                        <a:pt x="272" y="389"/>
                                      </a:lnTo>
                                      <a:lnTo>
                                        <a:pt x="252" y="394"/>
                                      </a:lnTo>
                                      <a:lnTo>
                                        <a:pt x="252" y="394"/>
                                      </a:lnTo>
                                      <a:lnTo>
                                        <a:pt x="250" y="394"/>
                                      </a:lnTo>
                                      <a:lnTo>
                                        <a:pt x="243" y="394"/>
                                      </a:lnTo>
                                      <a:lnTo>
                                        <a:pt x="243" y="394"/>
                                      </a:lnTo>
                                      <a:lnTo>
                                        <a:pt x="237" y="394"/>
                                      </a:lnTo>
                                      <a:lnTo>
                                        <a:pt x="237" y="394"/>
                                      </a:lnTo>
                                      <a:lnTo>
                                        <a:pt x="237" y="394"/>
                                      </a:lnTo>
                                      <a:lnTo>
                                        <a:pt x="230" y="394"/>
                                      </a:lnTo>
                                      <a:lnTo>
                                        <a:pt x="225" y="397"/>
                                      </a:lnTo>
                                      <a:lnTo>
                                        <a:pt x="227" y="397"/>
                                      </a:lnTo>
                                      <a:lnTo>
                                        <a:pt x="218" y="397"/>
                                      </a:lnTo>
                                      <a:lnTo>
                                        <a:pt x="215" y="397"/>
                                      </a:lnTo>
                                      <a:lnTo>
                                        <a:pt x="215" y="397"/>
                                      </a:lnTo>
                                      <a:lnTo>
                                        <a:pt x="208" y="397"/>
                                      </a:lnTo>
                                      <a:lnTo>
                                        <a:pt x="205" y="397"/>
                                      </a:lnTo>
                                      <a:lnTo>
                                        <a:pt x="196" y="397"/>
                                      </a:lnTo>
                                      <a:lnTo>
                                        <a:pt x="193" y="394"/>
                                      </a:lnTo>
                                      <a:lnTo>
                                        <a:pt x="186" y="394"/>
                                      </a:lnTo>
                                      <a:lnTo>
                                        <a:pt x="180" y="394"/>
                                      </a:lnTo>
                                      <a:lnTo>
                                        <a:pt x="180" y="394"/>
                                      </a:lnTo>
                                      <a:lnTo>
                                        <a:pt x="171" y="394"/>
                                      </a:lnTo>
                                      <a:lnTo>
                                        <a:pt x="169" y="394"/>
                                      </a:lnTo>
                                      <a:lnTo>
                                        <a:pt x="166" y="392"/>
                                      </a:lnTo>
                                      <a:lnTo>
                                        <a:pt x="150" y="389"/>
                                      </a:lnTo>
                                      <a:lnTo>
                                        <a:pt x="147" y="389"/>
                                      </a:lnTo>
                                      <a:lnTo>
                                        <a:pt x="147" y="389"/>
                                      </a:lnTo>
                                      <a:lnTo>
                                        <a:pt x="144" y="385"/>
                                      </a:lnTo>
                                      <a:lnTo>
                                        <a:pt x="137" y="385"/>
                                      </a:lnTo>
                                      <a:lnTo>
                                        <a:pt x="137" y="385"/>
                                      </a:lnTo>
                                      <a:lnTo>
                                        <a:pt x="134" y="382"/>
                                      </a:lnTo>
                                      <a:lnTo>
                                        <a:pt x="134" y="382"/>
                                      </a:lnTo>
                                      <a:lnTo>
                                        <a:pt x="132" y="382"/>
                                      </a:lnTo>
                                      <a:lnTo>
                                        <a:pt x="132" y="382"/>
                                      </a:lnTo>
                                      <a:lnTo>
                                        <a:pt x="129" y="379"/>
                                      </a:lnTo>
                                      <a:lnTo>
                                        <a:pt x="125" y="379"/>
                                      </a:lnTo>
                                      <a:lnTo>
                                        <a:pt x="125" y="379"/>
                                      </a:lnTo>
                                      <a:lnTo>
                                        <a:pt x="122" y="376"/>
                                      </a:lnTo>
                                      <a:lnTo>
                                        <a:pt x="119" y="376"/>
                                      </a:lnTo>
                                      <a:lnTo>
                                        <a:pt x="115" y="373"/>
                                      </a:lnTo>
                                      <a:lnTo>
                                        <a:pt x="112" y="373"/>
                                      </a:lnTo>
                                      <a:lnTo>
                                        <a:pt x="112" y="373"/>
                                      </a:lnTo>
                                      <a:lnTo>
                                        <a:pt x="107" y="370"/>
                                      </a:lnTo>
                                      <a:lnTo>
                                        <a:pt x="107" y="367"/>
                                      </a:lnTo>
                                      <a:lnTo>
                                        <a:pt x="103" y="367"/>
                                      </a:lnTo>
                                      <a:lnTo>
                                        <a:pt x="100" y="363"/>
                                      </a:lnTo>
                                      <a:lnTo>
                                        <a:pt x="97" y="363"/>
                                      </a:lnTo>
                                      <a:lnTo>
                                        <a:pt x="94" y="361"/>
                                      </a:lnTo>
                                      <a:lnTo>
                                        <a:pt x="85" y="356"/>
                                      </a:lnTo>
                                      <a:lnTo>
                                        <a:pt x="82" y="356"/>
                                      </a:lnTo>
                                      <a:lnTo>
                                        <a:pt x="78" y="352"/>
                                      </a:lnTo>
                                      <a:lnTo>
                                        <a:pt x="75" y="349"/>
                                      </a:lnTo>
                                      <a:lnTo>
                                        <a:pt x="65" y="340"/>
                                      </a:lnTo>
                                      <a:lnTo>
                                        <a:pt x="65" y="340"/>
                                      </a:lnTo>
                                      <a:lnTo>
                                        <a:pt x="63" y="337"/>
                                      </a:lnTo>
                                      <a:lnTo>
                                        <a:pt x="63" y="337"/>
                                      </a:lnTo>
                                      <a:lnTo>
                                        <a:pt x="60" y="334"/>
                                      </a:lnTo>
                                      <a:lnTo>
                                        <a:pt x="57" y="327"/>
                                      </a:lnTo>
                                      <a:lnTo>
                                        <a:pt x="53" y="327"/>
                                      </a:lnTo>
                                      <a:lnTo>
                                        <a:pt x="50" y="324"/>
                                      </a:lnTo>
                                      <a:lnTo>
                                        <a:pt x="50" y="324"/>
                                      </a:lnTo>
                                      <a:lnTo>
                                        <a:pt x="50" y="322"/>
                                      </a:lnTo>
                                      <a:lnTo>
                                        <a:pt x="47" y="318"/>
                                      </a:lnTo>
                                      <a:lnTo>
                                        <a:pt x="47" y="318"/>
                                      </a:lnTo>
                                      <a:lnTo>
                                        <a:pt x="43" y="315"/>
                                      </a:lnTo>
                                      <a:lnTo>
                                        <a:pt x="43" y="315"/>
                                      </a:lnTo>
                                      <a:lnTo>
                                        <a:pt x="43" y="315"/>
                                      </a:lnTo>
                                      <a:lnTo>
                                        <a:pt x="40" y="312"/>
                                      </a:lnTo>
                                      <a:lnTo>
                                        <a:pt x="38" y="309"/>
                                      </a:lnTo>
                                      <a:lnTo>
                                        <a:pt x="38" y="306"/>
                                      </a:lnTo>
                                      <a:lnTo>
                                        <a:pt x="38" y="306"/>
                                      </a:lnTo>
                                      <a:lnTo>
                                        <a:pt x="35" y="303"/>
                                      </a:lnTo>
                                      <a:lnTo>
                                        <a:pt x="28" y="293"/>
                                      </a:lnTo>
                                      <a:lnTo>
                                        <a:pt x="28" y="290"/>
                                      </a:lnTo>
                                      <a:lnTo>
                                        <a:pt x="25" y="288"/>
                                      </a:lnTo>
                                      <a:lnTo>
                                        <a:pt x="25" y="288"/>
                                      </a:lnTo>
                                      <a:lnTo>
                                        <a:pt x="25" y="284"/>
                                      </a:lnTo>
                                      <a:lnTo>
                                        <a:pt x="22" y="281"/>
                                      </a:lnTo>
                                      <a:lnTo>
                                        <a:pt x="22" y="278"/>
                                      </a:lnTo>
                                      <a:lnTo>
                                        <a:pt x="18" y="275"/>
                                      </a:lnTo>
                                      <a:lnTo>
                                        <a:pt x="18" y="272"/>
                                      </a:lnTo>
                                      <a:lnTo>
                                        <a:pt x="18" y="272"/>
                                      </a:lnTo>
                                      <a:lnTo>
                                        <a:pt x="18" y="272"/>
                                      </a:lnTo>
                                      <a:lnTo>
                                        <a:pt x="18" y="272"/>
                                      </a:lnTo>
                                      <a:lnTo>
                                        <a:pt x="16" y="266"/>
                                      </a:lnTo>
                                      <a:lnTo>
                                        <a:pt x="16" y="266"/>
                                      </a:lnTo>
                                      <a:lnTo>
                                        <a:pt x="16" y="262"/>
                                      </a:lnTo>
                                      <a:lnTo>
                                        <a:pt x="13" y="259"/>
                                      </a:lnTo>
                                      <a:lnTo>
                                        <a:pt x="13" y="259"/>
                                      </a:lnTo>
                                      <a:lnTo>
                                        <a:pt x="13" y="256"/>
                                      </a:lnTo>
                                      <a:lnTo>
                                        <a:pt x="13" y="256"/>
                                      </a:lnTo>
                                      <a:lnTo>
                                        <a:pt x="10" y="254"/>
                                      </a:lnTo>
                                      <a:lnTo>
                                        <a:pt x="13" y="254"/>
                                      </a:lnTo>
                                      <a:lnTo>
                                        <a:pt x="10" y="244"/>
                                      </a:lnTo>
                                      <a:lnTo>
                                        <a:pt x="6" y="241"/>
                                      </a:lnTo>
                                      <a:lnTo>
                                        <a:pt x="6" y="237"/>
                                      </a:lnTo>
                                      <a:lnTo>
                                        <a:pt x="6" y="235"/>
                                      </a:lnTo>
                                      <a:lnTo>
                                        <a:pt x="6" y="235"/>
                                      </a:lnTo>
                                      <a:lnTo>
                                        <a:pt x="3" y="232"/>
                                      </a:lnTo>
                                      <a:lnTo>
                                        <a:pt x="3" y="232"/>
                                      </a:lnTo>
                                      <a:lnTo>
                                        <a:pt x="3" y="228"/>
                                      </a:lnTo>
                                      <a:lnTo>
                                        <a:pt x="3" y="220"/>
                                      </a:lnTo>
                                      <a:lnTo>
                                        <a:pt x="3" y="220"/>
                                      </a:lnTo>
                                      <a:lnTo>
                                        <a:pt x="3" y="216"/>
                                      </a:lnTo>
                                      <a:lnTo>
                                        <a:pt x="0" y="213"/>
                                      </a:lnTo>
                                      <a:lnTo>
                                        <a:pt x="0" y="213"/>
                                      </a:lnTo>
                                      <a:lnTo>
                                        <a:pt x="0" y="207"/>
                                      </a:lnTo>
                                      <a:lnTo>
                                        <a:pt x="0" y="203"/>
                                      </a:lnTo>
                                      <a:lnTo>
                                        <a:pt x="0" y="210"/>
                                      </a:lnTo>
                                      <a:close/>
                                    </a:path>
                                  </a:pathLst>
                                </a:custGeom>
                                <a:solidFill>
                                  <a:srgbClr val="000000"/>
                                </a:solidFill>
                                <a:ln>
                                  <a:noFill/>
                                </a:ln>
                              </wps:spPr>
                              <wps:bodyPr rot="0" vert="horz" wrap="square" lIns="91440" tIns="45720" rIns="91440" bIns="45720" anchor="t" anchorCtr="0" upright="1">
                                <a:noAutofit/>
                              </wps:bodyPr>
                            </wps:wsp>
                            <wps:wsp>
                              <wps:cNvPr id="26" name="Freeform 43"/>
                              <wps:cNvSpPr/>
                              <wps:spPr bwMode="auto">
                                <a:xfrm>
                                  <a:off x="68" y="99"/>
                                  <a:ext cx="366" cy="274"/>
                                </a:xfrm>
                                <a:custGeom>
                                  <a:avLst/>
                                  <a:gdLst>
                                    <a:gd name="T0" fmla="*/ 356 w 366"/>
                                    <a:gd name="T1" fmla="*/ 233 h 274"/>
                                    <a:gd name="T2" fmla="*/ 344 w 366"/>
                                    <a:gd name="T3" fmla="*/ 246 h 274"/>
                                    <a:gd name="T4" fmla="*/ 331 w 366"/>
                                    <a:gd name="T5" fmla="*/ 252 h 274"/>
                                    <a:gd name="T6" fmla="*/ 319 w 366"/>
                                    <a:gd name="T7" fmla="*/ 259 h 274"/>
                                    <a:gd name="T8" fmla="*/ 302 w 366"/>
                                    <a:gd name="T9" fmla="*/ 264 h 274"/>
                                    <a:gd name="T10" fmla="*/ 290 w 366"/>
                                    <a:gd name="T11" fmla="*/ 268 h 274"/>
                                    <a:gd name="T12" fmla="*/ 268 w 366"/>
                                    <a:gd name="T13" fmla="*/ 271 h 274"/>
                                    <a:gd name="T14" fmla="*/ 233 w 366"/>
                                    <a:gd name="T15" fmla="*/ 271 h 274"/>
                                    <a:gd name="T16" fmla="*/ 218 w 366"/>
                                    <a:gd name="T17" fmla="*/ 268 h 274"/>
                                    <a:gd name="T18" fmla="*/ 200 w 366"/>
                                    <a:gd name="T19" fmla="*/ 264 h 274"/>
                                    <a:gd name="T20" fmla="*/ 180 w 366"/>
                                    <a:gd name="T21" fmla="*/ 259 h 274"/>
                                    <a:gd name="T22" fmla="*/ 161 w 366"/>
                                    <a:gd name="T23" fmla="*/ 252 h 274"/>
                                    <a:gd name="T24" fmla="*/ 146 w 366"/>
                                    <a:gd name="T25" fmla="*/ 243 h 274"/>
                                    <a:gd name="T26" fmla="*/ 127 w 366"/>
                                    <a:gd name="T27" fmla="*/ 233 h 274"/>
                                    <a:gd name="T28" fmla="*/ 110 w 366"/>
                                    <a:gd name="T29" fmla="*/ 221 h 274"/>
                                    <a:gd name="T30" fmla="*/ 94 w 366"/>
                                    <a:gd name="T31" fmla="*/ 208 h 274"/>
                                    <a:gd name="T32" fmla="*/ 78 w 366"/>
                                    <a:gd name="T33" fmla="*/ 196 h 274"/>
                                    <a:gd name="T34" fmla="*/ 60 w 366"/>
                                    <a:gd name="T35" fmla="*/ 178 h 274"/>
                                    <a:gd name="T36" fmla="*/ 47 w 366"/>
                                    <a:gd name="T37" fmla="*/ 165 h 274"/>
                                    <a:gd name="T38" fmla="*/ 38 w 366"/>
                                    <a:gd name="T39" fmla="*/ 150 h 274"/>
                                    <a:gd name="T40" fmla="*/ 28 w 366"/>
                                    <a:gd name="T41" fmla="*/ 135 h 274"/>
                                    <a:gd name="T42" fmla="*/ 18 w 366"/>
                                    <a:gd name="T43" fmla="*/ 119 h 274"/>
                                    <a:gd name="T44" fmla="*/ 13 w 366"/>
                                    <a:gd name="T45" fmla="*/ 103 h 274"/>
                                    <a:gd name="T46" fmla="*/ 10 w 366"/>
                                    <a:gd name="T47" fmla="*/ 88 h 274"/>
                                    <a:gd name="T48" fmla="*/ 6 w 366"/>
                                    <a:gd name="T49" fmla="*/ 75 h 274"/>
                                    <a:gd name="T50" fmla="*/ 3 w 366"/>
                                    <a:gd name="T51" fmla="*/ 48 h 274"/>
                                    <a:gd name="T52" fmla="*/ 6 w 366"/>
                                    <a:gd name="T53" fmla="*/ 36 h 274"/>
                                    <a:gd name="T54" fmla="*/ 10 w 366"/>
                                    <a:gd name="T55" fmla="*/ 24 h 274"/>
                                    <a:gd name="T56" fmla="*/ 16 w 366"/>
                                    <a:gd name="T57" fmla="*/ 9 h 274"/>
                                    <a:gd name="T58" fmla="*/ 18 w 366"/>
                                    <a:gd name="T59" fmla="*/ 0 h 274"/>
                                    <a:gd name="T60" fmla="*/ 10 w 366"/>
                                    <a:gd name="T61" fmla="*/ 12 h 274"/>
                                    <a:gd name="T62" fmla="*/ 6 w 366"/>
                                    <a:gd name="T63" fmla="*/ 24 h 274"/>
                                    <a:gd name="T64" fmla="*/ 3 w 366"/>
                                    <a:gd name="T65" fmla="*/ 39 h 274"/>
                                    <a:gd name="T66" fmla="*/ 0 w 366"/>
                                    <a:gd name="T67" fmla="*/ 63 h 274"/>
                                    <a:gd name="T68" fmla="*/ 3 w 366"/>
                                    <a:gd name="T69" fmla="*/ 79 h 274"/>
                                    <a:gd name="T70" fmla="*/ 6 w 366"/>
                                    <a:gd name="T71" fmla="*/ 94 h 274"/>
                                    <a:gd name="T72" fmla="*/ 13 w 366"/>
                                    <a:gd name="T73" fmla="*/ 109 h 274"/>
                                    <a:gd name="T74" fmla="*/ 18 w 366"/>
                                    <a:gd name="T75" fmla="*/ 125 h 274"/>
                                    <a:gd name="T76" fmla="*/ 25 w 366"/>
                                    <a:gd name="T77" fmla="*/ 140 h 274"/>
                                    <a:gd name="T78" fmla="*/ 38 w 366"/>
                                    <a:gd name="T79" fmla="*/ 156 h 274"/>
                                    <a:gd name="T80" fmla="*/ 47 w 366"/>
                                    <a:gd name="T81" fmla="*/ 169 h 274"/>
                                    <a:gd name="T82" fmla="*/ 63 w 366"/>
                                    <a:gd name="T83" fmla="*/ 187 h 274"/>
                                    <a:gd name="T84" fmla="*/ 82 w 366"/>
                                    <a:gd name="T85" fmla="*/ 206 h 274"/>
                                    <a:gd name="T86" fmla="*/ 100 w 366"/>
                                    <a:gd name="T87" fmla="*/ 218 h 274"/>
                                    <a:gd name="T88" fmla="*/ 115 w 366"/>
                                    <a:gd name="T89" fmla="*/ 230 h 274"/>
                                    <a:gd name="T90" fmla="*/ 133 w 366"/>
                                    <a:gd name="T91" fmla="*/ 243 h 274"/>
                                    <a:gd name="T92" fmla="*/ 153 w 366"/>
                                    <a:gd name="T93" fmla="*/ 252 h 274"/>
                                    <a:gd name="T94" fmla="*/ 171 w 366"/>
                                    <a:gd name="T95" fmla="*/ 259 h 274"/>
                                    <a:gd name="T96" fmla="*/ 190 w 366"/>
                                    <a:gd name="T97" fmla="*/ 264 h 274"/>
                                    <a:gd name="T98" fmla="*/ 208 w 366"/>
                                    <a:gd name="T99" fmla="*/ 268 h 274"/>
                                    <a:gd name="T100" fmla="*/ 227 w 366"/>
                                    <a:gd name="T101" fmla="*/ 274 h 274"/>
                                    <a:gd name="T102" fmla="*/ 243 w 366"/>
                                    <a:gd name="T103" fmla="*/ 274 h 274"/>
                                    <a:gd name="T104" fmla="*/ 274 w 366"/>
                                    <a:gd name="T105" fmla="*/ 274 h 274"/>
                                    <a:gd name="T106" fmla="*/ 290 w 366"/>
                                    <a:gd name="T107" fmla="*/ 271 h 274"/>
                                    <a:gd name="T108" fmla="*/ 305 w 366"/>
                                    <a:gd name="T109" fmla="*/ 268 h 274"/>
                                    <a:gd name="T110" fmla="*/ 319 w 366"/>
                                    <a:gd name="T111" fmla="*/ 264 h 274"/>
                                    <a:gd name="T112" fmla="*/ 334 w 366"/>
                                    <a:gd name="T113" fmla="*/ 255 h 274"/>
                                    <a:gd name="T114" fmla="*/ 344 w 366"/>
                                    <a:gd name="T115" fmla="*/ 249 h 274"/>
                                    <a:gd name="T116" fmla="*/ 356 w 366"/>
                                    <a:gd name="T117" fmla="*/ 237 h 2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66" h="274">
                                      <a:moveTo>
                                        <a:pt x="362" y="225"/>
                                      </a:moveTo>
                                      <a:lnTo>
                                        <a:pt x="359" y="227"/>
                                      </a:lnTo>
                                      <a:lnTo>
                                        <a:pt x="356" y="230"/>
                                      </a:lnTo>
                                      <a:lnTo>
                                        <a:pt x="356" y="233"/>
                                      </a:lnTo>
                                      <a:lnTo>
                                        <a:pt x="349" y="240"/>
                                      </a:lnTo>
                                      <a:lnTo>
                                        <a:pt x="346" y="240"/>
                                      </a:lnTo>
                                      <a:lnTo>
                                        <a:pt x="344" y="243"/>
                                      </a:lnTo>
                                      <a:lnTo>
                                        <a:pt x="344" y="246"/>
                                      </a:lnTo>
                                      <a:lnTo>
                                        <a:pt x="340" y="249"/>
                                      </a:lnTo>
                                      <a:lnTo>
                                        <a:pt x="337" y="249"/>
                                      </a:lnTo>
                                      <a:lnTo>
                                        <a:pt x="334" y="252"/>
                                      </a:lnTo>
                                      <a:lnTo>
                                        <a:pt x="331" y="252"/>
                                      </a:lnTo>
                                      <a:lnTo>
                                        <a:pt x="327" y="255"/>
                                      </a:lnTo>
                                      <a:lnTo>
                                        <a:pt x="324" y="259"/>
                                      </a:lnTo>
                                      <a:lnTo>
                                        <a:pt x="321" y="259"/>
                                      </a:lnTo>
                                      <a:lnTo>
                                        <a:pt x="319" y="259"/>
                                      </a:lnTo>
                                      <a:lnTo>
                                        <a:pt x="315" y="261"/>
                                      </a:lnTo>
                                      <a:lnTo>
                                        <a:pt x="312" y="261"/>
                                      </a:lnTo>
                                      <a:lnTo>
                                        <a:pt x="305" y="264"/>
                                      </a:lnTo>
                                      <a:lnTo>
                                        <a:pt x="302" y="264"/>
                                      </a:lnTo>
                                      <a:lnTo>
                                        <a:pt x="299" y="264"/>
                                      </a:lnTo>
                                      <a:lnTo>
                                        <a:pt x="297" y="268"/>
                                      </a:lnTo>
                                      <a:lnTo>
                                        <a:pt x="293" y="268"/>
                                      </a:lnTo>
                                      <a:lnTo>
                                        <a:pt x="290" y="268"/>
                                      </a:lnTo>
                                      <a:lnTo>
                                        <a:pt x="284" y="268"/>
                                      </a:lnTo>
                                      <a:lnTo>
                                        <a:pt x="280" y="271"/>
                                      </a:lnTo>
                                      <a:lnTo>
                                        <a:pt x="277" y="271"/>
                                      </a:lnTo>
                                      <a:lnTo>
                                        <a:pt x="268" y="271"/>
                                      </a:lnTo>
                                      <a:lnTo>
                                        <a:pt x="265" y="271"/>
                                      </a:lnTo>
                                      <a:lnTo>
                                        <a:pt x="252" y="271"/>
                                      </a:lnTo>
                                      <a:lnTo>
                                        <a:pt x="250" y="271"/>
                                      </a:lnTo>
                                      <a:lnTo>
                                        <a:pt x="233" y="271"/>
                                      </a:lnTo>
                                      <a:lnTo>
                                        <a:pt x="230" y="271"/>
                                      </a:lnTo>
                                      <a:lnTo>
                                        <a:pt x="227" y="268"/>
                                      </a:lnTo>
                                      <a:lnTo>
                                        <a:pt x="221" y="268"/>
                                      </a:lnTo>
                                      <a:lnTo>
                                        <a:pt x="218" y="268"/>
                                      </a:lnTo>
                                      <a:lnTo>
                                        <a:pt x="212" y="268"/>
                                      </a:lnTo>
                                      <a:lnTo>
                                        <a:pt x="208" y="264"/>
                                      </a:lnTo>
                                      <a:lnTo>
                                        <a:pt x="205" y="264"/>
                                      </a:lnTo>
                                      <a:lnTo>
                                        <a:pt x="200" y="264"/>
                                      </a:lnTo>
                                      <a:lnTo>
                                        <a:pt x="196" y="261"/>
                                      </a:lnTo>
                                      <a:lnTo>
                                        <a:pt x="190" y="261"/>
                                      </a:lnTo>
                                      <a:lnTo>
                                        <a:pt x="186" y="259"/>
                                      </a:lnTo>
                                      <a:lnTo>
                                        <a:pt x="180" y="259"/>
                                      </a:lnTo>
                                      <a:lnTo>
                                        <a:pt x="178" y="255"/>
                                      </a:lnTo>
                                      <a:lnTo>
                                        <a:pt x="171" y="255"/>
                                      </a:lnTo>
                                      <a:lnTo>
                                        <a:pt x="168" y="252"/>
                                      </a:lnTo>
                                      <a:lnTo>
                                        <a:pt x="161" y="252"/>
                                      </a:lnTo>
                                      <a:lnTo>
                                        <a:pt x="158" y="249"/>
                                      </a:lnTo>
                                      <a:lnTo>
                                        <a:pt x="153" y="246"/>
                                      </a:lnTo>
                                      <a:lnTo>
                                        <a:pt x="149" y="246"/>
                                      </a:lnTo>
                                      <a:lnTo>
                                        <a:pt x="146" y="243"/>
                                      </a:lnTo>
                                      <a:lnTo>
                                        <a:pt x="139" y="240"/>
                                      </a:lnTo>
                                      <a:lnTo>
                                        <a:pt x="136" y="237"/>
                                      </a:lnTo>
                                      <a:lnTo>
                                        <a:pt x="131" y="237"/>
                                      </a:lnTo>
                                      <a:lnTo>
                                        <a:pt x="127" y="233"/>
                                      </a:lnTo>
                                      <a:lnTo>
                                        <a:pt x="122" y="230"/>
                                      </a:lnTo>
                                      <a:lnTo>
                                        <a:pt x="119" y="227"/>
                                      </a:lnTo>
                                      <a:lnTo>
                                        <a:pt x="112" y="225"/>
                                      </a:lnTo>
                                      <a:lnTo>
                                        <a:pt x="110" y="221"/>
                                      </a:lnTo>
                                      <a:lnTo>
                                        <a:pt x="107" y="218"/>
                                      </a:lnTo>
                                      <a:lnTo>
                                        <a:pt x="100" y="215"/>
                                      </a:lnTo>
                                      <a:lnTo>
                                        <a:pt x="97" y="212"/>
                                      </a:lnTo>
                                      <a:lnTo>
                                        <a:pt x="94" y="208"/>
                                      </a:lnTo>
                                      <a:lnTo>
                                        <a:pt x="90" y="206"/>
                                      </a:lnTo>
                                      <a:lnTo>
                                        <a:pt x="85" y="203"/>
                                      </a:lnTo>
                                      <a:lnTo>
                                        <a:pt x="82" y="199"/>
                                      </a:lnTo>
                                      <a:lnTo>
                                        <a:pt x="78" y="196"/>
                                      </a:lnTo>
                                      <a:lnTo>
                                        <a:pt x="75" y="193"/>
                                      </a:lnTo>
                                      <a:lnTo>
                                        <a:pt x="68" y="191"/>
                                      </a:lnTo>
                                      <a:lnTo>
                                        <a:pt x="65" y="187"/>
                                      </a:lnTo>
                                      <a:lnTo>
                                        <a:pt x="60" y="178"/>
                                      </a:lnTo>
                                      <a:lnTo>
                                        <a:pt x="56" y="174"/>
                                      </a:lnTo>
                                      <a:lnTo>
                                        <a:pt x="53" y="172"/>
                                      </a:lnTo>
                                      <a:lnTo>
                                        <a:pt x="50" y="169"/>
                                      </a:lnTo>
                                      <a:lnTo>
                                        <a:pt x="47" y="165"/>
                                      </a:lnTo>
                                      <a:lnTo>
                                        <a:pt x="43" y="162"/>
                                      </a:lnTo>
                                      <a:lnTo>
                                        <a:pt x="43" y="156"/>
                                      </a:lnTo>
                                      <a:lnTo>
                                        <a:pt x="40" y="153"/>
                                      </a:lnTo>
                                      <a:lnTo>
                                        <a:pt x="38" y="150"/>
                                      </a:lnTo>
                                      <a:lnTo>
                                        <a:pt x="35" y="147"/>
                                      </a:lnTo>
                                      <a:lnTo>
                                        <a:pt x="31" y="144"/>
                                      </a:lnTo>
                                      <a:lnTo>
                                        <a:pt x="31" y="138"/>
                                      </a:lnTo>
                                      <a:lnTo>
                                        <a:pt x="28" y="135"/>
                                      </a:lnTo>
                                      <a:lnTo>
                                        <a:pt x="25" y="131"/>
                                      </a:lnTo>
                                      <a:lnTo>
                                        <a:pt x="22" y="128"/>
                                      </a:lnTo>
                                      <a:lnTo>
                                        <a:pt x="22" y="125"/>
                                      </a:lnTo>
                                      <a:lnTo>
                                        <a:pt x="18" y="119"/>
                                      </a:lnTo>
                                      <a:lnTo>
                                        <a:pt x="18" y="116"/>
                                      </a:lnTo>
                                      <a:lnTo>
                                        <a:pt x="16" y="113"/>
                                      </a:lnTo>
                                      <a:lnTo>
                                        <a:pt x="16" y="109"/>
                                      </a:lnTo>
                                      <a:lnTo>
                                        <a:pt x="13" y="103"/>
                                      </a:lnTo>
                                      <a:lnTo>
                                        <a:pt x="13" y="101"/>
                                      </a:lnTo>
                                      <a:lnTo>
                                        <a:pt x="10" y="97"/>
                                      </a:lnTo>
                                      <a:lnTo>
                                        <a:pt x="10" y="94"/>
                                      </a:lnTo>
                                      <a:lnTo>
                                        <a:pt x="10" y="88"/>
                                      </a:lnTo>
                                      <a:lnTo>
                                        <a:pt x="6" y="85"/>
                                      </a:lnTo>
                                      <a:lnTo>
                                        <a:pt x="6" y="82"/>
                                      </a:lnTo>
                                      <a:lnTo>
                                        <a:pt x="6" y="79"/>
                                      </a:lnTo>
                                      <a:lnTo>
                                        <a:pt x="6" y="75"/>
                                      </a:lnTo>
                                      <a:lnTo>
                                        <a:pt x="6" y="69"/>
                                      </a:lnTo>
                                      <a:lnTo>
                                        <a:pt x="6" y="67"/>
                                      </a:lnTo>
                                      <a:lnTo>
                                        <a:pt x="3" y="63"/>
                                      </a:lnTo>
                                      <a:lnTo>
                                        <a:pt x="3" y="48"/>
                                      </a:lnTo>
                                      <a:lnTo>
                                        <a:pt x="6" y="45"/>
                                      </a:lnTo>
                                      <a:lnTo>
                                        <a:pt x="6" y="43"/>
                                      </a:lnTo>
                                      <a:lnTo>
                                        <a:pt x="6" y="39"/>
                                      </a:lnTo>
                                      <a:lnTo>
                                        <a:pt x="6" y="36"/>
                                      </a:lnTo>
                                      <a:lnTo>
                                        <a:pt x="6" y="34"/>
                                      </a:lnTo>
                                      <a:lnTo>
                                        <a:pt x="10" y="30"/>
                                      </a:lnTo>
                                      <a:lnTo>
                                        <a:pt x="10" y="27"/>
                                      </a:lnTo>
                                      <a:lnTo>
                                        <a:pt x="10" y="24"/>
                                      </a:lnTo>
                                      <a:lnTo>
                                        <a:pt x="10" y="17"/>
                                      </a:lnTo>
                                      <a:lnTo>
                                        <a:pt x="13" y="17"/>
                                      </a:lnTo>
                                      <a:lnTo>
                                        <a:pt x="16" y="15"/>
                                      </a:lnTo>
                                      <a:lnTo>
                                        <a:pt x="16" y="9"/>
                                      </a:lnTo>
                                      <a:lnTo>
                                        <a:pt x="18" y="5"/>
                                      </a:lnTo>
                                      <a:lnTo>
                                        <a:pt x="18" y="5"/>
                                      </a:lnTo>
                                      <a:lnTo>
                                        <a:pt x="22" y="2"/>
                                      </a:lnTo>
                                      <a:lnTo>
                                        <a:pt x="18" y="0"/>
                                      </a:lnTo>
                                      <a:lnTo>
                                        <a:pt x="16" y="2"/>
                                      </a:lnTo>
                                      <a:lnTo>
                                        <a:pt x="16" y="5"/>
                                      </a:lnTo>
                                      <a:lnTo>
                                        <a:pt x="13" y="9"/>
                                      </a:lnTo>
                                      <a:lnTo>
                                        <a:pt x="10" y="12"/>
                                      </a:lnTo>
                                      <a:lnTo>
                                        <a:pt x="10" y="15"/>
                                      </a:lnTo>
                                      <a:lnTo>
                                        <a:pt x="10" y="17"/>
                                      </a:lnTo>
                                      <a:lnTo>
                                        <a:pt x="6" y="21"/>
                                      </a:lnTo>
                                      <a:lnTo>
                                        <a:pt x="6" y="24"/>
                                      </a:lnTo>
                                      <a:lnTo>
                                        <a:pt x="6" y="27"/>
                                      </a:lnTo>
                                      <a:lnTo>
                                        <a:pt x="3" y="30"/>
                                      </a:lnTo>
                                      <a:lnTo>
                                        <a:pt x="3" y="36"/>
                                      </a:lnTo>
                                      <a:lnTo>
                                        <a:pt x="3" y="39"/>
                                      </a:lnTo>
                                      <a:lnTo>
                                        <a:pt x="3" y="43"/>
                                      </a:lnTo>
                                      <a:lnTo>
                                        <a:pt x="3" y="48"/>
                                      </a:lnTo>
                                      <a:lnTo>
                                        <a:pt x="0" y="54"/>
                                      </a:lnTo>
                                      <a:lnTo>
                                        <a:pt x="0" y="63"/>
                                      </a:lnTo>
                                      <a:lnTo>
                                        <a:pt x="3" y="67"/>
                                      </a:lnTo>
                                      <a:lnTo>
                                        <a:pt x="3" y="69"/>
                                      </a:lnTo>
                                      <a:lnTo>
                                        <a:pt x="3" y="75"/>
                                      </a:lnTo>
                                      <a:lnTo>
                                        <a:pt x="3" y="79"/>
                                      </a:lnTo>
                                      <a:lnTo>
                                        <a:pt x="3" y="82"/>
                                      </a:lnTo>
                                      <a:lnTo>
                                        <a:pt x="6" y="85"/>
                                      </a:lnTo>
                                      <a:lnTo>
                                        <a:pt x="6" y="91"/>
                                      </a:lnTo>
                                      <a:lnTo>
                                        <a:pt x="6" y="94"/>
                                      </a:lnTo>
                                      <a:lnTo>
                                        <a:pt x="6" y="97"/>
                                      </a:lnTo>
                                      <a:lnTo>
                                        <a:pt x="10" y="101"/>
                                      </a:lnTo>
                                      <a:lnTo>
                                        <a:pt x="10" y="106"/>
                                      </a:lnTo>
                                      <a:lnTo>
                                        <a:pt x="13" y="109"/>
                                      </a:lnTo>
                                      <a:lnTo>
                                        <a:pt x="13" y="113"/>
                                      </a:lnTo>
                                      <a:lnTo>
                                        <a:pt x="16" y="116"/>
                                      </a:lnTo>
                                      <a:lnTo>
                                        <a:pt x="16" y="119"/>
                                      </a:lnTo>
                                      <a:lnTo>
                                        <a:pt x="18" y="125"/>
                                      </a:lnTo>
                                      <a:lnTo>
                                        <a:pt x="22" y="128"/>
                                      </a:lnTo>
                                      <a:lnTo>
                                        <a:pt x="22" y="131"/>
                                      </a:lnTo>
                                      <a:lnTo>
                                        <a:pt x="25" y="138"/>
                                      </a:lnTo>
                                      <a:lnTo>
                                        <a:pt x="25" y="140"/>
                                      </a:lnTo>
                                      <a:lnTo>
                                        <a:pt x="28" y="144"/>
                                      </a:lnTo>
                                      <a:lnTo>
                                        <a:pt x="31" y="147"/>
                                      </a:lnTo>
                                      <a:lnTo>
                                        <a:pt x="35" y="153"/>
                                      </a:lnTo>
                                      <a:lnTo>
                                        <a:pt x="38" y="156"/>
                                      </a:lnTo>
                                      <a:lnTo>
                                        <a:pt x="40" y="159"/>
                                      </a:lnTo>
                                      <a:lnTo>
                                        <a:pt x="43" y="162"/>
                                      </a:lnTo>
                                      <a:lnTo>
                                        <a:pt x="47" y="165"/>
                                      </a:lnTo>
                                      <a:lnTo>
                                        <a:pt x="47" y="169"/>
                                      </a:lnTo>
                                      <a:lnTo>
                                        <a:pt x="50" y="174"/>
                                      </a:lnTo>
                                      <a:lnTo>
                                        <a:pt x="56" y="181"/>
                                      </a:lnTo>
                                      <a:lnTo>
                                        <a:pt x="60" y="184"/>
                                      </a:lnTo>
                                      <a:lnTo>
                                        <a:pt x="63" y="187"/>
                                      </a:lnTo>
                                      <a:lnTo>
                                        <a:pt x="68" y="193"/>
                                      </a:lnTo>
                                      <a:lnTo>
                                        <a:pt x="75" y="199"/>
                                      </a:lnTo>
                                      <a:lnTo>
                                        <a:pt x="78" y="203"/>
                                      </a:lnTo>
                                      <a:lnTo>
                                        <a:pt x="82" y="206"/>
                                      </a:lnTo>
                                      <a:lnTo>
                                        <a:pt x="87" y="208"/>
                                      </a:lnTo>
                                      <a:lnTo>
                                        <a:pt x="90" y="212"/>
                                      </a:lnTo>
                                      <a:lnTo>
                                        <a:pt x="94" y="215"/>
                                      </a:lnTo>
                                      <a:lnTo>
                                        <a:pt x="100" y="218"/>
                                      </a:lnTo>
                                      <a:lnTo>
                                        <a:pt x="103" y="221"/>
                                      </a:lnTo>
                                      <a:lnTo>
                                        <a:pt x="110" y="225"/>
                                      </a:lnTo>
                                      <a:lnTo>
                                        <a:pt x="112" y="227"/>
                                      </a:lnTo>
                                      <a:lnTo>
                                        <a:pt x="115" y="230"/>
                                      </a:lnTo>
                                      <a:lnTo>
                                        <a:pt x="122" y="233"/>
                                      </a:lnTo>
                                      <a:lnTo>
                                        <a:pt x="124" y="237"/>
                                      </a:lnTo>
                                      <a:lnTo>
                                        <a:pt x="131" y="240"/>
                                      </a:lnTo>
                                      <a:lnTo>
                                        <a:pt x="133" y="243"/>
                                      </a:lnTo>
                                      <a:lnTo>
                                        <a:pt x="139" y="243"/>
                                      </a:lnTo>
                                      <a:lnTo>
                                        <a:pt x="143" y="246"/>
                                      </a:lnTo>
                                      <a:lnTo>
                                        <a:pt x="149" y="249"/>
                                      </a:lnTo>
                                      <a:lnTo>
                                        <a:pt x="153" y="252"/>
                                      </a:lnTo>
                                      <a:lnTo>
                                        <a:pt x="158" y="252"/>
                                      </a:lnTo>
                                      <a:lnTo>
                                        <a:pt x="161" y="255"/>
                                      </a:lnTo>
                                      <a:lnTo>
                                        <a:pt x="168" y="255"/>
                                      </a:lnTo>
                                      <a:lnTo>
                                        <a:pt x="171" y="259"/>
                                      </a:lnTo>
                                      <a:lnTo>
                                        <a:pt x="174" y="259"/>
                                      </a:lnTo>
                                      <a:lnTo>
                                        <a:pt x="180" y="261"/>
                                      </a:lnTo>
                                      <a:lnTo>
                                        <a:pt x="183" y="264"/>
                                      </a:lnTo>
                                      <a:lnTo>
                                        <a:pt x="190" y="264"/>
                                      </a:lnTo>
                                      <a:lnTo>
                                        <a:pt x="193" y="264"/>
                                      </a:lnTo>
                                      <a:lnTo>
                                        <a:pt x="200" y="268"/>
                                      </a:lnTo>
                                      <a:lnTo>
                                        <a:pt x="205" y="268"/>
                                      </a:lnTo>
                                      <a:lnTo>
                                        <a:pt x="208" y="268"/>
                                      </a:lnTo>
                                      <a:lnTo>
                                        <a:pt x="212" y="271"/>
                                      </a:lnTo>
                                      <a:lnTo>
                                        <a:pt x="218" y="271"/>
                                      </a:lnTo>
                                      <a:lnTo>
                                        <a:pt x="221" y="271"/>
                                      </a:lnTo>
                                      <a:lnTo>
                                        <a:pt x="227" y="274"/>
                                      </a:lnTo>
                                      <a:lnTo>
                                        <a:pt x="230" y="274"/>
                                      </a:lnTo>
                                      <a:lnTo>
                                        <a:pt x="237" y="274"/>
                                      </a:lnTo>
                                      <a:lnTo>
                                        <a:pt x="240" y="274"/>
                                      </a:lnTo>
                                      <a:lnTo>
                                        <a:pt x="243" y="274"/>
                                      </a:lnTo>
                                      <a:lnTo>
                                        <a:pt x="250" y="274"/>
                                      </a:lnTo>
                                      <a:lnTo>
                                        <a:pt x="265" y="274"/>
                                      </a:lnTo>
                                      <a:lnTo>
                                        <a:pt x="268" y="274"/>
                                      </a:lnTo>
                                      <a:lnTo>
                                        <a:pt x="274" y="274"/>
                                      </a:lnTo>
                                      <a:lnTo>
                                        <a:pt x="277" y="274"/>
                                      </a:lnTo>
                                      <a:lnTo>
                                        <a:pt x="284" y="274"/>
                                      </a:lnTo>
                                      <a:lnTo>
                                        <a:pt x="287" y="274"/>
                                      </a:lnTo>
                                      <a:lnTo>
                                        <a:pt x="290" y="271"/>
                                      </a:lnTo>
                                      <a:lnTo>
                                        <a:pt x="293" y="271"/>
                                      </a:lnTo>
                                      <a:lnTo>
                                        <a:pt x="299" y="271"/>
                                      </a:lnTo>
                                      <a:lnTo>
                                        <a:pt x="302" y="268"/>
                                      </a:lnTo>
                                      <a:lnTo>
                                        <a:pt x="305" y="268"/>
                                      </a:lnTo>
                                      <a:lnTo>
                                        <a:pt x="309" y="268"/>
                                      </a:lnTo>
                                      <a:lnTo>
                                        <a:pt x="312" y="264"/>
                                      </a:lnTo>
                                      <a:lnTo>
                                        <a:pt x="315" y="264"/>
                                      </a:lnTo>
                                      <a:lnTo>
                                        <a:pt x="319" y="264"/>
                                      </a:lnTo>
                                      <a:lnTo>
                                        <a:pt x="324" y="261"/>
                                      </a:lnTo>
                                      <a:lnTo>
                                        <a:pt x="327" y="259"/>
                                      </a:lnTo>
                                      <a:lnTo>
                                        <a:pt x="331" y="259"/>
                                      </a:lnTo>
                                      <a:lnTo>
                                        <a:pt x="334" y="255"/>
                                      </a:lnTo>
                                      <a:lnTo>
                                        <a:pt x="337" y="255"/>
                                      </a:lnTo>
                                      <a:lnTo>
                                        <a:pt x="340" y="252"/>
                                      </a:lnTo>
                                      <a:lnTo>
                                        <a:pt x="340" y="252"/>
                                      </a:lnTo>
                                      <a:lnTo>
                                        <a:pt x="344" y="249"/>
                                      </a:lnTo>
                                      <a:lnTo>
                                        <a:pt x="349" y="243"/>
                                      </a:lnTo>
                                      <a:lnTo>
                                        <a:pt x="352" y="243"/>
                                      </a:lnTo>
                                      <a:lnTo>
                                        <a:pt x="356" y="240"/>
                                      </a:lnTo>
                                      <a:lnTo>
                                        <a:pt x="356" y="237"/>
                                      </a:lnTo>
                                      <a:lnTo>
                                        <a:pt x="362" y="230"/>
                                      </a:lnTo>
                                      <a:lnTo>
                                        <a:pt x="366" y="227"/>
                                      </a:lnTo>
                                      <a:lnTo>
                                        <a:pt x="362" y="225"/>
                                      </a:lnTo>
                                      <a:close/>
                                    </a:path>
                                  </a:pathLst>
                                </a:custGeom>
                                <a:solidFill>
                                  <a:srgbClr val="000000"/>
                                </a:solidFill>
                                <a:ln>
                                  <a:noFill/>
                                </a:ln>
                              </wps:spPr>
                              <wps:bodyPr rot="0" vert="horz" wrap="square" lIns="91440" tIns="45720" rIns="91440" bIns="45720" anchor="t" anchorCtr="0" upright="1">
                                <a:noAutofit/>
                              </wps:bodyPr>
                            </wps:wsp>
                            <wps:wsp>
                              <wps:cNvPr id="27" name="Freeform 44"/>
                              <wps:cNvSpPr/>
                              <wps:spPr bwMode="auto">
                                <a:xfrm>
                                  <a:off x="27" y="196"/>
                                  <a:ext cx="346" cy="244"/>
                                </a:xfrm>
                                <a:custGeom>
                                  <a:avLst/>
                                  <a:gdLst>
                                    <a:gd name="T0" fmla="*/ 338 w 346"/>
                                    <a:gd name="T1" fmla="*/ 220 h 244"/>
                                    <a:gd name="T2" fmla="*/ 325 w 346"/>
                                    <a:gd name="T3" fmla="*/ 226 h 244"/>
                                    <a:gd name="T4" fmla="*/ 313 w 346"/>
                                    <a:gd name="T5" fmla="*/ 230 h 244"/>
                                    <a:gd name="T6" fmla="*/ 299 w 346"/>
                                    <a:gd name="T7" fmla="*/ 235 h 244"/>
                                    <a:gd name="T8" fmla="*/ 284 w 346"/>
                                    <a:gd name="T9" fmla="*/ 237 h 244"/>
                                    <a:gd name="T10" fmla="*/ 268 w 346"/>
                                    <a:gd name="T11" fmla="*/ 241 h 244"/>
                                    <a:gd name="T12" fmla="*/ 221 w 346"/>
                                    <a:gd name="T13" fmla="*/ 241 h 244"/>
                                    <a:gd name="T14" fmla="*/ 206 w 346"/>
                                    <a:gd name="T15" fmla="*/ 237 h 244"/>
                                    <a:gd name="T16" fmla="*/ 190 w 346"/>
                                    <a:gd name="T17" fmla="*/ 235 h 244"/>
                                    <a:gd name="T18" fmla="*/ 174 w 346"/>
                                    <a:gd name="T19" fmla="*/ 230 h 244"/>
                                    <a:gd name="T20" fmla="*/ 160 w 346"/>
                                    <a:gd name="T21" fmla="*/ 226 h 244"/>
                                    <a:gd name="T22" fmla="*/ 144 w 346"/>
                                    <a:gd name="T23" fmla="*/ 217 h 244"/>
                                    <a:gd name="T24" fmla="*/ 128 w 346"/>
                                    <a:gd name="T25" fmla="*/ 211 h 244"/>
                                    <a:gd name="T26" fmla="*/ 113 w 346"/>
                                    <a:gd name="T27" fmla="*/ 201 h 244"/>
                                    <a:gd name="T28" fmla="*/ 101 w 346"/>
                                    <a:gd name="T29" fmla="*/ 192 h 244"/>
                                    <a:gd name="T30" fmla="*/ 88 w 346"/>
                                    <a:gd name="T31" fmla="*/ 183 h 244"/>
                                    <a:gd name="T32" fmla="*/ 72 w 346"/>
                                    <a:gd name="T33" fmla="*/ 171 h 244"/>
                                    <a:gd name="T34" fmla="*/ 63 w 346"/>
                                    <a:gd name="T35" fmla="*/ 158 h 244"/>
                                    <a:gd name="T36" fmla="*/ 51 w 346"/>
                                    <a:gd name="T37" fmla="*/ 143 h 244"/>
                                    <a:gd name="T38" fmla="*/ 41 w 346"/>
                                    <a:gd name="T39" fmla="*/ 130 h 244"/>
                                    <a:gd name="T40" fmla="*/ 32 w 346"/>
                                    <a:gd name="T41" fmla="*/ 118 h 244"/>
                                    <a:gd name="T42" fmla="*/ 22 w 346"/>
                                    <a:gd name="T43" fmla="*/ 102 h 244"/>
                                    <a:gd name="T44" fmla="*/ 16 w 346"/>
                                    <a:gd name="T45" fmla="*/ 90 h 244"/>
                                    <a:gd name="T46" fmla="*/ 12 w 346"/>
                                    <a:gd name="T47" fmla="*/ 75 h 244"/>
                                    <a:gd name="T48" fmla="*/ 7 w 346"/>
                                    <a:gd name="T49" fmla="*/ 59 h 244"/>
                                    <a:gd name="T50" fmla="*/ 4 w 346"/>
                                    <a:gd name="T51" fmla="*/ 47 h 244"/>
                                    <a:gd name="T52" fmla="*/ 4 w 346"/>
                                    <a:gd name="T53" fmla="*/ 9 h 244"/>
                                    <a:gd name="T54" fmla="*/ 0 w 346"/>
                                    <a:gd name="T55" fmla="*/ 12 h 244"/>
                                    <a:gd name="T56" fmla="*/ 0 w 346"/>
                                    <a:gd name="T57" fmla="*/ 34 h 244"/>
                                    <a:gd name="T58" fmla="*/ 4 w 346"/>
                                    <a:gd name="T59" fmla="*/ 53 h 244"/>
                                    <a:gd name="T60" fmla="*/ 7 w 346"/>
                                    <a:gd name="T61" fmla="*/ 68 h 244"/>
                                    <a:gd name="T62" fmla="*/ 12 w 346"/>
                                    <a:gd name="T63" fmla="*/ 84 h 244"/>
                                    <a:gd name="T64" fmla="*/ 16 w 346"/>
                                    <a:gd name="T65" fmla="*/ 96 h 244"/>
                                    <a:gd name="T66" fmla="*/ 25 w 346"/>
                                    <a:gd name="T67" fmla="*/ 111 h 244"/>
                                    <a:gd name="T68" fmla="*/ 32 w 346"/>
                                    <a:gd name="T69" fmla="*/ 128 h 244"/>
                                    <a:gd name="T70" fmla="*/ 41 w 346"/>
                                    <a:gd name="T71" fmla="*/ 140 h 244"/>
                                    <a:gd name="T72" fmla="*/ 54 w 346"/>
                                    <a:gd name="T73" fmla="*/ 152 h 244"/>
                                    <a:gd name="T74" fmla="*/ 76 w 346"/>
                                    <a:gd name="T75" fmla="*/ 177 h 244"/>
                                    <a:gd name="T76" fmla="*/ 91 w 346"/>
                                    <a:gd name="T77" fmla="*/ 189 h 244"/>
                                    <a:gd name="T78" fmla="*/ 106 w 346"/>
                                    <a:gd name="T79" fmla="*/ 201 h 244"/>
                                    <a:gd name="T80" fmla="*/ 119 w 346"/>
                                    <a:gd name="T81" fmla="*/ 211 h 244"/>
                                    <a:gd name="T82" fmla="*/ 135 w 346"/>
                                    <a:gd name="T83" fmla="*/ 217 h 244"/>
                                    <a:gd name="T84" fmla="*/ 151 w 346"/>
                                    <a:gd name="T85" fmla="*/ 226 h 244"/>
                                    <a:gd name="T86" fmla="*/ 165 w 346"/>
                                    <a:gd name="T87" fmla="*/ 233 h 244"/>
                                    <a:gd name="T88" fmla="*/ 180 w 346"/>
                                    <a:gd name="T89" fmla="*/ 235 h 244"/>
                                    <a:gd name="T90" fmla="*/ 199 w 346"/>
                                    <a:gd name="T91" fmla="*/ 241 h 244"/>
                                    <a:gd name="T92" fmla="*/ 215 w 346"/>
                                    <a:gd name="T93" fmla="*/ 241 h 244"/>
                                    <a:gd name="T94" fmla="*/ 237 w 346"/>
                                    <a:gd name="T95" fmla="*/ 244 h 244"/>
                                    <a:gd name="T96" fmla="*/ 274 w 346"/>
                                    <a:gd name="T97" fmla="*/ 244 h 244"/>
                                    <a:gd name="T98" fmla="*/ 291 w 346"/>
                                    <a:gd name="T99" fmla="*/ 241 h 244"/>
                                    <a:gd name="T100" fmla="*/ 306 w 346"/>
                                    <a:gd name="T101" fmla="*/ 235 h 244"/>
                                    <a:gd name="T102" fmla="*/ 318 w 346"/>
                                    <a:gd name="T103" fmla="*/ 233 h 244"/>
                                    <a:gd name="T104" fmla="*/ 331 w 346"/>
                                    <a:gd name="T105" fmla="*/ 226 h 244"/>
                                    <a:gd name="T106" fmla="*/ 343 w 346"/>
                                    <a:gd name="T107" fmla="*/ 220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6" h="244">
                                      <a:moveTo>
                                        <a:pt x="346" y="217"/>
                                      </a:moveTo>
                                      <a:lnTo>
                                        <a:pt x="346" y="214"/>
                                      </a:lnTo>
                                      <a:lnTo>
                                        <a:pt x="343" y="217"/>
                                      </a:lnTo>
                                      <a:lnTo>
                                        <a:pt x="340" y="217"/>
                                      </a:lnTo>
                                      <a:lnTo>
                                        <a:pt x="338" y="220"/>
                                      </a:lnTo>
                                      <a:lnTo>
                                        <a:pt x="338" y="220"/>
                                      </a:lnTo>
                                      <a:lnTo>
                                        <a:pt x="334" y="220"/>
                                      </a:lnTo>
                                      <a:lnTo>
                                        <a:pt x="331" y="223"/>
                                      </a:lnTo>
                                      <a:lnTo>
                                        <a:pt x="328" y="223"/>
                                      </a:lnTo>
                                      <a:lnTo>
                                        <a:pt x="325" y="226"/>
                                      </a:lnTo>
                                      <a:lnTo>
                                        <a:pt x="321" y="226"/>
                                      </a:lnTo>
                                      <a:lnTo>
                                        <a:pt x="321" y="230"/>
                                      </a:lnTo>
                                      <a:lnTo>
                                        <a:pt x="318" y="230"/>
                                      </a:lnTo>
                                      <a:lnTo>
                                        <a:pt x="315" y="230"/>
                                      </a:lnTo>
                                      <a:lnTo>
                                        <a:pt x="313" y="230"/>
                                      </a:lnTo>
                                      <a:lnTo>
                                        <a:pt x="309" y="233"/>
                                      </a:lnTo>
                                      <a:lnTo>
                                        <a:pt x="309" y="233"/>
                                      </a:lnTo>
                                      <a:lnTo>
                                        <a:pt x="303" y="233"/>
                                      </a:lnTo>
                                      <a:lnTo>
                                        <a:pt x="303" y="235"/>
                                      </a:lnTo>
                                      <a:lnTo>
                                        <a:pt x="299" y="235"/>
                                      </a:lnTo>
                                      <a:lnTo>
                                        <a:pt x="296" y="235"/>
                                      </a:lnTo>
                                      <a:lnTo>
                                        <a:pt x="293" y="235"/>
                                      </a:lnTo>
                                      <a:lnTo>
                                        <a:pt x="291" y="237"/>
                                      </a:lnTo>
                                      <a:lnTo>
                                        <a:pt x="287" y="237"/>
                                      </a:lnTo>
                                      <a:lnTo>
                                        <a:pt x="284" y="237"/>
                                      </a:lnTo>
                                      <a:lnTo>
                                        <a:pt x="281" y="237"/>
                                      </a:lnTo>
                                      <a:lnTo>
                                        <a:pt x="278" y="237"/>
                                      </a:lnTo>
                                      <a:lnTo>
                                        <a:pt x="274" y="241"/>
                                      </a:lnTo>
                                      <a:lnTo>
                                        <a:pt x="271" y="241"/>
                                      </a:lnTo>
                                      <a:lnTo>
                                        <a:pt x="268" y="241"/>
                                      </a:lnTo>
                                      <a:lnTo>
                                        <a:pt x="256" y="241"/>
                                      </a:lnTo>
                                      <a:lnTo>
                                        <a:pt x="253" y="241"/>
                                      </a:lnTo>
                                      <a:lnTo>
                                        <a:pt x="237" y="241"/>
                                      </a:lnTo>
                                      <a:lnTo>
                                        <a:pt x="234" y="241"/>
                                      </a:lnTo>
                                      <a:lnTo>
                                        <a:pt x="221" y="241"/>
                                      </a:lnTo>
                                      <a:lnTo>
                                        <a:pt x="219" y="241"/>
                                      </a:lnTo>
                                      <a:lnTo>
                                        <a:pt x="215" y="237"/>
                                      </a:lnTo>
                                      <a:lnTo>
                                        <a:pt x="212" y="237"/>
                                      </a:lnTo>
                                      <a:lnTo>
                                        <a:pt x="209" y="237"/>
                                      </a:lnTo>
                                      <a:lnTo>
                                        <a:pt x="206" y="237"/>
                                      </a:lnTo>
                                      <a:lnTo>
                                        <a:pt x="202" y="237"/>
                                      </a:lnTo>
                                      <a:lnTo>
                                        <a:pt x="199" y="237"/>
                                      </a:lnTo>
                                      <a:lnTo>
                                        <a:pt x="197" y="235"/>
                                      </a:lnTo>
                                      <a:lnTo>
                                        <a:pt x="194" y="235"/>
                                      </a:lnTo>
                                      <a:lnTo>
                                        <a:pt x="190" y="235"/>
                                      </a:lnTo>
                                      <a:lnTo>
                                        <a:pt x="187" y="233"/>
                                      </a:lnTo>
                                      <a:lnTo>
                                        <a:pt x="184" y="233"/>
                                      </a:lnTo>
                                      <a:lnTo>
                                        <a:pt x="180" y="233"/>
                                      </a:lnTo>
                                      <a:lnTo>
                                        <a:pt x="177" y="233"/>
                                      </a:lnTo>
                                      <a:lnTo>
                                        <a:pt x="174" y="230"/>
                                      </a:lnTo>
                                      <a:lnTo>
                                        <a:pt x="172" y="230"/>
                                      </a:lnTo>
                                      <a:lnTo>
                                        <a:pt x="168" y="230"/>
                                      </a:lnTo>
                                      <a:lnTo>
                                        <a:pt x="165" y="226"/>
                                      </a:lnTo>
                                      <a:lnTo>
                                        <a:pt x="163" y="226"/>
                                      </a:lnTo>
                                      <a:lnTo>
                                        <a:pt x="160" y="226"/>
                                      </a:lnTo>
                                      <a:lnTo>
                                        <a:pt x="156" y="223"/>
                                      </a:lnTo>
                                      <a:lnTo>
                                        <a:pt x="153" y="223"/>
                                      </a:lnTo>
                                      <a:lnTo>
                                        <a:pt x="151" y="220"/>
                                      </a:lnTo>
                                      <a:lnTo>
                                        <a:pt x="148" y="220"/>
                                      </a:lnTo>
                                      <a:lnTo>
                                        <a:pt x="144" y="217"/>
                                      </a:lnTo>
                                      <a:lnTo>
                                        <a:pt x="141" y="217"/>
                                      </a:lnTo>
                                      <a:lnTo>
                                        <a:pt x="138" y="217"/>
                                      </a:lnTo>
                                      <a:lnTo>
                                        <a:pt x="135" y="214"/>
                                      </a:lnTo>
                                      <a:lnTo>
                                        <a:pt x="131" y="211"/>
                                      </a:lnTo>
                                      <a:lnTo>
                                        <a:pt x="128" y="211"/>
                                      </a:lnTo>
                                      <a:lnTo>
                                        <a:pt x="126" y="208"/>
                                      </a:lnTo>
                                      <a:lnTo>
                                        <a:pt x="123" y="208"/>
                                      </a:lnTo>
                                      <a:lnTo>
                                        <a:pt x="119" y="205"/>
                                      </a:lnTo>
                                      <a:lnTo>
                                        <a:pt x="116" y="205"/>
                                      </a:lnTo>
                                      <a:lnTo>
                                        <a:pt x="113" y="201"/>
                                      </a:lnTo>
                                      <a:lnTo>
                                        <a:pt x="109" y="201"/>
                                      </a:lnTo>
                                      <a:lnTo>
                                        <a:pt x="109" y="198"/>
                                      </a:lnTo>
                                      <a:lnTo>
                                        <a:pt x="106" y="196"/>
                                      </a:lnTo>
                                      <a:lnTo>
                                        <a:pt x="104" y="196"/>
                                      </a:lnTo>
                                      <a:lnTo>
                                        <a:pt x="101" y="192"/>
                                      </a:lnTo>
                                      <a:lnTo>
                                        <a:pt x="97" y="189"/>
                                      </a:lnTo>
                                      <a:lnTo>
                                        <a:pt x="94" y="189"/>
                                      </a:lnTo>
                                      <a:lnTo>
                                        <a:pt x="91" y="186"/>
                                      </a:lnTo>
                                      <a:lnTo>
                                        <a:pt x="88" y="183"/>
                                      </a:lnTo>
                                      <a:lnTo>
                                        <a:pt x="88" y="183"/>
                                      </a:lnTo>
                                      <a:lnTo>
                                        <a:pt x="84" y="180"/>
                                      </a:lnTo>
                                      <a:lnTo>
                                        <a:pt x="81" y="177"/>
                                      </a:lnTo>
                                      <a:lnTo>
                                        <a:pt x="79" y="177"/>
                                      </a:lnTo>
                                      <a:lnTo>
                                        <a:pt x="76" y="174"/>
                                      </a:lnTo>
                                      <a:lnTo>
                                        <a:pt x="72" y="171"/>
                                      </a:lnTo>
                                      <a:lnTo>
                                        <a:pt x="72" y="167"/>
                                      </a:lnTo>
                                      <a:lnTo>
                                        <a:pt x="69" y="167"/>
                                      </a:lnTo>
                                      <a:lnTo>
                                        <a:pt x="66" y="164"/>
                                      </a:lnTo>
                                      <a:lnTo>
                                        <a:pt x="66" y="162"/>
                                      </a:lnTo>
                                      <a:lnTo>
                                        <a:pt x="63" y="158"/>
                                      </a:lnTo>
                                      <a:lnTo>
                                        <a:pt x="59" y="155"/>
                                      </a:lnTo>
                                      <a:lnTo>
                                        <a:pt x="57" y="152"/>
                                      </a:lnTo>
                                      <a:lnTo>
                                        <a:pt x="57" y="152"/>
                                      </a:lnTo>
                                      <a:lnTo>
                                        <a:pt x="54" y="149"/>
                                      </a:lnTo>
                                      <a:lnTo>
                                        <a:pt x="51" y="143"/>
                                      </a:lnTo>
                                      <a:lnTo>
                                        <a:pt x="47" y="140"/>
                                      </a:lnTo>
                                      <a:lnTo>
                                        <a:pt x="44" y="140"/>
                                      </a:lnTo>
                                      <a:lnTo>
                                        <a:pt x="44" y="136"/>
                                      </a:lnTo>
                                      <a:lnTo>
                                        <a:pt x="41" y="133"/>
                                      </a:lnTo>
                                      <a:lnTo>
                                        <a:pt x="41" y="130"/>
                                      </a:lnTo>
                                      <a:lnTo>
                                        <a:pt x="37" y="128"/>
                                      </a:lnTo>
                                      <a:lnTo>
                                        <a:pt x="34" y="124"/>
                                      </a:lnTo>
                                      <a:lnTo>
                                        <a:pt x="34" y="121"/>
                                      </a:lnTo>
                                      <a:lnTo>
                                        <a:pt x="32" y="121"/>
                                      </a:lnTo>
                                      <a:lnTo>
                                        <a:pt x="32" y="118"/>
                                      </a:lnTo>
                                      <a:lnTo>
                                        <a:pt x="29" y="115"/>
                                      </a:lnTo>
                                      <a:lnTo>
                                        <a:pt x="29" y="111"/>
                                      </a:lnTo>
                                      <a:lnTo>
                                        <a:pt x="25" y="109"/>
                                      </a:lnTo>
                                      <a:lnTo>
                                        <a:pt x="25" y="106"/>
                                      </a:lnTo>
                                      <a:lnTo>
                                        <a:pt x="22" y="102"/>
                                      </a:lnTo>
                                      <a:lnTo>
                                        <a:pt x="22" y="99"/>
                                      </a:lnTo>
                                      <a:lnTo>
                                        <a:pt x="22" y="96"/>
                                      </a:lnTo>
                                      <a:lnTo>
                                        <a:pt x="19" y="94"/>
                                      </a:lnTo>
                                      <a:lnTo>
                                        <a:pt x="19" y="90"/>
                                      </a:lnTo>
                                      <a:lnTo>
                                        <a:pt x="16" y="90"/>
                                      </a:lnTo>
                                      <a:lnTo>
                                        <a:pt x="16" y="87"/>
                                      </a:lnTo>
                                      <a:lnTo>
                                        <a:pt x="12" y="84"/>
                                      </a:lnTo>
                                      <a:lnTo>
                                        <a:pt x="12" y="81"/>
                                      </a:lnTo>
                                      <a:lnTo>
                                        <a:pt x="12" y="77"/>
                                      </a:lnTo>
                                      <a:lnTo>
                                        <a:pt x="12" y="75"/>
                                      </a:lnTo>
                                      <a:lnTo>
                                        <a:pt x="10" y="72"/>
                                      </a:lnTo>
                                      <a:lnTo>
                                        <a:pt x="10" y="68"/>
                                      </a:lnTo>
                                      <a:lnTo>
                                        <a:pt x="10" y="65"/>
                                      </a:lnTo>
                                      <a:lnTo>
                                        <a:pt x="7" y="62"/>
                                      </a:lnTo>
                                      <a:lnTo>
                                        <a:pt x="7" y="59"/>
                                      </a:lnTo>
                                      <a:lnTo>
                                        <a:pt x="7" y="56"/>
                                      </a:lnTo>
                                      <a:lnTo>
                                        <a:pt x="7" y="53"/>
                                      </a:lnTo>
                                      <a:lnTo>
                                        <a:pt x="7" y="50"/>
                                      </a:lnTo>
                                      <a:lnTo>
                                        <a:pt x="4" y="47"/>
                                      </a:lnTo>
                                      <a:lnTo>
                                        <a:pt x="4" y="47"/>
                                      </a:lnTo>
                                      <a:lnTo>
                                        <a:pt x="4" y="41"/>
                                      </a:lnTo>
                                      <a:lnTo>
                                        <a:pt x="4" y="41"/>
                                      </a:lnTo>
                                      <a:lnTo>
                                        <a:pt x="4" y="31"/>
                                      </a:lnTo>
                                      <a:lnTo>
                                        <a:pt x="4" y="28"/>
                                      </a:lnTo>
                                      <a:lnTo>
                                        <a:pt x="4" y="9"/>
                                      </a:lnTo>
                                      <a:lnTo>
                                        <a:pt x="4" y="6"/>
                                      </a:lnTo>
                                      <a:lnTo>
                                        <a:pt x="4" y="0"/>
                                      </a:lnTo>
                                      <a:lnTo>
                                        <a:pt x="0" y="0"/>
                                      </a:lnTo>
                                      <a:lnTo>
                                        <a:pt x="0" y="4"/>
                                      </a:lnTo>
                                      <a:lnTo>
                                        <a:pt x="0" y="12"/>
                                      </a:lnTo>
                                      <a:lnTo>
                                        <a:pt x="0" y="16"/>
                                      </a:lnTo>
                                      <a:lnTo>
                                        <a:pt x="0" y="22"/>
                                      </a:lnTo>
                                      <a:lnTo>
                                        <a:pt x="0" y="22"/>
                                      </a:lnTo>
                                      <a:lnTo>
                                        <a:pt x="0" y="31"/>
                                      </a:lnTo>
                                      <a:lnTo>
                                        <a:pt x="0" y="34"/>
                                      </a:lnTo>
                                      <a:lnTo>
                                        <a:pt x="0" y="41"/>
                                      </a:lnTo>
                                      <a:lnTo>
                                        <a:pt x="0" y="43"/>
                                      </a:lnTo>
                                      <a:lnTo>
                                        <a:pt x="0" y="47"/>
                                      </a:lnTo>
                                      <a:lnTo>
                                        <a:pt x="4" y="50"/>
                                      </a:lnTo>
                                      <a:lnTo>
                                        <a:pt x="4" y="53"/>
                                      </a:lnTo>
                                      <a:lnTo>
                                        <a:pt x="4" y="56"/>
                                      </a:lnTo>
                                      <a:lnTo>
                                        <a:pt x="4" y="59"/>
                                      </a:lnTo>
                                      <a:lnTo>
                                        <a:pt x="4" y="62"/>
                                      </a:lnTo>
                                      <a:lnTo>
                                        <a:pt x="7" y="65"/>
                                      </a:lnTo>
                                      <a:lnTo>
                                        <a:pt x="7" y="68"/>
                                      </a:lnTo>
                                      <a:lnTo>
                                        <a:pt x="7" y="72"/>
                                      </a:lnTo>
                                      <a:lnTo>
                                        <a:pt x="7" y="75"/>
                                      </a:lnTo>
                                      <a:lnTo>
                                        <a:pt x="10" y="77"/>
                                      </a:lnTo>
                                      <a:lnTo>
                                        <a:pt x="10" y="81"/>
                                      </a:lnTo>
                                      <a:lnTo>
                                        <a:pt x="12" y="84"/>
                                      </a:lnTo>
                                      <a:lnTo>
                                        <a:pt x="12" y="87"/>
                                      </a:lnTo>
                                      <a:lnTo>
                                        <a:pt x="12" y="90"/>
                                      </a:lnTo>
                                      <a:lnTo>
                                        <a:pt x="16" y="90"/>
                                      </a:lnTo>
                                      <a:lnTo>
                                        <a:pt x="16" y="96"/>
                                      </a:lnTo>
                                      <a:lnTo>
                                        <a:pt x="16" y="96"/>
                                      </a:lnTo>
                                      <a:lnTo>
                                        <a:pt x="19" y="99"/>
                                      </a:lnTo>
                                      <a:lnTo>
                                        <a:pt x="19" y="102"/>
                                      </a:lnTo>
                                      <a:lnTo>
                                        <a:pt x="22" y="106"/>
                                      </a:lnTo>
                                      <a:lnTo>
                                        <a:pt x="22" y="109"/>
                                      </a:lnTo>
                                      <a:lnTo>
                                        <a:pt x="25" y="111"/>
                                      </a:lnTo>
                                      <a:lnTo>
                                        <a:pt x="25" y="115"/>
                                      </a:lnTo>
                                      <a:lnTo>
                                        <a:pt x="29" y="118"/>
                                      </a:lnTo>
                                      <a:lnTo>
                                        <a:pt x="29" y="121"/>
                                      </a:lnTo>
                                      <a:lnTo>
                                        <a:pt x="32" y="124"/>
                                      </a:lnTo>
                                      <a:lnTo>
                                        <a:pt x="32" y="128"/>
                                      </a:lnTo>
                                      <a:lnTo>
                                        <a:pt x="34" y="130"/>
                                      </a:lnTo>
                                      <a:lnTo>
                                        <a:pt x="37" y="130"/>
                                      </a:lnTo>
                                      <a:lnTo>
                                        <a:pt x="37" y="133"/>
                                      </a:lnTo>
                                      <a:lnTo>
                                        <a:pt x="41" y="136"/>
                                      </a:lnTo>
                                      <a:lnTo>
                                        <a:pt x="41" y="140"/>
                                      </a:lnTo>
                                      <a:lnTo>
                                        <a:pt x="44" y="143"/>
                                      </a:lnTo>
                                      <a:lnTo>
                                        <a:pt x="47" y="146"/>
                                      </a:lnTo>
                                      <a:lnTo>
                                        <a:pt x="51" y="149"/>
                                      </a:lnTo>
                                      <a:lnTo>
                                        <a:pt x="51" y="149"/>
                                      </a:lnTo>
                                      <a:lnTo>
                                        <a:pt x="54" y="152"/>
                                      </a:lnTo>
                                      <a:lnTo>
                                        <a:pt x="59" y="162"/>
                                      </a:lnTo>
                                      <a:lnTo>
                                        <a:pt x="63" y="162"/>
                                      </a:lnTo>
                                      <a:lnTo>
                                        <a:pt x="72" y="174"/>
                                      </a:lnTo>
                                      <a:lnTo>
                                        <a:pt x="72" y="177"/>
                                      </a:lnTo>
                                      <a:lnTo>
                                        <a:pt x="76" y="177"/>
                                      </a:lnTo>
                                      <a:lnTo>
                                        <a:pt x="81" y="183"/>
                                      </a:lnTo>
                                      <a:lnTo>
                                        <a:pt x="84" y="183"/>
                                      </a:lnTo>
                                      <a:lnTo>
                                        <a:pt x="88" y="186"/>
                                      </a:lnTo>
                                      <a:lnTo>
                                        <a:pt x="88" y="189"/>
                                      </a:lnTo>
                                      <a:lnTo>
                                        <a:pt x="91" y="189"/>
                                      </a:lnTo>
                                      <a:lnTo>
                                        <a:pt x="94" y="192"/>
                                      </a:lnTo>
                                      <a:lnTo>
                                        <a:pt x="97" y="196"/>
                                      </a:lnTo>
                                      <a:lnTo>
                                        <a:pt x="101" y="198"/>
                                      </a:lnTo>
                                      <a:lnTo>
                                        <a:pt x="104" y="198"/>
                                      </a:lnTo>
                                      <a:lnTo>
                                        <a:pt x="106" y="201"/>
                                      </a:lnTo>
                                      <a:lnTo>
                                        <a:pt x="109" y="201"/>
                                      </a:lnTo>
                                      <a:lnTo>
                                        <a:pt x="113" y="205"/>
                                      </a:lnTo>
                                      <a:lnTo>
                                        <a:pt x="116" y="208"/>
                                      </a:lnTo>
                                      <a:lnTo>
                                        <a:pt x="116" y="208"/>
                                      </a:lnTo>
                                      <a:lnTo>
                                        <a:pt x="119" y="211"/>
                                      </a:lnTo>
                                      <a:lnTo>
                                        <a:pt x="123" y="211"/>
                                      </a:lnTo>
                                      <a:lnTo>
                                        <a:pt x="126" y="214"/>
                                      </a:lnTo>
                                      <a:lnTo>
                                        <a:pt x="128" y="214"/>
                                      </a:lnTo>
                                      <a:lnTo>
                                        <a:pt x="131" y="217"/>
                                      </a:lnTo>
                                      <a:lnTo>
                                        <a:pt x="135" y="217"/>
                                      </a:lnTo>
                                      <a:lnTo>
                                        <a:pt x="138" y="220"/>
                                      </a:lnTo>
                                      <a:lnTo>
                                        <a:pt x="141" y="220"/>
                                      </a:lnTo>
                                      <a:lnTo>
                                        <a:pt x="144" y="223"/>
                                      </a:lnTo>
                                      <a:lnTo>
                                        <a:pt x="148" y="223"/>
                                      </a:lnTo>
                                      <a:lnTo>
                                        <a:pt x="151" y="226"/>
                                      </a:lnTo>
                                      <a:lnTo>
                                        <a:pt x="153" y="226"/>
                                      </a:lnTo>
                                      <a:lnTo>
                                        <a:pt x="156" y="230"/>
                                      </a:lnTo>
                                      <a:lnTo>
                                        <a:pt x="160" y="230"/>
                                      </a:lnTo>
                                      <a:lnTo>
                                        <a:pt x="163" y="230"/>
                                      </a:lnTo>
                                      <a:lnTo>
                                        <a:pt x="165" y="233"/>
                                      </a:lnTo>
                                      <a:lnTo>
                                        <a:pt x="168" y="233"/>
                                      </a:lnTo>
                                      <a:lnTo>
                                        <a:pt x="172" y="233"/>
                                      </a:lnTo>
                                      <a:lnTo>
                                        <a:pt x="174" y="235"/>
                                      </a:lnTo>
                                      <a:lnTo>
                                        <a:pt x="177" y="235"/>
                                      </a:lnTo>
                                      <a:lnTo>
                                        <a:pt x="180" y="235"/>
                                      </a:lnTo>
                                      <a:lnTo>
                                        <a:pt x="187" y="237"/>
                                      </a:lnTo>
                                      <a:lnTo>
                                        <a:pt x="190" y="237"/>
                                      </a:lnTo>
                                      <a:lnTo>
                                        <a:pt x="194" y="237"/>
                                      </a:lnTo>
                                      <a:lnTo>
                                        <a:pt x="194" y="237"/>
                                      </a:lnTo>
                                      <a:lnTo>
                                        <a:pt x="199" y="241"/>
                                      </a:lnTo>
                                      <a:lnTo>
                                        <a:pt x="202" y="241"/>
                                      </a:lnTo>
                                      <a:lnTo>
                                        <a:pt x="206" y="241"/>
                                      </a:lnTo>
                                      <a:lnTo>
                                        <a:pt x="209" y="241"/>
                                      </a:lnTo>
                                      <a:lnTo>
                                        <a:pt x="212" y="241"/>
                                      </a:lnTo>
                                      <a:lnTo>
                                        <a:pt x="215" y="241"/>
                                      </a:lnTo>
                                      <a:lnTo>
                                        <a:pt x="219" y="244"/>
                                      </a:lnTo>
                                      <a:lnTo>
                                        <a:pt x="224" y="244"/>
                                      </a:lnTo>
                                      <a:lnTo>
                                        <a:pt x="227" y="244"/>
                                      </a:lnTo>
                                      <a:lnTo>
                                        <a:pt x="234" y="244"/>
                                      </a:lnTo>
                                      <a:lnTo>
                                        <a:pt x="237" y="244"/>
                                      </a:lnTo>
                                      <a:lnTo>
                                        <a:pt x="256" y="244"/>
                                      </a:lnTo>
                                      <a:lnTo>
                                        <a:pt x="259" y="244"/>
                                      </a:lnTo>
                                      <a:lnTo>
                                        <a:pt x="266" y="244"/>
                                      </a:lnTo>
                                      <a:lnTo>
                                        <a:pt x="268" y="244"/>
                                      </a:lnTo>
                                      <a:lnTo>
                                        <a:pt x="274" y="244"/>
                                      </a:lnTo>
                                      <a:lnTo>
                                        <a:pt x="278" y="241"/>
                                      </a:lnTo>
                                      <a:lnTo>
                                        <a:pt x="281" y="241"/>
                                      </a:lnTo>
                                      <a:lnTo>
                                        <a:pt x="284" y="241"/>
                                      </a:lnTo>
                                      <a:lnTo>
                                        <a:pt x="287" y="241"/>
                                      </a:lnTo>
                                      <a:lnTo>
                                        <a:pt x="291" y="241"/>
                                      </a:lnTo>
                                      <a:lnTo>
                                        <a:pt x="293" y="237"/>
                                      </a:lnTo>
                                      <a:lnTo>
                                        <a:pt x="296" y="237"/>
                                      </a:lnTo>
                                      <a:lnTo>
                                        <a:pt x="299" y="237"/>
                                      </a:lnTo>
                                      <a:lnTo>
                                        <a:pt x="303" y="237"/>
                                      </a:lnTo>
                                      <a:lnTo>
                                        <a:pt x="306" y="235"/>
                                      </a:lnTo>
                                      <a:lnTo>
                                        <a:pt x="309" y="235"/>
                                      </a:lnTo>
                                      <a:lnTo>
                                        <a:pt x="313" y="235"/>
                                      </a:lnTo>
                                      <a:lnTo>
                                        <a:pt x="313" y="233"/>
                                      </a:lnTo>
                                      <a:lnTo>
                                        <a:pt x="315" y="233"/>
                                      </a:lnTo>
                                      <a:lnTo>
                                        <a:pt x="318" y="233"/>
                                      </a:lnTo>
                                      <a:lnTo>
                                        <a:pt x="321" y="230"/>
                                      </a:lnTo>
                                      <a:lnTo>
                                        <a:pt x="325" y="230"/>
                                      </a:lnTo>
                                      <a:lnTo>
                                        <a:pt x="328" y="230"/>
                                      </a:lnTo>
                                      <a:lnTo>
                                        <a:pt x="328" y="226"/>
                                      </a:lnTo>
                                      <a:lnTo>
                                        <a:pt x="331" y="226"/>
                                      </a:lnTo>
                                      <a:lnTo>
                                        <a:pt x="334" y="226"/>
                                      </a:lnTo>
                                      <a:lnTo>
                                        <a:pt x="338" y="223"/>
                                      </a:lnTo>
                                      <a:lnTo>
                                        <a:pt x="340" y="223"/>
                                      </a:lnTo>
                                      <a:lnTo>
                                        <a:pt x="340" y="220"/>
                                      </a:lnTo>
                                      <a:lnTo>
                                        <a:pt x="343" y="220"/>
                                      </a:lnTo>
                                      <a:lnTo>
                                        <a:pt x="346" y="217"/>
                                      </a:lnTo>
                                      <a:close/>
                                    </a:path>
                                  </a:pathLst>
                                </a:custGeom>
                                <a:solidFill>
                                  <a:srgbClr val="000000"/>
                                </a:solidFill>
                                <a:ln>
                                  <a:noFill/>
                                </a:ln>
                              </wps:spPr>
                              <wps:bodyPr rot="0" vert="horz" wrap="square" lIns="91440" tIns="45720" rIns="91440" bIns="45720" anchor="t" anchorCtr="0" upright="1">
                                <a:noAutofit/>
                              </wps:bodyPr>
                            </wps:wsp>
                            <wps:wsp>
                              <wps:cNvPr id="28" name="Freeform 45"/>
                              <wps:cNvSpPr/>
                              <wps:spPr bwMode="auto">
                                <a:xfrm>
                                  <a:off x="64" y="2"/>
                                  <a:ext cx="382" cy="469"/>
                                </a:xfrm>
                                <a:custGeom>
                                  <a:avLst/>
                                  <a:gdLst>
                                    <a:gd name="T0" fmla="*/ 7 w 382"/>
                                    <a:gd name="T1" fmla="*/ 19 h 469"/>
                                    <a:gd name="T2" fmla="*/ 17 w 382"/>
                                    <a:gd name="T3" fmla="*/ 34 h 469"/>
                                    <a:gd name="T4" fmla="*/ 26 w 382"/>
                                    <a:gd name="T5" fmla="*/ 56 h 469"/>
                                    <a:gd name="T6" fmla="*/ 32 w 382"/>
                                    <a:gd name="T7" fmla="*/ 72 h 469"/>
                                    <a:gd name="T8" fmla="*/ 44 w 382"/>
                                    <a:gd name="T9" fmla="*/ 90 h 469"/>
                                    <a:gd name="T10" fmla="*/ 57 w 382"/>
                                    <a:gd name="T11" fmla="*/ 112 h 469"/>
                                    <a:gd name="T12" fmla="*/ 72 w 382"/>
                                    <a:gd name="T13" fmla="*/ 133 h 469"/>
                                    <a:gd name="T14" fmla="*/ 89 w 382"/>
                                    <a:gd name="T15" fmla="*/ 154 h 469"/>
                                    <a:gd name="T16" fmla="*/ 57 w 382"/>
                                    <a:gd name="T17" fmla="*/ 164 h 469"/>
                                    <a:gd name="T18" fmla="*/ 72 w 382"/>
                                    <a:gd name="T19" fmla="*/ 191 h 469"/>
                                    <a:gd name="T20" fmla="*/ 89 w 382"/>
                                    <a:gd name="T21" fmla="*/ 213 h 469"/>
                                    <a:gd name="T22" fmla="*/ 107 w 382"/>
                                    <a:gd name="T23" fmla="*/ 241 h 469"/>
                                    <a:gd name="T24" fmla="*/ 131 w 382"/>
                                    <a:gd name="T25" fmla="*/ 271 h 469"/>
                                    <a:gd name="T26" fmla="*/ 165 w 382"/>
                                    <a:gd name="T27" fmla="*/ 303 h 469"/>
                                    <a:gd name="T28" fmla="*/ 190 w 382"/>
                                    <a:gd name="T29" fmla="*/ 322 h 469"/>
                                    <a:gd name="T30" fmla="*/ 212 w 382"/>
                                    <a:gd name="T31" fmla="*/ 334 h 469"/>
                                    <a:gd name="T32" fmla="*/ 200 w 382"/>
                                    <a:gd name="T33" fmla="*/ 343 h 469"/>
                                    <a:gd name="T34" fmla="*/ 187 w 382"/>
                                    <a:gd name="T35" fmla="*/ 346 h 469"/>
                                    <a:gd name="T36" fmla="*/ 175 w 382"/>
                                    <a:gd name="T37" fmla="*/ 352 h 469"/>
                                    <a:gd name="T38" fmla="*/ 157 w 382"/>
                                    <a:gd name="T39" fmla="*/ 356 h 469"/>
                                    <a:gd name="T40" fmla="*/ 165 w 382"/>
                                    <a:gd name="T41" fmla="*/ 368 h 469"/>
                                    <a:gd name="T42" fmla="*/ 190 w 382"/>
                                    <a:gd name="T43" fmla="*/ 383 h 469"/>
                                    <a:gd name="T44" fmla="*/ 212 w 382"/>
                                    <a:gd name="T45" fmla="*/ 399 h 469"/>
                                    <a:gd name="T46" fmla="*/ 241 w 382"/>
                                    <a:gd name="T47" fmla="*/ 414 h 469"/>
                                    <a:gd name="T48" fmla="*/ 266 w 382"/>
                                    <a:gd name="T49" fmla="*/ 427 h 469"/>
                                    <a:gd name="T50" fmla="*/ 294 w 382"/>
                                    <a:gd name="T51" fmla="*/ 438 h 469"/>
                                    <a:gd name="T52" fmla="*/ 325 w 382"/>
                                    <a:gd name="T53" fmla="*/ 450 h 469"/>
                                    <a:gd name="T54" fmla="*/ 356 w 382"/>
                                    <a:gd name="T55" fmla="*/ 460 h 469"/>
                                    <a:gd name="T56" fmla="*/ 378 w 382"/>
                                    <a:gd name="T57" fmla="*/ 465 h 469"/>
                                    <a:gd name="T58" fmla="*/ 363 w 382"/>
                                    <a:gd name="T59" fmla="*/ 457 h 469"/>
                                    <a:gd name="T60" fmla="*/ 344 w 382"/>
                                    <a:gd name="T61" fmla="*/ 447 h 469"/>
                                    <a:gd name="T62" fmla="*/ 325 w 382"/>
                                    <a:gd name="T63" fmla="*/ 438 h 469"/>
                                    <a:gd name="T64" fmla="*/ 309 w 382"/>
                                    <a:gd name="T65" fmla="*/ 427 h 469"/>
                                    <a:gd name="T66" fmla="*/ 294 w 382"/>
                                    <a:gd name="T67" fmla="*/ 417 h 469"/>
                                    <a:gd name="T68" fmla="*/ 276 w 382"/>
                                    <a:gd name="T69" fmla="*/ 405 h 469"/>
                                    <a:gd name="T70" fmla="*/ 256 w 382"/>
                                    <a:gd name="T71" fmla="*/ 392 h 469"/>
                                    <a:gd name="T72" fmla="*/ 244 w 382"/>
                                    <a:gd name="T73" fmla="*/ 380 h 469"/>
                                    <a:gd name="T74" fmla="*/ 256 w 382"/>
                                    <a:gd name="T75" fmla="*/ 374 h 469"/>
                                    <a:gd name="T76" fmla="*/ 266 w 382"/>
                                    <a:gd name="T77" fmla="*/ 371 h 469"/>
                                    <a:gd name="T78" fmla="*/ 278 w 382"/>
                                    <a:gd name="T79" fmla="*/ 365 h 469"/>
                                    <a:gd name="T80" fmla="*/ 288 w 382"/>
                                    <a:gd name="T81" fmla="*/ 361 h 469"/>
                                    <a:gd name="T82" fmla="*/ 294 w 382"/>
                                    <a:gd name="T83" fmla="*/ 358 h 469"/>
                                    <a:gd name="T84" fmla="*/ 281 w 382"/>
                                    <a:gd name="T85" fmla="*/ 346 h 469"/>
                                    <a:gd name="T86" fmla="*/ 259 w 382"/>
                                    <a:gd name="T87" fmla="*/ 334 h 469"/>
                                    <a:gd name="T88" fmla="*/ 234 w 382"/>
                                    <a:gd name="T89" fmla="*/ 322 h 469"/>
                                    <a:gd name="T90" fmla="*/ 212 w 382"/>
                                    <a:gd name="T91" fmla="*/ 305 h 469"/>
                                    <a:gd name="T92" fmla="*/ 187 w 382"/>
                                    <a:gd name="T93" fmla="*/ 290 h 469"/>
                                    <a:gd name="T94" fmla="*/ 162 w 382"/>
                                    <a:gd name="T95" fmla="*/ 271 h 469"/>
                                    <a:gd name="T96" fmla="*/ 128 w 382"/>
                                    <a:gd name="T97" fmla="*/ 241 h 469"/>
                                    <a:gd name="T98" fmla="*/ 143 w 382"/>
                                    <a:gd name="T99" fmla="*/ 222 h 469"/>
                                    <a:gd name="T100" fmla="*/ 178 w 382"/>
                                    <a:gd name="T101" fmla="*/ 216 h 469"/>
                                    <a:gd name="T102" fmla="*/ 190 w 382"/>
                                    <a:gd name="T103" fmla="*/ 210 h 469"/>
                                    <a:gd name="T104" fmla="*/ 157 w 382"/>
                                    <a:gd name="T105" fmla="*/ 185 h 469"/>
                                    <a:gd name="T106" fmla="*/ 126 w 382"/>
                                    <a:gd name="T107" fmla="*/ 154 h 469"/>
                                    <a:gd name="T108" fmla="*/ 82 w 382"/>
                                    <a:gd name="T109" fmla="*/ 112 h 469"/>
                                    <a:gd name="T110" fmla="*/ 51 w 382"/>
                                    <a:gd name="T111" fmla="*/ 75 h 469"/>
                                    <a:gd name="T112" fmla="*/ 29 w 382"/>
                                    <a:gd name="T113" fmla="*/ 50 h 469"/>
                                    <a:gd name="T114" fmla="*/ 14 w 382"/>
                                    <a:gd name="T115" fmla="*/ 22 h 4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82" h="469">
                                      <a:moveTo>
                                        <a:pt x="0" y="0"/>
                                      </a:moveTo>
                                      <a:lnTo>
                                        <a:pt x="4" y="3"/>
                                      </a:lnTo>
                                      <a:lnTo>
                                        <a:pt x="4" y="3"/>
                                      </a:lnTo>
                                      <a:lnTo>
                                        <a:pt x="4" y="7"/>
                                      </a:lnTo>
                                      <a:lnTo>
                                        <a:pt x="4" y="7"/>
                                      </a:lnTo>
                                      <a:lnTo>
                                        <a:pt x="4" y="9"/>
                                      </a:lnTo>
                                      <a:lnTo>
                                        <a:pt x="4" y="9"/>
                                      </a:lnTo>
                                      <a:lnTo>
                                        <a:pt x="7" y="12"/>
                                      </a:lnTo>
                                      <a:lnTo>
                                        <a:pt x="7" y="16"/>
                                      </a:lnTo>
                                      <a:lnTo>
                                        <a:pt x="7" y="16"/>
                                      </a:lnTo>
                                      <a:lnTo>
                                        <a:pt x="7" y="19"/>
                                      </a:lnTo>
                                      <a:lnTo>
                                        <a:pt x="7" y="19"/>
                                      </a:lnTo>
                                      <a:lnTo>
                                        <a:pt x="10" y="22"/>
                                      </a:lnTo>
                                      <a:lnTo>
                                        <a:pt x="10" y="22"/>
                                      </a:lnTo>
                                      <a:lnTo>
                                        <a:pt x="10" y="25"/>
                                      </a:lnTo>
                                      <a:lnTo>
                                        <a:pt x="10" y="25"/>
                                      </a:lnTo>
                                      <a:lnTo>
                                        <a:pt x="14" y="28"/>
                                      </a:lnTo>
                                      <a:lnTo>
                                        <a:pt x="14" y="28"/>
                                      </a:lnTo>
                                      <a:lnTo>
                                        <a:pt x="14" y="31"/>
                                      </a:lnTo>
                                      <a:lnTo>
                                        <a:pt x="14" y="31"/>
                                      </a:lnTo>
                                      <a:lnTo>
                                        <a:pt x="14" y="34"/>
                                      </a:lnTo>
                                      <a:lnTo>
                                        <a:pt x="17" y="34"/>
                                      </a:lnTo>
                                      <a:lnTo>
                                        <a:pt x="17" y="38"/>
                                      </a:lnTo>
                                      <a:lnTo>
                                        <a:pt x="17" y="41"/>
                                      </a:lnTo>
                                      <a:lnTo>
                                        <a:pt x="17" y="41"/>
                                      </a:lnTo>
                                      <a:lnTo>
                                        <a:pt x="20" y="44"/>
                                      </a:lnTo>
                                      <a:lnTo>
                                        <a:pt x="20" y="44"/>
                                      </a:lnTo>
                                      <a:lnTo>
                                        <a:pt x="20" y="46"/>
                                      </a:lnTo>
                                      <a:lnTo>
                                        <a:pt x="20" y="46"/>
                                      </a:lnTo>
                                      <a:lnTo>
                                        <a:pt x="22" y="50"/>
                                      </a:lnTo>
                                      <a:lnTo>
                                        <a:pt x="22" y="50"/>
                                      </a:lnTo>
                                      <a:lnTo>
                                        <a:pt x="22" y="53"/>
                                      </a:lnTo>
                                      <a:lnTo>
                                        <a:pt x="26" y="56"/>
                                      </a:lnTo>
                                      <a:lnTo>
                                        <a:pt x="26" y="56"/>
                                      </a:lnTo>
                                      <a:lnTo>
                                        <a:pt x="26" y="59"/>
                                      </a:lnTo>
                                      <a:lnTo>
                                        <a:pt x="26" y="59"/>
                                      </a:lnTo>
                                      <a:lnTo>
                                        <a:pt x="29" y="62"/>
                                      </a:lnTo>
                                      <a:lnTo>
                                        <a:pt x="29" y="62"/>
                                      </a:lnTo>
                                      <a:lnTo>
                                        <a:pt x="29" y="65"/>
                                      </a:lnTo>
                                      <a:lnTo>
                                        <a:pt x="29" y="65"/>
                                      </a:lnTo>
                                      <a:lnTo>
                                        <a:pt x="32" y="68"/>
                                      </a:lnTo>
                                      <a:lnTo>
                                        <a:pt x="32" y="68"/>
                                      </a:lnTo>
                                      <a:lnTo>
                                        <a:pt x="32" y="72"/>
                                      </a:lnTo>
                                      <a:lnTo>
                                        <a:pt x="32" y="72"/>
                                      </a:lnTo>
                                      <a:lnTo>
                                        <a:pt x="35" y="75"/>
                                      </a:lnTo>
                                      <a:lnTo>
                                        <a:pt x="35" y="78"/>
                                      </a:lnTo>
                                      <a:lnTo>
                                        <a:pt x="35" y="78"/>
                                      </a:lnTo>
                                      <a:lnTo>
                                        <a:pt x="39" y="80"/>
                                      </a:lnTo>
                                      <a:lnTo>
                                        <a:pt x="39" y="80"/>
                                      </a:lnTo>
                                      <a:lnTo>
                                        <a:pt x="39" y="84"/>
                                      </a:lnTo>
                                      <a:lnTo>
                                        <a:pt x="42" y="84"/>
                                      </a:lnTo>
                                      <a:lnTo>
                                        <a:pt x="42" y="87"/>
                                      </a:lnTo>
                                      <a:lnTo>
                                        <a:pt x="42" y="87"/>
                                      </a:lnTo>
                                      <a:lnTo>
                                        <a:pt x="44" y="90"/>
                                      </a:lnTo>
                                      <a:lnTo>
                                        <a:pt x="44" y="90"/>
                                      </a:lnTo>
                                      <a:lnTo>
                                        <a:pt x="44" y="93"/>
                                      </a:lnTo>
                                      <a:lnTo>
                                        <a:pt x="47" y="97"/>
                                      </a:lnTo>
                                      <a:lnTo>
                                        <a:pt x="47" y="97"/>
                                      </a:lnTo>
                                      <a:lnTo>
                                        <a:pt x="51" y="99"/>
                                      </a:lnTo>
                                      <a:lnTo>
                                        <a:pt x="51" y="99"/>
                                      </a:lnTo>
                                      <a:lnTo>
                                        <a:pt x="51" y="102"/>
                                      </a:lnTo>
                                      <a:lnTo>
                                        <a:pt x="54" y="106"/>
                                      </a:lnTo>
                                      <a:lnTo>
                                        <a:pt x="54" y="106"/>
                                      </a:lnTo>
                                      <a:lnTo>
                                        <a:pt x="54" y="109"/>
                                      </a:lnTo>
                                      <a:lnTo>
                                        <a:pt x="57" y="109"/>
                                      </a:lnTo>
                                      <a:lnTo>
                                        <a:pt x="57" y="112"/>
                                      </a:lnTo>
                                      <a:lnTo>
                                        <a:pt x="57" y="112"/>
                                      </a:lnTo>
                                      <a:lnTo>
                                        <a:pt x="60" y="114"/>
                                      </a:lnTo>
                                      <a:lnTo>
                                        <a:pt x="60" y="114"/>
                                      </a:lnTo>
                                      <a:lnTo>
                                        <a:pt x="64" y="118"/>
                                      </a:lnTo>
                                      <a:lnTo>
                                        <a:pt x="64" y="121"/>
                                      </a:lnTo>
                                      <a:lnTo>
                                        <a:pt x="64" y="121"/>
                                      </a:lnTo>
                                      <a:lnTo>
                                        <a:pt x="67" y="124"/>
                                      </a:lnTo>
                                      <a:lnTo>
                                        <a:pt x="67" y="124"/>
                                      </a:lnTo>
                                      <a:lnTo>
                                        <a:pt x="69" y="127"/>
                                      </a:lnTo>
                                      <a:lnTo>
                                        <a:pt x="69" y="131"/>
                                      </a:lnTo>
                                      <a:lnTo>
                                        <a:pt x="72" y="133"/>
                                      </a:lnTo>
                                      <a:lnTo>
                                        <a:pt x="72" y="133"/>
                                      </a:lnTo>
                                      <a:lnTo>
                                        <a:pt x="76" y="136"/>
                                      </a:lnTo>
                                      <a:lnTo>
                                        <a:pt x="76" y="136"/>
                                      </a:lnTo>
                                      <a:lnTo>
                                        <a:pt x="79" y="140"/>
                                      </a:lnTo>
                                      <a:lnTo>
                                        <a:pt x="79" y="142"/>
                                      </a:lnTo>
                                      <a:lnTo>
                                        <a:pt x="82" y="145"/>
                                      </a:lnTo>
                                      <a:lnTo>
                                        <a:pt x="82" y="145"/>
                                      </a:lnTo>
                                      <a:lnTo>
                                        <a:pt x="86" y="147"/>
                                      </a:lnTo>
                                      <a:lnTo>
                                        <a:pt x="86" y="147"/>
                                      </a:lnTo>
                                      <a:lnTo>
                                        <a:pt x="89" y="151"/>
                                      </a:lnTo>
                                      <a:lnTo>
                                        <a:pt x="89" y="154"/>
                                      </a:lnTo>
                                      <a:lnTo>
                                        <a:pt x="94" y="160"/>
                                      </a:lnTo>
                                      <a:lnTo>
                                        <a:pt x="94" y="160"/>
                                      </a:lnTo>
                                      <a:lnTo>
                                        <a:pt x="94" y="160"/>
                                      </a:lnTo>
                                      <a:lnTo>
                                        <a:pt x="82" y="160"/>
                                      </a:lnTo>
                                      <a:lnTo>
                                        <a:pt x="82" y="164"/>
                                      </a:lnTo>
                                      <a:lnTo>
                                        <a:pt x="67" y="164"/>
                                      </a:lnTo>
                                      <a:lnTo>
                                        <a:pt x="67" y="160"/>
                                      </a:lnTo>
                                      <a:lnTo>
                                        <a:pt x="60" y="160"/>
                                      </a:lnTo>
                                      <a:lnTo>
                                        <a:pt x="57" y="160"/>
                                      </a:lnTo>
                                      <a:lnTo>
                                        <a:pt x="57" y="160"/>
                                      </a:lnTo>
                                      <a:lnTo>
                                        <a:pt x="57" y="164"/>
                                      </a:lnTo>
                                      <a:lnTo>
                                        <a:pt x="60" y="166"/>
                                      </a:lnTo>
                                      <a:lnTo>
                                        <a:pt x="60" y="169"/>
                                      </a:lnTo>
                                      <a:lnTo>
                                        <a:pt x="64" y="169"/>
                                      </a:lnTo>
                                      <a:lnTo>
                                        <a:pt x="64" y="172"/>
                                      </a:lnTo>
                                      <a:lnTo>
                                        <a:pt x="67" y="176"/>
                                      </a:lnTo>
                                      <a:lnTo>
                                        <a:pt x="67" y="179"/>
                                      </a:lnTo>
                                      <a:lnTo>
                                        <a:pt x="67" y="179"/>
                                      </a:lnTo>
                                      <a:lnTo>
                                        <a:pt x="69" y="182"/>
                                      </a:lnTo>
                                      <a:lnTo>
                                        <a:pt x="69" y="185"/>
                                      </a:lnTo>
                                      <a:lnTo>
                                        <a:pt x="72" y="188"/>
                                      </a:lnTo>
                                      <a:lnTo>
                                        <a:pt x="72" y="191"/>
                                      </a:lnTo>
                                      <a:lnTo>
                                        <a:pt x="76" y="191"/>
                                      </a:lnTo>
                                      <a:lnTo>
                                        <a:pt x="76" y="194"/>
                                      </a:lnTo>
                                      <a:lnTo>
                                        <a:pt x="76" y="198"/>
                                      </a:lnTo>
                                      <a:lnTo>
                                        <a:pt x="79" y="200"/>
                                      </a:lnTo>
                                      <a:lnTo>
                                        <a:pt x="79" y="200"/>
                                      </a:lnTo>
                                      <a:lnTo>
                                        <a:pt x="82" y="203"/>
                                      </a:lnTo>
                                      <a:lnTo>
                                        <a:pt x="82" y="206"/>
                                      </a:lnTo>
                                      <a:lnTo>
                                        <a:pt x="82" y="206"/>
                                      </a:lnTo>
                                      <a:lnTo>
                                        <a:pt x="86" y="210"/>
                                      </a:lnTo>
                                      <a:lnTo>
                                        <a:pt x="86" y="213"/>
                                      </a:lnTo>
                                      <a:lnTo>
                                        <a:pt x="89" y="213"/>
                                      </a:lnTo>
                                      <a:lnTo>
                                        <a:pt x="89" y="216"/>
                                      </a:lnTo>
                                      <a:lnTo>
                                        <a:pt x="91" y="219"/>
                                      </a:lnTo>
                                      <a:lnTo>
                                        <a:pt x="91" y="222"/>
                                      </a:lnTo>
                                      <a:lnTo>
                                        <a:pt x="94" y="225"/>
                                      </a:lnTo>
                                      <a:lnTo>
                                        <a:pt x="98" y="228"/>
                                      </a:lnTo>
                                      <a:lnTo>
                                        <a:pt x="98" y="228"/>
                                      </a:lnTo>
                                      <a:lnTo>
                                        <a:pt x="101" y="232"/>
                                      </a:lnTo>
                                      <a:lnTo>
                                        <a:pt x="101" y="235"/>
                                      </a:lnTo>
                                      <a:lnTo>
                                        <a:pt x="104" y="235"/>
                                      </a:lnTo>
                                      <a:lnTo>
                                        <a:pt x="104" y="237"/>
                                      </a:lnTo>
                                      <a:lnTo>
                                        <a:pt x="107" y="241"/>
                                      </a:lnTo>
                                      <a:lnTo>
                                        <a:pt x="107" y="241"/>
                                      </a:lnTo>
                                      <a:lnTo>
                                        <a:pt x="111" y="244"/>
                                      </a:lnTo>
                                      <a:lnTo>
                                        <a:pt x="114" y="247"/>
                                      </a:lnTo>
                                      <a:lnTo>
                                        <a:pt x="114" y="250"/>
                                      </a:lnTo>
                                      <a:lnTo>
                                        <a:pt x="116" y="253"/>
                                      </a:lnTo>
                                      <a:lnTo>
                                        <a:pt x="119" y="256"/>
                                      </a:lnTo>
                                      <a:lnTo>
                                        <a:pt x="123" y="259"/>
                                      </a:lnTo>
                                      <a:lnTo>
                                        <a:pt x="123" y="262"/>
                                      </a:lnTo>
                                      <a:lnTo>
                                        <a:pt x="128" y="266"/>
                                      </a:lnTo>
                                      <a:lnTo>
                                        <a:pt x="131" y="269"/>
                                      </a:lnTo>
                                      <a:lnTo>
                                        <a:pt x="131" y="271"/>
                                      </a:lnTo>
                                      <a:lnTo>
                                        <a:pt x="140" y="278"/>
                                      </a:lnTo>
                                      <a:lnTo>
                                        <a:pt x="143" y="281"/>
                                      </a:lnTo>
                                      <a:lnTo>
                                        <a:pt x="147" y="288"/>
                                      </a:lnTo>
                                      <a:lnTo>
                                        <a:pt x="150" y="288"/>
                                      </a:lnTo>
                                      <a:lnTo>
                                        <a:pt x="153" y="290"/>
                                      </a:lnTo>
                                      <a:lnTo>
                                        <a:pt x="153" y="290"/>
                                      </a:lnTo>
                                      <a:lnTo>
                                        <a:pt x="157" y="293"/>
                                      </a:lnTo>
                                      <a:lnTo>
                                        <a:pt x="157" y="293"/>
                                      </a:lnTo>
                                      <a:lnTo>
                                        <a:pt x="160" y="296"/>
                                      </a:lnTo>
                                      <a:lnTo>
                                        <a:pt x="162" y="300"/>
                                      </a:lnTo>
                                      <a:lnTo>
                                        <a:pt x="165" y="303"/>
                                      </a:lnTo>
                                      <a:lnTo>
                                        <a:pt x="169" y="305"/>
                                      </a:lnTo>
                                      <a:lnTo>
                                        <a:pt x="172" y="305"/>
                                      </a:lnTo>
                                      <a:lnTo>
                                        <a:pt x="172" y="309"/>
                                      </a:lnTo>
                                      <a:lnTo>
                                        <a:pt x="175" y="309"/>
                                      </a:lnTo>
                                      <a:lnTo>
                                        <a:pt x="175" y="312"/>
                                      </a:lnTo>
                                      <a:lnTo>
                                        <a:pt x="178" y="312"/>
                                      </a:lnTo>
                                      <a:lnTo>
                                        <a:pt x="182" y="315"/>
                                      </a:lnTo>
                                      <a:lnTo>
                                        <a:pt x="184" y="318"/>
                                      </a:lnTo>
                                      <a:lnTo>
                                        <a:pt x="187" y="318"/>
                                      </a:lnTo>
                                      <a:lnTo>
                                        <a:pt x="187" y="318"/>
                                      </a:lnTo>
                                      <a:lnTo>
                                        <a:pt x="190" y="322"/>
                                      </a:lnTo>
                                      <a:lnTo>
                                        <a:pt x="190" y="322"/>
                                      </a:lnTo>
                                      <a:lnTo>
                                        <a:pt x="194" y="324"/>
                                      </a:lnTo>
                                      <a:lnTo>
                                        <a:pt x="197" y="324"/>
                                      </a:lnTo>
                                      <a:lnTo>
                                        <a:pt x="197" y="324"/>
                                      </a:lnTo>
                                      <a:lnTo>
                                        <a:pt x="200" y="327"/>
                                      </a:lnTo>
                                      <a:lnTo>
                                        <a:pt x="204" y="330"/>
                                      </a:lnTo>
                                      <a:lnTo>
                                        <a:pt x="204" y="330"/>
                                      </a:lnTo>
                                      <a:lnTo>
                                        <a:pt x="207" y="330"/>
                                      </a:lnTo>
                                      <a:lnTo>
                                        <a:pt x="209" y="334"/>
                                      </a:lnTo>
                                      <a:lnTo>
                                        <a:pt x="209" y="334"/>
                                      </a:lnTo>
                                      <a:lnTo>
                                        <a:pt x="212" y="334"/>
                                      </a:lnTo>
                                      <a:lnTo>
                                        <a:pt x="209" y="337"/>
                                      </a:lnTo>
                                      <a:lnTo>
                                        <a:pt x="209" y="337"/>
                                      </a:lnTo>
                                      <a:lnTo>
                                        <a:pt x="207" y="337"/>
                                      </a:lnTo>
                                      <a:lnTo>
                                        <a:pt x="207" y="337"/>
                                      </a:lnTo>
                                      <a:lnTo>
                                        <a:pt x="204" y="340"/>
                                      </a:lnTo>
                                      <a:lnTo>
                                        <a:pt x="204" y="340"/>
                                      </a:lnTo>
                                      <a:lnTo>
                                        <a:pt x="204" y="340"/>
                                      </a:lnTo>
                                      <a:lnTo>
                                        <a:pt x="200" y="340"/>
                                      </a:lnTo>
                                      <a:lnTo>
                                        <a:pt x="200" y="340"/>
                                      </a:lnTo>
                                      <a:lnTo>
                                        <a:pt x="200" y="340"/>
                                      </a:lnTo>
                                      <a:lnTo>
                                        <a:pt x="200" y="343"/>
                                      </a:lnTo>
                                      <a:lnTo>
                                        <a:pt x="197" y="343"/>
                                      </a:lnTo>
                                      <a:lnTo>
                                        <a:pt x="197" y="343"/>
                                      </a:lnTo>
                                      <a:lnTo>
                                        <a:pt x="197" y="343"/>
                                      </a:lnTo>
                                      <a:lnTo>
                                        <a:pt x="194" y="343"/>
                                      </a:lnTo>
                                      <a:lnTo>
                                        <a:pt x="194" y="343"/>
                                      </a:lnTo>
                                      <a:lnTo>
                                        <a:pt x="194" y="343"/>
                                      </a:lnTo>
                                      <a:lnTo>
                                        <a:pt x="194" y="343"/>
                                      </a:lnTo>
                                      <a:lnTo>
                                        <a:pt x="190" y="346"/>
                                      </a:lnTo>
                                      <a:lnTo>
                                        <a:pt x="190" y="346"/>
                                      </a:lnTo>
                                      <a:lnTo>
                                        <a:pt x="187" y="346"/>
                                      </a:lnTo>
                                      <a:lnTo>
                                        <a:pt x="187" y="346"/>
                                      </a:lnTo>
                                      <a:lnTo>
                                        <a:pt x="187" y="346"/>
                                      </a:lnTo>
                                      <a:lnTo>
                                        <a:pt x="187" y="346"/>
                                      </a:lnTo>
                                      <a:lnTo>
                                        <a:pt x="184" y="349"/>
                                      </a:lnTo>
                                      <a:lnTo>
                                        <a:pt x="184" y="349"/>
                                      </a:lnTo>
                                      <a:lnTo>
                                        <a:pt x="182" y="349"/>
                                      </a:lnTo>
                                      <a:lnTo>
                                        <a:pt x="182" y="349"/>
                                      </a:lnTo>
                                      <a:lnTo>
                                        <a:pt x="182" y="349"/>
                                      </a:lnTo>
                                      <a:lnTo>
                                        <a:pt x="178" y="349"/>
                                      </a:lnTo>
                                      <a:lnTo>
                                        <a:pt x="178" y="349"/>
                                      </a:lnTo>
                                      <a:lnTo>
                                        <a:pt x="175" y="349"/>
                                      </a:lnTo>
                                      <a:lnTo>
                                        <a:pt x="175" y="352"/>
                                      </a:lnTo>
                                      <a:lnTo>
                                        <a:pt x="175" y="352"/>
                                      </a:lnTo>
                                      <a:lnTo>
                                        <a:pt x="172" y="352"/>
                                      </a:lnTo>
                                      <a:lnTo>
                                        <a:pt x="172" y="352"/>
                                      </a:lnTo>
                                      <a:lnTo>
                                        <a:pt x="169" y="352"/>
                                      </a:lnTo>
                                      <a:lnTo>
                                        <a:pt x="165" y="352"/>
                                      </a:lnTo>
                                      <a:lnTo>
                                        <a:pt x="165" y="352"/>
                                      </a:lnTo>
                                      <a:lnTo>
                                        <a:pt x="165" y="352"/>
                                      </a:lnTo>
                                      <a:lnTo>
                                        <a:pt x="162" y="356"/>
                                      </a:lnTo>
                                      <a:lnTo>
                                        <a:pt x="160" y="356"/>
                                      </a:lnTo>
                                      <a:lnTo>
                                        <a:pt x="160" y="356"/>
                                      </a:lnTo>
                                      <a:lnTo>
                                        <a:pt x="157" y="356"/>
                                      </a:lnTo>
                                      <a:lnTo>
                                        <a:pt x="157" y="356"/>
                                      </a:lnTo>
                                      <a:lnTo>
                                        <a:pt x="153" y="356"/>
                                      </a:lnTo>
                                      <a:lnTo>
                                        <a:pt x="153" y="358"/>
                                      </a:lnTo>
                                      <a:lnTo>
                                        <a:pt x="153" y="358"/>
                                      </a:lnTo>
                                      <a:lnTo>
                                        <a:pt x="153" y="358"/>
                                      </a:lnTo>
                                      <a:lnTo>
                                        <a:pt x="157" y="358"/>
                                      </a:lnTo>
                                      <a:lnTo>
                                        <a:pt x="157" y="361"/>
                                      </a:lnTo>
                                      <a:lnTo>
                                        <a:pt x="160" y="361"/>
                                      </a:lnTo>
                                      <a:lnTo>
                                        <a:pt x="162" y="365"/>
                                      </a:lnTo>
                                      <a:lnTo>
                                        <a:pt x="165" y="368"/>
                                      </a:lnTo>
                                      <a:lnTo>
                                        <a:pt x="165" y="368"/>
                                      </a:lnTo>
                                      <a:lnTo>
                                        <a:pt x="169" y="371"/>
                                      </a:lnTo>
                                      <a:lnTo>
                                        <a:pt x="172" y="371"/>
                                      </a:lnTo>
                                      <a:lnTo>
                                        <a:pt x="172" y="374"/>
                                      </a:lnTo>
                                      <a:lnTo>
                                        <a:pt x="175" y="374"/>
                                      </a:lnTo>
                                      <a:lnTo>
                                        <a:pt x="178" y="377"/>
                                      </a:lnTo>
                                      <a:lnTo>
                                        <a:pt x="178" y="377"/>
                                      </a:lnTo>
                                      <a:lnTo>
                                        <a:pt x="182" y="380"/>
                                      </a:lnTo>
                                      <a:lnTo>
                                        <a:pt x="184" y="380"/>
                                      </a:lnTo>
                                      <a:lnTo>
                                        <a:pt x="184" y="380"/>
                                      </a:lnTo>
                                      <a:lnTo>
                                        <a:pt x="187" y="383"/>
                                      </a:lnTo>
                                      <a:lnTo>
                                        <a:pt x="190" y="383"/>
                                      </a:lnTo>
                                      <a:lnTo>
                                        <a:pt x="190" y="386"/>
                                      </a:lnTo>
                                      <a:lnTo>
                                        <a:pt x="194" y="386"/>
                                      </a:lnTo>
                                      <a:lnTo>
                                        <a:pt x="197" y="390"/>
                                      </a:lnTo>
                                      <a:lnTo>
                                        <a:pt x="197" y="390"/>
                                      </a:lnTo>
                                      <a:lnTo>
                                        <a:pt x="200" y="392"/>
                                      </a:lnTo>
                                      <a:lnTo>
                                        <a:pt x="204" y="392"/>
                                      </a:lnTo>
                                      <a:lnTo>
                                        <a:pt x="204" y="392"/>
                                      </a:lnTo>
                                      <a:lnTo>
                                        <a:pt x="207" y="395"/>
                                      </a:lnTo>
                                      <a:lnTo>
                                        <a:pt x="209" y="399"/>
                                      </a:lnTo>
                                      <a:lnTo>
                                        <a:pt x="212" y="399"/>
                                      </a:lnTo>
                                      <a:lnTo>
                                        <a:pt x="212" y="399"/>
                                      </a:lnTo>
                                      <a:lnTo>
                                        <a:pt x="216" y="402"/>
                                      </a:lnTo>
                                      <a:lnTo>
                                        <a:pt x="219" y="402"/>
                                      </a:lnTo>
                                      <a:lnTo>
                                        <a:pt x="222" y="405"/>
                                      </a:lnTo>
                                      <a:lnTo>
                                        <a:pt x="222" y="405"/>
                                      </a:lnTo>
                                      <a:lnTo>
                                        <a:pt x="225" y="405"/>
                                      </a:lnTo>
                                      <a:lnTo>
                                        <a:pt x="229" y="408"/>
                                      </a:lnTo>
                                      <a:lnTo>
                                        <a:pt x="231" y="408"/>
                                      </a:lnTo>
                                      <a:lnTo>
                                        <a:pt x="234" y="411"/>
                                      </a:lnTo>
                                      <a:lnTo>
                                        <a:pt x="234" y="411"/>
                                      </a:lnTo>
                                      <a:lnTo>
                                        <a:pt x="237" y="411"/>
                                      </a:lnTo>
                                      <a:lnTo>
                                        <a:pt x="241" y="414"/>
                                      </a:lnTo>
                                      <a:lnTo>
                                        <a:pt x="244" y="414"/>
                                      </a:lnTo>
                                      <a:lnTo>
                                        <a:pt x="244" y="414"/>
                                      </a:lnTo>
                                      <a:lnTo>
                                        <a:pt x="247" y="417"/>
                                      </a:lnTo>
                                      <a:lnTo>
                                        <a:pt x="250" y="417"/>
                                      </a:lnTo>
                                      <a:lnTo>
                                        <a:pt x="254" y="420"/>
                                      </a:lnTo>
                                      <a:lnTo>
                                        <a:pt x="254" y="420"/>
                                      </a:lnTo>
                                      <a:lnTo>
                                        <a:pt x="256" y="420"/>
                                      </a:lnTo>
                                      <a:lnTo>
                                        <a:pt x="259" y="424"/>
                                      </a:lnTo>
                                      <a:lnTo>
                                        <a:pt x="259" y="424"/>
                                      </a:lnTo>
                                      <a:lnTo>
                                        <a:pt x="262" y="424"/>
                                      </a:lnTo>
                                      <a:lnTo>
                                        <a:pt x="266" y="427"/>
                                      </a:lnTo>
                                      <a:lnTo>
                                        <a:pt x="269" y="427"/>
                                      </a:lnTo>
                                      <a:lnTo>
                                        <a:pt x="272" y="429"/>
                                      </a:lnTo>
                                      <a:lnTo>
                                        <a:pt x="276" y="429"/>
                                      </a:lnTo>
                                      <a:lnTo>
                                        <a:pt x="276" y="429"/>
                                      </a:lnTo>
                                      <a:lnTo>
                                        <a:pt x="278" y="431"/>
                                      </a:lnTo>
                                      <a:lnTo>
                                        <a:pt x="281" y="431"/>
                                      </a:lnTo>
                                      <a:lnTo>
                                        <a:pt x="284" y="431"/>
                                      </a:lnTo>
                                      <a:lnTo>
                                        <a:pt x="288" y="435"/>
                                      </a:lnTo>
                                      <a:lnTo>
                                        <a:pt x="288" y="435"/>
                                      </a:lnTo>
                                      <a:lnTo>
                                        <a:pt x="291" y="438"/>
                                      </a:lnTo>
                                      <a:lnTo>
                                        <a:pt x="294" y="438"/>
                                      </a:lnTo>
                                      <a:lnTo>
                                        <a:pt x="297" y="438"/>
                                      </a:lnTo>
                                      <a:lnTo>
                                        <a:pt x="301" y="441"/>
                                      </a:lnTo>
                                      <a:lnTo>
                                        <a:pt x="303" y="441"/>
                                      </a:lnTo>
                                      <a:lnTo>
                                        <a:pt x="303" y="441"/>
                                      </a:lnTo>
                                      <a:lnTo>
                                        <a:pt x="309" y="444"/>
                                      </a:lnTo>
                                      <a:lnTo>
                                        <a:pt x="309" y="444"/>
                                      </a:lnTo>
                                      <a:lnTo>
                                        <a:pt x="313" y="444"/>
                                      </a:lnTo>
                                      <a:lnTo>
                                        <a:pt x="316" y="447"/>
                                      </a:lnTo>
                                      <a:lnTo>
                                        <a:pt x="319" y="447"/>
                                      </a:lnTo>
                                      <a:lnTo>
                                        <a:pt x="323" y="447"/>
                                      </a:lnTo>
                                      <a:lnTo>
                                        <a:pt x="325" y="450"/>
                                      </a:lnTo>
                                      <a:lnTo>
                                        <a:pt x="328" y="450"/>
                                      </a:lnTo>
                                      <a:lnTo>
                                        <a:pt x="331" y="450"/>
                                      </a:lnTo>
                                      <a:lnTo>
                                        <a:pt x="335" y="450"/>
                                      </a:lnTo>
                                      <a:lnTo>
                                        <a:pt x="338" y="453"/>
                                      </a:lnTo>
                                      <a:lnTo>
                                        <a:pt x="338" y="453"/>
                                      </a:lnTo>
                                      <a:lnTo>
                                        <a:pt x="344" y="453"/>
                                      </a:lnTo>
                                      <a:lnTo>
                                        <a:pt x="344" y="457"/>
                                      </a:lnTo>
                                      <a:lnTo>
                                        <a:pt x="348" y="457"/>
                                      </a:lnTo>
                                      <a:lnTo>
                                        <a:pt x="350" y="457"/>
                                      </a:lnTo>
                                      <a:lnTo>
                                        <a:pt x="353" y="460"/>
                                      </a:lnTo>
                                      <a:lnTo>
                                        <a:pt x="356" y="460"/>
                                      </a:lnTo>
                                      <a:lnTo>
                                        <a:pt x="360" y="460"/>
                                      </a:lnTo>
                                      <a:lnTo>
                                        <a:pt x="363" y="462"/>
                                      </a:lnTo>
                                      <a:lnTo>
                                        <a:pt x="366" y="462"/>
                                      </a:lnTo>
                                      <a:lnTo>
                                        <a:pt x="370" y="462"/>
                                      </a:lnTo>
                                      <a:lnTo>
                                        <a:pt x="372" y="462"/>
                                      </a:lnTo>
                                      <a:lnTo>
                                        <a:pt x="375" y="465"/>
                                      </a:lnTo>
                                      <a:lnTo>
                                        <a:pt x="378" y="465"/>
                                      </a:lnTo>
                                      <a:lnTo>
                                        <a:pt x="382" y="469"/>
                                      </a:lnTo>
                                      <a:lnTo>
                                        <a:pt x="382" y="469"/>
                                      </a:lnTo>
                                      <a:lnTo>
                                        <a:pt x="382" y="465"/>
                                      </a:lnTo>
                                      <a:lnTo>
                                        <a:pt x="378" y="465"/>
                                      </a:lnTo>
                                      <a:lnTo>
                                        <a:pt x="378" y="465"/>
                                      </a:lnTo>
                                      <a:lnTo>
                                        <a:pt x="375" y="462"/>
                                      </a:lnTo>
                                      <a:lnTo>
                                        <a:pt x="375" y="462"/>
                                      </a:lnTo>
                                      <a:lnTo>
                                        <a:pt x="372" y="462"/>
                                      </a:lnTo>
                                      <a:lnTo>
                                        <a:pt x="372" y="462"/>
                                      </a:lnTo>
                                      <a:lnTo>
                                        <a:pt x="370" y="460"/>
                                      </a:lnTo>
                                      <a:lnTo>
                                        <a:pt x="366" y="460"/>
                                      </a:lnTo>
                                      <a:lnTo>
                                        <a:pt x="366" y="460"/>
                                      </a:lnTo>
                                      <a:lnTo>
                                        <a:pt x="363" y="460"/>
                                      </a:lnTo>
                                      <a:lnTo>
                                        <a:pt x="363" y="457"/>
                                      </a:lnTo>
                                      <a:lnTo>
                                        <a:pt x="363" y="457"/>
                                      </a:lnTo>
                                      <a:lnTo>
                                        <a:pt x="360" y="457"/>
                                      </a:lnTo>
                                      <a:lnTo>
                                        <a:pt x="360" y="453"/>
                                      </a:lnTo>
                                      <a:lnTo>
                                        <a:pt x="356" y="453"/>
                                      </a:lnTo>
                                      <a:lnTo>
                                        <a:pt x="356" y="453"/>
                                      </a:lnTo>
                                      <a:lnTo>
                                        <a:pt x="353" y="450"/>
                                      </a:lnTo>
                                      <a:lnTo>
                                        <a:pt x="353" y="450"/>
                                      </a:lnTo>
                                      <a:lnTo>
                                        <a:pt x="350" y="450"/>
                                      </a:lnTo>
                                      <a:lnTo>
                                        <a:pt x="348" y="450"/>
                                      </a:lnTo>
                                      <a:lnTo>
                                        <a:pt x="348" y="447"/>
                                      </a:lnTo>
                                      <a:lnTo>
                                        <a:pt x="344" y="447"/>
                                      </a:lnTo>
                                      <a:lnTo>
                                        <a:pt x="344" y="447"/>
                                      </a:lnTo>
                                      <a:lnTo>
                                        <a:pt x="344" y="447"/>
                                      </a:lnTo>
                                      <a:lnTo>
                                        <a:pt x="341" y="444"/>
                                      </a:lnTo>
                                      <a:lnTo>
                                        <a:pt x="338" y="444"/>
                                      </a:lnTo>
                                      <a:lnTo>
                                        <a:pt x="338" y="444"/>
                                      </a:lnTo>
                                      <a:lnTo>
                                        <a:pt x="335" y="441"/>
                                      </a:lnTo>
                                      <a:lnTo>
                                        <a:pt x="335" y="441"/>
                                      </a:lnTo>
                                      <a:lnTo>
                                        <a:pt x="331" y="441"/>
                                      </a:lnTo>
                                      <a:lnTo>
                                        <a:pt x="331" y="438"/>
                                      </a:lnTo>
                                      <a:lnTo>
                                        <a:pt x="331" y="438"/>
                                      </a:lnTo>
                                      <a:lnTo>
                                        <a:pt x="328" y="438"/>
                                      </a:lnTo>
                                      <a:lnTo>
                                        <a:pt x="325" y="438"/>
                                      </a:lnTo>
                                      <a:lnTo>
                                        <a:pt x="325" y="435"/>
                                      </a:lnTo>
                                      <a:lnTo>
                                        <a:pt x="323" y="435"/>
                                      </a:lnTo>
                                      <a:lnTo>
                                        <a:pt x="323" y="435"/>
                                      </a:lnTo>
                                      <a:lnTo>
                                        <a:pt x="323" y="431"/>
                                      </a:lnTo>
                                      <a:lnTo>
                                        <a:pt x="319" y="431"/>
                                      </a:lnTo>
                                      <a:lnTo>
                                        <a:pt x="316" y="431"/>
                                      </a:lnTo>
                                      <a:lnTo>
                                        <a:pt x="316" y="429"/>
                                      </a:lnTo>
                                      <a:lnTo>
                                        <a:pt x="313" y="429"/>
                                      </a:lnTo>
                                      <a:lnTo>
                                        <a:pt x="313" y="429"/>
                                      </a:lnTo>
                                      <a:lnTo>
                                        <a:pt x="309" y="429"/>
                                      </a:lnTo>
                                      <a:lnTo>
                                        <a:pt x="309" y="427"/>
                                      </a:lnTo>
                                      <a:lnTo>
                                        <a:pt x="306" y="427"/>
                                      </a:lnTo>
                                      <a:lnTo>
                                        <a:pt x="306" y="424"/>
                                      </a:lnTo>
                                      <a:lnTo>
                                        <a:pt x="303" y="424"/>
                                      </a:lnTo>
                                      <a:lnTo>
                                        <a:pt x="303" y="424"/>
                                      </a:lnTo>
                                      <a:lnTo>
                                        <a:pt x="301" y="424"/>
                                      </a:lnTo>
                                      <a:lnTo>
                                        <a:pt x="301" y="420"/>
                                      </a:lnTo>
                                      <a:lnTo>
                                        <a:pt x="297" y="420"/>
                                      </a:lnTo>
                                      <a:lnTo>
                                        <a:pt x="297" y="420"/>
                                      </a:lnTo>
                                      <a:lnTo>
                                        <a:pt x="297" y="417"/>
                                      </a:lnTo>
                                      <a:lnTo>
                                        <a:pt x="294" y="417"/>
                                      </a:lnTo>
                                      <a:lnTo>
                                        <a:pt x="294" y="417"/>
                                      </a:lnTo>
                                      <a:lnTo>
                                        <a:pt x="291" y="414"/>
                                      </a:lnTo>
                                      <a:lnTo>
                                        <a:pt x="288" y="414"/>
                                      </a:lnTo>
                                      <a:lnTo>
                                        <a:pt x="288" y="414"/>
                                      </a:lnTo>
                                      <a:lnTo>
                                        <a:pt x="288" y="411"/>
                                      </a:lnTo>
                                      <a:lnTo>
                                        <a:pt x="284" y="411"/>
                                      </a:lnTo>
                                      <a:lnTo>
                                        <a:pt x="284" y="411"/>
                                      </a:lnTo>
                                      <a:lnTo>
                                        <a:pt x="281" y="408"/>
                                      </a:lnTo>
                                      <a:lnTo>
                                        <a:pt x="281" y="408"/>
                                      </a:lnTo>
                                      <a:lnTo>
                                        <a:pt x="278" y="405"/>
                                      </a:lnTo>
                                      <a:lnTo>
                                        <a:pt x="276" y="405"/>
                                      </a:lnTo>
                                      <a:lnTo>
                                        <a:pt x="276" y="405"/>
                                      </a:lnTo>
                                      <a:lnTo>
                                        <a:pt x="276" y="405"/>
                                      </a:lnTo>
                                      <a:lnTo>
                                        <a:pt x="272" y="402"/>
                                      </a:lnTo>
                                      <a:lnTo>
                                        <a:pt x="272" y="402"/>
                                      </a:lnTo>
                                      <a:lnTo>
                                        <a:pt x="269" y="402"/>
                                      </a:lnTo>
                                      <a:lnTo>
                                        <a:pt x="266" y="399"/>
                                      </a:lnTo>
                                      <a:lnTo>
                                        <a:pt x="266" y="399"/>
                                      </a:lnTo>
                                      <a:lnTo>
                                        <a:pt x="262" y="395"/>
                                      </a:lnTo>
                                      <a:lnTo>
                                        <a:pt x="259" y="395"/>
                                      </a:lnTo>
                                      <a:lnTo>
                                        <a:pt x="259" y="392"/>
                                      </a:lnTo>
                                      <a:lnTo>
                                        <a:pt x="256" y="392"/>
                                      </a:lnTo>
                                      <a:lnTo>
                                        <a:pt x="256" y="392"/>
                                      </a:lnTo>
                                      <a:lnTo>
                                        <a:pt x="254" y="390"/>
                                      </a:lnTo>
                                      <a:lnTo>
                                        <a:pt x="254" y="390"/>
                                      </a:lnTo>
                                      <a:lnTo>
                                        <a:pt x="250" y="386"/>
                                      </a:lnTo>
                                      <a:lnTo>
                                        <a:pt x="250" y="386"/>
                                      </a:lnTo>
                                      <a:lnTo>
                                        <a:pt x="247" y="386"/>
                                      </a:lnTo>
                                      <a:lnTo>
                                        <a:pt x="247" y="383"/>
                                      </a:lnTo>
                                      <a:lnTo>
                                        <a:pt x="247" y="383"/>
                                      </a:lnTo>
                                      <a:lnTo>
                                        <a:pt x="244" y="383"/>
                                      </a:lnTo>
                                      <a:lnTo>
                                        <a:pt x="244" y="380"/>
                                      </a:lnTo>
                                      <a:lnTo>
                                        <a:pt x="241" y="380"/>
                                      </a:lnTo>
                                      <a:lnTo>
                                        <a:pt x="244" y="380"/>
                                      </a:lnTo>
                                      <a:lnTo>
                                        <a:pt x="244" y="380"/>
                                      </a:lnTo>
                                      <a:lnTo>
                                        <a:pt x="247" y="380"/>
                                      </a:lnTo>
                                      <a:lnTo>
                                        <a:pt x="247" y="380"/>
                                      </a:lnTo>
                                      <a:lnTo>
                                        <a:pt x="247" y="380"/>
                                      </a:lnTo>
                                      <a:lnTo>
                                        <a:pt x="250" y="377"/>
                                      </a:lnTo>
                                      <a:lnTo>
                                        <a:pt x="250" y="377"/>
                                      </a:lnTo>
                                      <a:lnTo>
                                        <a:pt x="250" y="377"/>
                                      </a:lnTo>
                                      <a:lnTo>
                                        <a:pt x="254" y="377"/>
                                      </a:lnTo>
                                      <a:lnTo>
                                        <a:pt x="254" y="377"/>
                                      </a:lnTo>
                                      <a:lnTo>
                                        <a:pt x="254" y="377"/>
                                      </a:lnTo>
                                      <a:lnTo>
                                        <a:pt x="256" y="374"/>
                                      </a:lnTo>
                                      <a:lnTo>
                                        <a:pt x="256" y="374"/>
                                      </a:lnTo>
                                      <a:lnTo>
                                        <a:pt x="256" y="374"/>
                                      </a:lnTo>
                                      <a:lnTo>
                                        <a:pt x="259" y="374"/>
                                      </a:lnTo>
                                      <a:lnTo>
                                        <a:pt x="259" y="374"/>
                                      </a:lnTo>
                                      <a:lnTo>
                                        <a:pt x="262" y="374"/>
                                      </a:lnTo>
                                      <a:lnTo>
                                        <a:pt x="262" y="374"/>
                                      </a:lnTo>
                                      <a:lnTo>
                                        <a:pt x="262" y="374"/>
                                      </a:lnTo>
                                      <a:lnTo>
                                        <a:pt x="262" y="371"/>
                                      </a:lnTo>
                                      <a:lnTo>
                                        <a:pt x="266" y="371"/>
                                      </a:lnTo>
                                      <a:lnTo>
                                        <a:pt x="266" y="371"/>
                                      </a:lnTo>
                                      <a:lnTo>
                                        <a:pt x="266" y="371"/>
                                      </a:lnTo>
                                      <a:lnTo>
                                        <a:pt x="266" y="371"/>
                                      </a:lnTo>
                                      <a:lnTo>
                                        <a:pt x="269" y="371"/>
                                      </a:lnTo>
                                      <a:lnTo>
                                        <a:pt x="269" y="371"/>
                                      </a:lnTo>
                                      <a:lnTo>
                                        <a:pt x="272" y="371"/>
                                      </a:lnTo>
                                      <a:lnTo>
                                        <a:pt x="272" y="368"/>
                                      </a:lnTo>
                                      <a:lnTo>
                                        <a:pt x="272" y="368"/>
                                      </a:lnTo>
                                      <a:lnTo>
                                        <a:pt x="272" y="368"/>
                                      </a:lnTo>
                                      <a:lnTo>
                                        <a:pt x="276" y="368"/>
                                      </a:lnTo>
                                      <a:lnTo>
                                        <a:pt x="276" y="368"/>
                                      </a:lnTo>
                                      <a:lnTo>
                                        <a:pt x="276" y="368"/>
                                      </a:lnTo>
                                      <a:lnTo>
                                        <a:pt x="278" y="365"/>
                                      </a:lnTo>
                                      <a:lnTo>
                                        <a:pt x="278" y="365"/>
                                      </a:lnTo>
                                      <a:lnTo>
                                        <a:pt x="278" y="365"/>
                                      </a:lnTo>
                                      <a:lnTo>
                                        <a:pt x="281" y="365"/>
                                      </a:lnTo>
                                      <a:lnTo>
                                        <a:pt x="281" y="365"/>
                                      </a:lnTo>
                                      <a:lnTo>
                                        <a:pt x="281" y="365"/>
                                      </a:lnTo>
                                      <a:lnTo>
                                        <a:pt x="281" y="365"/>
                                      </a:lnTo>
                                      <a:lnTo>
                                        <a:pt x="284" y="365"/>
                                      </a:lnTo>
                                      <a:lnTo>
                                        <a:pt x="284" y="361"/>
                                      </a:lnTo>
                                      <a:lnTo>
                                        <a:pt x="284" y="361"/>
                                      </a:lnTo>
                                      <a:lnTo>
                                        <a:pt x="284" y="361"/>
                                      </a:lnTo>
                                      <a:lnTo>
                                        <a:pt x="288" y="361"/>
                                      </a:lnTo>
                                      <a:lnTo>
                                        <a:pt x="288" y="361"/>
                                      </a:lnTo>
                                      <a:lnTo>
                                        <a:pt x="288" y="361"/>
                                      </a:lnTo>
                                      <a:lnTo>
                                        <a:pt x="288" y="361"/>
                                      </a:lnTo>
                                      <a:lnTo>
                                        <a:pt x="288" y="358"/>
                                      </a:lnTo>
                                      <a:lnTo>
                                        <a:pt x="291" y="358"/>
                                      </a:lnTo>
                                      <a:lnTo>
                                        <a:pt x="291" y="358"/>
                                      </a:lnTo>
                                      <a:lnTo>
                                        <a:pt x="294" y="358"/>
                                      </a:lnTo>
                                      <a:lnTo>
                                        <a:pt x="294" y="358"/>
                                      </a:lnTo>
                                      <a:lnTo>
                                        <a:pt x="294" y="358"/>
                                      </a:lnTo>
                                      <a:lnTo>
                                        <a:pt x="294" y="358"/>
                                      </a:lnTo>
                                      <a:lnTo>
                                        <a:pt x="294" y="358"/>
                                      </a:lnTo>
                                      <a:lnTo>
                                        <a:pt x="297" y="356"/>
                                      </a:lnTo>
                                      <a:lnTo>
                                        <a:pt x="297" y="356"/>
                                      </a:lnTo>
                                      <a:lnTo>
                                        <a:pt x="297" y="356"/>
                                      </a:lnTo>
                                      <a:lnTo>
                                        <a:pt x="297" y="356"/>
                                      </a:lnTo>
                                      <a:lnTo>
                                        <a:pt x="297" y="352"/>
                                      </a:lnTo>
                                      <a:lnTo>
                                        <a:pt x="294" y="352"/>
                                      </a:lnTo>
                                      <a:lnTo>
                                        <a:pt x="291" y="352"/>
                                      </a:lnTo>
                                      <a:lnTo>
                                        <a:pt x="288" y="349"/>
                                      </a:lnTo>
                                      <a:lnTo>
                                        <a:pt x="288" y="349"/>
                                      </a:lnTo>
                                      <a:lnTo>
                                        <a:pt x="284" y="349"/>
                                      </a:lnTo>
                                      <a:lnTo>
                                        <a:pt x="281" y="346"/>
                                      </a:lnTo>
                                      <a:lnTo>
                                        <a:pt x="281" y="346"/>
                                      </a:lnTo>
                                      <a:lnTo>
                                        <a:pt x="278" y="343"/>
                                      </a:lnTo>
                                      <a:lnTo>
                                        <a:pt x="276" y="343"/>
                                      </a:lnTo>
                                      <a:lnTo>
                                        <a:pt x="276" y="343"/>
                                      </a:lnTo>
                                      <a:lnTo>
                                        <a:pt x="272" y="340"/>
                                      </a:lnTo>
                                      <a:lnTo>
                                        <a:pt x="269" y="340"/>
                                      </a:lnTo>
                                      <a:lnTo>
                                        <a:pt x="266" y="340"/>
                                      </a:lnTo>
                                      <a:lnTo>
                                        <a:pt x="266" y="337"/>
                                      </a:lnTo>
                                      <a:lnTo>
                                        <a:pt x="262" y="337"/>
                                      </a:lnTo>
                                      <a:lnTo>
                                        <a:pt x="259" y="334"/>
                                      </a:lnTo>
                                      <a:lnTo>
                                        <a:pt x="259" y="334"/>
                                      </a:lnTo>
                                      <a:lnTo>
                                        <a:pt x="256" y="334"/>
                                      </a:lnTo>
                                      <a:lnTo>
                                        <a:pt x="254" y="330"/>
                                      </a:lnTo>
                                      <a:lnTo>
                                        <a:pt x="250" y="330"/>
                                      </a:lnTo>
                                      <a:lnTo>
                                        <a:pt x="250" y="327"/>
                                      </a:lnTo>
                                      <a:lnTo>
                                        <a:pt x="247" y="327"/>
                                      </a:lnTo>
                                      <a:lnTo>
                                        <a:pt x="247" y="324"/>
                                      </a:lnTo>
                                      <a:lnTo>
                                        <a:pt x="244" y="324"/>
                                      </a:lnTo>
                                      <a:lnTo>
                                        <a:pt x="241" y="324"/>
                                      </a:lnTo>
                                      <a:lnTo>
                                        <a:pt x="237" y="322"/>
                                      </a:lnTo>
                                      <a:lnTo>
                                        <a:pt x="237" y="322"/>
                                      </a:lnTo>
                                      <a:lnTo>
                                        <a:pt x="234" y="322"/>
                                      </a:lnTo>
                                      <a:lnTo>
                                        <a:pt x="234" y="318"/>
                                      </a:lnTo>
                                      <a:lnTo>
                                        <a:pt x="231" y="318"/>
                                      </a:lnTo>
                                      <a:lnTo>
                                        <a:pt x="229" y="315"/>
                                      </a:lnTo>
                                      <a:lnTo>
                                        <a:pt x="225" y="315"/>
                                      </a:lnTo>
                                      <a:lnTo>
                                        <a:pt x="225" y="315"/>
                                      </a:lnTo>
                                      <a:lnTo>
                                        <a:pt x="222" y="312"/>
                                      </a:lnTo>
                                      <a:lnTo>
                                        <a:pt x="219" y="312"/>
                                      </a:lnTo>
                                      <a:lnTo>
                                        <a:pt x="219" y="309"/>
                                      </a:lnTo>
                                      <a:lnTo>
                                        <a:pt x="216" y="309"/>
                                      </a:lnTo>
                                      <a:lnTo>
                                        <a:pt x="212" y="309"/>
                                      </a:lnTo>
                                      <a:lnTo>
                                        <a:pt x="212" y="305"/>
                                      </a:lnTo>
                                      <a:lnTo>
                                        <a:pt x="209" y="303"/>
                                      </a:lnTo>
                                      <a:lnTo>
                                        <a:pt x="207" y="303"/>
                                      </a:lnTo>
                                      <a:lnTo>
                                        <a:pt x="204" y="300"/>
                                      </a:lnTo>
                                      <a:lnTo>
                                        <a:pt x="204" y="300"/>
                                      </a:lnTo>
                                      <a:lnTo>
                                        <a:pt x="200" y="296"/>
                                      </a:lnTo>
                                      <a:lnTo>
                                        <a:pt x="200" y="296"/>
                                      </a:lnTo>
                                      <a:lnTo>
                                        <a:pt x="197" y="293"/>
                                      </a:lnTo>
                                      <a:lnTo>
                                        <a:pt x="194" y="293"/>
                                      </a:lnTo>
                                      <a:lnTo>
                                        <a:pt x="194" y="293"/>
                                      </a:lnTo>
                                      <a:lnTo>
                                        <a:pt x="190" y="290"/>
                                      </a:lnTo>
                                      <a:lnTo>
                                        <a:pt x="187" y="290"/>
                                      </a:lnTo>
                                      <a:lnTo>
                                        <a:pt x="187" y="288"/>
                                      </a:lnTo>
                                      <a:lnTo>
                                        <a:pt x="184" y="288"/>
                                      </a:lnTo>
                                      <a:lnTo>
                                        <a:pt x="184" y="284"/>
                                      </a:lnTo>
                                      <a:lnTo>
                                        <a:pt x="178" y="281"/>
                                      </a:lnTo>
                                      <a:lnTo>
                                        <a:pt x="178" y="281"/>
                                      </a:lnTo>
                                      <a:lnTo>
                                        <a:pt x="175" y="281"/>
                                      </a:lnTo>
                                      <a:lnTo>
                                        <a:pt x="175" y="278"/>
                                      </a:lnTo>
                                      <a:lnTo>
                                        <a:pt x="172" y="278"/>
                                      </a:lnTo>
                                      <a:lnTo>
                                        <a:pt x="169" y="275"/>
                                      </a:lnTo>
                                      <a:lnTo>
                                        <a:pt x="165" y="271"/>
                                      </a:lnTo>
                                      <a:lnTo>
                                        <a:pt x="162" y="271"/>
                                      </a:lnTo>
                                      <a:lnTo>
                                        <a:pt x="160" y="269"/>
                                      </a:lnTo>
                                      <a:lnTo>
                                        <a:pt x="157" y="266"/>
                                      </a:lnTo>
                                      <a:lnTo>
                                        <a:pt x="157" y="262"/>
                                      </a:lnTo>
                                      <a:lnTo>
                                        <a:pt x="153" y="262"/>
                                      </a:lnTo>
                                      <a:lnTo>
                                        <a:pt x="153" y="262"/>
                                      </a:lnTo>
                                      <a:lnTo>
                                        <a:pt x="143" y="253"/>
                                      </a:lnTo>
                                      <a:lnTo>
                                        <a:pt x="140" y="253"/>
                                      </a:lnTo>
                                      <a:lnTo>
                                        <a:pt x="137" y="250"/>
                                      </a:lnTo>
                                      <a:lnTo>
                                        <a:pt x="137" y="247"/>
                                      </a:lnTo>
                                      <a:lnTo>
                                        <a:pt x="131" y="241"/>
                                      </a:lnTo>
                                      <a:lnTo>
                                        <a:pt x="128" y="241"/>
                                      </a:lnTo>
                                      <a:lnTo>
                                        <a:pt x="126" y="237"/>
                                      </a:lnTo>
                                      <a:lnTo>
                                        <a:pt x="119" y="232"/>
                                      </a:lnTo>
                                      <a:lnTo>
                                        <a:pt x="116" y="228"/>
                                      </a:lnTo>
                                      <a:lnTo>
                                        <a:pt x="114" y="225"/>
                                      </a:lnTo>
                                      <a:lnTo>
                                        <a:pt x="119" y="225"/>
                                      </a:lnTo>
                                      <a:lnTo>
                                        <a:pt x="123" y="225"/>
                                      </a:lnTo>
                                      <a:lnTo>
                                        <a:pt x="131" y="225"/>
                                      </a:lnTo>
                                      <a:lnTo>
                                        <a:pt x="131" y="222"/>
                                      </a:lnTo>
                                      <a:lnTo>
                                        <a:pt x="137" y="222"/>
                                      </a:lnTo>
                                      <a:lnTo>
                                        <a:pt x="140" y="222"/>
                                      </a:lnTo>
                                      <a:lnTo>
                                        <a:pt x="143" y="222"/>
                                      </a:lnTo>
                                      <a:lnTo>
                                        <a:pt x="147" y="222"/>
                                      </a:lnTo>
                                      <a:lnTo>
                                        <a:pt x="150" y="222"/>
                                      </a:lnTo>
                                      <a:lnTo>
                                        <a:pt x="153" y="219"/>
                                      </a:lnTo>
                                      <a:lnTo>
                                        <a:pt x="160" y="219"/>
                                      </a:lnTo>
                                      <a:lnTo>
                                        <a:pt x="160" y="219"/>
                                      </a:lnTo>
                                      <a:lnTo>
                                        <a:pt x="165" y="219"/>
                                      </a:lnTo>
                                      <a:lnTo>
                                        <a:pt x="165" y="219"/>
                                      </a:lnTo>
                                      <a:lnTo>
                                        <a:pt x="169" y="219"/>
                                      </a:lnTo>
                                      <a:lnTo>
                                        <a:pt x="172" y="219"/>
                                      </a:lnTo>
                                      <a:lnTo>
                                        <a:pt x="178" y="219"/>
                                      </a:lnTo>
                                      <a:lnTo>
                                        <a:pt x="178" y="216"/>
                                      </a:lnTo>
                                      <a:lnTo>
                                        <a:pt x="182" y="216"/>
                                      </a:lnTo>
                                      <a:lnTo>
                                        <a:pt x="182" y="216"/>
                                      </a:lnTo>
                                      <a:lnTo>
                                        <a:pt x="184" y="216"/>
                                      </a:lnTo>
                                      <a:lnTo>
                                        <a:pt x="187" y="216"/>
                                      </a:lnTo>
                                      <a:lnTo>
                                        <a:pt x="190" y="216"/>
                                      </a:lnTo>
                                      <a:lnTo>
                                        <a:pt x="194" y="213"/>
                                      </a:lnTo>
                                      <a:lnTo>
                                        <a:pt x="197" y="213"/>
                                      </a:lnTo>
                                      <a:lnTo>
                                        <a:pt x="197" y="213"/>
                                      </a:lnTo>
                                      <a:lnTo>
                                        <a:pt x="197" y="213"/>
                                      </a:lnTo>
                                      <a:lnTo>
                                        <a:pt x="194" y="213"/>
                                      </a:lnTo>
                                      <a:lnTo>
                                        <a:pt x="190" y="210"/>
                                      </a:lnTo>
                                      <a:lnTo>
                                        <a:pt x="187" y="206"/>
                                      </a:lnTo>
                                      <a:lnTo>
                                        <a:pt x="187" y="203"/>
                                      </a:lnTo>
                                      <a:lnTo>
                                        <a:pt x="184" y="203"/>
                                      </a:lnTo>
                                      <a:lnTo>
                                        <a:pt x="182" y="200"/>
                                      </a:lnTo>
                                      <a:lnTo>
                                        <a:pt x="178" y="200"/>
                                      </a:lnTo>
                                      <a:lnTo>
                                        <a:pt x="172" y="194"/>
                                      </a:lnTo>
                                      <a:lnTo>
                                        <a:pt x="169" y="191"/>
                                      </a:lnTo>
                                      <a:lnTo>
                                        <a:pt x="165" y="191"/>
                                      </a:lnTo>
                                      <a:lnTo>
                                        <a:pt x="162" y="188"/>
                                      </a:lnTo>
                                      <a:lnTo>
                                        <a:pt x="162" y="185"/>
                                      </a:lnTo>
                                      <a:lnTo>
                                        <a:pt x="157" y="185"/>
                                      </a:lnTo>
                                      <a:lnTo>
                                        <a:pt x="157" y="182"/>
                                      </a:lnTo>
                                      <a:lnTo>
                                        <a:pt x="153" y="179"/>
                                      </a:lnTo>
                                      <a:lnTo>
                                        <a:pt x="150" y="179"/>
                                      </a:lnTo>
                                      <a:lnTo>
                                        <a:pt x="143" y="172"/>
                                      </a:lnTo>
                                      <a:lnTo>
                                        <a:pt x="140" y="169"/>
                                      </a:lnTo>
                                      <a:lnTo>
                                        <a:pt x="140" y="169"/>
                                      </a:lnTo>
                                      <a:lnTo>
                                        <a:pt x="137" y="166"/>
                                      </a:lnTo>
                                      <a:lnTo>
                                        <a:pt x="135" y="164"/>
                                      </a:lnTo>
                                      <a:lnTo>
                                        <a:pt x="128" y="160"/>
                                      </a:lnTo>
                                      <a:lnTo>
                                        <a:pt x="128" y="157"/>
                                      </a:lnTo>
                                      <a:lnTo>
                                        <a:pt x="126" y="154"/>
                                      </a:lnTo>
                                      <a:lnTo>
                                        <a:pt x="123" y="154"/>
                                      </a:lnTo>
                                      <a:lnTo>
                                        <a:pt x="123" y="151"/>
                                      </a:lnTo>
                                      <a:lnTo>
                                        <a:pt x="116" y="145"/>
                                      </a:lnTo>
                                      <a:lnTo>
                                        <a:pt x="114" y="145"/>
                                      </a:lnTo>
                                      <a:lnTo>
                                        <a:pt x="111" y="142"/>
                                      </a:lnTo>
                                      <a:lnTo>
                                        <a:pt x="107" y="140"/>
                                      </a:lnTo>
                                      <a:lnTo>
                                        <a:pt x="107" y="136"/>
                                      </a:lnTo>
                                      <a:lnTo>
                                        <a:pt x="104" y="136"/>
                                      </a:lnTo>
                                      <a:lnTo>
                                        <a:pt x="89" y="121"/>
                                      </a:lnTo>
                                      <a:lnTo>
                                        <a:pt x="86" y="114"/>
                                      </a:lnTo>
                                      <a:lnTo>
                                        <a:pt x="82" y="112"/>
                                      </a:lnTo>
                                      <a:lnTo>
                                        <a:pt x="79" y="109"/>
                                      </a:lnTo>
                                      <a:lnTo>
                                        <a:pt x="76" y="106"/>
                                      </a:lnTo>
                                      <a:lnTo>
                                        <a:pt x="69" y="99"/>
                                      </a:lnTo>
                                      <a:lnTo>
                                        <a:pt x="67" y="97"/>
                                      </a:lnTo>
                                      <a:lnTo>
                                        <a:pt x="64" y="93"/>
                                      </a:lnTo>
                                      <a:lnTo>
                                        <a:pt x="64" y="90"/>
                                      </a:lnTo>
                                      <a:lnTo>
                                        <a:pt x="60" y="87"/>
                                      </a:lnTo>
                                      <a:lnTo>
                                        <a:pt x="57" y="84"/>
                                      </a:lnTo>
                                      <a:lnTo>
                                        <a:pt x="54" y="80"/>
                                      </a:lnTo>
                                      <a:lnTo>
                                        <a:pt x="54" y="78"/>
                                      </a:lnTo>
                                      <a:lnTo>
                                        <a:pt x="51" y="75"/>
                                      </a:lnTo>
                                      <a:lnTo>
                                        <a:pt x="47" y="72"/>
                                      </a:lnTo>
                                      <a:lnTo>
                                        <a:pt x="44" y="68"/>
                                      </a:lnTo>
                                      <a:lnTo>
                                        <a:pt x="44" y="65"/>
                                      </a:lnTo>
                                      <a:lnTo>
                                        <a:pt x="42" y="65"/>
                                      </a:lnTo>
                                      <a:lnTo>
                                        <a:pt x="42" y="62"/>
                                      </a:lnTo>
                                      <a:lnTo>
                                        <a:pt x="39" y="59"/>
                                      </a:lnTo>
                                      <a:lnTo>
                                        <a:pt x="39" y="59"/>
                                      </a:lnTo>
                                      <a:lnTo>
                                        <a:pt x="35" y="56"/>
                                      </a:lnTo>
                                      <a:lnTo>
                                        <a:pt x="32" y="53"/>
                                      </a:lnTo>
                                      <a:lnTo>
                                        <a:pt x="32" y="50"/>
                                      </a:lnTo>
                                      <a:lnTo>
                                        <a:pt x="29" y="50"/>
                                      </a:lnTo>
                                      <a:lnTo>
                                        <a:pt x="29" y="46"/>
                                      </a:lnTo>
                                      <a:lnTo>
                                        <a:pt x="29" y="44"/>
                                      </a:lnTo>
                                      <a:lnTo>
                                        <a:pt x="26" y="41"/>
                                      </a:lnTo>
                                      <a:lnTo>
                                        <a:pt x="26" y="38"/>
                                      </a:lnTo>
                                      <a:lnTo>
                                        <a:pt x="22" y="34"/>
                                      </a:lnTo>
                                      <a:lnTo>
                                        <a:pt x="22" y="34"/>
                                      </a:lnTo>
                                      <a:lnTo>
                                        <a:pt x="20" y="31"/>
                                      </a:lnTo>
                                      <a:lnTo>
                                        <a:pt x="17" y="28"/>
                                      </a:lnTo>
                                      <a:lnTo>
                                        <a:pt x="17" y="25"/>
                                      </a:lnTo>
                                      <a:lnTo>
                                        <a:pt x="17" y="25"/>
                                      </a:lnTo>
                                      <a:lnTo>
                                        <a:pt x="14" y="22"/>
                                      </a:lnTo>
                                      <a:lnTo>
                                        <a:pt x="14" y="19"/>
                                      </a:lnTo>
                                      <a:lnTo>
                                        <a:pt x="10" y="16"/>
                                      </a:lnTo>
                                      <a:lnTo>
                                        <a:pt x="10" y="16"/>
                                      </a:lnTo>
                                      <a:lnTo>
                                        <a:pt x="7" y="12"/>
                                      </a:lnTo>
                                      <a:lnTo>
                                        <a:pt x="7" y="9"/>
                                      </a:lnTo>
                                      <a:lnTo>
                                        <a:pt x="4" y="7"/>
                                      </a:lnTo>
                                      <a:lnTo>
                                        <a:pt x="4" y="3"/>
                                      </a:lnTo>
                                      <a:lnTo>
                                        <a:pt x="4" y="3"/>
                                      </a:lnTo>
                                      <a:lnTo>
                                        <a:pt x="0" y="0"/>
                                      </a:lnTo>
                                      <a:close/>
                                    </a:path>
                                  </a:pathLst>
                                </a:custGeom>
                                <a:solidFill>
                                  <a:srgbClr val="000000"/>
                                </a:solidFill>
                                <a:ln>
                                  <a:noFill/>
                                </a:ln>
                              </wps:spPr>
                              <wps:bodyPr rot="0" vert="horz" wrap="square" lIns="91440" tIns="45720" rIns="91440" bIns="45720" anchor="t" anchorCtr="0" upright="1">
                                <a:noAutofit/>
                              </wps:bodyPr>
                            </wps:wsp>
                            <wps:wsp>
                              <wps:cNvPr id="29" name="Freeform 46"/>
                              <wps:cNvSpPr/>
                              <wps:spPr bwMode="auto">
                                <a:xfrm>
                                  <a:off x="273" y="181"/>
                                  <a:ext cx="132" cy="145"/>
                                </a:xfrm>
                                <a:custGeom>
                                  <a:avLst/>
                                  <a:gdLst>
                                    <a:gd name="T0" fmla="*/ 50 w 132"/>
                                    <a:gd name="T1" fmla="*/ 105 h 145"/>
                                    <a:gd name="T2" fmla="*/ 53 w 132"/>
                                    <a:gd name="T3" fmla="*/ 105 h 145"/>
                                    <a:gd name="T4" fmla="*/ 53 w 132"/>
                                    <a:gd name="T5" fmla="*/ 109 h 145"/>
                                    <a:gd name="T6" fmla="*/ 57 w 132"/>
                                    <a:gd name="T7" fmla="*/ 111 h 145"/>
                                    <a:gd name="T8" fmla="*/ 57 w 132"/>
                                    <a:gd name="T9" fmla="*/ 111 h 145"/>
                                    <a:gd name="T10" fmla="*/ 63 w 132"/>
                                    <a:gd name="T11" fmla="*/ 114 h 145"/>
                                    <a:gd name="T12" fmla="*/ 67 w 132"/>
                                    <a:gd name="T13" fmla="*/ 114 h 145"/>
                                    <a:gd name="T14" fmla="*/ 75 w 132"/>
                                    <a:gd name="T15" fmla="*/ 114 h 145"/>
                                    <a:gd name="T16" fmla="*/ 82 w 132"/>
                                    <a:gd name="T17" fmla="*/ 114 h 145"/>
                                    <a:gd name="T18" fmla="*/ 85 w 132"/>
                                    <a:gd name="T19" fmla="*/ 111 h 145"/>
                                    <a:gd name="T20" fmla="*/ 88 w 132"/>
                                    <a:gd name="T21" fmla="*/ 109 h 145"/>
                                    <a:gd name="T22" fmla="*/ 88 w 132"/>
                                    <a:gd name="T23" fmla="*/ 109 h 145"/>
                                    <a:gd name="T24" fmla="*/ 92 w 132"/>
                                    <a:gd name="T25" fmla="*/ 105 h 145"/>
                                    <a:gd name="T26" fmla="*/ 92 w 132"/>
                                    <a:gd name="T27" fmla="*/ 15 h 145"/>
                                    <a:gd name="T28" fmla="*/ 82 w 132"/>
                                    <a:gd name="T29" fmla="*/ 0 h 145"/>
                                    <a:gd name="T30" fmla="*/ 122 w 132"/>
                                    <a:gd name="T31" fmla="*/ 15 h 145"/>
                                    <a:gd name="T32" fmla="*/ 122 w 132"/>
                                    <a:gd name="T33" fmla="*/ 15 h 145"/>
                                    <a:gd name="T34" fmla="*/ 119 w 132"/>
                                    <a:gd name="T35" fmla="*/ 109 h 145"/>
                                    <a:gd name="T36" fmla="*/ 119 w 132"/>
                                    <a:gd name="T37" fmla="*/ 114 h 145"/>
                                    <a:gd name="T38" fmla="*/ 116 w 132"/>
                                    <a:gd name="T39" fmla="*/ 117 h 145"/>
                                    <a:gd name="T40" fmla="*/ 116 w 132"/>
                                    <a:gd name="T41" fmla="*/ 121 h 145"/>
                                    <a:gd name="T42" fmla="*/ 114 w 132"/>
                                    <a:gd name="T43" fmla="*/ 121 h 145"/>
                                    <a:gd name="T44" fmla="*/ 114 w 132"/>
                                    <a:gd name="T45" fmla="*/ 124 h 145"/>
                                    <a:gd name="T46" fmla="*/ 110 w 132"/>
                                    <a:gd name="T47" fmla="*/ 126 h 145"/>
                                    <a:gd name="T48" fmla="*/ 110 w 132"/>
                                    <a:gd name="T49" fmla="*/ 130 h 145"/>
                                    <a:gd name="T50" fmla="*/ 107 w 132"/>
                                    <a:gd name="T51" fmla="*/ 130 h 145"/>
                                    <a:gd name="T52" fmla="*/ 104 w 132"/>
                                    <a:gd name="T53" fmla="*/ 133 h 145"/>
                                    <a:gd name="T54" fmla="*/ 100 w 132"/>
                                    <a:gd name="T55" fmla="*/ 136 h 145"/>
                                    <a:gd name="T56" fmla="*/ 97 w 132"/>
                                    <a:gd name="T57" fmla="*/ 139 h 145"/>
                                    <a:gd name="T58" fmla="*/ 92 w 132"/>
                                    <a:gd name="T59" fmla="*/ 139 h 145"/>
                                    <a:gd name="T60" fmla="*/ 92 w 132"/>
                                    <a:gd name="T61" fmla="*/ 143 h 145"/>
                                    <a:gd name="T62" fmla="*/ 85 w 132"/>
                                    <a:gd name="T63" fmla="*/ 143 h 145"/>
                                    <a:gd name="T64" fmla="*/ 82 w 132"/>
                                    <a:gd name="T65" fmla="*/ 145 h 145"/>
                                    <a:gd name="T66" fmla="*/ 72 w 132"/>
                                    <a:gd name="T67" fmla="*/ 145 h 145"/>
                                    <a:gd name="T68" fmla="*/ 50 w 132"/>
                                    <a:gd name="T69" fmla="*/ 145 h 145"/>
                                    <a:gd name="T70" fmla="*/ 45 w 132"/>
                                    <a:gd name="T71" fmla="*/ 143 h 145"/>
                                    <a:gd name="T72" fmla="*/ 41 w 132"/>
                                    <a:gd name="T73" fmla="*/ 143 h 145"/>
                                    <a:gd name="T74" fmla="*/ 38 w 132"/>
                                    <a:gd name="T75" fmla="*/ 139 h 145"/>
                                    <a:gd name="T76" fmla="*/ 35 w 132"/>
                                    <a:gd name="T77" fmla="*/ 139 h 145"/>
                                    <a:gd name="T78" fmla="*/ 32 w 132"/>
                                    <a:gd name="T79" fmla="*/ 139 h 145"/>
                                    <a:gd name="T80" fmla="*/ 28 w 132"/>
                                    <a:gd name="T81" fmla="*/ 136 h 145"/>
                                    <a:gd name="T82" fmla="*/ 28 w 132"/>
                                    <a:gd name="T83" fmla="*/ 136 h 145"/>
                                    <a:gd name="T84" fmla="*/ 25 w 132"/>
                                    <a:gd name="T85" fmla="*/ 133 h 145"/>
                                    <a:gd name="T86" fmla="*/ 22 w 132"/>
                                    <a:gd name="T87" fmla="*/ 130 h 145"/>
                                    <a:gd name="T88" fmla="*/ 20 w 132"/>
                                    <a:gd name="T89" fmla="*/ 130 h 145"/>
                                    <a:gd name="T90" fmla="*/ 20 w 132"/>
                                    <a:gd name="T91" fmla="*/ 126 h 145"/>
                                    <a:gd name="T92" fmla="*/ 16 w 132"/>
                                    <a:gd name="T93" fmla="*/ 124 h 145"/>
                                    <a:gd name="T94" fmla="*/ 13 w 132"/>
                                    <a:gd name="T95" fmla="*/ 124 h 145"/>
                                    <a:gd name="T96" fmla="*/ 13 w 132"/>
                                    <a:gd name="T97" fmla="*/ 121 h 145"/>
                                    <a:gd name="T98" fmla="*/ 10 w 132"/>
                                    <a:gd name="T99" fmla="*/ 117 h 145"/>
                                    <a:gd name="T100" fmla="*/ 10 w 132"/>
                                    <a:gd name="T101" fmla="*/ 111 h 145"/>
                                    <a:gd name="T102" fmla="*/ 7 w 132"/>
                                    <a:gd name="T103" fmla="*/ 109 h 145"/>
                                    <a:gd name="T104" fmla="*/ 7 w 132"/>
                                    <a:gd name="T105" fmla="*/ 15 h 145"/>
                                    <a:gd name="T106" fmla="*/ 60 w 132"/>
                                    <a:gd name="T107" fmla="*/ 0 h 145"/>
                                    <a:gd name="T108" fmla="*/ 53 w 132"/>
                                    <a:gd name="T109" fmla="*/ 15 h 145"/>
                                    <a:gd name="T110" fmla="*/ 50 w 132"/>
                                    <a:gd name="T111" fmla="*/ 99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32" h="145">
                                      <a:moveTo>
                                        <a:pt x="50" y="99"/>
                                      </a:moveTo>
                                      <a:lnTo>
                                        <a:pt x="50" y="102"/>
                                      </a:lnTo>
                                      <a:lnTo>
                                        <a:pt x="50" y="105"/>
                                      </a:lnTo>
                                      <a:lnTo>
                                        <a:pt x="50" y="105"/>
                                      </a:lnTo>
                                      <a:lnTo>
                                        <a:pt x="53" y="105"/>
                                      </a:lnTo>
                                      <a:lnTo>
                                        <a:pt x="53" y="105"/>
                                      </a:lnTo>
                                      <a:lnTo>
                                        <a:pt x="53" y="105"/>
                                      </a:lnTo>
                                      <a:lnTo>
                                        <a:pt x="53" y="109"/>
                                      </a:lnTo>
                                      <a:lnTo>
                                        <a:pt x="53" y="109"/>
                                      </a:lnTo>
                                      <a:lnTo>
                                        <a:pt x="53" y="109"/>
                                      </a:lnTo>
                                      <a:lnTo>
                                        <a:pt x="53" y="109"/>
                                      </a:lnTo>
                                      <a:lnTo>
                                        <a:pt x="57" y="111"/>
                                      </a:lnTo>
                                      <a:lnTo>
                                        <a:pt x="57" y="111"/>
                                      </a:lnTo>
                                      <a:lnTo>
                                        <a:pt x="57" y="111"/>
                                      </a:lnTo>
                                      <a:lnTo>
                                        <a:pt x="57" y="111"/>
                                      </a:lnTo>
                                      <a:lnTo>
                                        <a:pt x="60" y="111"/>
                                      </a:lnTo>
                                      <a:lnTo>
                                        <a:pt x="60" y="111"/>
                                      </a:lnTo>
                                      <a:lnTo>
                                        <a:pt x="63" y="114"/>
                                      </a:lnTo>
                                      <a:lnTo>
                                        <a:pt x="63" y="114"/>
                                      </a:lnTo>
                                      <a:lnTo>
                                        <a:pt x="63" y="114"/>
                                      </a:lnTo>
                                      <a:lnTo>
                                        <a:pt x="67" y="114"/>
                                      </a:lnTo>
                                      <a:lnTo>
                                        <a:pt x="67" y="114"/>
                                      </a:lnTo>
                                      <a:lnTo>
                                        <a:pt x="75" y="114"/>
                                      </a:lnTo>
                                      <a:lnTo>
                                        <a:pt x="75" y="114"/>
                                      </a:lnTo>
                                      <a:lnTo>
                                        <a:pt x="79" y="114"/>
                                      </a:lnTo>
                                      <a:lnTo>
                                        <a:pt x="79" y="114"/>
                                      </a:lnTo>
                                      <a:lnTo>
                                        <a:pt x="82" y="114"/>
                                      </a:lnTo>
                                      <a:lnTo>
                                        <a:pt x="82" y="111"/>
                                      </a:lnTo>
                                      <a:lnTo>
                                        <a:pt x="82" y="111"/>
                                      </a:lnTo>
                                      <a:lnTo>
                                        <a:pt x="85" y="111"/>
                                      </a:lnTo>
                                      <a:lnTo>
                                        <a:pt x="85" y="109"/>
                                      </a:lnTo>
                                      <a:lnTo>
                                        <a:pt x="85" y="109"/>
                                      </a:lnTo>
                                      <a:lnTo>
                                        <a:pt x="88" y="109"/>
                                      </a:lnTo>
                                      <a:lnTo>
                                        <a:pt x="88" y="109"/>
                                      </a:lnTo>
                                      <a:lnTo>
                                        <a:pt x="88" y="109"/>
                                      </a:lnTo>
                                      <a:lnTo>
                                        <a:pt x="88" y="109"/>
                                      </a:lnTo>
                                      <a:lnTo>
                                        <a:pt x="88" y="105"/>
                                      </a:lnTo>
                                      <a:lnTo>
                                        <a:pt x="92" y="105"/>
                                      </a:lnTo>
                                      <a:lnTo>
                                        <a:pt x="92" y="105"/>
                                      </a:lnTo>
                                      <a:lnTo>
                                        <a:pt x="92" y="102"/>
                                      </a:lnTo>
                                      <a:lnTo>
                                        <a:pt x="92" y="15"/>
                                      </a:lnTo>
                                      <a:lnTo>
                                        <a:pt x="92" y="15"/>
                                      </a:lnTo>
                                      <a:lnTo>
                                        <a:pt x="92" y="15"/>
                                      </a:lnTo>
                                      <a:lnTo>
                                        <a:pt x="82" y="15"/>
                                      </a:lnTo>
                                      <a:lnTo>
                                        <a:pt x="82" y="0"/>
                                      </a:lnTo>
                                      <a:lnTo>
                                        <a:pt x="132" y="0"/>
                                      </a:lnTo>
                                      <a:lnTo>
                                        <a:pt x="132" y="15"/>
                                      </a:lnTo>
                                      <a:lnTo>
                                        <a:pt x="122" y="15"/>
                                      </a:lnTo>
                                      <a:lnTo>
                                        <a:pt x="122" y="15"/>
                                      </a:lnTo>
                                      <a:lnTo>
                                        <a:pt x="122" y="15"/>
                                      </a:lnTo>
                                      <a:lnTo>
                                        <a:pt x="122" y="15"/>
                                      </a:lnTo>
                                      <a:lnTo>
                                        <a:pt x="119" y="15"/>
                                      </a:lnTo>
                                      <a:lnTo>
                                        <a:pt x="119" y="109"/>
                                      </a:lnTo>
                                      <a:lnTo>
                                        <a:pt x="119" y="109"/>
                                      </a:lnTo>
                                      <a:lnTo>
                                        <a:pt x="119" y="114"/>
                                      </a:lnTo>
                                      <a:lnTo>
                                        <a:pt x="119" y="114"/>
                                      </a:lnTo>
                                      <a:lnTo>
                                        <a:pt x="119" y="114"/>
                                      </a:lnTo>
                                      <a:lnTo>
                                        <a:pt x="119" y="114"/>
                                      </a:lnTo>
                                      <a:lnTo>
                                        <a:pt x="119" y="117"/>
                                      </a:lnTo>
                                      <a:lnTo>
                                        <a:pt x="116" y="117"/>
                                      </a:lnTo>
                                      <a:lnTo>
                                        <a:pt x="116" y="117"/>
                                      </a:lnTo>
                                      <a:lnTo>
                                        <a:pt x="116" y="121"/>
                                      </a:lnTo>
                                      <a:lnTo>
                                        <a:pt x="116" y="121"/>
                                      </a:lnTo>
                                      <a:lnTo>
                                        <a:pt x="116" y="121"/>
                                      </a:lnTo>
                                      <a:lnTo>
                                        <a:pt x="116" y="121"/>
                                      </a:lnTo>
                                      <a:lnTo>
                                        <a:pt x="114" y="121"/>
                                      </a:lnTo>
                                      <a:lnTo>
                                        <a:pt x="114" y="124"/>
                                      </a:lnTo>
                                      <a:lnTo>
                                        <a:pt x="114" y="124"/>
                                      </a:lnTo>
                                      <a:lnTo>
                                        <a:pt x="114" y="124"/>
                                      </a:lnTo>
                                      <a:lnTo>
                                        <a:pt x="114" y="124"/>
                                      </a:lnTo>
                                      <a:lnTo>
                                        <a:pt x="110" y="126"/>
                                      </a:lnTo>
                                      <a:lnTo>
                                        <a:pt x="110" y="126"/>
                                      </a:lnTo>
                                      <a:lnTo>
                                        <a:pt x="110" y="126"/>
                                      </a:lnTo>
                                      <a:lnTo>
                                        <a:pt x="110" y="130"/>
                                      </a:lnTo>
                                      <a:lnTo>
                                        <a:pt x="110" y="130"/>
                                      </a:lnTo>
                                      <a:lnTo>
                                        <a:pt x="110" y="130"/>
                                      </a:lnTo>
                                      <a:lnTo>
                                        <a:pt x="107" y="130"/>
                                      </a:lnTo>
                                      <a:lnTo>
                                        <a:pt x="107" y="130"/>
                                      </a:lnTo>
                                      <a:lnTo>
                                        <a:pt x="104" y="133"/>
                                      </a:lnTo>
                                      <a:lnTo>
                                        <a:pt x="104" y="133"/>
                                      </a:lnTo>
                                      <a:lnTo>
                                        <a:pt x="104" y="133"/>
                                      </a:lnTo>
                                      <a:lnTo>
                                        <a:pt x="104" y="133"/>
                                      </a:lnTo>
                                      <a:lnTo>
                                        <a:pt x="100" y="136"/>
                                      </a:lnTo>
                                      <a:lnTo>
                                        <a:pt x="100" y="136"/>
                                      </a:lnTo>
                                      <a:lnTo>
                                        <a:pt x="100" y="136"/>
                                      </a:lnTo>
                                      <a:lnTo>
                                        <a:pt x="100" y="136"/>
                                      </a:lnTo>
                                      <a:lnTo>
                                        <a:pt x="97" y="139"/>
                                      </a:lnTo>
                                      <a:lnTo>
                                        <a:pt x="94" y="139"/>
                                      </a:lnTo>
                                      <a:lnTo>
                                        <a:pt x="94" y="139"/>
                                      </a:lnTo>
                                      <a:lnTo>
                                        <a:pt x="92" y="139"/>
                                      </a:lnTo>
                                      <a:lnTo>
                                        <a:pt x="92" y="139"/>
                                      </a:lnTo>
                                      <a:lnTo>
                                        <a:pt x="92" y="139"/>
                                      </a:lnTo>
                                      <a:lnTo>
                                        <a:pt x="92" y="143"/>
                                      </a:lnTo>
                                      <a:lnTo>
                                        <a:pt x="88" y="143"/>
                                      </a:lnTo>
                                      <a:lnTo>
                                        <a:pt x="85" y="143"/>
                                      </a:lnTo>
                                      <a:lnTo>
                                        <a:pt x="85" y="143"/>
                                      </a:lnTo>
                                      <a:lnTo>
                                        <a:pt x="85" y="143"/>
                                      </a:lnTo>
                                      <a:lnTo>
                                        <a:pt x="82" y="145"/>
                                      </a:lnTo>
                                      <a:lnTo>
                                        <a:pt x="82" y="145"/>
                                      </a:lnTo>
                                      <a:lnTo>
                                        <a:pt x="79" y="145"/>
                                      </a:lnTo>
                                      <a:lnTo>
                                        <a:pt x="72" y="145"/>
                                      </a:lnTo>
                                      <a:lnTo>
                                        <a:pt x="72" y="145"/>
                                      </a:lnTo>
                                      <a:lnTo>
                                        <a:pt x="57" y="145"/>
                                      </a:lnTo>
                                      <a:lnTo>
                                        <a:pt x="53" y="145"/>
                                      </a:lnTo>
                                      <a:lnTo>
                                        <a:pt x="50" y="145"/>
                                      </a:lnTo>
                                      <a:lnTo>
                                        <a:pt x="47" y="145"/>
                                      </a:lnTo>
                                      <a:lnTo>
                                        <a:pt x="45" y="145"/>
                                      </a:lnTo>
                                      <a:lnTo>
                                        <a:pt x="45" y="143"/>
                                      </a:lnTo>
                                      <a:lnTo>
                                        <a:pt x="45" y="143"/>
                                      </a:lnTo>
                                      <a:lnTo>
                                        <a:pt x="45" y="143"/>
                                      </a:lnTo>
                                      <a:lnTo>
                                        <a:pt x="41" y="143"/>
                                      </a:lnTo>
                                      <a:lnTo>
                                        <a:pt x="41" y="143"/>
                                      </a:lnTo>
                                      <a:lnTo>
                                        <a:pt x="38" y="143"/>
                                      </a:lnTo>
                                      <a:lnTo>
                                        <a:pt x="38" y="139"/>
                                      </a:lnTo>
                                      <a:lnTo>
                                        <a:pt x="38" y="139"/>
                                      </a:lnTo>
                                      <a:lnTo>
                                        <a:pt x="35" y="139"/>
                                      </a:lnTo>
                                      <a:lnTo>
                                        <a:pt x="35" y="139"/>
                                      </a:lnTo>
                                      <a:lnTo>
                                        <a:pt x="32" y="139"/>
                                      </a:lnTo>
                                      <a:lnTo>
                                        <a:pt x="32" y="139"/>
                                      </a:lnTo>
                                      <a:lnTo>
                                        <a:pt x="32" y="139"/>
                                      </a:lnTo>
                                      <a:lnTo>
                                        <a:pt x="32" y="136"/>
                                      </a:lnTo>
                                      <a:lnTo>
                                        <a:pt x="32" y="136"/>
                                      </a:lnTo>
                                      <a:lnTo>
                                        <a:pt x="28" y="136"/>
                                      </a:lnTo>
                                      <a:lnTo>
                                        <a:pt x="28" y="136"/>
                                      </a:lnTo>
                                      <a:lnTo>
                                        <a:pt x="28" y="136"/>
                                      </a:lnTo>
                                      <a:lnTo>
                                        <a:pt x="28" y="136"/>
                                      </a:lnTo>
                                      <a:lnTo>
                                        <a:pt x="25" y="133"/>
                                      </a:lnTo>
                                      <a:lnTo>
                                        <a:pt x="25" y="133"/>
                                      </a:lnTo>
                                      <a:lnTo>
                                        <a:pt x="25" y="133"/>
                                      </a:lnTo>
                                      <a:lnTo>
                                        <a:pt x="22" y="133"/>
                                      </a:lnTo>
                                      <a:lnTo>
                                        <a:pt x="22" y="133"/>
                                      </a:lnTo>
                                      <a:lnTo>
                                        <a:pt x="22" y="130"/>
                                      </a:lnTo>
                                      <a:lnTo>
                                        <a:pt x="22" y="130"/>
                                      </a:lnTo>
                                      <a:lnTo>
                                        <a:pt x="22" y="130"/>
                                      </a:lnTo>
                                      <a:lnTo>
                                        <a:pt x="20" y="130"/>
                                      </a:lnTo>
                                      <a:lnTo>
                                        <a:pt x="20" y="130"/>
                                      </a:lnTo>
                                      <a:lnTo>
                                        <a:pt x="20" y="126"/>
                                      </a:lnTo>
                                      <a:lnTo>
                                        <a:pt x="20" y="126"/>
                                      </a:lnTo>
                                      <a:lnTo>
                                        <a:pt x="20" y="126"/>
                                      </a:lnTo>
                                      <a:lnTo>
                                        <a:pt x="16" y="124"/>
                                      </a:lnTo>
                                      <a:lnTo>
                                        <a:pt x="16" y="124"/>
                                      </a:lnTo>
                                      <a:lnTo>
                                        <a:pt x="16" y="124"/>
                                      </a:lnTo>
                                      <a:lnTo>
                                        <a:pt x="16" y="124"/>
                                      </a:lnTo>
                                      <a:lnTo>
                                        <a:pt x="13" y="124"/>
                                      </a:lnTo>
                                      <a:lnTo>
                                        <a:pt x="13" y="121"/>
                                      </a:lnTo>
                                      <a:lnTo>
                                        <a:pt x="13" y="121"/>
                                      </a:lnTo>
                                      <a:lnTo>
                                        <a:pt x="13" y="121"/>
                                      </a:lnTo>
                                      <a:lnTo>
                                        <a:pt x="13" y="121"/>
                                      </a:lnTo>
                                      <a:lnTo>
                                        <a:pt x="13" y="117"/>
                                      </a:lnTo>
                                      <a:lnTo>
                                        <a:pt x="10" y="117"/>
                                      </a:lnTo>
                                      <a:lnTo>
                                        <a:pt x="10" y="114"/>
                                      </a:lnTo>
                                      <a:lnTo>
                                        <a:pt x="10" y="114"/>
                                      </a:lnTo>
                                      <a:lnTo>
                                        <a:pt x="10" y="111"/>
                                      </a:lnTo>
                                      <a:lnTo>
                                        <a:pt x="10" y="111"/>
                                      </a:lnTo>
                                      <a:lnTo>
                                        <a:pt x="10" y="109"/>
                                      </a:lnTo>
                                      <a:lnTo>
                                        <a:pt x="7" y="109"/>
                                      </a:lnTo>
                                      <a:lnTo>
                                        <a:pt x="7" y="15"/>
                                      </a:lnTo>
                                      <a:lnTo>
                                        <a:pt x="7" y="15"/>
                                      </a:lnTo>
                                      <a:lnTo>
                                        <a:pt x="7" y="15"/>
                                      </a:lnTo>
                                      <a:lnTo>
                                        <a:pt x="0" y="15"/>
                                      </a:lnTo>
                                      <a:lnTo>
                                        <a:pt x="0" y="0"/>
                                      </a:lnTo>
                                      <a:lnTo>
                                        <a:pt x="60" y="0"/>
                                      </a:lnTo>
                                      <a:lnTo>
                                        <a:pt x="60" y="15"/>
                                      </a:lnTo>
                                      <a:lnTo>
                                        <a:pt x="53" y="15"/>
                                      </a:lnTo>
                                      <a:lnTo>
                                        <a:pt x="53" y="15"/>
                                      </a:lnTo>
                                      <a:lnTo>
                                        <a:pt x="50" y="15"/>
                                      </a:lnTo>
                                      <a:lnTo>
                                        <a:pt x="50" y="102"/>
                                      </a:lnTo>
                                      <a:lnTo>
                                        <a:pt x="50" y="99"/>
                                      </a:lnTo>
                                      <a:close/>
                                    </a:path>
                                  </a:pathLst>
                                </a:custGeom>
                                <a:solidFill>
                                  <a:srgbClr val="FFFFFF"/>
                                </a:solidFill>
                                <a:ln>
                                  <a:noFill/>
                                </a:ln>
                              </wps:spPr>
                              <wps:bodyPr rot="0" vert="horz" wrap="square" lIns="91440" tIns="45720" rIns="91440" bIns="45720" anchor="t" anchorCtr="0" upright="1">
                                <a:noAutofit/>
                              </wps:bodyPr>
                            </wps:wsp>
                            <wps:wsp>
                              <wps:cNvPr id="30" name="Freeform 47"/>
                              <wps:cNvSpPr/>
                              <wps:spPr bwMode="auto">
                                <a:xfrm>
                                  <a:off x="276" y="184"/>
                                  <a:ext cx="126" cy="140"/>
                                </a:xfrm>
                                <a:custGeom>
                                  <a:avLst/>
                                  <a:gdLst>
                                    <a:gd name="T0" fmla="*/ 113 w 126"/>
                                    <a:gd name="T1" fmla="*/ 106 h 140"/>
                                    <a:gd name="T2" fmla="*/ 111 w 126"/>
                                    <a:gd name="T3" fmla="*/ 111 h 140"/>
                                    <a:gd name="T4" fmla="*/ 111 w 126"/>
                                    <a:gd name="T5" fmla="*/ 114 h 140"/>
                                    <a:gd name="T6" fmla="*/ 107 w 126"/>
                                    <a:gd name="T7" fmla="*/ 114 h 140"/>
                                    <a:gd name="T8" fmla="*/ 107 w 126"/>
                                    <a:gd name="T9" fmla="*/ 118 h 140"/>
                                    <a:gd name="T10" fmla="*/ 104 w 126"/>
                                    <a:gd name="T11" fmla="*/ 121 h 140"/>
                                    <a:gd name="T12" fmla="*/ 104 w 126"/>
                                    <a:gd name="T13" fmla="*/ 123 h 140"/>
                                    <a:gd name="T14" fmla="*/ 101 w 126"/>
                                    <a:gd name="T15" fmla="*/ 123 h 140"/>
                                    <a:gd name="T16" fmla="*/ 101 w 126"/>
                                    <a:gd name="T17" fmla="*/ 127 h 140"/>
                                    <a:gd name="T18" fmla="*/ 97 w 126"/>
                                    <a:gd name="T19" fmla="*/ 127 h 140"/>
                                    <a:gd name="T20" fmla="*/ 94 w 126"/>
                                    <a:gd name="T21" fmla="*/ 130 h 140"/>
                                    <a:gd name="T22" fmla="*/ 91 w 126"/>
                                    <a:gd name="T23" fmla="*/ 133 h 140"/>
                                    <a:gd name="T24" fmla="*/ 89 w 126"/>
                                    <a:gd name="T25" fmla="*/ 133 h 140"/>
                                    <a:gd name="T26" fmla="*/ 82 w 126"/>
                                    <a:gd name="T27" fmla="*/ 136 h 140"/>
                                    <a:gd name="T28" fmla="*/ 79 w 126"/>
                                    <a:gd name="T29" fmla="*/ 136 h 140"/>
                                    <a:gd name="T30" fmla="*/ 76 w 126"/>
                                    <a:gd name="T31" fmla="*/ 136 h 140"/>
                                    <a:gd name="T32" fmla="*/ 54 w 126"/>
                                    <a:gd name="T33" fmla="*/ 140 h 140"/>
                                    <a:gd name="T34" fmla="*/ 47 w 126"/>
                                    <a:gd name="T35" fmla="*/ 136 h 140"/>
                                    <a:gd name="T36" fmla="*/ 42 w 126"/>
                                    <a:gd name="T37" fmla="*/ 136 h 140"/>
                                    <a:gd name="T38" fmla="*/ 38 w 126"/>
                                    <a:gd name="T39" fmla="*/ 133 h 140"/>
                                    <a:gd name="T40" fmla="*/ 35 w 126"/>
                                    <a:gd name="T41" fmla="*/ 133 h 140"/>
                                    <a:gd name="T42" fmla="*/ 32 w 126"/>
                                    <a:gd name="T43" fmla="*/ 130 h 140"/>
                                    <a:gd name="T44" fmla="*/ 25 w 126"/>
                                    <a:gd name="T45" fmla="*/ 130 h 140"/>
                                    <a:gd name="T46" fmla="*/ 22 w 126"/>
                                    <a:gd name="T47" fmla="*/ 127 h 140"/>
                                    <a:gd name="T48" fmla="*/ 22 w 126"/>
                                    <a:gd name="T49" fmla="*/ 123 h 140"/>
                                    <a:gd name="T50" fmla="*/ 19 w 126"/>
                                    <a:gd name="T51" fmla="*/ 123 h 140"/>
                                    <a:gd name="T52" fmla="*/ 19 w 126"/>
                                    <a:gd name="T53" fmla="*/ 121 h 140"/>
                                    <a:gd name="T54" fmla="*/ 17 w 126"/>
                                    <a:gd name="T55" fmla="*/ 118 h 140"/>
                                    <a:gd name="T56" fmla="*/ 13 w 126"/>
                                    <a:gd name="T57" fmla="*/ 118 h 140"/>
                                    <a:gd name="T58" fmla="*/ 13 w 126"/>
                                    <a:gd name="T59" fmla="*/ 114 h 140"/>
                                    <a:gd name="T60" fmla="*/ 10 w 126"/>
                                    <a:gd name="T61" fmla="*/ 108 h 140"/>
                                    <a:gd name="T62" fmla="*/ 10 w 126"/>
                                    <a:gd name="T63" fmla="*/ 106 h 140"/>
                                    <a:gd name="T64" fmla="*/ 10 w 126"/>
                                    <a:gd name="T65" fmla="*/ 9 h 140"/>
                                    <a:gd name="T66" fmla="*/ 7 w 126"/>
                                    <a:gd name="T67" fmla="*/ 9 h 140"/>
                                    <a:gd name="T68" fmla="*/ 7 w 126"/>
                                    <a:gd name="T69" fmla="*/ 6 h 140"/>
                                    <a:gd name="T70" fmla="*/ 50 w 126"/>
                                    <a:gd name="T71" fmla="*/ 0 h 140"/>
                                    <a:gd name="T72" fmla="*/ 47 w 126"/>
                                    <a:gd name="T73" fmla="*/ 6 h 140"/>
                                    <a:gd name="T74" fmla="*/ 44 w 126"/>
                                    <a:gd name="T75" fmla="*/ 9 h 140"/>
                                    <a:gd name="T76" fmla="*/ 44 w 126"/>
                                    <a:gd name="T77" fmla="*/ 102 h 140"/>
                                    <a:gd name="T78" fmla="*/ 44 w 126"/>
                                    <a:gd name="T79" fmla="*/ 102 h 140"/>
                                    <a:gd name="T80" fmla="*/ 47 w 126"/>
                                    <a:gd name="T81" fmla="*/ 106 h 140"/>
                                    <a:gd name="T82" fmla="*/ 50 w 126"/>
                                    <a:gd name="T83" fmla="*/ 111 h 140"/>
                                    <a:gd name="T84" fmla="*/ 54 w 126"/>
                                    <a:gd name="T85" fmla="*/ 111 h 140"/>
                                    <a:gd name="T86" fmla="*/ 57 w 126"/>
                                    <a:gd name="T87" fmla="*/ 114 h 140"/>
                                    <a:gd name="T88" fmla="*/ 60 w 126"/>
                                    <a:gd name="T89" fmla="*/ 114 h 140"/>
                                    <a:gd name="T90" fmla="*/ 72 w 126"/>
                                    <a:gd name="T91" fmla="*/ 114 h 140"/>
                                    <a:gd name="T92" fmla="*/ 79 w 126"/>
                                    <a:gd name="T93" fmla="*/ 114 h 140"/>
                                    <a:gd name="T94" fmla="*/ 79 w 126"/>
                                    <a:gd name="T95" fmla="*/ 114 h 140"/>
                                    <a:gd name="T96" fmla="*/ 82 w 126"/>
                                    <a:gd name="T97" fmla="*/ 111 h 140"/>
                                    <a:gd name="T98" fmla="*/ 85 w 126"/>
                                    <a:gd name="T99" fmla="*/ 111 h 140"/>
                                    <a:gd name="T100" fmla="*/ 89 w 126"/>
                                    <a:gd name="T101" fmla="*/ 106 h 140"/>
                                    <a:gd name="T102" fmla="*/ 91 w 126"/>
                                    <a:gd name="T103" fmla="*/ 106 h 140"/>
                                    <a:gd name="T104" fmla="*/ 91 w 126"/>
                                    <a:gd name="T105" fmla="*/ 102 h 140"/>
                                    <a:gd name="T106" fmla="*/ 91 w 126"/>
                                    <a:gd name="T107" fmla="*/ 12 h 140"/>
                                    <a:gd name="T108" fmla="*/ 91 w 126"/>
                                    <a:gd name="T109" fmla="*/ 9 h 140"/>
                                    <a:gd name="T110" fmla="*/ 91 w 126"/>
                                    <a:gd name="T111" fmla="*/ 6 h 140"/>
                                    <a:gd name="T112" fmla="*/ 82 w 126"/>
                                    <a:gd name="T113" fmla="*/ 6 h 140"/>
                                    <a:gd name="T114" fmla="*/ 126 w 126"/>
                                    <a:gd name="T115" fmla="*/ 6 h 140"/>
                                    <a:gd name="T116" fmla="*/ 116 w 126"/>
                                    <a:gd name="T117" fmla="*/ 6 h 140"/>
                                    <a:gd name="T118" fmla="*/ 116 w 126"/>
                                    <a:gd name="T119" fmla="*/ 9 h 140"/>
                                    <a:gd name="T120" fmla="*/ 113 w 126"/>
                                    <a:gd name="T121" fmla="*/ 12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6" h="140">
                                      <a:moveTo>
                                        <a:pt x="113" y="99"/>
                                      </a:moveTo>
                                      <a:lnTo>
                                        <a:pt x="113" y="106"/>
                                      </a:lnTo>
                                      <a:lnTo>
                                        <a:pt x="113" y="106"/>
                                      </a:lnTo>
                                      <a:lnTo>
                                        <a:pt x="113" y="108"/>
                                      </a:lnTo>
                                      <a:lnTo>
                                        <a:pt x="111" y="108"/>
                                      </a:lnTo>
                                      <a:lnTo>
                                        <a:pt x="111" y="111"/>
                                      </a:lnTo>
                                      <a:lnTo>
                                        <a:pt x="111" y="111"/>
                                      </a:lnTo>
                                      <a:lnTo>
                                        <a:pt x="111" y="111"/>
                                      </a:lnTo>
                                      <a:lnTo>
                                        <a:pt x="111" y="114"/>
                                      </a:lnTo>
                                      <a:lnTo>
                                        <a:pt x="111" y="114"/>
                                      </a:lnTo>
                                      <a:lnTo>
                                        <a:pt x="111" y="114"/>
                                      </a:lnTo>
                                      <a:lnTo>
                                        <a:pt x="107" y="114"/>
                                      </a:lnTo>
                                      <a:lnTo>
                                        <a:pt x="107" y="118"/>
                                      </a:lnTo>
                                      <a:lnTo>
                                        <a:pt x="107" y="118"/>
                                      </a:lnTo>
                                      <a:lnTo>
                                        <a:pt x="107" y="118"/>
                                      </a:lnTo>
                                      <a:lnTo>
                                        <a:pt x="107" y="118"/>
                                      </a:lnTo>
                                      <a:lnTo>
                                        <a:pt x="107" y="118"/>
                                      </a:lnTo>
                                      <a:lnTo>
                                        <a:pt x="104" y="121"/>
                                      </a:lnTo>
                                      <a:lnTo>
                                        <a:pt x="104" y="121"/>
                                      </a:lnTo>
                                      <a:lnTo>
                                        <a:pt x="104" y="121"/>
                                      </a:lnTo>
                                      <a:lnTo>
                                        <a:pt x="104" y="123"/>
                                      </a:lnTo>
                                      <a:lnTo>
                                        <a:pt x="104" y="123"/>
                                      </a:lnTo>
                                      <a:lnTo>
                                        <a:pt x="101" y="123"/>
                                      </a:lnTo>
                                      <a:lnTo>
                                        <a:pt x="101" y="123"/>
                                      </a:lnTo>
                                      <a:lnTo>
                                        <a:pt x="101" y="123"/>
                                      </a:lnTo>
                                      <a:lnTo>
                                        <a:pt x="101" y="127"/>
                                      </a:lnTo>
                                      <a:lnTo>
                                        <a:pt x="101" y="127"/>
                                      </a:lnTo>
                                      <a:lnTo>
                                        <a:pt x="101" y="127"/>
                                      </a:lnTo>
                                      <a:lnTo>
                                        <a:pt x="97" y="127"/>
                                      </a:lnTo>
                                      <a:lnTo>
                                        <a:pt x="97" y="127"/>
                                      </a:lnTo>
                                      <a:lnTo>
                                        <a:pt x="97" y="127"/>
                                      </a:lnTo>
                                      <a:lnTo>
                                        <a:pt x="97" y="130"/>
                                      </a:lnTo>
                                      <a:lnTo>
                                        <a:pt x="94" y="130"/>
                                      </a:lnTo>
                                      <a:lnTo>
                                        <a:pt x="94" y="130"/>
                                      </a:lnTo>
                                      <a:lnTo>
                                        <a:pt x="91" y="130"/>
                                      </a:lnTo>
                                      <a:lnTo>
                                        <a:pt x="91" y="133"/>
                                      </a:lnTo>
                                      <a:lnTo>
                                        <a:pt x="89" y="133"/>
                                      </a:lnTo>
                                      <a:lnTo>
                                        <a:pt x="89" y="133"/>
                                      </a:lnTo>
                                      <a:lnTo>
                                        <a:pt x="89" y="133"/>
                                      </a:lnTo>
                                      <a:lnTo>
                                        <a:pt x="85" y="133"/>
                                      </a:lnTo>
                                      <a:lnTo>
                                        <a:pt x="85" y="133"/>
                                      </a:lnTo>
                                      <a:lnTo>
                                        <a:pt x="82" y="136"/>
                                      </a:lnTo>
                                      <a:lnTo>
                                        <a:pt x="82" y="136"/>
                                      </a:lnTo>
                                      <a:lnTo>
                                        <a:pt x="82" y="136"/>
                                      </a:lnTo>
                                      <a:lnTo>
                                        <a:pt x="79" y="136"/>
                                      </a:lnTo>
                                      <a:lnTo>
                                        <a:pt x="79" y="136"/>
                                      </a:lnTo>
                                      <a:lnTo>
                                        <a:pt x="76" y="136"/>
                                      </a:lnTo>
                                      <a:lnTo>
                                        <a:pt x="76" y="136"/>
                                      </a:lnTo>
                                      <a:lnTo>
                                        <a:pt x="69" y="136"/>
                                      </a:lnTo>
                                      <a:lnTo>
                                        <a:pt x="69" y="140"/>
                                      </a:lnTo>
                                      <a:lnTo>
                                        <a:pt x="54" y="140"/>
                                      </a:lnTo>
                                      <a:lnTo>
                                        <a:pt x="54" y="136"/>
                                      </a:lnTo>
                                      <a:lnTo>
                                        <a:pt x="47" y="136"/>
                                      </a:lnTo>
                                      <a:lnTo>
                                        <a:pt x="47" y="136"/>
                                      </a:lnTo>
                                      <a:lnTo>
                                        <a:pt x="44" y="136"/>
                                      </a:lnTo>
                                      <a:lnTo>
                                        <a:pt x="42" y="136"/>
                                      </a:lnTo>
                                      <a:lnTo>
                                        <a:pt x="42" y="136"/>
                                      </a:lnTo>
                                      <a:lnTo>
                                        <a:pt x="42" y="136"/>
                                      </a:lnTo>
                                      <a:lnTo>
                                        <a:pt x="38" y="136"/>
                                      </a:lnTo>
                                      <a:lnTo>
                                        <a:pt x="38" y="133"/>
                                      </a:lnTo>
                                      <a:lnTo>
                                        <a:pt x="38" y="133"/>
                                      </a:lnTo>
                                      <a:lnTo>
                                        <a:pt x="35" y="133"/>
                                      </a:lnTo>
                                      <a:lnTo>
                                        <a:pt x="35" y="133"/>
                                      </a:lnTo>
                                      <a:lnTo>
                                        <a:pt x="35" y="133"/>
                                      </a:lnTo>
                                      <a:lnTo>
                                        <a:pt x="32" y="133"/>
                                      </a:lnTo>
                                      <a:lnTo>
                                        <a:pt x="32" y="130"/>
                                      </a:lnTo>
                                      <a:lnTo>
                                        <a:pt x="29" y="130"/>
                                      </a:lnTo>
                                      <a:lnTo>
                                        <a:pt x="29" y="130"/>
                                      </a:lnTo>
                                      <a:lnTo>
                                        <a:pt x="25" y="130"/>
                                      </a:lnTo>
                                      <a:lnTo>
                                        <a:pt x="25" y="127"/>
                                      </a:lnTo>
                                      <a:lnTo>
                                        <a:pt x="25" y="127"/>
                                      </a:lnTo>
                                      <a:lnTo>
                                        <a:pt x="22" y="127"/>
                                      </a:lnTo>
                                      <a:lnTo>
                                        <a:pt x="22" y="127"/>
                                      </a:lnTo>
                                      <a:lnTo>
                                        <a:pt x="22" y="123"/>
                                      </a:lnTo>
                                      <a:lnTo>
                                        <a:pt x="22" y="123"/>
                                      </a:lnTo>
                                      <a:lnTo>
                                        <a:pt x="22" y="123"/>
                                      </a:lnTo>
                                      <a:lnTo>
                                        <a:pt x="19" y="123"/>
                                      </a:lnTo>
                                      <a:lnTo>
                                        <a:pt x="19" y="123"/>
                                      </a:lnTo>
                                      <a:lnTo>
                                        <a:pt x="19" y="121"/>
                                      </a:lnTo>
                                      <a:lnTo>
                                        <a:pt x="19" y="121"/>
                                      </a:lnTo>
                                      <a:lnTo>
                                        <a:pt x="19" y="121"/>
                                      </a:lnTo>
                                      <a:lnTo>
                                        <a:pt x="17" y="118"/>
                                      </a:lnTo>
                                      <a:lnTo>
                                        <a:pt x="17" y="118"/>
                                      </a:lnTo>
                                      <a:lnTo>
                                        <a:pt x="17" y="118"/>
                                      </a:lnTo>
                                      <a:lnTo>
                                        <a:pt x="17" y="118"/>
                                      </a:lnTo>
                                      <a:lnTo>
                                        <a:pt x="13" y="118"/>
                                      </a:lnTo>
                                      <a:lnTo>
                                        <a:pt x="13" y="118"/>
                                      </a:lnTo>
                                      <a:lnTo>
                                        <a:pt x="13" y="114"/>
                                      </a:lnTo>
                                      <a:lnTo>
                                        <a:pt x="13" y="114"/>
                                      </a:lnTo>
                                      <a:lnTo>
                                        <a:pt x="13" y="114"/>
                                      </a:lnTo>
                                      <a:lnTo>
                                        <a:pt x="13" y="114"/>
                                      </a:lnTo>
                                      <a:lnTo>
                                        <a:pt x="10" y="111"/>
                                      </a:lnTo>
                                      <a:lnTo>
                                        <a:pt x="10" y="108"/>
                                      </a:lnTo>
                                      <a:lnTo>
                                        <a:pt x="10" y="108"/>
                                      </a:lnTo>
                                      <a:lnTo>
                                        <a:pt x="10" y="106"/>
                                      </a:lnTo>
                                      <a:lnTo>
                                        <a:pt x="10" y="106"/>
                                      </a:lnTo>
                                      <a:lnTo>
                                        <a:pt x="10" y="12"/>
                                      </a:lnTo>
                                      <a:lnTo>
                                        <a:pt x="10" y="12"/>
                                      </a:lnTo>
                                      <a:lnTo>
                                        <a:pt x="10" y="9"/>
                                      </a:lnTo>
                                      <a:lnTo>
                                        <a:pt x="7" y="9"/>
                                      </a:lnTo>
                                      <a:lnTo>
                                        <a:pt x="7" y="9"/>
                                      </a:lnTo>
                                      <a:lnTo>
                                        <a:pt x="7" y="9"/>
                                      </a:lnTo>
                                      <a:lnTo>
                                        <a:pt x="7" y="6"/>
                                      </a:lnTo>
                                      <a:lnTo>
                                        <a:pt x="7" y="6"/>
                                      </a:lnTo>
                                      <a:lnTo>
                                        <a:pt x="7" y="6"/>
                                      </a:lnTo>
                                      <a:lnTo>
                                        <a:pt x="0" y="6"/>
                                      </a:lnTo>
                                      <a:lnTo>
                                        <a:pt x="0" y="0"/>
                                      </a:lnTo>
                                      <a:lnTo>
                                        <a:pt x="50" y="0"/>
                                      </a:lnTo>
                                      <a:lnTo>
                                        <a:pt x="50" y="6"/>
                                      </a:lnTo>
                                      <a:lnTo>
                                        <a:pt x="47" y="6"/>
                                      </a:lnTo>
                                      <a:lnTo>
                                        <a:pt x="47" y="6"/>
                                      </a:lnTo>
                                      <a:lnTo>
                                        <a:pt x="44" y="6"/>
                                      </a:lnTo>
                                      <a:lnTo>
                                        <a:pt x="44" y="9"/>
                                      </a:lnTo>
                                      <a:lnTo>
                                        <a:pt x="44" y="9"/>
                                      </a:lnTo>
                                      <a:lnTo>
                                        <a:pt x="44" y="9"/>
                                      </a:lnTo>
                                      <a:lnTo>
                                        <a:pt x="44" y="9"/>
                                      </a:lnTo>
                                      <a:lnTo>
                                        <a:pt x="44" y="102"/>
                                      </a:lnTo>
                                      <a:lnTo>
                                        <a:pt x="44" y="102"/>
                                      </a:lnTo>
                                      <a:lnTo>
                                        <a:pt x="44" y="102"/>
                                      </a:lnTo>
                                      <a:lnTo>
                                        <a:pt x="44" y="102"/>
                                      </a:lnTo>
                                      <a:lnTo>
                                        <a:pt x="44" y="106"/>
                                      </a:lnTo>
                                      <a:lnTo>
                                        <a:pt x="47" y="106"/>
                                      </a:lnTo>
                                      <a:lnTo>
                                        <a:pt x="47" y="106"/>
                                      </a:lnTo>
                                      <a:lnTo>
                                        <a:pt x="47" y="106"/>
                                      </a:lnTo>
                                      <a:lnTo>
                                        <a:pt x="47" y="108"/>
                                      </a:lnTo>
                                      <a:lnTo>
                                        <a:pt x="50" y="111"/>
                                      </a:lnTo>
                                      <a:lnTo>
                                        <a:pt x="50" y="111"/>
                                      </a:lnTo>
                                      <a:lnTo>
                                        <a:pt x="50" y="111"/>
                                      </a:lnTo>
                                      <a:lnTo>
                                        <a:pt x="54" y="111"/>
                                      </a:lnTo>
                                      <a:lnTo>
                                        <a:pt x="54" y="111"/>
                                      </a:lnTo>
                                      <a:lnTo>
                                        <a:pt x="54" y="114"/>
                                      </a:lnTo>
                                      <a:lnTo>
                                        <a:pt x="57" y="114"/>
                                      </a:lnTo>
                                      <a:lnTo>
                                        <a:pt x="57" y="114"/>
                                      </a:lnTo>
                                      <a:lnTo>
                                        <a:pt x="57" y="114"/>
                                      </a:lnTo>
                                      <a:lnTo>
                                        <a:pt x="60" y="114"/>
                                      </a:lnTo>
                                      <a:lnTo>
                                        <a:pt x="64" y="114"/>
                                      </a:lnTo>
                                      <a:lnTo>
                                        <a:pt x="64" y="114"/>
                                      </a:lnTo>
                                      <a:lnTo>
                                        <a:pt x="72" y="114"/>
                                      </a:lnTo>
                                      <a:lnTo>
                                        <a:pt x="72" y="114"/>
                                      </a:lnTo>
                                      <a:lnTo>
                                        <a:pt x="79" y="114"/>
                                      </a:lnTo>
                                      <a:lnTo>
                                        <a:pt x="79" y="114"/>
                                      </a:lnTo>
                                      <a:lnTo>
                                        <a:pt x="79" y="114"/>
                                      </a:lnTo>
                                      <a:lnTo>
                                        <a:pt x="79" y="114"/>
                                      </a:lnTo>
                                      <a:lnTo>
                                        <a:pt x="79" y="114"/>
                                      </a:lnTo>
                                      <a:lnTo>
                                        <a:pt x="82" y="111"/>
                                      </a:lnTo>
                                      <a:lnTo>
                                        <a:pt x="82" y="111"/>
                                      </a:lnTo>
                                      <a:lnTo>
                                        <a:pt x="82" y="111"/>
                                      </a:lnTo>
                                      <a:lnTo>
                                        <a:pt x="85" y="111"/>
                                      </a:lnTo>
                                      <a:lnTo>
                                        <a:pt x="85" y="111"/>
                                      </a:lnTo>
                                      <a:lnTo>
                                        <a:pt x="85" y="111"/>
                                      </a:lnTo>
                                      <a:lnTo>
                                        <a:pt x="89" y="108"/>
                                      </a:lnTo>
                                      <a:lnTo>
                                        <a:pt x="89" y="106"/>
                                      </a:lnTo>
                                      <a:lnTo>
                                        <a:pt x="89" y="106"/>
                                      </a:lnTo>
                                      <a:lnTo>
                                        <a:pt x="89" y="106"/>
                                      </a:lnTo>
                                      <a:lnTo>
                                        <a:pt x="91" y="106"/>
                                      </a:lnTo>
                                      <a:lnTo>
                                        <a:pt x="91" y="106"/>
                                      </a:lnTo>
                                      <a:lnTo>
                                        <a:pt x="91" y="106"/>
                                      </a:lnTo>
                                      <a:lnTo>
                                        <a:pt x="91" y="102"/>
                                      </a:lnTo>
                                      <a:lnTo>
                                        <a:pt x="91" y="102"/>
                                      </a:lnTo>
                                      <a:lnTo>
                                        <a:pt x="91" y="99"/>
                                      </a:lnTo>
                                      <a:lnTo>
                                        <a:pt x="91" y="99"/>
                                      </a:lnTo>
                                      <a:lnTo>
                                        <a:pt x="91" y="12"/>
                                      </a:lnTo>
                                      <a:lnTo>
                                        <a:pt x="91" y="12"/>
                                      </a:lnTo>
                                      <a:lnTo>
                                        <a:pt x="91" y="9"/>
                                      </a:lnTo>
                                      <a:lnTo>
                                        <a:pt x="91" y="9"/>
                                      </a:lnTo>
                                      <a:lnTo>
                                        <a:pt x="91" y="9"/>
                                      </a:lnTo>
                                      <a:lnTo>
                                        <a:pt x="91" y="9"/>
                                      </a:lnTo>
                                      <a:lnTo>
                                        <a:pt x="91" y="6"/>
                                      </a:lnTo>
                                      <a:lnTo>
                                        <a:pt x="89" y="6"/>
                                      </a:lnTo>
                                      <a:lnTo>
                                        <a:pt x="89" y="6"/>
                                      </a:lnTo>
                                      <a:lnTo>
                                        <a:pt x="82" y="6"/>
                                      </a:lnTo>
                                      <a:lnTo>
                                        <a:pt x="82" y="0"/>
                                      </a:lnTo>
                                      <a:lnTo>
                                        <a:pt x="126" y="0"/>
                                      </a:lnTo>
                                      <a:lnTo>
                                        <a:pt x="126" y="6"/>
                                      </a:lnTo>
                                      <a:lnTo>
                                        <a:pt x="116" y="6"/>
                                      </a:lnTo>
                                      <a:lnTo>
                                        <a:pt x="116" y="6"/>
                                      </a:lnTo>
                                      <a:lnTo>
                                        <a:pt x="116" y="6"/>
                                      </a:lnTo>
                                      <a:lnTo>
                                        <a:pt x="116" y="9"/>
                                      </a:lnTo>
                                      <a:lnTo>
                                        <a:pt x="116" y="9"/>
                                      </a:lnTo>
                                      <a:lnTo>
                                        <a:pt x="116" y="9"/>
                                      </a:lnTo>
                                      <a:lnTo>
                                        <a:pt x="113" y="9"/>
                                      </a:lnTo>
                                      <a:lnTo>
                                        <a:pt x="113" y="12"/>
                                      </a:lnTo>
                                      <a:lnTo>
                                        <a:pt x="113" y="12"/>
                                      </a:lnTo>
                                      <a:lnTo>
                                        <a:pt x="113" y="99"/>
                                      </a:lnTo>
                                      <a:close/>
                                    </a:path>
                                  </a:pathLst>
                                </a:custGeom>
                                <a:solidFill>
                                  <a:srgbClr val="000000"/>
                                </a:solidFill>
                                <a:ln>
                                  <a:noFill/>
                                </a:ln>
                              </wps:spPr>
                              <wps:bodyPr rot="0" vert="horz" wrap="square" lIns="91440" tIns="45720" rIns="91440" bIns="45720" anchor="t" anchorCtr="0" upright="1">
                                <a:noAutofit/>
                              </wps:bodyPr>
                            </wps:wsp>
                            <wps:wsp>
                              <wps:cNvPr id="31" name="Freeform 48"/>
                              <wps:cNvSpPr/>
                              <wps:spPr bwMode="auto">
                                <a:xfrm>
                                  <a:off x="68" y="181"/>
                                  <a:ext cx="65" cy="143"/>
                                </a:xfrm>
                                <a:custGeom>
                                  <a:avLst/>
                                  <a:gdLst>
                                    <a:gd name="T0" fmla="*/ 56 w 65"/>
                                    <a:gd name="T1" fmla="*/ 124 h 143"/>
                                    <a:gd name="T2" fmla="*/ 56 w 65"/>
                                    <a:gd name="T3" fmla="*/ 126 h 143"/>
                                    <a:gd name="T4" fmla="*/ 56 w 65"/>
                                    <a:gd name="T5" fmla="*/ 126 h 143"/>
                                    <a:gd name="T6" fmla="*/ 56 w 65"/>
                                    <a:gd name="T7" fmla="*/ 130 h 143"/>
                                    <a:gd name="T8" fmla="*/ 65 w 65"/>
                                    <a:gd name="T9" fmla="*/ 130 h 143"/>
                                    <a:gd name="T10" fmla="*/ 65 w 65"/>
                                    <a:gd name="T11" fmla="*/ 143 h 143"/>
                                    <a:gd name="T12" fmla="*/ 0 w 65"/>
                                    <a:gd name="T13" fmla="*/ 143 h 143"/>
                                    <a:gd name="T14" fmla="*/ 0 w 65"/>
                                    <a:gd name="T15" fmla="*/ 130 h 143"/>
                                    <a:gd name="T16" fmla="*/ 10 w 65"/>
                                    <a:gd name="T17" fmla="*/ 130 h 143"/>
                                    <a:gd name="T18" fmla="*/ 10 w 65"/>
                                    <a:gd name="T19" fmla="*/ 126 h 143"/>
                                    <a:gd name="T20" fmla="*/ 10 w 65"/>
                                    <a:gd name="T21" fmla="*/ 126 h 143"/>
                                    <a:gd name="T22" fmla="*/ 10 w 65"/>
                                    <a:gd name="T23" fmla="*/ 126 h 143"/>
                                    <a:gd name="T24" fmla="*/ 13 w 65"/>
                                    <a:gd name="T25" fmla="*/ 126 h 143"/>
                                    <a:gd name="T26" fmla="*/ 13 w 65"/>
                                    <a:gd name="T27" fmla="*/ 15 h 143"/>
                                    <a:gd name="T28" fmla="*/ 10 w 65"/>
                                    <a:gd name="T29" fmla="*/ 15 h 143"/>
                                    <a:gd name="T30" fmla="*/ 10 w 65"/>
                                    <a:gd name="T31" fmla="*/ 15 h 143"/>
                                    <a:gd name="T32" fmla="*/ 10 w 65"/>
                                    <a:gd name="T33" fmla="*/ 15 h 143"/>
                                    <a:gd name="T34" fmla="*/ 10 w 65"/>
                                    <a:gd name="T35" fmla="*/ 15 h 143"/>
                                    <a:gd name="T36" fmla="*/ 0 w 65"/>
                                    <a:gd name="T37" fmla="*/ 15 h 143"/>
                                    <a:gd name="T38" fmla="*/ 0 w 65"/>
                                    <a:gd name="T39" fmla="*/ 0 h 143"/>
                                    <a:gd name="T40" fmla="*/ 65 w 65"/>
                                    <a:gd name="T41" fmla="*/ 0 h 143"/>
                                    <a:gd name="T42" fmla="*/ 65 w 65"/>
                                    <a:gd name="T43" fmla="*/ 15 h 143"/>
                                    <a:gd name="T44" fmla="*/ 56 w 65"/>
                                    <a:gd name="T45" fmla="*/ 15 h 143"/>
                                    <a:gd name="T46" fmla="*/ 56 w 65"/>
                                    <a:gd name="T47" fmla="*/ 15 h 143"/>
                                    <a:gd name="T48" fmla="*/ 56 w 65"/>
                                    <a:gd name="T49" fmla="*/ 15 h 143"/>
                                    <a:gd name="T50" fmla="*/ 56 w 65"/>
                                    <a:gd name="T51" fmla="*/ 124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65" h="143">
                                      <a:moveTo>
                                        <a:pt x="56" y="124"/>
                                      </a:moveTo>
                                      <a:lnTo>
                                        <a:pt x="56" y="126"/>
                                      </a:lnTo>
                                      <a:lnTo>
                                        <a:pt x="56" y="126"/>
                                      </a:lnTo>
                                      <a:lnTo>
                                        <a:pt x="56" y="130"/>
                                      </a:lnTo>
                                      <a:lnTo>
                                        <a:pt x="65" y="130"/>
                                      </a:lnTo>
                                      <a:lnTo>
                                        <a:pt x="65" y="143"/>
                                      </a:lnTo>
                                      <a:lnTo>
                                        <a:pt x="0" y="143"/>
                                      </a:lnTo>
                                      <a:lnTo>
                                        <a:pt x="0" y="130"/>
                                      </a:lnTo>
                                      <a:lnTo>
                                        <a:pt x="10" y="130"/>
                                      </a:lnTo>
                                      <a:lnTo>
                                        <a:pt x="10" y="126"/>
                                      </a:lnTo>
                                      <a:lnTo>
                                        <a:pt x="10" y="126"/>
                                      </a:lnTo>
                                      <a:lnTo>
                                        <a:pt x="10" y="126"/>
                                      </a:lnTo>
                                      <a:lnTo>
                                        <a:pt x="13" y="126"/>
                                      </a:lnTo>
                                      <a:lnTo>
                                        <a:pt x="13" y="15"/>
                                      </a:lnTo>
                                      <a:lnTo>
                                        <a:pt x="10" y="15"/>
                                      </a:lnTo>
                                      <a:lnTo>
                                        <a:pt x="10" y="15"/>
                                      </a:lnTo>
                                      <a:lnTo>
                                        <a:pt x="10" y="15"/>
                                      </a:lnTo>
                                      <a:lnTo>
                                        <a:pt x="10" y="15"/>
                                      </a:lnTo>
                                      <a:lnTo>
                                        <a:pt x="0" y="15"/>
                                      </a:lnTo>
                                      <a:lnTo>
                                        <a:pt x="0" y="0"/>
                                      </a:lnTo>
                                      <a:lnTo>
                                        <a:pt x="65" y="0"/>
                                      </a:lnTo>
                                      <a:lnTo>
                                        <a:pt x="65" y="15"/>
                                      </a:lnTo>
                                      <a:lnTo>
                                        <a:pt x="56" y="15"/>
                                      </a:lnTo>
                                      <a:lnTo>
                                        <a:pt x="56" y="15"/>
                                      </a:lnTo>
                                      <a:lnTo>
                                        <a:pt x="56" y="15"/>
                                      </a:lnTo>
                                      <a:lnTo>
                                        <a:pt x="56" y="124"/>
                                      </a:lnTo>
                                      <a:close/>
                                    </a:path>
                                  </a:pathLst>
                                </a:custGeom>
                                <a:solidFill>
                                  <a:srgbClr val="FFFFFF"/>
                                </a:solidFill>
                                <a:ln>
                                  <a:noFill/>
                                </a:ln>
                              </wps:spPr>
                              <wps:bodyPr rot="0" vert="horz" wrap="square" lIns="91440" tIns="45720" rIns="91440" bIns="45720" anchor="t" anchorCtr="0" upright="1">
                                <a:noAutofit/>
                              </wps:bodyPr>
                            </wps:wsp>
                            <wps:wsp>
                              <wps:cNvPr id="32" name="Freeform 49"/>
                              <wps:cNvSpPr/>
                              <wps:spPr bwMode="auto">
                                <a:xfrm>
                                  <a:off x="74" y="184"/>
                                  <a:ext cx="57" cy="136"/>
                                </a:xfrm>
                                <a:custGeom>
                                  <a:avLst/>
                                  <a:gdLst>
                                    <a:gd name="T0" fmla="*/ 44 w 57"/>
                                    <a:gd name="T1" fmla="*/ 123 h 136"/>
                                    <a:gd name="T2" fmla="*/ 44 w 57"/>
                                    <a:gd name="T3" fmla="*/ 123 h 136"/>
                                    <a:gd name="T4" fmla="*/ 47 w 57"/>
                                    <a:gd name="T5" fmla="*/ 123 h 136"/>
                                    <a:gd name="T6" fmla="*/ 47 w 57"/>
                                    <a:gd name="T7" fmla="*/ 127 h 136"/>
                                    <a:gd name="T8" fmla="*/ 47 w 57"/>
                                    <a:gd name="T9" fmla="*/ 127 h 136"/>
                                    <a:gd name="T10" fmla="*/ 47 w 57"/>
                                    <a:gd name="T11" fmla="*/ 127 h 136"/>
                                    <a:gd name="T12" fmla="*/ 47 w 57"/>
                                    <a:gd name="T13" fmla="*/ 127 h 136"/>
                                    <a:gd name="T14" fmla="*/ 47 w 57"/>
                                    <a:gd name="T15" fmla="*/ 127 h 136"/>
                                    <a:gd name="T16" fmla="*/ 47 w 57"/>
                                    <a:gd name="T17" fmla="*/ 127 h 136"/>
                                    <a:gd name="T18" fmla="*/ 47 w 57"/>
                                    <a:gd name="T19" fmla="*/ 130 h 136"/>
                                    <a:gd name="T20" fmla="*/ 50 w 57"/>
                                    <a:gd name="T21" fmla="*/ 130 h 136"/>
                                    <a:gd name="T22" fmla="*/ 50 w 57"/>
                                    <a:gd name="T23" fmla="*/ 130 h 136"/>
                                    <a:gd name="T24" fmla="*/ 57 w 57"/>
                                    <a:gd name="T25" fmla="*/ 130 h 136"/>
                                    <a:gd name="T26" fmla="*/ 57 w 57"/>
                                    <a:gd name="T27" fmla="*/ 136 h 136"/>
                                    <a:gd name="T28" fmla="*/ 0 w 57"/>
                                    <a:gd name="T29" fmla="*/ 136 h 136"/>
                                    <a:gd name="T30" fmla="*/ 0 w 57"/>
                                    <a:gd name="T31" fmla="*/ 130 h 136"/>
                                    <a:gd name="T32" fmla="*/ 4 w 57"/>
                                    <a:gd name="T33" fmla="*/ 130 h 136"/>
                                    <a:gd name="T34" fmla="*/ 4 w 57"/>
                                    <a:gd name="T35" fmla="*/ 130 h 136"/>
                                    <a:gd name="T36" fmla="*/ 7 w 57"/>
                                    <a:gd name="T37" fmla="*/ 130 h 136"/>
                                    <a:gd name="T38" fmla="*/ 7 w 57"/>
                                    <a:gd name="T39" fmla="*/ 127 h 136"/>
                                    <a:gd name="T40" fmla="*/ 7 w 57"/>
                                    <a:gd name="T41" fmla="*/ 127 h 136"/>
                                    <a:gd name="T42" fmla="*/ 10 w 57"/>
                                    <a:gd name="T43" fmla="*/ 127 h 136"/>
                                    <a:gd name="T44" fmla="*/ 10 w 57"/>
                                    <a:gd name="T45" fmla="*/ 127 h 136"/>
                                    <a:gd name="T46" fmla="*/ 10 w 57"/>
                                    <a:gd name="T47" fmla="*/ 127 h 136"/>
                                    <a:gd name="T48" fmla="*/ 10 w 57"/>
                                    <a:gd name="T49" fmla="*/ 123 h 136"/>
                                    <a:gd name="T50" fmla="*/ 10 w 57"/>
                                    <a:gd name="T51" fmla="*/ 123 h 136"/>
                                    <a:gd name="T52" fmla="*/ 10 w 57"/>
                                    <a:gd name="T53" fmla="*/ 123 h 136"/>
                                    <a:gd name="T54" fmla="*/ 10 w 57"/>
                                    <a:gd name="T55" fmla="*/ 123 h 136"/>
                                    <a:gd name="T56" fmla="*/ 10 w 57"/>
                                    <a:gd name="T57" fmla="*/ 12 h 136"/>
                                    <a:gd name="T58" fmla="*/ 10 w 57"/>
                                    <a:gd name="T59" fmla="*/ 12 h 136"/>
                                    <a:gd name="T60" fmla="*/ 10 w 57"/>
                                    <a:gd name="T61" fmla="*/ 9 h 136"/>
                                    <a:gd name="T62" fmla="*/ 10 w 57"/>
                                    <a:gd name="T63" fmla="*/ 9 h 136"/>
                                    <a:gd name="T64" fmla="*/ 10 w 57"/>
                                    <a:gd name="T65" fmla="*/ 9 h 136"/>
                                    <a:gd name="T66" fmla="*/ 7 w 57"/>
                                    <a:gd name="T67" fmla="*/ 9 h 136"/>
                                    <a:gd name="T68" fmla="*/ 7 w 57"/>
                                    <a:gd name="T69" fmla="*/ 6 h 136"/>
                                    <a:gd name="T70" fmla="*/ 7 w 57"/>
                                    <a:gd name="T71" fmla="*/ 6 h 136"/>
                                    <a:gd name="T72" fmla="*/ 7 w 57"/>
                                    <a:gd name="T73" fmla="*/ 6 h 136"/>
                                    <a:gd name="T74" fmla="*/ 0 w 57"/>
                                    <a:gd name="T75" fmla="*/ 6 h 136"/>
                                    <a:gd name="T76" fmla="*/ 0 w 57"/>
                                    <a:gd name="T77" fmla="*/ 0 h 136"/>
                                    <a:gd name="T78" fmla="*/ 57 w 57"/>
                                    <a:gd name="T79" fmla="*/ 0 h 136"/>
                                    <a:gd name="T80" fmla="*/ 57 w 57"/>
                                    <a:gd name="T81" fmla="*/ 6 h 136"/>
                                    <a:gd name="T82" fmla="*/ 47 w 57"/>
                                    <a:gd name="T83" fmla="*/ 6 h 136"/>
                                    <a:gd name="T84" fmla="*/ 47 w 57"/>
                                    <a:gd name="T85" fmla="*/ 6 h 136"/>
                                    <a:gd name="T86" fmla="*/ 47 w 57"/>
                                    <a:gd name="T87" fmla="*/ 6 h 136"/>
                                    <a:gd name="T88" fmla="*/ 47 w 57"/>
                                    <a:gd name="T89" fmla="*/ 9 h 136"/>
                                    <a:gd name="T90" fmla="*/ 47 w 57"/>
                                    <a:gd name="T91" fmla="*/ 9 h 136"/>
                                    <a:gd name="T92" fmla="*/ 47 w 57"/>
                                    <a:gd name="T93" fmla="*/ 9 h 136"/>
                                    <a:gd name="T94" fmla="*/ 47 w 57"/>
                                    <a:gd name="T95" fmla="*/ 9 h 136"/>
                                    <a:gd name="T96" fmla="*/ 47 w 57"/>
                                    <a:gd name="T97" fmla="*/ 12 h 136"/>
                                    <a:gd name="T98" fmla="*/ 44 w 57"/>
                                    <a:gd name="T99" fmla="*/ 12 h 136"/>
                                    <a:gd name="T100" fmla="*/ 44 w 57"/>
                                    <a:gd name="T101" fmla="*/ 123 h 136"/>
                                    <a:gd name="T102" fmla="*/ 44 w 57"/>
                                    <a:gd name="T103" fmla="*/ 123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57" h="136">
                                      <a:moveTo>
                                        <a:pt x="44" y="123"/>
                                      </a:moveTo>
                                      <a:lnTo>
                                        <a:pt x="44" y="123"/>
                                      </a:lnTo>
                                      <a:lnTo>
                                        <a:pt x="47" y="123"/>
                                      </a:lnTo>
                                      <a:lnTo>
                                        <a:pt x="47" y="127"/>
                                      </a:lnTo>
                                      <a:lnTo>
                                        <a:pt x="47" y="127"/>
                                      </a:lnTo>
                                      <a:lnTo>
                                        <a:pt x="47" y="127"/>
                                      </a:lnTo>
                                      <a:lnTo>
                                        <a:pt x="47" y="127"/>
                                      </a:lnTo>
                                      <a:lnTo>
                                        <a:pt x="47" y="127"/>
                                      </a:lnTo>
                                      <a:lnTo>
                                        <a:pt x="47" y="127"/>
                                      </a:lnTo>
                                      <a:lnTo>
                                        <a:pt x="47" y="130"/>
                                      </a:lnTo>
                                      <a:lnTo>
                                        <a:pt x="50" y="130"/>
                                      </a:lnTo>
                                      <a:lnTo>
                                        <a:pt x="50" y="130"/>
                                      </a:lnTo>
                                      <a:lnTo>
                                        <a:pt x="57" y="130"/>
                                      </a:lnTo>
                                      <a:lnTo>
                                        <a:pt x="57" y="136"/>
                                      </a:lnTo>
                                      <a:lnTo>
                                        <a:pt x="0" y="136"/>
                                      </a:lnTo>
                                      <a:lnTo>
                                        <a:pt x="0" y="130"/>
                                      </a:lnTo>
                                      <a:lnTo>
                                        <a:pt x="4" y="130"/>
                                      </a:lnTo>
                                      <a:lnTo>
                                        <a:pt x="4" y="130"/>
                                      </a:lnTo>
                                      <a:lnTo>
                                        <a:pt x="7" y="130"/>
                                      </a:lnTo>
                                      <a:lnTo>
                                        <a:pt x="7" y="127"/>
                                      </a:lnTo>
                                      <a:lnTo>
                                        <a:pt x="7" y="127"/>
                                      </a:lnTo>
                                      <a:lnTo>
                                        <a:pt x="10" y="127"/>
                                      </a:lnTo>
                                      <a:lnTo>
                                        <a:pt x="10" y="127"/>
                                      </a:lnTo>
                                      <a:lnTo>
                                        <a:pt x="10" y="127"/>
                                      </a:lnTo>
                                      <a:lnTo>
                                        <a:pt x="10" y="123"/>
                                      </a:lnTo>
                                      <a:lnTo>
                                        <a:pt x="10" y="123"/>
                                      </a:lnTo>
                                      <a:lnTo>
                                        <a:pt x="10" y="123"/>
                                      </a:lnTo>
                                      <a:lnTo>
                                        <a:pt x="10" y="123"/>
                                      </a:lnTo>
                                      <a:lnTo>
                                        <a:pt x="10" y="12"/>
                                      </a:lnTo>
                                      <a:lnTo>
                                        <a:pt x="10" y="12"/>
                                      </a:lnTo>
                                      <a:lnTo>
                                        <a:pt x="10" y="9"/>
                                      </a:lnTo>
                                      <a:lnTo>
                                        <a:pt x="10" y="9"/>
                                      </a:lnTo>
                                      <a:lnTo>
                                        <a:pt x="10" y="9"/>
                                      </a:lnTo>
                                      <a:lnTo>
                                        <a:pt x="7" y="9"/>
                                      </a:lnTo>
                                      <a:lnTo>
                                        <a:pt x="7" y="6"/>
                                      </a:lnTo>
                                      <a:lnTo>
                                        <a:pt x="7" y="6"/>
                                      </a:lnTo>
                                      <a:lnTo>
                                        <a:pt x="7" y="6"/>
                                      </a:lnTo>
                                      <a:lnTo>
                                        <a:pt x="0" y="6"/>
                                      </a:lnTo>
                                      <a:lnTo>
                                        <a:pt x="0" y="0"/>
                                      </a:lnTo>
                                      <a:lnTo>
                                        <a:pt x="57" y="0"/>
                                      </a:lnTo>
                                      <a:lnTo>
                                        <a:pt x="57" y="6"/>
                                      </a:lnTo>
                                      <a:lnTo>
                                        <a:pt x="47" y="6"/>
                                      </a:lnTo>
                                      <a:lnTo>
                                        <a:pt x="47" y="6"/>
                                      </a:lnTo>
                                      <a:lnTo>
                                        <a:pt x="47" y="6"/>
                                      </a:lnTo>
                                      <a:lnTo>
                                        <a:pt x="47" y="9"/>
                                      </a:lnTo>
                                      <a:lnTo>
                                        <a:pt x="47" y="9"/>
                                      </a:lnTo>
                                      <a:lnTo>
                                        <a:pt x="47" y="9"/>
                                      </a:lnTo>
                                      <a:lnTo>
                                        <a:pt x="47" y="9"/>
                                      </a:lnTo>
                                      <a:lnTo>
                                        <a:pt x="47" y="12"/>
                                      </a:lnTo>
                                      <a:lnTo>
                                        <a:pt x="44" y="12"/>
                                      </a:lnTo>
                                      <a:lnTo>
                                        <a:pt x="44" y="123"/>
                                      </a:lnTo>
                                      <a:lnTo>
                                        <a:pt x="44" y="123"/>
                                      </a:lnTo>
                                      <a:close/>
                                    </a:path>
                                  </a:pathLst>
                                </a:custGeom>
                                <a:solidFill>
                                  <a:srgbClr val="000000"/>
                                </a:solidFill>
                                <a:ln>
                                  <a:noFill/>
                                </a:ln>
                              </wps:spPr>
                              <wps:bodyPr rot="0" vert="horz" wrap="square" lIns="91440" tIns="45720" rIns="91440" bIns="45720" anchor="t" anchorCtr="0" upright="1">
                                <a:noAutofit/>
                              </wps:bodyPr>
                            </wps:wsp>
                            <wps:wsp>
                              <wps:cNvPr id="33" name="Freeform 50"/>
                              <wps:cNvSpPr/>
                              <wps:spPr bwMode="auto">
                                <a:xfrm>
                                  <a:off x="146" y="181"/>
                                  <a:ext cx="118" cy="143"/>
                                </a:xfrm>
                                <a:custGeom>
                                  <a:avLst/>
                                  <a:gdLst>
                                    <a:gd name="T0" fmla="*/ 87 w 118"/>
                                    <a:gd name="T1" fmla="*/ 130 h 143"/>
                                    <a:gd name="T2" fmla="*/ 29 w 118"/>
                                    <a:gd name="T3" fmla="*/ 143 h 143"/>
                                    <a:gd name="T4" fmla="*/ 34 w 118"/>
                                    <a:gd name="T5" fmla="*/ 130 h 143"/>
                                    <a:gd name="T6" fmla="*/ 34 w 118"/>
                                    <a:gd name="T7" fmla="*/ 126 h 143"/>
                                    <a:gd name="T8" fmla="*/ 37 w 118"/>
                                    <a:gd name="T9" fmla="*/ 126 h 143"/>
                                    <a:gd name="T10" fmla="*/ 29 w 118"/>
                                    <a:gd name="T11" fmla="*/ 27 h 143"/>
                                    <a:gd name="T12" fmla="*/ 25 w 118"/>
                                    <a:gd name="T13" fmla="*/ 27 h 143"/>
                                    <a:gd name="T14" fmla="*/ 22 w 118"/>
                                    <a:gd name="T15" fmla="*/ 31 h 143"/>
                                    <a:gd name="T16" fmla="*/ 19 w 118"/>
                                    <a:gd name="T17" fmla="*/ 31 h 143"/>
                                    <a:gd name="T18" fmla="*/ 19 w 118"/>
                                    <a:gd name="T19" fmla="*/ 31 h 143"/>
                                    <a:gd name="T20" fmla="*/ 19 w 118"/>
                                    <a:gd name="T21" fmla="*/ 31 h 143"/>
                                    <a:gd name="T22" fmla="*/ 16 w 118"/>
                                    <a:gd name="T23" fmla="*/ 34 h 143"/>
                                    <a:gd name="T24" fmla="*/ 16 w 118"/>
                                    <a:gd name="T25" fmla="*/ 34 h 143"/>
                                    <a:gd name="T26" fmla="*/ 16 w 118"/>
                                    <a:gd name="T27" fmla="*/ 37 h 143"/>
                                    <a:gd name="T28" fmla="*/ 12 w 118"/>
                                    <a:gd name="T29" fmla="*/ 40 h 143"/>
                                    <a:gd name="T30" fmla="*/ 12 w 118"/>
                                    <a:gd name="T31" fmla="*/ 43 h 143"/>
                                    <a:gd name="T32" fmla="*/ 0 w 118"/>
                                    <a:gd name="T33" fmla="*/ 49 h 143"/>
                                    <a:gd name="T34" fmla="*/ 118 w 118"/>
                                    <a:gd name="T35" fmla="*/ 0 h 143"/>
                                    <a:gd name="T36" fmla="*/ 105 w 118"/>
                                    <a:gd name="T37" fmla="*/ 49 h 143"/>
                                    <a:gd name="T38" fmla="*/ 105 w 118"/>
                                    <a:gd name="T39" fmla="*/ 40 h 143"/>
                                    <a:gd name="T40" fmla="*/ 105 w 118"/>
                                    <a:gd name="T41" fmla="*/ 37 h 143"/>
                                    <a:gd name="T42" fmla="*/ 102 w 118"/>
                                    <a:gd name="T43" fmla="*/ 34 h 143"/>
                                    <a:gd name="T44" fmla="*/ 102 w 118"/>
                                    <a:gd name="T45" fmla="*/ 34 h 143"/>
                                    <a:gd name="T46" fmla="*/ 100 w 118"/>
                                    <a:gd name="T47" fmla="*/ 31 h 143"/>
                                    <a:gd name="T48" fmla="*/ 100 w 118"/>
                                    <a:gd name="T49" fmla="*/ 31 h 143"/>
                                    <a:gd name="T50" fmla="*/ 100 w 118"/>
                                    <a:gd name="T51" fmla="*/ 31 h 143"/>
                                    <a:gd name="T52" fmla="*/ 96 w 118"/>
                                    <a:gd name="T53" fmla="*/ 31 h 143"/>
                                    <a:gd name="T54" fmla="*/ 93 w 118"/>
                                    <a:gd name="T55" fmla="*/ 27 h 143"/>
                                    <a:gd name="T56" fmla="*/ 90 w 118"/>
                                    <a:gd name="T57" fmla="*/ 27 h 143"/>
                                    <a:gd name="T58" fmla="*/ 83 w 118"/>
                                    <a:gd name="T59" fmla="*/ 126 h 143"/>
                                    <a:gd name="T60" fmla="*/ 83 w 118"/>
                                    <a:gd name="T61" fmla="*/ 126 h 143"/>
                                    <a:gd name="T62" fmla="*/ 83 w 118"/>
                                    <a:gd name="T63" fmla="*/ 130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8" h="143">
                                      <a:moveTo>
                                        <a:pt x="87" y="130"/>
                                      </a:moveTo>
                                      <a:lnTo>
                                        <a:pt x="87" y="130"/>
                                      </a:lnTo>
                                      <a:lnTo>
                                        <a:pt x="87" y="143"/>
                                      </a:lnTo>
                                      <a:lnTo>
                                        <a:pt x="29" y="143"/>
                                      </a:lnTo>
                                      <a:lnTo>
                                        <a:pt x="29" y="130"/>
                                      </a:lnTo>
                                      <a:lnTo>
                                        <a:pt x="34" y="130"/>
                                      </a:lnTo>
                                      <a:lnTo>
                                        <a:pt x="34" y="126"/>
                                      </a:lnTo>
                                      <a:lnTo>
                                        <a:pt x="34" y="126"/>
                                      </a:lnTo>
                                      <a:lnTo>
                                        <a:pt x="34" y="126"/>
                                      </a:lnTo>
                                      <a:lnTo>
                                        <a:pt x="37" y="126"/>
                                      </a:lnTo>
                                      <a:lnTo>
                                        <a:pt x="37" y="27"/>
                                      </a:lnTo>
                                      <a:lnTo>
                                        <a:pt x="29" y="27"/>
                                      </a:lnTo>
                                      <a:lnTo>
                                        <a:pt x="29" y="27"/>
                                      </a:lnTo>
                                      <a:lnTo>
                                        <a:pt x="25" y="27"/>
                                      </a:lnTo>
                                      <a:lnTo>
                                        <a:pt x="25" y="31"/>
                                      </a:lnTo>
                                      <a:lnTo>
                                        <a:pt x="22" y="31"/>
                                      </a:lnTo>
                                      <a:lnTo>
                                        <a:pt x="22" y="31"/>
                                      </a:lnTo>
                                      <a:lnTo>
                                        <a:pt x="19" y="31"/>
                                      </a:lnTo>
                                      <a:lnTo>
                                        <a:pt x="19" y="31"/>
                                      </a:lnTo>
                                      <a:lnTo>
                                        <a:pt x="19" y="31"/>
                                      </a:lnTo>
                                      <a:lnTo>
                                        <a:pt x="19" y="31"/>
                                      </a:lnTo>
                                      <a:lnTo>
                                        <a:pt x="19" y="31"/>
                                      </a:lnTo>
                                      <a:lnTo>
                                        <a:pt x="16" y="34"/>
                                      </a:lnTo>
                                      <a:lnTo>
                                        <a:pt x="16" y="34"/>
                                      </a:lnTo>
                                      <a:lnTo>
                                        <a:pt x="16" y="34"/>
                                      </a:lnTo>
                                      <a:lnTo>
                                        <a:pt x="16" y="34"/>
                                      </a:lnTo>
                                      <a:lnTo>
                                        <a:pt x="16" y="37"/>
                                      </a:lnTo>
                                      <a:lnTo>
                                        <a:pt x="16" y="37"/>
                                      </a:lnTo>
                                      <a:lnTo>
                                        <a:pt x="16" y="40"/>
                                      </a:lnTo>
                                      <a:lnTo>
                                        <a:pt x="12" y="40"/>
                                      </a:lnTo>
                                      <a:lnTo>
                                        <a:pt x="12" y="40"/>
                                      </a:lnTo>
                                      <a:lnTo>
                                        <a:pt x="12" y="43"/>
                                      </a:lnTo>
                                      <a:lnTo>
                                        <a:pt x="12" y="49"/>
                                      </a:lnTo>
                                      <a:lnTo>
                                        <a:pt x="0" y="49"/>
                                      </a:lnTo>
                                      <a:lnTo>
                                        <a:pt x="0" y="0"/>
                                      </a:lnTo>
                                      <a:lnTo>
                                        <a:pt x="118" y="0"/>
                                      </a:lnTo>
                                      <a:lnTo>
                                        <a:pt x="118" y="49"/>
                                      </a:lnTo>
                                      <a:lnTo>
                                        <a:pt x="105" y="49"/>
                                      </a:lnTo>
                                      <a:lnTo>
                                        <a:pt x="105" y="40"/>
                                      </a:lnTo>
                                      <a:lnTo>
                                        <a:pt x="105" y="40"/>
                                      </a:lnTo>
                                      <a:lnTo>
                                        <a:pt x="105" y="37"/>
                                      </a:lnTo>
                                      <a:lnTo>
                                        <a:pt x="105" y="37"/>
                                      </a:lnTo>
                                      <a:lnTo>
                                        <a:pt x="105" y="37"/>
                                      </a:lnTo>
                                      <a:lnTo>
                                        <a:pt x="102" y="34"/>
                                      </a:lnTo>
                                      <a:lnTo>
                                        <a:pt x="102" y="34"/>
                                      </a:lnTo>
                                      <a:lnTo>
                                        <a:pt x="102" y="34"/>
                                      </a:lnTo>
                                      <a:lnTo>
                                        <a:pt x="102" y="34"/>
                                      </a:lnTo>
                                      <a:lnTo>
                                        <a:pt x="100" y="31"/>
                                      </a:lnTo>
                                      <a:lnTo>
                                        <a:pt x="100" y="31"/>
                                      </a:lnTo>
                                      <a:lnTo>
                                        <a:pt x="100" y="31"/>
                                      </a:lnTo>
                                      <a:lnTo>
                                        <a:pt x="100" y="31"/>
                                      </a:lnTo>
                                      <a:lnTo>
                                        <a:pt x="100" y="31"/>
                                      </a:lnTo>
                                      <a:lnTo>
                                        <a:pt x="96" y="31"/>
                                      </a:lnTo>
                                      <a:lnTo>
                                        <a:pt x="96" y="31"/>
                                      </a:lnTo>
                                      <a:lnTo>
                                        <a:pt x="93" y="31"/>
                                      </a:lnTo>
                                      <a:lnTo>
                                        <a:pt x="93" y="27"/>
                                      </a:lnTo>
                                      <a:lnTo>
                                        <a:pt x="90" y="27"/>
                                      </a:lnTo>
                                      <a:lnTo>
                                        <a:pt x="90" y="27"/>
                                      </a:lnTo>
                                      <a:lnTo>
                                        <a:pt x="83" y="27"/>
                                      </a:lnTo>
                                      <a:lnTo>
                                        <a:pt x="83" y="126"/>
                                      </a:lnTo>
                                      <a:lnTo>
                                        <a:pt x="83" y="126"/>
                                      </a:lnTo>
                                      <a:lnTo>
                                        <a:pt x="83" y="126"/>
                                      </a:lnTo>
                                      <a:lnTo>
                                        <a:pt x="83" y="126"/>
                                      </a:lnTo>
                                      <a:lnTo>
                                        <a:pt x="83" y="130"/>
                                      </a:lnTo>
                                      <a:lnTo>
                                        <a:pt x="87" y="130"/>
                                      </a:lnTo>
                                      <a:close/>
                                    </a:path>
                                  </a:pathLst>
                                </a:custGeom>
                                <a:solidFill>
                                  <a:srgbClr val="FFFFFF"/>
                                </a:solidFill>
                                <a:ln>
                                  <a:noFill/>
                                </a:ln>
                              </wps:spPr>
                              <wps:bodyPr rot="0" vert="horz" wrap="square" lIns="91440" tIns="45720" rIns="91440" bIns="45720" anchor="t" anchorCtr="0" upright="1">
                                <a:noAutofit/>
                              </wps:bodyPr>
                            </wps:wsp>
                            <wps:wsp>
                              <wps:cNvPr id="34" name="Freeform 51"/>
                              <wps:cNvSpPr/>
                              <wps:spPr bwMode="auto">
                                <a:xfrm>
                                  <a:off x="150" y="184"/>
                                  <a:ext cx="111" cy="136"/>
                                </a:xfrm>
                                <a:custGeom>
                                  <a:avLst/>
                                  <a:gdLst>
                                    <a:gd name="T0" fmla="*/ 5 w 111"/>
                                    <a:gd name="T1" fmla="*/ 43 h 136"/>
                                    <a:gd name="T2" fmla="*/ 0 w 111"/>
                                    <a:gd name="T3" fmla="*/ 0 h 136"/>
                                    <a:gd name="T4" fmla="*/ 111 w 111"/>
                                    <a:gd name="T5" fmla="*/ 43 h 136"/>
                                    <a:gd name="T6" fmla="*/ 108 w 111"/>
                                    <a:gd name="T7" fmla="*/ 37 h 136"/>
                                    <a:gd name="T8" fmla="*/ 104 w 111"/>
                                    <a:gd name="T9" fmla="*/ 34 h 136"/>
                                    <a:gd name="T10" fmla="*/ 104 w 111"/>
                                    <a:gd name="T11" fmla="*/ 31 h 136"/>
                                    <a:gd name="T12" fmla="*/ 104 w 111"/>
                                    <a:gd name="T13" fmla="*/ 31 h 136"/>
                                    <a:gd name="T14" fmla="*/ 101 w 111"/>
                                    <a:gd name="T15" fmla="*/ 28 h 136"/>
                                    <a:gd name="T16" fmla="*/ 101 w 111"/>
                                    <a:gd name="T17" fmla="*/ 28 h 136"/>
                                    <a:gd name="T18" fmla="*/ 101 w 111"/>
                                    <a:gd name="T19" fmla="*/ 28 h 136"/>
                                    <a:gd name="T20" fmla="*/ 98 w 111"/>
                                    <a:gd name="T21" fmla="*/ 24 h 136"/>
                                    <a:gd name="T22" fmla="*/ 98 w 111"/>
                                    <a:gd name="T23" fmla="*/ 24 h 136"/>
                                    <a:gd name="T24" fmla="*/ 96 w 111"/>
                                    <a:gd name="T25" fmla="*/ 21 h 136"/>
                                    <a:gd name="T26" fmla="*/ 92 w 111"/>
                                    <a:gd name="T27" fmla="*/ 21 h 136"/>
                                    <a:gd name="T28" fmla="*/ 89 w 111"/>
                                    <a:gd name="T29" fmla="*/ 21 h 136"/>
                                    <a:gd name="T30" fmla="*/ 86 w 111"/>
                                    <a:gd name="T31" fmla="*/ 21 h 136"/>
                                    <a:gd name="T32" fmla="*/ 74 w 111"/>
                                    <a:gd name="T33" fmla="*/ 127 h 136"/>
                                    <a:gd name="T34" fmla="*/ 76 w 111"/>
                                    <a:gd name="T35" fmla="*/ 127 h 136"/>
                                    <a:gd name="T36" fmla="*/ 76 w 111"/>
                                    <a:gd name="T37" fmla="*/ 127 h 136"/>
                                    <a:gd name="T38" fmla="*/ 79 w 111"/>
                                    <a:gd name="T39" fmla="*/ 130 h 136"/>
                                    <a:gd name="T40" fmla="*/ 83 w 111"/>
                                    <a:gd name="T41" fmla="*/ 130 h 136"/>
                                    <a:gd name="T42" fmla="*/ 30 w 111"/>
                                    <a:gd name="T43" fmla="*/ 136 h 136"/>
                                    <a:gd name="T44" fmla="*/ 33 w 111"/>
                                    <a:gd name="T45" fmla="*/ 130 h 136"/>
                                    <a:gd name="T46" fmla="*/ 33 w 111"/>
                                    <a:gd name="T47" fmla="*/ 130 h 136"/>
                                    <a:gd name="T48" fmla="*/ 33 w 111"/>
                                    <a:gd name="T49" fmla="*/ 127 h 136"/>
                                    <a:gd name="T50" fmla="*/ 37 w 111"/>
                                    <a:gd name="T51" fmla="*/ 127 h 136"/>
                                    <a:gd name="T52" fmla="*/ 37 w 111"/>
                                    <a:gd name="T53" fmla="*/ 123 h 136"/>
                                    <a:gd name="T54" fmla="*/ 37 w 111"/>
                                    <a:gd name="T55" fmla="*/ 21 h 136"/>
                                    <a:gd name="T56" fmla="*/ 25 w 111"/>
                                    <a:gd name="T57" fmla="*/ 21 h 136"/>
                                    <a:gd name="T58" fmla="*/ 21 w 111"/>
                                    <a:gd name="T59" fmla="*/ 21 h 136"/>
                                    <a:gd name="T60" fmla="*/ 18 w 111"/>
                                    <a:gd name="T61" fmla="*/ 21 h 136"/>
                                    <a:gd name="T62" fmla="*/ 15 w 111"/>
                                    <a:gd name="T63" fmla="*/ 24 h 136"/>
                                    <a:gd name="T64" fmla="*/ 15 w 111"/>
                                    <a:gd name="T65" fmla="*/ 24 h 136"/>
                                    <a:gd name="T66" fmla="*/ 12 w 111"/>
                                    <a:gd name="T67" fmla="*/ 28 h 136"/>
                                    <a:gd name="T68" fmla="*/ 8 w 111"/>
                                    <a:gd name="T69" fmla="*/ 28 h 136"/>
                                    <a:gd name="T70" fmla="*/ 8 w 111"/>
                                    <a:gd name="T71" fmla="*/ 28 h 136"/>
                                    <a:gd name="T72" fmla="*/ 8 w 111"/>
                                    <a:gd name="T73" fmla="*/ 31 h 136"/>
                                    <a:gd name="T74" fmla="*/ 8 w 111"/>
                                    <a:gd name="T75" fmla="*/ 31 h 136"/>
                                    <a:gd name="T76" fmla="*/ 5 w 111"/>
                                    <a:gd name="T77" fmla="*/ 34 h 136"/>
                                    <a:gd name="T78" fmla="*/ 5 w 111"/>
                                    <a:gd name="T79" fmla="*/ 4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11" h="136">
                                      <a:moveTo>
                                        <a:pt x="5" y="40"/>
                                      </a:moveTo>
                                      <a:lnTo>
                                        <a:pt x="5" y="43"/>
                                      </a:lnTo>
                                      <a:lnTo>
                                        <a:pt x="0" y="43"/>
                                      </a:lnTo>
                                      <a:lnTo>
                                        <a:pt x="0" y="0"/>
                                      </a:lnTo>
                                      <a:lnTo>
                                        <a:pt x="111" y="0"/>
                                      </a:lnTo>
                                      <a:lnTo>
                                        <a:pt x="111" y="43"/>
                                      </a:lnTo>
                                      <a:lnTo>
                                        <a:pt x="108" y="43"/>
                                      </a:lnTo>
                                      <a:lnTo>
                                        <a:pt x="108" y="37"/>
                                      </a:lnTo>
                                      <a:lnTo>
                                        <a:pt x="104" y="37"/>
                                      </a:lnTo>
                                      <a:lnTo>
                                        <a:pt x="104" y="34"/>
                                      </a:lnTo>
                                      <a:lnTo>
                                        <a:pt x="104" y="34"/>
                                      </a:lnTo>
                                      <a:lnTo>
                                        <a:pt x="104" y="31"/>
                                      </a:lnTo>
                                      <a:lnTo>
                                        <a:pt x="104" y="31"/>
                                      </a:lnTo>
                                      <a:lnTo>
                                        <a:pt x="104" y="31"/>
                                      </a:lnTo>
                                      <a:lnTo>
                                        <a:pt x="101" y="31"/>
                                      </a:lnTo>
                                      <a:lnTo>
                                        <a:pt x="101" y="28"/>
                                      </a:lnTo>
                                      <a:lnTo>
                                        <a:pt x="101" y="28"/>
                                      </a:lnTo>
                                      <a:lnTo>
                                        <a:pt x="101" y="28"/>
                                      </a:lnTo>
                                      <a:lnTo>
                                        <a:pt x="101" y="28"/>
                                      </a:lnTo>
                                      <a:lnTo>
                                        <a:pt x="101" y="28"/>
                                      </a:lnTo>
                                      <a:lnTo>
                                        <a:pt x="98" y="24"/>
                                      </a:lnTo>
                                      <a:lnTo>
                                        <a:pt x="98" y="24"/>
                                      </a:lnTo>
                                      <a:lnTo>
                                        <a:pt x="98" y="24"/>
                                      </a:lnTo>
                                      <a:lnTo>
                                        <a:pt x="98" y="24"/>
                                      </a:lnTo>
                                      <a:lnTo>
                                        <a:pt x="96" y="24"/>
                                      </a:lnTo>
                                      <a:lnTo>
                                        <a:pt x="96" y="21"/>
                                      </a:lnTo>
                                      <a:lnTo>
                                        <a:pt x="96" y="21"/>
                                      </a:lnTo>
                                      <a:lnTo>
                                        <a:pt x="92" y="21"/>
                                      </a:lnTo>
                                      <a:lnTo>
                                        <a:pt x="92" y="21"/>
                                      </a:lnTo>
                                      <a:lnTo>
                                        <a:pt x="89" y="21"/>
                                      </a:lnTo>
                                      <a:lnTo>
                                        <a:pt x="86" y="21"/>
                                      </a:lnTo>
                                      <a:lnTo>
                                        <a:pt x="86" y="21"/>
                                      </a:lnTo>
                                      <a:lnTo>
                                        <a:pt x="74" y="21"/>
                                      </a:lnTo>
                                      <a:lnTo>
                                        <a:pt x="74" y="127"/>
                                      </a:lnTo>
                                      <a:lnTo>
                                        <a:pt x="76" y="127"/>
                                      </a:lnTo>
                                      <a:lnTo>
                                        <a:pt x="76" y="127"/>
                                      </a:lnTo>
                                      <a:lnTo>
                                        <a:pt x="76" y="127"/>
                                      </a:lnTo>
                                      <a:lnTo>
                                        <a:pt x="76" y="127"/>
                                      </a:lnTo>
                                      <a:lnTo>
                                        <a:pt x="76" y="130"/>
                                      </a:lnTo>
                                      <a:lnTo>
                                        <a:pt x="79" y="130"/>
                                      </a:lnTo>
                                      <a:lnTo>
                                        <a:pt x="79" y="130"/>
                                      </a:lnTo>
                                      <a:lnTo>
                                        <a:pt x="83" y="130"/>
                                      </a:lnTo>
                                      <a:lnTo>
                                        <a:pt x="83" y="136"/>
                                      </a:lnTo>
                                      <a:lnTo>
                                        <a:pt x="30" y="136"/>
                                      </a:lnTo>
                                      <a:lnTo>
                                        <a:pt x="30" y="130"/>
                                      </a:lnTo>
                                      <a:lnTo>
                                        <a:pt x="33" y="130"/>
                                      </a:lnTo>
                                      <a:lnTo>
                                        <a:pt x="33" y="130"/>
                                      </a:lnTo>
                                      <a:lnTo>
                                        <a:pt x="33" y="130"/>
                                      </a:lnTo>
                                      <a:lnTo>
                                        <a:pt x="33" y="127"/>
                                      </a:lnTo>
                                      <a:lnTo>
                                        <a:pt x="33" y="127"/>
                                      </a:lnTo>
                                      <a:lnTo>
                                        <a:pt x="37" y="127"/>
                                      </a:lnTo>
                                      <a:lnTo>
                                        <a:pt x="37" y="127"/>
                                      </a:lnTo>
                                      <a:lnTo>
                                        <a:pt x="37" y="127"/>
                                      </a:lnTo>
                                      <a:lnTo>
                                        <a:pt x="37" y="123"/>
                                      </a:lnTo>
                                      <a:lnTo>
                                        <a:pt x="37" y="123"/>
                                      </a:lnTo>
                                      <a:lnTo>
                                        <a:pt x="37" y="21"/>
                                      </a:lnTo>
                                      <a:lnTo>
                                        <a:pt x="28" y="21"/>
                                      </a:lnTo>
                                      <a:lnTo>
                                        <a:pt x="25" y="21"/>
                                      </a:lnTo>
                                      <a:lnTo>
                                        <a:pt x="21" y="21"/>
                                      </a:lnTo>
                                      <a:lnTo>
                                        <a:pt x="21" y="21"/>
                                      </a:lnTo>
                                      <a:lnTo>
                                        <a:pt x="18" y="21"/>
                                      </a:lnTo>
                                      <a:lnTo>
                                        <a:pt x="18" y="21"/>
                                      </a:lnTo>
                                      <a:lnTo>
                                        <a:pt x="15" y="21"/>
                                      </a:lnTo>
                                      <a:lnTo>
                                        <a:pt x="15" y="24"/>
                                      </a:lnTo>
                                      <a:lnTo>
                                        <a:pt x="15" y="24"/>
                                      </a:lnTo>
                                      <a:lnTo>
                                        <a:pt x="15" y="24"/>
                                      </a:lnTo>
                                      <a:lnTo>
                                        <a:pt x="12" y="24"/>
                                      </a:lnTo>
                                      <a:lnTo>
                                        <a:pt x="12" y="28"/>
                                      </a:lnTo>
                                      <a:lnTo>
                                        <a:pt x="12" y="28"/>
                                      </a:lnTo>
                                      <a:lnTo>
                                        <a:pt x="8" y="28"/>
                                      </a:lnTo>
                                      <a:lnTo>
                                        <a:pt x="8" y="28"/>
                                      </a:lnTo>
                                      <a:lnTo>
                                        <a:pt x="8" y="28"/>
                                      </a:lnTo>
                                      <a:lnTo>
                                        <a:pt x="8" y="31"/>
                                      </a:lnTo>
                                      <a:lnTo>
                                        <a:pt x="8" y="31"/>
                                      </a:lnTo>
                                      <a:lnTo>
                                        <a:pt x="8" y="31"/>
                                      </a:lnTo>
                                      <a:lnTo>
                                        <a:pt x="8" y="31"/>
                                      </a:lnTo>
                                      <a:lnTo>
                                        <a:pt x="5" y="34"/>
                                      </a:lnTo>
                                      <a:lnTo>
                                        <a:pt x="5" y="34"/>
                                      </a:lnTo>
                                      <a:lnTo>
                                        <a:pt x="5" y="34"/>
                                      </a:lnTo>
                                      <a:lnTo>
                                        <a:pt x="5" y="40"/>
                                      </a:lnTo>
                                      <a:lnTo>
                                        <a:pt x="5" y="4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Group 28" o:spid="_x0000_s1026" o:spt="203" style="position:absolute;left:0pt;margin-left:-4.15pt;margin-top:-27.5pt;height:24.6pt;width:23.3pt;z-index:251656192;mso-width-relative:page;mso-height-relative:page;" coordorigin="9,2" coordsize="466,492" o:gfxdata="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">
                      <o:lock v:ext="edit" aspectratio="f"/>
                      <v:line id="Line 29" o:spid="_x0000_s1026" o:spt="20" style="position:absolute;left:9;top:9;height:480;width:1;" filled="f" stroked="t" coordsize="21600,21600" o:gfxdata="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qVMmvQAA&#10;ANsAAAAPAAAAAAAAAAEAIAAAACIAAABkcnMvZG93bnJldi54bWxQSwECFAAUAAAACACHTuJAMy8F&#10;njsAAAA5AAAAEAAAAAAAAAABACAAAAAMAQAAZHJzL3NoYXBleG1sLnhtbFBLBQYAAAAABgAGAFsB&#10;AAC2AwAAAAA=&#10;">
                        <v:fill on="f" focussize="0,0"/>
                        <v:stroke weight="0.00102362204724409pt" color="#FFFFFF" joinstyle="round"/>
                        <v:imagedata o:title=""/>
                        <o:lock v:ext="edit" aspectratio="f"/>
                      </v:line>
                      <v:line id="Line 30" o:spid="_x0000_s1026" o:spt="20" style="position:absolute;left:9;top:493;height:1;width:465;" filled="f" stroked="t" coordsize="21600,21600" o:gfxdata="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B7zVG5AAAA2wAA&#10;AA8AAAAAAAAAAQAgAAAAIgAAAGRycy9kb3ducmV2LnhtbFBLAQIUABQAAAAIAIdO4kAzLwWeOwAA&#10;ADkAAAAQAAAAAAAAAAEAIAAAAAgBAABkcnMvc2hhcGV4bWwueG1sUEsFBgAAAAAGAAYAWwEAALID&#10;AAAAAA==&#10;">
                        <v:fill on="f" focussize="0,0"/>
                        <v:stroke weight="0.00102362204724409pt" color="#FFFFFF" joinstyle="round"/>
                        <v:imagedata o:title=""/>
                        <o:lock v:ext="edit" aspectratio="f"/>
                      </v:line>
                      <v:line id="Line 31" o:spid="_x0000_s1026" o:spt="20" style="position:absolute;left:474;top:9;flip:y;height:484;width:1;" filled="f" stroked="t" coordsize="21600,21600" o:gfxdata="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y9dH7sAAADb&#10;AAAADwAAAAAAAAABACAAAAAiAAAAZHJzL2Rvd25yZXYueG1sUEsBAhQAFAAAAAgAh07iQDMvBZ47&#10;AAAAOQAAABAAAAAAAAAAAQAgAAAACgEAAGRycy9zaGFwZXhtbC54bWxQSwUGAAAAAAYABgBbAQAA&#10;tAMAAAAA&#10;">
                        <v:fill on="f" focussize="0,0"/>
                        <v:stroke weight="0.00102362204724409pt" color="#FFFFFF" joinstyle="round"/>
                        <v:imagedata o:title=""/>
                        <o:lock v:ext="edit" aspectratio="f"/>
                      </v:line>
                      <v:line id="Line 32" o:spid="_x0000_s1026" o:spt="20" style="position:absolute;left:9;top:9;flip:x;height:1;width:462;" filled="f" stroked="t" coordsize="21600,21600" o:gfxdata="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GP4hLsAAADb&#10;AAAADwAAAAAAAAABACAAAAAiAAAAZHJzL2Rvd25yZXYueG1sUEsBAhQAFAAAAAgAh07iQDMvBZ47&#10;AAAAOQAAABAAAAAAAAAAAQAgAAAACgEAAGRycy9zaGFwZXhtbC54bWxQSwUGAAAAAAYABgBbAQAA&#10;tAMAAAAA&#10;">
                        <v:fill on="f" focussize="0,0"/>
                        <v:stroke weight="0.00102362204724409pt" color="#FFFFFF" joinstyle="round"/>
                        <v:imagedata o:title=""/>
                        <o:lock v:ext="edit" aspectratio="f"/>
                      </v:line>
                      <v:line id="Line 33" o:spid="_x0000_s1026" o:spt="20" style="position:absolute;left:9;top:9;height:1;width:1;" filled="f" stroked="t" coordsize="21600,21600" o:gfxdata="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DG7JugAAANsA&#10;AAAPAAAAAAAAAAEAIAAAACIAAABkcnMvZG93bnJldi54bWxQSwECFAAUAAAACACHTuJAMy8FnjsA&#10;AAA5AAAAEAAAAAAAAAABACAAAAAJAQAAZHJzL3NoYXBleG1sLnhtbFBLBQYAAAAABgAGAFsBAACz&#10;AwAAAAA=&#10;">
                        <v:fill on="f" focussize="0,0"/>
                        <v:stroke weight="0.00102362204724409pt" color="#FFFFFF" joinstyle="round"/>
                        <v:imagedata o:title=""/>
                        <o:lock v:ext="edit" aspectratio="f"/>
                      </v:line>
                      <v:shape id="Freeform 34" o:spid="_x0000_s1026" o:spt="100" style="position:absolute;left:74;top:104;height:297;width:309;" fillcolor="#000000" filled="t" stroked="f" coordsize="309,297" o:gfxdata="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Gf2ENtwAAANsAAAAP&#10;AAAAAAAAAAEAIAAAACIAAABkcnMvZG93bnJldi54bWxQSwECFAAUAAAACACHTuJAMy8FnjsAAAA5&#10;AAAAEAAAAAAAAAABACAAAAAGAQAAZHJzL3NoYXBleG1sLnhtbFBLBQYAAAAABgAGAFsBAACwAwAA&#10;AAA=&#10;" path="m4,297l4,256,4,254,4,247,4,241,4,238,4,232,7,228,7,222,7,220,10,213,10,210,10,203,12,201,12,194,16,191,16,186,19,182,19,176,22,173,22,169,25,164,25,160,29,157,32,151,32,148,34,145,37,139,41,135,41,133,44,126,47,123,50,120,54,117,57,111,59,108,62,104,66,101,69,98,69,96,88,77,91,74,94,70,97,67,104,64,106,62,109,58,113,55,116,55,121,52,125,49,127,45,133,43,137,43,140,40,147,38,150,34,152,34,159,31,162,29,168,29,172,25,177,25,180,22,184,22,190,19,197,16,199,16,206,16,209,12,215,12,219,12,224,10,227,10,234,7,240,7,244,7,249,7,252,7,259,4,268,4,274,4,306,4,309,4,309,0,306,0,299,0,281,0,274,0,262,0,259,4,252,4,249,4,244,4,240,4,234,4,227,7,224,7,219,7,212,10,209,10,206,12,199,12,194,12,190,16,184,16,180,19,174,22,172,22,165,25,162,25,155,29,152,31,150,31,143,34,140,38,133,38,130,40,127,43,125,45,118,49,116,52,113,55,106,55,104,58,101,62,97,64,94,67,91,70,84,74,81,77,79,80,76,86,66,96,62,98,59,101,57,104,54,111,50,114,47,117,47,120,41,126,41,130,37,133,34,135,32,142,32,145,29,151,25,154,25,157,22,164,19,167,19,173,16,176,16,182,12,186,12,188,10,194,10,198,10,203,7,210,7,213,4,220,4,222,4,225,4,232,0,235,0,241,0,247,0,250,0,256,0,263,0,290,0,290,4,297xe">
                        <v:path o:connectlocs="4,254;4,238;7,222;10,210;12,194;19,182;22,169;29,157;34,145;41,133;50,120;59,108;69,98;91,74;104,64;113,55;125,49;137,43;150,34;162,29;177,25;190,19;206,16;219,12;234,7;249,7;268,4;309,4;299,0;262,0;249,4;234,4;219,7;206,12;190,16;174,22;162,25;150,31;133,38;125,45;113,55;101,62;91,70;79,80;62,98;54,111;47,120;37,133;32,145;25,157;19,173;12,186;10,198;7,213;4,225;0,241;0,256;0,290" o:connectangles="0,0,0,0,0,0,0,0,0,0,0,0,0,0,0,0,0,0,0,0,0,0,0,0,0,0,0,0,0,0,0,0,0,0,0,0,0,0,0,0,0,0,0,0,0,0,0,0,0,0,0,0,0,0,0,0,0,0"/>
                        <v:fill on="t" focussize="0,0"/>
                        <v:stroke on="f"/>
                        <v:imagedata o:title=""/>
                        <o:lock v:ext="edit" aspectratio="f"/>
                      </v:shape>
                      <v:shape id="Freeform 35" o:spid="_x0000_s1026" o:spt="100" style="position:absolute;left:171;top:48;height:411;width:171;" fillcolor="#000000" filled="t" stroked="f" coordsize="171,411" o:gfxdata="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Yakq8AAAA&#10;2wAAAA8AAAAAAAAAAQAgAAAAIgAAAGRycy9kb3ducmV2LnhtbFBLAQIUABQAAAAIAIdO4kAzLwWe&#10;OwAAADkAAAAQAAAAAAAAAAEAIAAAAAsBAABkcnMvc2hhcGV4bWwueG1sUEsFBgAAAAAGAAYAWwEA&#10;ALUDAAAAAA==&#10;" path="m0,407l0,407,7,407,9,404,16,401,19,401,24,398,28,395,30,395,36,392,40,389,43,385,50,383,53,383,55,381,58,378,65,374,68,371,71,368,75,365,80,359,87,356,90,353,93,349,100,344,102,337,105,334,109,331,112,328,115,325,115,322,122,315,122,312,124,310,127,306,130,300,134,297,134,294,137,288,140,284,143,281,143,276,147,272,147,269,149,263,152,259,152,254,152,250,155,244,159,242,159,238,159,232,162,229,162,223,162,216,165,213,165,210,165,204,165,198,165,195,169,189,169,186,169,170,169,167,169,152,169,145,169,136,169,130,169,126,165,120,165,118,165,111,165,108,162,101,162,96,162,94,159,87,159,85,159,78,155,72,155,68,152,63,152,60,149,53,149,51,147,44,147,41,143,34,140,32,137,26,137,19,134,16,130,10,127,7,127,0,130,4,130,7,134,10,137,13,140,19,140,26,143,29,147,32,147,38,149,44,152,47,152,53,155,56,155,63,159,66,159,72,162,78,162,81,162,87,165,90,165,96,165,101,169,105,169,111,169,114,171,120,171,126,171,136,171,139,171,152,171,154,171,167,171,170,171,179,171,186,171,189,171,195,169,198,169,204,169,210,165,213,165,220,165,223,165,229,162,232,162,238,159,242,159,247,159,250,155,257,152,259,152,263,149,269,149,272,147,278,147,281,143,284,140,291,137,294,137,297,134,303,130,306,127,310,124,315,122,319,122,322,115,325,115,331,112,334,109,337,105,340,102,344,100,346,83,362,80,365,75,371,71,374,65,378,62,378,58,381,55,383,50,385,46,389,43,392,36,395,33,395,28,398,24,401,21,404,19,404,12,407,9,407,7,411,0,407,0,407xe">
                        <v:path o:connectlocs="7,407;19,401;30,395;43,385;55,381;68,371;80,359;93,349;105,334;115,325;122,312;130,300;137,288;143,276;149,263;152,250;159,238;162,223;165,210;165,195;169,170;169,145;169,126;165,111;162,96;159,85;155,68;149,53;147,41;137,26;130,10;130,4;137,13;143,29;149,44;155,56;159,72;162,87;165,101;169,114;171,136;171,154;171,179;171,195;169,210;165,223;162,238;159,250;152,263;147,278;140,291;134,303;124,315;115,325;109,337;100,346;75,371;62,378;50,385;36,395;24,401;12,407;0,407" o:connectangles="0,0,0,0,0,0,0,0,0,0,0,0,0,0,0,0,0,0,0,0,0,0,0,0,0,0,0,0,0,0,0,0,0,0,0,0,0,0,0,0,0,0,0,0,0,0,0,0,0,0,0,0,0,0,0,0,0,0,0,0,0,0,0"/>
                        <v:fill on="t" focussize="0,0"/>
                        <v:stroke on="f"/>
                        <v:imagedata o:title=""/>
                        <o:lock v:ext="edit" aspectratio="f"/>
                      </v:shape>
                      <v:shape id="Freeform 36" o:spid="_x0000_s1026" o:spt="100" style="position:absolute;left:254;top:67;height:101;width:126;" fillcolor="#000000" filled="t" stroked="f" coordsize="126,101" o:gfxdata="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gl7bsAAADb&#10;AAAADwAAAAAAAAABACAAAAAiAAAAZHJzL2Rvd25yZXYueG1sUEsBAhQAFAAAAAgAh07iQDMvBZ47&#10;AAAAOQAAABAAAAAAAAAAAQAgAAAACgEAAGRycy9zaGFwZXhtbC54bWxQSwUGAAAAAAYABgBbAQAA&#10;tAMAAAAA&#10;" path="m86,19l82,15,82,15,82,15,79,15,79,13,79,13,76,13,76,13,76,13,72,13,72,10,69,10,69,10,66,10,66,7,66,7,64,7,60,7,60,7,60,7,60,3,57,3,54,3,54,3,51,3,47,3,47,3,41,3,41,0,32,0,32,3,26,3,26,3,26,3,22,3,19,3,19,3,19,3,19,7,17,7,17,7,14,7,10,10,10,10,10,13,10,13,7,13,7,13,7,13,7,13,4,15,4,15,4,19,4,19,4,19,4,19,4,22,4,25,0,25,0,37,4,37,4,41,4,41,4,44,4,44,4,44,4,44,4,47,7,49,7,49,7,49,7,49,7,53,7,53,10,53,10,53,10,56,10,56,10,59,10,59,14,59,14,59,14,59,14,62,14,62,17,66,17,66,19,68,19,68,19,68,22,71,22,71,26,71,26,75,26,77,29,77,29,77,29,77,29,77,32,80,32,80,35,80,35,82,39,82,39,82,39,82,39,82,41,86,41,86,41,86,44,86,44,89,47,89,47,89,47,89,51,92,51,92,51,92,54,92,54,92,54,92,57,92,57,95,60,95,60,95,60,95,64,95,64,99,66,99,66,99,66,99,69,99,69,99,69,99,76,99,76,101,79,101,79,101,86,101,86,101,94,101,94,101,101,101,101,101,104,101,104,99,107,99,107,99,107,99,107,99,111,99,111,99,111,99,113,95,113,95,113,95,113,95,116,95,116,92,116,92,116,92,119,89,119,89,119,89,119,89,119,89,119,89,123,86,123,86,123,86,123,82,123,82,123,82,126,80,126,80,126,77,126,68,126,68,126,66,123,66,123,62,123,62,123,59,123,59,123,59,119,59,119,56,119,56,119,56,119,53,119,53,119,53,119,49,116,49,116,49,116,47,116,47,113,44,113,41,113,41,111,41,111,41,107,34,107,34,104,32,104,32,101,32,98,28,98,28,98,25,98,25,94,22,91,22,88,19,88,19,86,19,86,19,82,19,82,19,79,19,79,19,79,19,79,19,76,15,76,15,76,15,72,15,72,13,72,13,69,13,69,13,69,13,66,13,66,13,66,13,64,10,64,10,64,10,60,10,60,10,57,10,57,10,57,10,54,7,54,7,54,7,47,7,47,7,41,7,39,3,32,3,32,7,29,7,26,7,22,7,22,7,22,7,19,10,19,10,19,10,19,10,17,10,17,10,17,10,17,10,14,13,14,13,14,13,14,13,10,15,10,15,10,15,10,15,7,19,7,19,7,19,7,22,7,22,7,22,4,25,4,37,7,37,7,41,7,41,7,41,7,44,7,44,10,47,10,47,10,49,10,49,10,49,10,53,14,53,14,53,14,53,14,53,14,56,14,56,17,59,17,59,17,59,17,62,19,62,19,62,19,62,22,66,22,68,26,68,26,71,26,71,29,71,29,71,29,75,32,77,32,77,32,77,35,77,35,77,35,77,39,80,39,80,41,82,41,82,41,82,44,82,47,86,47,86,51,86,51,86,51,89,54,89,54,89,54,89,54,89,57,89,57,89,57,92,60,92,60,92,64,92,64,92,64,92,64,92,66,92,66,95,69,95,69,95,69,95,72,95,76,95,76,99,79,99,79,99,86,99,88,99,94,99,94,99,98,99,101,99,101,99,104,95,107,95,107,95,107,95,107,95,107,95,111,92,111,92,111,92,113,92,113,92,113,92,113,92,113,92,116,89,116,86,119,82,119,82,119,82,119,80,119,80,119,77,123,75,123,71,119,71,119,68,119,66,119,66,119,62,119,62,119,59,119,59,116,59,116,59,116,56,116,56,116,56,116,53,116,53,116,53,113,53,113,49,113,49,113,49,113,47,113,47,113,47,111,44,111,44,107,44,107,41,107,41,107,41,107,41,104,41,104,37,104,37,104,37,101,34,101,34,98,32,98,32,98,32,98,32,94,28,94,28,91,28,91,28,91,25,91,25,88,22,86,22,86,22,82,22,82,19,86,19xe">
                        <v:path o:connectlocs="79,13;69,10;60,7;47,3;26,3;17,7;7,13;4,19;4,41;7,49;10,53;14,59;19,68;29,77;39,82;44,86;51,92;60,95;69,99;86,101;104,99;111,99;116,92;119,89;126,80;123,62;119,56;116,49;111,41;98,28;86,19;79,19;69,13;64,10;54,7;32,3;19,10;17,10;10,15;7,22;7,44;10,53;17,59;22,66;29,75;39,80;47,86;54,89;64,92;69,95;88,99;107,95;111,92;116,86;123,75;119,62;116,56;113,49;107,41;104,37;94,28;86,22" o:connectangles="0,0,0,0,0,0,0,0,0,0,0,0,0,0,0,0,0,0,0,0,0,0,0,0,0,0,0,0,0,0,0,0,0,0,0,0,0,0,0,0,0,0,0,0,0,0,0,0,0,0,0,0,0,0,0,0,0,0,0,0,0,0"/>
                        <v:fill on="t" focussize="0,0"/>
                        <v:stroke on="f"/>
                        <v:imagedata o:title=""/>
                        <o:lock v:ext="edit" aspectratio="f"/>
                      </v:shape>
                      <v:shape id="Freeform 37" o:spid="_x0000_s1026" o:spt="100" style="position:absolute;left:146;top:46;height:234;width:293;" fillcolor="#000000" filled="t" stroked="f" coordsize="293,234" o:gfxdata="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TeSv7sAAADb&#10;AAAADwAAAAAAAAABACAAAAAiAAAAZHJzL2Rvd25yZXYueG1sUEsBAhQAFAAAAAgAh07iQDMvBZ47&#10;AAAAOQAAABAAAAAAAAAAAQAgAAAACgEAAGRycy9zaGFwZXhtbC54bWxQSwUGAAAAAAYABgBbAQAA&#10;tAMAAAAA&#10;" path="m293,166l293,159,293,162,290,162,290,166,290,169,290,172,290,175,290,175,288,178,288,178,288,181,288,181,288,181,288,184,284,188,284,188,284,191,284,191,281,191,281,193,281,193,278,197,278,197,278,200,274,203,274,203,271,206,268,209,268,209,266,209,266,212,262,212,262,212,259,215,259,215,259,215,256,218,256,218,253,218,253,218,249,222,249,222,246,222,246,222,243,222,241,225,241,225,237,225,237,225,234,227,234,227,231,227,227,227,227,227,224,227,221,227,219,231,215,231,212,231,187,231,187,231,184,231,180,227,174,227,174,227,172,227,168,227,168,227,165,227,162,225,159,225,159,225,155,225,152,225,149,222,149,222,147,222,143,222,140,222,140,218,137,218,134,218,134,218,130,215,127,215,125,212,125,212,122,212,118,212,118,209,115,209,112,209,112,206,108,206,105,203,105,203,102,203,100,200,96,200,96,197,93,197,90,193,90,193,87,193,83,191,83,191,80,188,78,188,78,184,75,184,75,181,71,181,68,178,65,175,61,175,61,172,53,166,53,166,53,162,49,159,46,159,46,156,37,147,37,144,34,141,32,141,32,138,29,135,29,135,29,132,25,128,25,128,22,125,22,125,22,122,19,120,19,120,19,116,19,116,16,113,16,110,16,110,12,107,12,107,12,103,12,101,9,101,9,98,9,96,9,96,9,92,7,92,7,89,7,87,7,87,7,83,7,80,4,77,4,74,4,70,4,55,4,55,4,53,7,49,7,46,7,43,7,43,7,40,7,40,9,40,9,36,9,36,9,34,9,34,12,31,12,31,12,28,12,28,16,24,16,24,16,21,19,21,19,21,19,18,22,15,25,12,29,9,29,9,29,9,34,6,34,2,37,2,37,2,37,2,41,0,41,0,32,2,32,2,29,2,29,6,25,6,25,9,19,15,19,15,16,18,12,21,12,21,12,21,12,24,9,28,9,28,9,28,9,31,7,31,7,34,7,34,7,36,4,36,4,40,4,40,4,43,4,43,4,46,4,49,0,49,0,53,0,55,0,74,0,77,0,80,4,80,4,83,4,87,4,87,4,89,4,92,4,92,4,96,7,96,7,98,7,101,7,101,9,103,9,103,9,107,9,110,12,110,12,113,12,116,16,116,16,120,16,120,19,122,19,125,19,125,22,128,22,128,22,132,25,135,25,135,29,138,29,141,34,144,34,147,37,154,41,156,41,156,44,159,44,159,49,166,53,169,55,172,55,172,58,175,61,178,68,181,71,184,71,188,75,188,75,188,78,191,80,193,83,193,87,197,87,197,90,200,93,200,96,200,96,203,100,203,102,206,102,206,105,209,108,209,112,209,112,212,115,212,118,212,118,215,122,215,125,218,127,218,127,218,130,218,134,222,134,222,137,222,140,222,143,225,147,225,147,225,149,225,152,227,152,227,155,227,159,227,162,227,162,231,165,231,168,231,172,231,174,231,177,231,177,231,180,234,187,234,190,234,212,234,215,234,219,234,221,231,224,231,224,231,231,231,231,231,234,231,237,231,237,227,241,227,241,227,243,227,243,227,246,225,249,225,249,225,253,222,253,222,256,222,256,222,259,222,259,218,262,218,262,218,262,215,266,215,268,215,268,212,271,212,271,209,274,209,278,206,278,203,278,203,281,200,281,200,281,200,284,197,284,197,284,193,284,193,288,191,288,191,288,188,288,188,290,184,290,184,290,181,290,181,293,178,293,178,293,175,293,175,293,172,293,172,293,169,293,166xe">
                        <v:path o:connectlocs="290,172;288,181;281,193;271,206;259,215;249,222;237,225;224,227;184,231;165,227;149,222;134,218;118,209;102,203;87,193;75,181;53,166;34,141;25,128;19,116;12,101;7,89;4,70;7,43;9,34;16,21;29,9;41,0;25,9;12,24;7,34;4,46;0,80;4,92;9,103;16,120;22,132;37,154;55,172;75,188;90,200;105,209;122,215;137,222;152,227;172,231;212,234;231,231;243,227;256,222;268,215;278,203;284,193;290,181;293,172" o:connectangles="0,0,0,0,0,0,0,0,0,0,0,0,0,0,0,0,0,0,0,0,0,0,0,0,0,0,0,0,0,0,0,0,0,0,0,0,0,0,0,0,0,0,0,0,0,0,0,0,0,0,0,0,0,0,0"/>
                        <v:fill on="t" focussize="0,0"/>
                        <v:stroke on="f"/>
                        <v:imagedata o:title=""/>
                        <o:lock v:ext="edit" aspectratio="f"/>
                      </v:shape>
                      <v:shape id="Freeform 38" o:spid="_x0000_s1026" o:spt="100" style="position:absolute;left:90;top:67;height:244;width:349;" fillcolor="#000000" filled="t" stroked="f" coordsize="349,244" o:gfxdata="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Fv7VbsAAADb&#10;AAAADwAAAAAAAAABACAAAAAiAAAAZHJzL2Rvd25yZXYueG1sUEsBAhQAFAAAAAgAh07iQDMvBZ47&#10;AAAAOQAAABAAAAAAAAAAAQAgAAAACgEAAGRycy9zaGFwZXhtbC54bWxQSwUGAAAAAAYABgBbAQAA&#10;tAMAAAAA&#10;" path="m3,25l0,32,3,28,9,28,9,25,13,25,16,22,18,19,21,19,25,15,28,15,31,15,38,13,41,13,43,10,46,10,50,10,53,10,56,7,60,7,63,7,68,7,72,3,75,3,78,3,81,3,85,3,114,3,117,3,127,3,131,3,134,3,136,7,143,7,146,7,149,7,152,10,156,10,161,10,164,10,168,13,174,13,178,15,181,15,183,19,186,19,193,19,196,22,199,25,203,25,205,28,211,28,215,32,218,32,221,34,224,37,228,37,233,41,236,44,240,47,243,47,246,49,250,53,252,56,255,59,258,59,262,62,265,66,268,68,271,71,275,75,283,82,287,86,290,89,290,89,293,95,297,95,299,99,302,104,305,107,305,107,309,114,312,117,312,120,315,123,318,126,318,129,322,133,322,135,324,138,327,141,327,145,327,148,330,154,330,157,334,160,334,163,337,167,337,170,337,172,340,176,340,179,340,185,340,188,344,191,344,194,344,197,344,201,344,204,346,210,346,216,346,219,346,225,346,228,346,238,344,240,344,244,344,244,346,244,346,238,349,235,349,210,346,206,346,204,346,201,346,197,346,194,346,188,344,185,344,182,344,179,340,176,340,170,340,170,337,163,337,160,337,157,334,154,334,151,330,148,330,145,327,138,327,135,324,133,324,129,322,126,318,123,318,120,315,117,312,114,312,111,309,107,305,104,305,101,302,99,299,95,297,92,293,89,290,86,290,82,277,71,275,71,271,66,268,66,265,62,262,59,258,56,255,53,252,49,246,47,243,47,240,44,236,41,233,37,230,37,228,34,224,32,218,32,215,28,211,25,208,25,205,22,203,22,196,19,193,19,190,15,183,15,181,13,178,13,174,10,171,10,168,10,161,7,158,7,156,7,152,7,146,3,143,3,139,3,136,0,131,0,124,0,121,0,117,0,111,0,88,0,85,0,81,0,78,0,75,0,68,0,65,3,63,3,60,3,56,3,53,7,50,7,43,7,41,10,38,10,34,10,31,13,28,13,25,15,21,15,18,15,16,19,13,19,9,22,6,25,3,25,3,25xe">
                        <v:path o:connectlocs="9,28;18,19;31,15;46,10;60,7;75,3;114,3;134,3;149,7;164,10;181,15;196,22;211,28;224,37;240,47;252,56;265,66;283,82;293,95;305,107;312,120;322,133;327,145;334,160;337,172;340,188;344,201;346,219;344,240;346,238;346,204;346,188;340,176;337,160;330,148;324,133;318,120;309,107;299,95;290,82;268,66;255,53;240,44;228,34;211,25;196,19;181,13;168,10;152,7;136,0;117,0;81,0;65,3;53,7;38,10;25,15;13,19;3,25" o:connectangles="0,0,0,0,0,0,0,0,0,0,0,0,0,0,0,0,0,0,0,0,0,0,0,0,0,0,0,0,0,0,0,0,0,0,0,0,0,0,0,0,0,0,0,0,0,0,0,0,0,0,0,0,0,0,0,0,0,0"/>
                        <v:fill on="t" focussize="0,0"/>
                        <v:stroke on="f"/>
                        <v:imagedata o:title=""/>
                        <o:lock v:ext="edit" aspectratio="f"/>
                      </v:shape>
                      <v:shape id="Freeform 39" o:spid="_x0000_s1026" o:spt="100" style="position:absolute;left:21;top:40;height:427;width:425;" fillcolor="#000000" filled="t" stroked="f" coordsize="425,427" o:gfxdata="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tLSNitwAAANsAAAAP&#10;AAAAAAAAAAEAIAAAACIAAABkcnMvZG93bnJldi54bWxQSwECFAAUAAAACACHTuJAMy8FnjsAAAA5&#10;AAAAEAAAAAAAAAABACAAAAAGAQAAZHJzL3NoYXBleG1sLnhtbFBLBQYAAAAABgAGAFsBAACwAwAA&#10;AAA=&#10;" path="m321,34l319,34,319,30,315,30,312,27,309,27,305,24,302,24,299,21,297,21,293,21,290,18,287,18,284,15,280,15,277,15,274,12,272,12,268,12,265,8,262,8,259,8,255,8,252,8,250,6,247,6,243,6,237,6,237,3,227,3,221,3,200,3,196,3,186,3,183,6,180,6,178,6,174,6,171,6,169,8,166,8,159,8,159,8,157,12,150,12,147,12,144,15,144,15,141,15,137,18,132,18,132,21,129,21,122,21,122,24,119,24,115,27,112,27,110,30,107,30,103,34,100,34,97,37,94,37,94,40,90,42,87,42,85,46,82,49,78,49,78,52,75,55,69,59,65,61,65,64,63,68,60,68,57,71,57,74,53,74,50,76,50,80,47,83,43,86,43,89,40,93,40,95,38,98,35,98,35,102,31,104,31,107,28,109,28,113,25,116,25,119,22,122,22,126,18,128,18,131,18,134,16,138,16,141,13,144,13,147,13,150,10,153,10,156,10,160,6,162,6,165,6,168,6,172,6,175,3,178,3,181,3,187,3,190,3,199,3,203,3,228,3,231,3,233,3,237,3,246,3,250,6,252,6,255,6,258,6,262,6,265,10,267,10,271,10,274,13,277,13,280,13,284,16,286,16,289,16,292,18,296,18,299,22,302,22,305,22,308,25,311,28,314,28,318,31,320,31,323,35,327,35,330,38,330,38,333,40,336,43,339,43,342,47,345,50,348,50,348,53,352,57,357,60,361,63,361,65,364,65,367,69,370,72,370,72,373,78,376,78,379,82,379,85,382,87,386,90,386,94,389,94,389,97,391,100,393,103,393,107,397,110,397,112,400,115,400,119,403,122,403,122,403,129,406,129,409,132,409,137,409,141,412,141,412,144,412,147,415,150,415,154,415,157,419,159,419,166,419,169,419,171,422,174,422,178,422,180,422,183,422,186,424,190,424,193,424,227,424,230,424,237,424,237,422,243,422,247,422,250,422,252,422,255,419,259,419,262,419,265,419,268,415,272,415,274,415,277,412,280,412,284,412,287,409,290,409,293,409,297,406,299,406,302,403,305,403,309,400,312,400,315,397,319,397,319,393,321,393,324,391,327,389,331,389,334,386,334,386,337,382,340,379,344,379,346,376,352,370,352,370,359,364,362,361,366,357,366,354,371,352,374,348,374,345,378,342,381,339,381,336,384,336,384,333,387,330,391,327,391,323,393,320,393,318,396,314,396,311,399,308,399,305,403,302,403,299,403,296,406,292,406,289,409,286,409,284,409,280,413,277,413,274,413,271,415,267,415,265,415,262,415,258,418,255,418,252,418,250,418,246,418,243,418,240,421,237,421,224,421,221,421,206,421,203,421,194,418,190,418,187,418,181,418,178,418,175,418,172,415,168,415,165,415,162,415,160,413,156,413,153,413,150,409,147,409,144,409,141,406,138,406,134,403,131,403,128,403,126,399,122,399,119,396,116,396,113,393,109,393,107,391,104,391,102,387,98,384,98,384,95,381,93,381,89,378,86,374,83,374,80,368,76,368,74,366,71,362,68,362,68,359,64,356,61,352,59,349,55,344,49,340,49,337,46,337,42,334,42,331,40,327,40,324,37,321,34,324,34,321,30,319,27,315,27,312,24,309,24,305,21,302,21,299,21,297,18,293,18,290,15,287,15,284,12,280,12,277,12,274,8,272,8,268,8,265,6,262,6,259,6,255,6,252,3,250,3,247,3,243,3,240,3,237,3,233,0,227,0,221,0,200,0,196,0,190,0,186,3,183,3,180,3,178,3,171,3,169,3,166,3,166,6,159,6,157,6,154,8,150,8,147,8,144,12,141,12,137,12,134,15,132,15,129,18,125,18,122,21,119,21,115,21,112,24,110,24,107,27,107,27,103,30,100,34,97,34,94,37,90,37,87,40,85,42,82,42,82,46,78,46,72,52,69,55,65,59,63,61,60,64,57,68,53,71,50,74,50,76,47,76,43,80,43,83,40,86,38,89,35,93,35,95,31,98,31,102,28,104,28,107,25,109,25,113,22,116,22,119,18,119,18,122,16,126,16,128,16,131,13,134,13,141,13,141,10,147,10,150,6,153,6,156,6,160,6,162,3,165,3,168,3,172,3,175,0,178,0,181,0,184,0,187,0,190,0,199,0,203,0,228,0,231,0,237,0,240,0,243,0,246,0,250,3,252,3,255,3,258,3,262,3,265,6,267,6,271,6,274,10,277,10,280,10,286,13,289,13,289,16,296,16,299,16,302,18,305,18,308,22,311,22,311,25,314,25,320,28,320,28,327,31,327,31,330,35,333,35,336,38,339,40,342,40,345,43,348,47,348,50,352,50,354,53,357,57,361,60,364,63,367,65,370,65,370,75,379,78,379,78,382,82,386,85,389,87,389,90,391,94,391,97,393,100,397,103,397,103,400,107,400,110,403,112,403,115,406,119,406,122,409,125,409,129,409,132,412,134,412,137,415,141,415,144,415,147,419,150,419,154,419,157,422,159,422,162,422,166,424,169,424,171,424,178,424,180,424,180,424,186,427,193,427,196,427,205,427,208,427,215,427,218,427,227,427,230,427,237,427,237,424,243,424,247,424,250,424,252,424,255,424,259,422,262,422,265,422,268,419,272,419,274,419,277,415,280,415,284,415,287,412,290,412,293,409,297,409,299,409,302,406,305,406,309,403,312,403,315,400,319,400,321,397,324,397,324,393,327,391,331,391,334,389,337,389,340,386,344,382,346,379,346,379,352,373,356,373,359,367,362,364,366,361,368,357,374,352,374,348,378,348,381,345,384,342,384,339,387,336,387,333,391,330,393,327,393,327,396,320,396,320,399,314,399,311,403,311,403,308,403,305,406,302,406,299,409,296,409,292,413,289,413,286,413,284,415,280,415,277,415,271,418,267,418,265,418,262,418,258,421,255,421,252,421,250,421,246,421,243,421,237,425,231,425,221,425,218,425,206,425,203,425,197,421,190,421,187,421,181,421,178,421,175,421,172,418,168,418,165,418,162,418,160,415,156,415,153,415,150,413,147,413,141,413,141,409,134,409,131,409,128,406,126,403,122,403,119,403,119,399,116,399,113,396,109,396,107,393,104,393,102,391,98,387,95,387,93,384,89,384,86,381,83,378,83,378,80,374,76,371,74,371,71,368,68,366,68,362,64,362,61,359,59,352,55,352,52,346,46,344,46,340,42,337,42,334,40,331,37,331,37,327,34,324,34,321,34xe">
                        <v:path o:connectlocs="290,18;252,8;180,6;144,15;107,30;75,55;43,86;25,119;10,156;3,203;10,267;22,305;43,339;72,370;103,393;141,412;178,422;250,422;287,409;321,393;359,364;387,330;406,292;418,255;418,190;413,150;396,113;374,80;337,46;309,24;272,8;233,0;166,3;129,18;94,37;57,68;31,102;13,134;3,175;0,243;10,280;25,320;50,352;85,389;119,406;157,422;205,427;255,424;293,409;327,391;366,361;393,327;413,289;421,250;421,181;413,141;396,107;371,74;337,42" o:connectangles="0,0,0,0,0,0,0,0,0,0,0,0,0,0,0,0,0,0,0,0,0,0,0,0,0,0,0,0,0,0,0,0,0,0,0,0,0,0,0,0,0,0,0,0,0,0,0,0,0,0,0,0,0,0,0,0,0,0,0"/>
                        <v:fill on="t" focussize="0,0"/>
                        <v:stroke on="f"/>
                        <v:imagedata o:title=""/>
                        <o:lock v:ext="edit" aspectratio="f"/>
                      </v:shape>
                      <v:shape id="Freeform 40" o:spid="_x0000_s1026" o:spt="100" style="position:absolute;left:21;top:43;height:421;width:337;" fillcolor="#000000" filled="t" stroked="f" coordsize="337,421" o:gfxdata="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LwfEL4A&#10;AADbAAAADwAAAAAAAAABACAAAAAiAAAAZHJzL2Rvd25yZXYueG1sUEsBAhQAFAAAAAgAh07iQDMv&#10;BZ47AAAAOQAAABAAAAAAAAAAAQAgAAAADQEAAGRycy9zaGFwZXhtbC54bWxQSwUGAAAAAAYABgBb&#10;AQAAtwMAAAAA&#10;" path="m321,31l321,31,319,31,319,27,315,24,309,21,305,21,305,21,297,18,293,15,293,15,290,15,287,15,287,15,284,12,284,12,280,12,277,9,274,9,274,9,272,9,272,9,268,5,255,3,252,3,250,3,247,3,243,3,237,0,237,0,227,0,221,0,200,0,196,0,196,0,186,0,183,0,178,3,180,3,178,3,174,3,174,3,171,3,159,5,159,5,147,9,144,9,144,12,137,12,134,15,132,15,129,15,125,18,122,18,122,18,112,24,110,24,107,27,103,31,103,31,100,31,97,34,90,37,87,39,87,39,85,43,82,43,82,43,78,46,75,49,75,49,72,49,69,56,69,56,65,58,63,58,63,61,63,61,60,65,57,68,53,71,53,71,50,73,50,73,50,77,50,77,47,80,43,83,43,83,40,83,40,90,38,92,38,90,35,92,35,95,31,99,28,106,25,113,22,116,22,119,18,123,18,125,18,128,16,131,13,138,13,141,13,147,10,150,10,153,10,157,10,157,6,159,6,162,6,165,6,165,6,169,3,172,3,175,3,178,3,184,3,184,3,187,3,196,3,194,0,200,0,225,3,228,3,230,3,234,3,243,3,247,6,255,6,259,6,262,10,271,13,274,13,274,13,277,13,281,13,283,16,286,16,286,16,289,18,293,18,293,18,296,18,299,18,299,22,302,22,302,22,305,25,308,25,311,28,315,28,317,31,324,35,327,38,330,40,333,43,339,47,342,47,345,50,349,53,349,57,354,60,358,63,361,63,361,65,364,69,367,69,367,72,370,72,370,75,373,75,373,78,376,85,379,85,379,85,383,90,383,94,386,90,386,94,388,97,388,100,390,103,390,103,390,107,394,110,394,112,397,115,397,115,400,122,403,122,403,122,403,125,403,129,406,132,406,132,406,134,409,137,409,141,409,144,412,144,409,147,412,150,412,174,419,178,419,178,419,178,421,183,421,183,421,186,421,190,421,190,421,193,421,227,421,230,421,237,421,237,421,243,421,247,419,250,419,262,416,265,416,274,412,277,409,277,412,287,409,290,406,290,406,293,406,297,403,297,403,299,403,299,403,302,400,302,400,305,400,309,397,309,400,312,397,315,394,315,394,319,394,319,390,321,390,321,390,324,388,327,388,337,383,334,383,334,383,327,386,327,386,324,388,324,388,321,388,319,390,315,394,315,394,312,394,309,397,312,397,309,397,305,400,302,400,299,400,297,403,293,403,290,406,287,406,277,409,274,412,274,412,265,412,262,416,250,419,250,419,243,419,240,419,243,419,237,419,237,419,237,419,230,419,227,421,227,421,193,421,190,419,186,419,183,419,180,419,178,419,174,419,150,412,147,412,150,412,144,409,141,409,141,406,137,406,137,406,132,406,129,403,129,403,129,403,122,400,122,400,122,400,119,400,115,397,112,394,110,394,107,390,103,390,100,388,97,388,97,386,94,383,90,383,87,379,85,376,78,373,78,373,75,370,75,370,72,367,69,364,65,364,65,361,63,358,63,358,60,354,60,354,53,349,53,349,50,345,50,342,50,342,47,342,43,339,43,339,40,333,40,333,38,330,38,330,35,324,35,320,31,317,28,315,28,311,25,308,25,305,25,305,22,302,22,299,22,299,22,296,22,296,18,293,18,289,18,289,16,286,16,283,16,283,16,281,13,277,13,274,10,271,13,271,10,262,10,262,6,259,6,259,6,255,6,243,3,243,3,243,3,234,3,230,3,230,3,228,3,225,3,225,3,200,3,196,3,187,3,184,3,178,6,175,6,172,6,169,6,165,6,162,10,159,10,159,10,157,10,153,13,150,10,150,13,147,16,141,16,138,16,138,18,131,18,131,18,128,18,128,22,125,22,125,22,123,22,123,22,119,25,116,25,116,25,113,25,113,28,106,35,101,35,95,38,95,40,92,40,90,43,86,47,83,47,80,50,77,50,77,53,73,57,71,60,68,60,65,63,65,65,61,65,58,69,56,75,52,78,49,78,46,82,46,85,43,87,43,90,39,97,34,100,34,103,31,107,27,110,27,112,24,122,21,122,21,122,21,125,21,129,18,129,18,132,18,134,15,132,15,137,15,141,12,141,15,144,12,144,12,150,9,147,9,159,9,159,5,171,5,174,5,178,3,180,3,183,3,186,3,196,3,200,0,221,0,221,0,225,3,237,3,237,3,237,3,243,3,247,3,243,3,250,5,252,5,255,5,255,5,268,9,272,9,272,9,274,12,277,12,280,12,284,15,284,12,287,15,290,15,290,15,293,18,297,18,297,18,305,24,309,24,309,24,312,27,315,27,315,27,319,31,319,31,321,34,321,31xe">
                        <v:path o:connectlocs="297,18;277,9;247,3;186,0;159,5;122,18;90,37;72,49;53,71;40,83;22,116;10,150;3,172;0,225;10,271;18,293;25,311;47,345;69,367;90,383;110,394;132,406;174,419;193,421;265,416;297,403;315,394;334,383;315,394;293,403;250,419;227,421;147,412;129,403;107,390;78,373;63,358;43,339;28,315;22,296;13,274;3,243;3,196;10,159;16,138;22,119;40,92;60,68;82,46;112,24;132,15;159,5;221,0;250,5;280,12;305,24;321,31" o:connectangles="0,0,0,0,0,0,0,0,0,0,0,0,0,0,0,0,0,0,0,0,0,0,0,0,0,0,0,0,0,0,0,0,0,0,0,0,0,0,0,0,0,0,0,0,0,0,0,0,0,0,0,0,0,0,0,0,0"/>
                        <v:fill on="t" focussize="0,0"/>
                        <v:stroke on="f"/>
                        <v:imagedata o:title=""/>
                        <o:lock v:ext="edit" aspectratio="f"/>
                      </v:shape>
                      <v:shape id="Freeform 41" o:spid="_x0000_s1026" o:spt="100" style="position:absolute;left:17;top:40;height:386;width:425;" fillcolor="#000000" filled="t" stroked="f" coordsize="425,386" o:gfxdata="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5yH6/&#10;AAAA2wAAAA8AAAAAAAAAAQAgAAAAIgAAAGRycy9kb3ducmV2LnhtbFBLAQIUABQAAAAIAIdO4kAz&#10;LwWeOwAAADkAAAAQAAAAAAAAAAEAIAAAAA4BAABkcnMvc2hhcGV4bWwueG1sUEsFBgAAAAAGAAYA&#10;WwEAALgDAAAAAA==&#10;" path="m341,386l344,382,344,379,350,376,356,373,356,370,366,364,366,361,370,357,372,354,375,352,378,348,382,345,382,342,385,339,391,333,391,330,395,323,397,320,400,318,400,314,400,314,400,311,400,311,403,308,403,305,407,302,407,299,407,299,410,296,410,292,410,292,410,289,413,289,413,286,413,286,413,284,417,277,417,274,417,271,417,271,419,267,419,265,419,262,422,258,422,252,422,250,425,243,425,240,425,237,425,224,425,221,425,206,425,203,425,203,425,194,425,187,425,190,425,184,422,178,422,178,422,175,422,168,419,165,419,165,419,162,419,160,417,156,417,156,417,153,417,150,413,144,413,141,413,141,413,138,410,134,410,134,410,131,410,131,407,128,407,128,407,126,403,122,403,119,403,119,403,116,400,113,400,109,397,107,395,104,395,102,391,98,391,95,391,95,385,93,385,86,382,86,382,86,378,80,372,74,372,76,372,74,370,71,366,68,366,68,366,64,366,64,363,61,360,61,356,55,353,55,348,49,344,46,341,42,338,42,335,40,331,37,328,37,325,34,325,37,328,30,325,30,323,27,319,27,319,27,316,24,306,21,303,18,303,18,303,18,297,15,294,15,294,15,291,12,288,12,291,12,284,12,281,8,278,8,276,8,272,8,276,8,269,6,266,6,251,3,247,3,244,0,241,0,237,0,231,0,225,0,204,0,200,0,200,0,194,0,190,0,190,0,187,0,182,3,184,3,178,3,173,3,173,3,170,3,166,6,163,6,163,6,161,6,158,8,154,8,151,8,145,12,141,12,138,12,136,15,133,15,126,18,123,21,119,21,116,24,114,24,111,27,111,27,104,30,104,30,104,30,101,34,94,37,94,37,91,40,91,40,86,42,82,46,82,46,82,46,76,52,76,52,73,52,69,59,69,59,67,61,64,61,57,68,57,71,57,71,54,74,51,74,51,76,51,76,47,80,44,83,44,83,44,86,42,89,42,89,39,93,39,95,35,98,35,102,32,104,32,107,29,107,26,113,26,113,22,116,22,119,22,122,20,126,20,128,17,131,17,134,17,138,14,141,14,144,10,156,10,156,7,162,7,165,7,168,7,168,4,178,4,181,4,181,4,184,4,187,4,187,4,190,4,199,4,197,0,203,0,228,4,231,4,237,4,240,4,233,4,237,4,231,4,228,4,228,4,203,4,199,4,190,4,187,4,184,7,181,7,178,7,168,7,165,7,165,10,162,10,160,10,156,14,147,14,147,17,144,17,141,17,141,17,134,17,138,20,131,20,128,20,128,22,128,22,126,22,122,26,119,26,119,26,119,26,116,29,113,29,109,32,107,32,104,35,102,39,98,39,95,42,93,42,89,44,86,47,86,47,80,51,80,54,76,54,74,57,71,61,68,64,64,67,61,69,59,76,55,76,52,82,49,86,46,89,42,91,40,94,37,101,34,104,34,107,30,111,27,111,27,111,27,111,27,116,27,116,24,116,24,119,24,123,21,123,21,126,21,133,18,136,15,136,15,138,15,141,15,141,15,145,12,145,12,151,12,154,8,158,8,163,6,161,8,163,8,170,6,170,6,170,6,173,6,182,3,184,3,187,3,190,3,194,3,200,3,204,0,225,0,225,0,229,3,237,3,234,3,241,3,244,3,244,3,247,3,251,3,251,3,266,8,269,8,269,6,272,8,276,8,278,12,281,12,284,12,284,12,288,15,291,15,291,15,294,15,297,18,297,18,301,18,303,21,306,21,306,21,316,27,319,27,323,27,323,27,325,30,328,34,325,30,325,34,328,37,328,37,331,40,335,40,338,42,341,46,338,46,341,46,348,49,348,49,350,55,353,59,353,59,360,61,363,64,363,64,363,68,366,68,370,71,370,74,372,76,378,80,382,86,385,89,385,93,388,98,391,98,391,104,395,104,397,107,397,109,400,113,400,116,400,116,400,119,403,122,407,126,407,126,407,128,407,131,407,131,410,134,410,134,410,138,410,141,413,144,413,144,413,150,417,153,417,156,417,160,417,160,419,162,419,165,419,168,422,175,422,178,422,187,422,190,422,194,422,203,425,206,425,221,425,221,422,224,422,237,422,233,422,237,422,243,422,243,422,250,422,252,422,252,419,258,419,262,419,265,419,265,417,267,417,271,417,274,413,277,413,284,410,286,410,289,407,292,407,296,407,299,407,302,403,305,400,308,400,311,400,314,397,318,397,320,395,323,391,327,391,327,388,330,388,333,385,339,385,339,382,342,378,345,378,345,375,348,375,352,375,348,370,354,370,357,366,361,363,361,356,370,356,370,353,370,350,376,350,376,344,379,341,382,338,386,341,386xe">
                        <v:path o:connectlocs="370,357;395,323;407,302;413,286;422,258;425,203;422,168;413,144;407,128;395,104;378,80;363,61;331,37;316,24;288,12;266,6;200,0;173,3;151,8;116,24;94,37;73,52;51,74;39,93;22,116;14,144;4,181;4,231;4,199;10,162;17,138;26,119;42,93;61,68;91,40;116,27;136,15;163,6;187,3;234,3;269,6;291,15;319,27;331,40;353,59;372,76;397,107;407,128;413,150;422,178;422,237;419,262;410,289;397,318;382,342;363,361;341,386" o:connectangles="0,0,0,0,0,0,0,0,0,0,0,0,0,0,0,0,0,0,0,0,0,0,0,0,0,0,0,0,0,0,0,0,0,0,0,0,0,0,0,0,0,0,0,0,0,0,0,0,0,0,0,0,0,0,0,0,0"/>
                        <v:fill on="t" focussize="0,0"/>
                        <v:stroke on="f"/>
                        <v:imagedata o:title=""/>
                        <o:lock v:ext="edit" aspectratio="f"/>
                      </v:shape>
                      <v:shape id="Freeform 42" o:spid="_x0000_s1026" o:spt="100" style="position:absolute;left:21;top:70;height:397;width:425;" fillcolor="#000000" filled="t" stroked="f" coordsize="425,397" o:gfxdata="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oC/8vQAA&#10;ANsAAAAPAAAAAAAAAAEAIAAAACIAAABkcnMvZG93bnJldi54bWxQSwECFAAUAAAACACHTuJAMy8F&#10;njsAAAA5AAAAEAAAAAAAAAABACAAAAAMAQAAZHJzL3NoYXBleG1sLnhtbFBLBQYAAAAABgAGAFsB&#10;AAC2AwAAAAA=&#10;" path="m0,210l0,213,0,216,0,220,3,228,3,232,3,235,6,237,6,237,6,241,6,244,10,256,13,259,13,259,13,259,13,262,13,266,13,266,16,269,16,272,16,272,16,275,16,275,18,278,18,278,18,281,22,284,22,288,22,284,25,290,28,293,28,297,35,303,35,306,38,309,40,312,40,315,43,318,43,322,47,322,50,324,53,327,53,331,60,334,63,337,63,340,65,343,65,343,72,349,78,352,78,352,82,356,85,359,85,359,94,361,90,361,94,363,97,363,97,367,100,367,103,370,107,370,112,373,115,376,115,376,119,376,119,376,122,379,125,379,129,382,129,382,132,382,132,382,134,385,134,382,137,385,144,389,144,385,147,389,150,389,150,389,166,394,169,394,171,394,171,394,178,397,180,397,180,397,183,397,193,397,193,397,193,397,205,397,205,397,208,397,215,397,218,397,227,397,230,397,237,397,237,397,243,397,250,394,252,394,272,389,274,389,277,385,277,389,280,385,284,385,284,385,287,382,287,385,290,382,293,382,293,382,297,379,297,379,299,379,302,376,302,376,305,376,315,370,319,370,321,367,327,363,327,361,331,361,337,359,340,356,344,352,346,352,349,349,352,343,356,343,362,337,362,334,368,331,368,327,374,322,378,322,378,318,381,315,384,312,384,309,387,303,391,300,393,297,396,293,396,290,399,284,403,281,403,281,403,281,403,278,406,275,406,275,406,272,409,269,406,269,409,266,409,266,409,262,409,262,413,259,413,256,413,254,413,254,415,250,418,232,421,228,421,225,421,222,425,213,425,207,425,201,425,191,425,188,425,176,425,173,425,173,425,164,425,160,425,160,425,154,421,151,421,148,421,148,421,145,421,142,421,138,418,135,415,114,413,111,413,111,413,108,413,104,409,101,409,101,409,98,406,96,406,92,406,92,403,89,403,86,399,86,396,77,396,77,393,74,393,72,391,68,391,65,387,63,387,63,384,59,384,56,381,53,381,53,378,46,374,46,371,44,371,41,368,38,366,34,366,34,366,31,362,31,359,29,352,22,352,22,346,16,344,16,340,12,337,10,337,10,331,7,327,4,324,0,321,4,321,7,324,4,324,4,327,4,331,7,331,7,334,10,334,10,337,12,337,12,340,16,344,16,346,19,346,19,349,22,352,25,352,25,359,29,359,31,362,34,362,34,366,38,366,38,368,41,371,44,374,46,374,50,381,56,381,56,384,59,384,63,387,65,391,68,391,72,393,74,393,77,396,79,399,86,403,89,403,89,403,89,403,92,406,98,406,98,406,98,409,101,409,108,409,104,409,111,413,111,413,114,413,117,413,117,418,135,418,138,418,142,421,145,421,148,421,151,421,157,421,160,421,167,421,173,425,176,425,188,425,188,421,191,421,201,421,201,421,207,421,213,421,213,418,222,418,225,418,225,418,228,418,232,413,247,413,254,413,254,409,256,409,262,409,262,406,266,406,272,403,275,403,275,403,275,399,278,399,281,396,288,393,290,393,293,391,300,391,300,387,303,387,303,384,309,381,312,381,312,381,315,378,315,378,315,374,318,374,322,374,322,368,327,366,331,362,334,359,337,356,340,356,340,352,343,346,349,346,349,344,349,344,352,344,352,340,356,340,356,337,356,337,356,331,359,327,361,324,363,324,363,321,367,319,367,315,370,305,373,302,376,299,376,297,379,293,379,290,382,287,382,284,385,280,385,277,385,274,389,272,389,252,394,252,394,250,394,243,394,243,394,237,394,237,394,237,394,230,394,225,397,227,397,218,397,215,397,215,397,208,397,205,397,196,397,193,394,186,394,180,394,180,394,171,394,169,394,166,392,150,389,147,389,147,389,144,385,137,385,137,385,134,382,134,382,132,382,132,382,129,379,125,379,125,379,122,376,119,376,115,373,112,373,112,373,107,370,107,367,103,367,100,363,97,363,94,361,85,356,82,356,78,352,75,349,65,340,65,340,63,337,63,337,60,334,57,327,53,327,50,324,50,324,50,322,47,318,47,318,43,315,43,315,43,315,40,312,38,309,38,306,38,306,35,303,28,293,28,290,25,288,25,288,25,284,22,281,22,278,18,275,18,272,18,272,18,272,18,272,16,266,16,266,16,262,13,259,13,259,13,256,13,256,10,254,13,254,10,244,6,241,6,237,6,235,6,235,3,232,3,232,3,228,3,220,3,220,3,216,0,213,0,213,0,207,0,203,0,210xe">
                        <v:path o:connectlocs="6,237;13,262;18,278;28,297;47,322;65,343;90,361;115,376;132,382;150,389;180,397;215,397;252,394;287,382;302,376;331,361;362,337;384,312;403,281;406,269;413,254;425,201;425,160;418,135;409,98;396,77;384,56;366,34;344,16;321,7;337,12;352,25;371,44;391,68;403,89;409,111;421,145;425,188;418,222;409,256;399,278;387,303;374,322;352,343;337,356;315,370;284,385;243,394;218,397;180,394;144,385;125,379;107,367;75,349;50,324;40,312;25,288;18,272;10,254;3,232;0,203" o:connectangles="0,0,0,0,0,0,0,0,0,0,0,0,0,0,0,0,0,0,0,0,0,0,0,0,0,0,0,0,0,0,0,0,0,0,0,0,0,0,0,0,0,0,0,0,0,0,0,0,0,0,0,0,0,0,0,0,0,0,0,0,0"/>
                        <v:fill on="t" focussize="0,0"/>
                        <v:stroke on="f"/>
                        <v:imagedata o:title=""/>
                        <o:lock v:ext="edit" aspectratio="f"/>
                      </v:shape>
                      <v:shape id="Freeform 43" o:spid="_x0000_s1026" o:spt="100" style="position:absolute;left:68;top:99;height:274;width:366;" fillcolor="#000000" filled="t" stroked="f" coordsize="366,274" o:gfxdata="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Zu368AAAA&#10;2wAAAA8AAAAAAAAAAQAgAAAAIgAAAGRycy9kb3ducmV2LnhtbFBLAQIUABQAAAAIAIdO4kAzLwWe&#10;OwAAADkAAAAQAAAAAAAAAAEAIAAAAAsBAABkcnMvc2hhcGV4bWwueG1sUEsFBgAAAAAGAAYAWwEA&#10;ALUDAAAAAA==&#10;" path="m362,225l359,227,356,230,356,233,349,240,346,240,344,243,344,246,340,249,337,249,334,252,331,252,327,255,324,259,321,259,319,259,315,261,312,261,305,264,302,264,299,264,297,268,293,268,290,268,284,268,280,271,277,271,268,271,265,271,252,271,250,271,233,271,230,271,227,268,221,268,218,268,212,268,208,264,205,264,200,264,196,261,190,261,186,259,180,259,178,255,171,255,168,252,161,252,158,249,153,246,149,246,146,243,139,240,136,237,131,237,127,233,122,230,119,227,112,225,110,221,107,218,100,215,97,212,94,208,90,206,85,203,82,199,78,196,75,193,68,191,65,187,60,178,56,174,53,172,50,169,47,165,43,162,43,156,40,153,38,150,35,147,31,144,31,138,28,135,25,131,22,128,22,125,18,119,18,116,16,113,16,109,13,103,13,101,10,97,10,94,10,88,6,85,6,82,6,79,6,75,6,69,6,67,3,63,3,48,6,45,6,43,6,39,6,36,6,34,10,30,10,27,10,24,10,17,13,17,16,15,16,9,18,5,18,5,22,2,18,0,16,2,16,5,13,9,10,12,10,15,10,17,6,21,6,24,6,27,3,30,3,36,3,39,3,43,3,48,0,54,0,63,3,67,3,69,3,75,3,79,3,82,6,85,6,91,6,94,6,97,10,101,10,106,13,109,13,113,16,116,16,119,18,125,22,128,22,131,25,138,25,140,28,144,31,147,35,153,38,156,40,159,43,162,47,165,47,169,50,174,56,181,60,184,63,187,68,193,75,199,78,203,82,206,87,208,90,212,94,215,100,218,103,221,110,225,112,227,115,230,122,233,124,237,131,240,133,243,139,243,143,246,149,249,153,252,158,252,161,255,168,255,171,259,174,259,180,261,183,264,190,264,193,264,200,268,205,268,208,268,212,271,218,271,221,271,227,274,230,274,237,274,240,274,243,274,250,274,265,274,268,274,274,274,277,274,284,274,287,274,290,271,293,271,299,271,302,268,305,268,309,268,312,264,315,264,319,264,324,261,327,259,331,259,334,255,337,255,340,252,340,252,344,249,349,243,352,243,356,240,356,237,362,230,366,227,362,225xe">
                        <v:path o:connectlocs="356,233;344,246;331,252;319,259;302,264;290,268;268,271;233,271;218,268;200,264;180,259;161,252;146,243;127,233;110,221;94,208;78,196;60,178;47,165;38,150;28,135;18,119;13,103;10,88;6,75;3,48;6,36;10,24;16,9;18,0;10,12;6,24;3,39;0,63;3,79;6,94;13,109;18,125;25,140;38,156;47,169;63,187;82,206;100,218;115,230;133,243;153,252;171,259;190,264;208,268;227,274;243,274;274,274;290,271;305,268;319,264;334,255;344,249;356,237" o:connectangles="0,0,0,0,0,0,0,0,0,0,0,0,0,0,0,0,0,0,0,0,0,0,0,0,0,0,0,0,0,0,0,0,0,0,0,0,0,0,0,0,0,0,0,0,0,0,0,0,0,0,0,0,0,0,0,0,0,0,0"/>
                        <v:fill on="t" focussize="0,0"/>
                        <v:stroke on="f"/>
                        <v:imagedata o:title=""/>
                        <o:lock v:ext="edit" aspectratio="f"/>
                      </v:shape>
                      <v:shape id="Freeform 44" o:spid="_x0000_s1026" o:spt="100" style="position:absolute;left:27;top:196;height:244;width:346;" fillcolor="#000000" filled="t" stroked="f" coordsize="346,244" o:gfxdata="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74gDW/&#10;AAAA2wAAAA8AAAAAAAAAAQAgAAAAIgAAAGRycy9kb3ducmV2LnhtbFBLAQIUABQAAAAIAIdO4kAz&#10;LwWeOwAAADkAAAAQAAAAAAAAAAEAIAAAAA4BAABkcnMvc2hhcGV4bWwueG1sUEsFBgAAAAAGAAYA&#10;WwEAALgDAAAAAA==&#10;" path="m346,217l346,214,343,217,340,217,338,220,338,220,334,220,331,223,328,223,325,226,321,226,321,230,318,230,315,230,313,230,309,233,309,233,303,233,303,235,299,235,296,235,293,235,291,237,287,237,284,237,281,237,278,237,274,241,271,241,268,241,256,241,253,241,237,241,234,241,221,241,219,241,215,237,212,237,209,237,206,237,202,237,199,237,197,235,194,235,190,235,187,233,184,233,180,233,177,233,174,230,172,230,168,230,165,226,163,226,160,226,156,223,153,223,151,220,148,220,144,217,141,217,138,217,135,214,131,211,128,211,126,208,123,208,119,205,116,205,113,201,109,201,109,198,106,196,104,196,101,192,97,189,94,189,91,186,88,183,88,183,84,180,81,177,79,177,76,174,72,171,72,167,69,167,66,164,66,162,63,158,59,155,57,152,57,152,54,149,51,143,47,140,44,140,44,136,41,133,41,130,37,128,34,124,34,121,32,121,32,118,29,115,29,111,25,109,25,106,22,102,22,99,22,96,19,94,19,90,16,90,16,87,12,84,12,81,12,77,12,75,10,72,10,68,10,65,7,62,7,59,7,56,7,53,7,50,4,47,4,47,4,41,4,41,4,31,4,28,4,9,4,6,4,0,0,0,0,4,0,12,0,16,0,22,0,22,0,31,0,34,0,41,0,43,0,47,4,50,4,53,4,56,4,59,4,62,7,65,7,68,7,72,7,75,10,77,10,81,12,84,12,87,12,90,16,90,16,96,16,96,19,99,19,102,22,106,22,109,25,111,25,115,29,118,29,121,32,124,32,128,34,130,37,130,37,133,41,136,41,140,44,143,47,146,51,149,51,149,54,152,59,162,63,162,72,174,72,177,76,177,81,183,84,183,88,186,88,189,91,189,94,192,97,196,101,198,104,198,106,201,109,201,113,205,116,208,116,208,119,211,123,211,126,214,128,214,131,217,135,217,138,220,141,220,144,223,148,223,151,226,153,226,156,230,160,230,163,230,165,233,168,233,172,233,174,235,177,235,180,235,187,237,190,237,194,237,194,237,199,241,202,241,206,241,209,241,212,241,215,241,219,244,224,244,227,244,234,244,237,244,256,244,259,244,266,244,268,244,274,244,278,241,281,241,284,241,287,241,291,241,293,237,296,237,299,237,303,237,306,235,309,235,313,235,313,233,315,233,318,233,321,230,325,230,328,230,328,226,331,226,334,226,338,223,340,223,340,220,343,220,346,217xe">
                        <v:path o:connectlocs="338,220;325,226;313,230;299,235;284,237;268,241;221,241;206,237;190,235;174,230;160,226;144,217;128,211;113,201;101,192;88,183;72,171;63,158;51,143;41,130;32,118;22,102;16,90;12,75;7,59;4,47;4,9;0,12;0,34;4,53;7,68;12,84;16,96;25,111;32,128;41,140;54,152;76,177;91,189;106,201;119,211;135,217;151,226;165,233;180,235;199,241;215,241;237,244;274,244;291,241;306,235;318,233;331,226;343,220" o:connectangles="0,0,0,0,0,0,0,0,0,0,0,0,0,0,0,0,0,0,0,0,0,0,0,0,0,0,0,0,0,0,0,0,0,0,0,0,0,0,0,0,0,0,0,0,0,0,0,0,0,0,0,0,0,0"/>
                        <v:fill on="t" focussize="0,0"/>
                        <v:stroke on="f"/>
                        <v:imagedata o:title=""/>
                        <o:lock v:ext="edit" aspectratio="f"/>
                      </v:shape>
                      <v:shape id="Freeform 45" o:spid="_x0000_s1026" o:spt="100" style="position:absolute;left:64;top:2;height:469;width:382;" fillcolor="#000000" filled="t" stroked="f" coordsize="382,469" o:gfxdata="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Iu/MugAAANsA&#10;AAAPAAAAAAAAAAEAIAAAACIAAABkcnMvZG93bnJldi54bWxQSwECFAAUAAAACACHTuJAMy8FnjsA&#10;AAA5AAAAEAAAAAAAAAABACAAAAAJAQAAZHJzL3NoYXBleG1sLnhtbFBLBQYAAAAABgAGAFsBAACz&#10;AwAAAAA=&#10;" path="m0,0l4,3,4,3,4,7,4,7,4,9,4,9,7,12,7,16,7,16,7,19,7,19,10,22,10,22,10,25,10,25,14,28,14,28,14,31,14,31,14,34,17,34,17,38,17,41,17,41,20,44,20,44,20,46,20,46,22,50,22,50,22,53,26,56,26,56,26,59,26,59,29,62,29,62,29,65,29,65,32,68,32,68,32,72,32,72,35,75,35,78,35,78,39,80,39,80,39,84,42,84,42,87,42,87,44,90,44,90,44,93,47,97,47,97,51,99,51,99,51,102,54,106,54,106,54,109,57,109,57,112,57,112,60,114,60,114,64,118,64,121,64,121,67,124,67,124,69,127,69,131,72,133,72,133,76,136,76,136,79,140,79,142,82,145,82,145,86,147,86,147,89,151,89,154,94,160,94,160,94,160,82,160,82,164,67,164,67,160,60,160,57,160,57,160,57,164,60,166,60,169,64,169,64,172,67,176,67,179,67,179,69,182,69,185,72,188,72,191,76,191,76,194,76,198,79,200,79,200,82,203,82,206,82,206,86,210,86,213,89,213,89,216,91,219,91,222,94,225,98,228,98,228,101,232,101,235,104,235,104,237,107,241,107,241,111,244,114,247,114,250,116,253,119,256,123,259,123,262,128,266,131,269,131,271,140,278,143,281,147,288,150,288,153,290,153,290,157,293,157,293,160,296,162,300,165,303,169,305,172,305,172,309,175,309,175,312,178,312,182,315,184,318,187,318,187,318,190,322,190,322,194,324,197,324,197,324,200,327,204,330,204,330,207,330,209,334,209,334,212,334,209,337,209,337,207,337,207,337,204,340,204,340,204,340,200,340,200,340,200,340,200,343,197,343,197,343,197,343,194,343,194,343,194,343,194,343,190,346,190,346,187,346,187,346,187,346,187,346,184,349,184,349,182,349,182,349,182,349,178,349,178,349,175,349,175,352,175,352,172,352,172,352,169,352,165,352,165,352,165,352,162,356,160,356,160,356,157,356,157,356,153,356,153,358,153,358,153,358,157,358,157,361,160,361,162,365,165,368,165,368,169,371,172,371,172,374,175,374,178,377,178,377,182,380,184,380,184,380,187,383,190,383,190,386,194,386,197,390,197,390,200,392,204,392,204,392,207,395,209,399,212,399,212,399,216,402,219,402,222,405,222,405,225,405,229,408,231,408,234,411,234,411,237,411,241,414,244,414,244,414,247,417,250,417,254,420,254,420,256,420,259,424,259,424,262,424,266,427,269,427,272,429,276,429,276,429,278,431,281,431,284,431,288,435,288,435,291,438,294,438,297,438,301,441,303,441,303,441,309,444,309,444,313,444,316,447,319,447,323,447,325,450,328,450,331,450,335,450,338,453,338,453,344,453,344,457,348,457,350,457,353,460,356,460,360,460,363,462,366,462,370,462,372,462,375,465,378,465,382,469,382,469,382,465,378,465,378,465,375,462,375,462,372,462,372,462,370,460,366,460,366,460,363,460,363,457,363,457,360,457,360,453,356,453,356,453,353,450,353,450,350,450,348,450,348,447,344,447,344,447,344,447,341,444,338,444,338,444,335,441,335,441,331,441,331,438,331,438,328,438,325,438,325,435,323,435,323,435,323,431,319,431,316,431,316,429,313,429,313,429,309,429,309,427,306,427,306,424,303,424,303,424,301,424,301,420,297,420,297,420,297,417,294,417,294,417,291,414,288,414,288,414,288,411,284,411,284,411,281,408,281,408,278,405,276,405,276,405,276,405,272,402,272,402,269,402,266,399,266,399,262,395,259,395,259,392,256,392,256,392,254,390,254,390,250,386,250,386,247,386,247,383,247,383,244,383,244,380,241,380,244,380,244,380,247,380,247,380,247,380,250,377,250,377,250,377,254,377,254,377,254,377,256,374,256,374,256,374,259,374,259,374,262,374,262,374,262,374,262,371,266,371,266,371,266,371,266,371,269,371,269,371,272,371,272,368,272,368,272,368,276,368,276,368,276,368,278,365,278,365,278,365,281,365,281,365,281,365,281,365,284,365,284,361,284,361,284,361,288,361,288,361,288,361,288,361,288,358,291,358,291,358,294,358,294,358,294,358,294,358,294,358,297,356,297,356,297,356,297,356,297,352,294,352,291,352,288,349,288,349,284,349,281,346,281,346,278,343,276,343,276,343,272,340,269,340,266,340,266,337,262,337,259,334,259,334,256,334,254,330,250,330,250,327,247,327,247,324,244,324,241,324,237,322,237,322,234,322,234,318,231,318,229,315,225,315,225,315,222,312,219,312,219,309,216,309,212,309,212,305,209,303,207,303,204,300,204,300,200,296,200,296,197,293,194,293,194,293,190,290,187,290,187,288,184,288,184,284,178,281,178,281,175,281,175,278,172,278,169,275,165,271,162,271,160,269,157,266,157,262,153,262,153,262,143,253,140,253,137,250,137,247,131,241,128,241,126,237,119,232,116,228,114,225,119,225,123,225,131,225,131,222,137,222,140,222,143,222,147,222,150,222,153,219,160,219,160,219,165,219,165,219,169,219,172,219,178,219,178,216,182,216,182,216,184,216,187,216,190,216,194,213,197,213,197,213,197,213,194,213,190,210,187,206,187,203,184,203,182,200,178,200,172,194,169,191,165,191,162,188,162,185,157,185,157,182,153,179,150,179,143,172,140,169,140,169,137,166,135,164,128,160,128,157,126,154,123,154,123,151,116,145,114,145,111,142,107,140,107,136,104,136,89,121,86,114,82,112,79,109,76,106,69,99,67,97,64,93,64,90,60,87,57,84,54,80,54,78,51,75,47,72,44,68,44,65,42,65,42,62,39,59,39,59,35,56,32,53,32,50,29,50,29,46,29,44,26,41,26,38,22,34,22,34,20,31,17,28,17,25,17,25,14,22,14,19,10,16,10,16,7,12,7,9,4,7,4,3,4,3,0,0xe">
                        <v:path o:connectlocs="7,19;17,34;26,56;32,72;44,90;57,112;72,133;89,154;57,164;72,191;89,213;107,241;131,271;165,303;190,322;212,334;200,343;187,346;175,352;157,356;165,368;190,383;212,399;241,414;266,427;294,438;325,450;356,460;378,465;363,457;344,447;325,438;309,427;294,417;276,405;256,392;244,380;256,374;266,371;278,365;288,361;294,358;281,346;259,334;234,322;212,305;187,290;162,271;128,241;143,222;178,216;190,210;157,185;126,154;82,112;51,75;29,50;14,22" o:connectangles="0,0,0,0,0,0,0,0,0,0,0,0,0,0,0,0,0,0,0,0,0,0,0,0,0,0,0,0,0,0,0,0,0,0,0,0,0,0,0,0,0,0,0,0,0,0,0,0,0,0,0,0,0,0,0,0,0,0"/>
                        <v:fill on="t" focussize="0,0"/>
                        <v:stroke on="f"/>
                        <v:imagedata o:title=""/>
                        <o:lock v:ext="edit" aspectratio="f"/>
                      </v:shape>
                      <v:shape id="Freeform 46" o:spid="_x0000_s1026" o:spt="100" style="position:absolute;left:273;top:181;height:145;width:132;" fillcolor="#FFFFFF" filled="t" stroked="f" coordsize="132,145" o:gfxdata="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PTVS8AAAA&#10;2wAAAA8AAAAAAAAAAQAgAAAAIgAAAGRycy9kb3ducmV2LnhtbFBLAQIUABQAAAAIAIdO4kAzLwWe&#10;OwAAADkAAAAQAAAAAAAAAAEAIAAAAAsBAABkcnMvc2hhcGV4bWwueG1sUEsFBgAAAAAGAAYAWwEA&#10;ALUDAAAAAA==&#10;" path="m50,99l50,102,50,105,50,105,53,105,53,105,53,105,53,109,53,109,53,109,53,109,57,111,57,111,57,111,57,111,60,111,60,111,63,114,63,114,63,114,67,114,67,114,75,114,75,114,79,114,79,114,82,114,82,111,82,111,85,111,85,109,85,109,88,109,88,109,88,109,88,109,88,105,92,105,92,105,92,102,92,15,92,15,92,15,82,15,82,0,132,0,132,15,122,15,122,15,122,15,122,15,119,15,119,109,119,109,119,114,119,114,119,114,119,114,119,117,116,117,116,117,116,121,116,121,116,121,116,121,114,121,114,124,114,124,114,124,114,124,110,126,110,126,110,126,110,130,110,130,110,130,107,130,107,130,104,133,104,133,104,133,104,133,100,136,100,136,100,136,100,136,97,139,94,139,94,139,92,139,92,139,92,139,92,143,88,143,85,143,85,143,85,143,82,145,82,145,79,145,72,145,72,145,57,145,53,145,50,145,47,145,45,145,45,143,45,143,45,143,41,143,41,143,38,143,38,139,38,139,35,139,35,139,32,139,32,139,32,139,32,136,32,136,28,136,28,136,28,136,28,136,25,133,25,133,25,133,22,133,22,133,22,130,22,130,22,130,20,130,20,130,20,126,20,126,20,126,16,124,16,124,16,124,16,124,13,124,13,121,13,121,13,121,13,121,13,117,10,117,10,114,10,114,10,111,10,111,10,109,7,109,7,15,7,15,7,15,0,15,0,0,60,0,60,15,53,15,53,15,50,15,50,102,50,99xe">
                        <v:path o:connectlocs="50,105;53,105;53,109;57,111;57,111;63,114;67,114;75,114;82,114;85,111;88,109;88,109;92,105;92,15;82,0;122,15;122,15;119,109;119,114;116,117;116,121;114,121;114,124;110,126;110,130;107,130;104,133;100,136;97,139;92,139;92,143;85,143;82,145;72,145;50,145;45,143;41,143;38,139;35,139;32,139;28,136;28,136;25,133;22,130;20,130;20,126;16,124;13,124;13,121;10,117;10,111;7,109;7,15;60,0;53,15;50,99" o:connectangles="0,0,0,0,0,0,0,0,0,0,0,0,0,0,0,0,0,0,0,0,0,0,0,0,0,0,0,0,0,0,0,0,0,0,0,0,0,0,0,0,0,0,0,0,0,0,0,0,0,0,0,0,0,0,0,0"/>
                        <v:fill on="t" focussize="0,0"/>
                        <v:stroke on="f"/>
                        <v:imagedata o:title=""/>
                        <o:lock v:ext="edit" aspectratio="f"/>
                      </v:shape>
                      <v:shape id="Freeform 47" o:spid="_x0000_s1026" o:spt="100" style="position:absolute;left:276;top:184;height:140;width:126;" fillcolor="#000000" filled="t" stroked="f" coordsize="126,140" o:gfxdata="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4mlr7gAAADbAAAA&#10;DwAAAAAAAAABACAAAAAiAAAAZHJzL2Rvd25yZXYueG1sUEsBAhQAFAAAAAgAh07iQDMvBZ47AAAA&#10;OQAAABAAAAAAAAAAAQAgAAAABwEAAGRycy9zaGFwZXhtbC54bWxQSwUGAAAAAAYABgBbAQAAsQMA&#10;AAAA&#10;" path="m113,99l113,106,113,106,113,108,111,108,111,111,111,111,111,111,111,114,111,114,111,114,107,114,107,118,107,118,107,118,107,118,107,118,104,121,104,121,104,121,104,123,104,123,101,123,101,123,101,123,101,127,101,127,101,127,97,127,97,127,97,127,97,130,94,130,94,130,91,130,91,133,89,133,89,133,89,133,85,133,85,133,82,136,82,136,82,136,79,136,79,136,76,136,76,136,69,136,69,140,54,140,54,136,47,136,47,136,44,136,42,136,42,136,42,136,38,136,38,133,38,133,35,133,35,133,35,133,32,133,32,130,29,130,29,130,25,130,25,127,25,127,22,127,22,127,22,123,22,123,22,123,19,123,19,123,19,121,19,121,19,121,17,118,17,118,17,118,17,118,13,118,13,118,13,114,13,114,13,114,13,114,10,111,10,108,10,108,10,106,10,106,10,12,10,12,10,9,7,9,7,9,7,9,7,6,7,6,7,6,0,6,0,0,50,0,50,6,47,6,47,6,44,6,44,9,44,9,44,9,44,9,44,102,44,102,44,102,44,102,44,106,47,106,47,106,47,106,47,108,50,111,50,111,50,111,54,111,54,111,54,114,57,114,57,114,57,114,60,114,64,114,64,114,72,114,72,114,79,114,79,114,79,114,79,114,79,114,82,111,82,111,82,111,85,111,85,111,85,111,89,108,89,106,89,106,89,106,91,106,91,106,91,106,91,102,91,102,91,99,91,99,91,12,91,12,91,9,91,9,91,9,91,9,91,6,89,6,89,6,82,6,82,0,126,0,126,6,116,6,116,6,116,6,116,9,116,9,116,9,113,9,113,12,113,12,113,99xe">
                        <v:path o:connectlocs="113,106;111,111;111,114;107,114;107,118;104,121;104,123;101,123;101,127;97,127;94,130;91,133;89,133;82,136;79,136;76,136;54,140;47,136;42,136;38,133;35,133;32,130;25,130;22,127;22,123;19,123;19,121;17,118;13,118;13,114;10,108;10,106;10,9;7,9;7,6;50,0;47,6;44,9;44,102;44,102;47,106;50,111;54,111;57,114;60,114;72,114;79,114;79,114;82,111;85,111;89,106;91,106;91,102;91,12;91,9;91,6;82,6;126,6;116,6;116,9;113,12" o:connectangles="0,0,0,0,0,0,0,0,0,0,0,0,0,0,0,0,0,0,0,0,0,0,0,0,0,0,0,0,0,0,0,0,0,0,0,0,0,0,0,0,0,0,0,0,0,0,0,0,0,0,0,0,0,0,0,0,0,0,0,0,0"/>
                        <v:fill on="t" focussize="0,0"/>
                        <v:stroke on="f"/>
                        <v:imagedata o:title=""/>
                        <o:lock v:ext="edit" aspectratio="f"/>
                      </v:shape>
                      <v:shape id="Freeform 48" o:spid="_x0000_s1026" o:spt="100" style="position:absolute;left:68;top:181;height:143;width:65;" fillcolor="#FFFFFF" filled="t" stroked="f" coordsize="65,143" o:gfxdata="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MLqzvQAA&#10;ANsAAAAPAAAAAAAAAAEAIAAAACIAAABkcnMvZG93bnJldi54bWxQSwECFAAUAAAACACHTuJAMy8F&#10;njsAAAA5AAAAEAAAAAAAAAABACAAAAAMAQAAZHJzL3NoYXBleG1sLnhtbFBLBQYAAAAABgAGAFsB&#10;AAC2AwAAAAA=&#10;" path="m56,124l56,126,56,126,56,130,65,130,65,143,0,143,0,130,10,130,10,126,10,126,10,126,13,126,13,15,10,15,10,15,10,15,10,15,0,15,0,0,65,0,65,15,56,15,56,15,56,15,56,124xe">
                        <v:path o:connectlocs="56,124;56,126;56,126;56,130;65,130;65,143;0,143;0,130;10,130;10,126;10,126;10,126;13,126;13,15;10,15;10,15;10,15;10,15;0,15;0,0;65,0;65,15;56,15;56,15;56,15;56,124" o:connectangles="0,0,0,0,0,0,0,0,0,0,0,0,0,0,0,0,0,0,0,0,0,0,0,0,0,0"/>
                        <v:fill on="t" focussize="0,0"/>
                        <v:stroke on="f"/>
                        <v:imagedata o:title=""/>
                        <o:lock v:ext="edit" aspectratio="f"/>
                      </v:shape>
                      <v:shape id="Freeform 49" o:spid="_x0000_s1026" o:spt="100" style="position:absolute;left:74;top:184;height:136;width:57;" fillcolor="#000000" filled="t" stroked="f" coordsize="57,136" o:gfxdata="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M+NargAAADbAAAA&#10;DwAAAAAAAAABACAAAAAiAAAAZHJzL2Rvd25yZXYueG1sUEsBAhQAFAAAAAgAh07iQDMvBZ47AAAA&#10;OQAAABAAAAAAAAAAAQAgAAAABwEAAGRycy9zaGFwZXhtbC54bWxQSwUGAAAAAAYABgBbAQAAsQMA&#10;AAAA&#10;" path="m44,123l44,123,47,123,47,127,47,127,47,127,47,127,47,127,47,127,47,130,50,130,50,130,57,130,57,136,0,136,0,130,4,130,4,130,7,130,7,127,7,127,10,127,10,127,10,127,10,123,10,123,10,123,10,123,10,12,10,12,10,9,10,9,10,9,7,9,7,6,7,6,7,6,0,6,0,0,57,0,57,6,47,6,47,6,47,6,47,9,47,9,47,9,47,9,47,12,44,12,44,123,44,123xe">
                        <v:path o:connectlocs="44,123;44,123;47,123;47,127;47,127;47,127;47,127;47,127;47,127;47,130;50,130;50,130;57,130;57,136;0,136;0,130;4,130;4,130;7,130;7,127;7,127;10,127;10,127;10,127;10,123;10,123;10,123;10,123;10,12;10,12;10,9;10,9;10,9;7,9;7,6;7,6;7,6;0,6;0,0;57,0;57,6;47,6;47,6;47,6;47,9;47,9;47,9;47,9;47,12;44,12;44,123;44,123" o:connectangles="0,0,0,0,0,0,0,0,0,0,0,0,0,0,0,0,0,0,0,0,0,0,0,0,0,0,0,0,0,0,0,0,0,0,0,0,0,0,0,0,0,0,0,0,0,0,0,0,0,0,0,0"/>
                        <v:fill on="t" focussize="0,0"/>
                        <v:stroke on="f"/>
                        <v:imagedata o:title=""/>
                        <o:lock v:ext="edit" aspectratio="f"/>
                      </v:shape>
                      <v:shape id="Freeform 50" o:spid="_x0000_s1026" o:spt="100" style="position:absolute;left:146;top:181;height:143;width:118;" fillcolor="#FFFFFF" filled="t" stroked="f" coordsize="118,143" o:gfxdata="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Ly0obsAAADb&#10;AAAADwAAAAAAAAABACAAAAAiAAAAZHJzL2Rvd25yZXYueG1sUEsBAhQAFAAAAAgAh07iQDMvBZ47&#10;AAAAOQAAABAAAAAAAAAAAQAgAAAACgEAAGRycy9zaGFwZXhtbC54bWxQSwUGAAAAAAYABgBbAQAA&#10;tAMAAAAA&#10;" path="m87,130l87,130,87,143,29,143,29,130,34,130,34,126,34,126,34,126,37,126,37,27,29,27,29,27,25,27,25,31,22,31,22,31,19,31,19,31,19,31,19,31,19,31,16,34,16,34,16,34,16,34,16,37,16,37,16,40,12,40,12,40,12,43,12,49,0,49,0,0,118,0,118,49,105,49,105,40,105,40,105,37,105,37,105,37,102,34,102,34,102,34,102,34,100,31,100,31,100,31,100,31,100,31,96,31,96,31,93,31,93,27,90,27,90,27,83,27,83,126,83,126,83,126,83,126,83,130,87,130xe">
                        <v:path o:connectlocs="87,130;29,143;34,130;34,126;37,126;29,27;25,27;22,31;19,31;19,31;19,31;16,34;16,34;16,37;12,40;12,43;0,49;118,0;105,49;105,40;105,37;102,34;102,34;100,31;100,31;100,31;96,31;93,27;90,27;83,126;83,126;83,130" o:connectangles="0,0,0,0,0,0,0,0,0,0,0,0,0,0,0,0,0,0,0,0,0,0,0,0,0,0,0,0,0,0,0,0"/>
                        <v:fill on="t" focussize="0,0"/>
                        <v:stroke on="f"/>
                        <v:imagedata o:title=""/>
                        <o:lock v:ext="edit" aspectratio="f"/>
                      </v:shape>
                      <v:shape id="Freeform 51" o:spid="_x0000_s1026" o:spt="100" style="position:absolute;left:150;top:184;height:136;width:111;" fillcolor="#000000" filled="t" stroked="f" coordsize="111,136" o:gfxdata="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3hG8ugAAANsA&#10;AAAPAAAAAAAAAAEAIAAAACIAAABkcnMvZG93bnJldi54bWxQSwECFAAUAAAACACHTuJAMy8FnjsA&#10;AAA5AAAAEAAAAAAAAAABACAAAAAJAQAAZHJzL3NoYXBleG1sLnhtbFBLBQYAAAAABgAGAFsBAACz&#10;AwAAAAA=&#10;" path="m5,40l5,43,0,43,0,0,111,0,111,43,108,43,108,37,104,37,104,34,104,34,104,31,104,31,104,31,101,31,101,28,101,28,101,28,101,28,101,28,98,24,98,24,98,24,98,24,96,24,96,21,96,21,92,21,92,21,89,21,86,21,86,21,74,21,74,127,76,127,76,127,76,127,76,127,76,130,79,130,79,130,83,130,83,136,30,136,30,130,33,130,33,130,33,130,33,127,33,127,37,127,37,127,37,127,37,123,37,123,37,21,28,21,25,21,21,21,21,21,18,21,18,21,15,21,15,24,15,24,15,24,12,24,12,28,12,28,8,28,8,28,8,28,8,31,8,31,8,31,8,31,5,34,5,34,5,34,5,40,5,40xe">
                        <v:path o:connectlocs="5,43;0,0;111,43;108,37;104,34;104,31;104,31;101,28;101,28;101,28;98,24;98,24;96,21;92,21;89,21;86,21;74,127;76,127;76,127;79,130;83,130;30,136;33,130;33,130;33,127;37,127;37,123;37,21;25,21;21,21;18,21;15,24;15,24;12,28;8,28;8,28;8,31;8,31;5,34;5,40" o:connectangles="0,0,0,0,0,0,0,0,0,0,0,0,0,0,0,0,0,0,0,0,0,0,0,0,0,0,0,0,0,0,0,0,0,0,0,0,0,0,0,0"/>
                        <v:fill on="t" focussize="0,0"/>
                        <v:stroke on="f"/>
                        <v:imagedata o:title=""/>
                        <o:lock v:ext="edit" aspectratio="f"/>
                      </v:shape>
                    </v:group>
                  </w:pict>
                </mc:Fallback>
              </mc:AlternateContent>
            </w:r>
            <w:r>
              <w:rPr>
                <w:szCs w:val="22"/>
                <w:lang w:eastAsia="zh-CN"/>
              </w:rPr>
              <w:drawing>
                <wp:anchor distT="0" distB="0" distL="114300" distR="114300" simplePos="0" relativeHeight="251658240" behindDoc="0" locked="0" layoutInCell="1" allowOverlap="1">
                  <wp:simplePos x="0" y="0"/>
                  <wp:positionH relativeFrom="column">
                    <wp:posOffset>610235</wp:posOffset>
                  </wp:positionH>
                  <wp:positionV relativeFrom="paragraph">
                    <wp:posOffset>-318770</wp:posOffset>
                  </wp:positionV>
                  <wp:extent cx="293370" cy="26733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93370" cy="267335"/>
                          </a:xfrm>
                          <a:prstGeom prst="rect">
                            <a:avLst/>
                          </a:prstGeom>
                          <a:noFill/>
                          <a:ln>
                            <a:noFill/>
                          </a:ln>
                        </pic:spPr>
                      </pic:pic>
                    </a:graphicData>
                  </a:graphic>
                </wp:anchor>
              </w:drawing>
            </w:r>
            <w:r>
              <w:rPr>
                <w:szCs w:val="22"/>
                <w:lang w:eastAsia="zh-CN"/>
              </w:rPr>
              <w:drawing>
                <wp:anchor distT="0" distB="0" distL="114300" distR="114300" simplePos="0" relativeHeight="251657216" behindDoc="0" locked="0" layoutInCell="1" allowOverlap="1">
                  <wp:simplePos x="0" y="0"/>
                  <wp:positionH relativeFrom="column">
                    <wp:posOffset>268605</wp:posOffset>
                  </wp:positionH>
                  <wp:positionV relativeFrom="paragraph">
                    <wp:posOffset>-318770</wp:posOffset>
                  </wp:positionV>
                  <wp:extent cx="294640" cy="26733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94640" cy="267335"/>
                          </a:xfrm>
                          <a:prstGeom prst="rect">
                            <a:avLst/>
                          </a:prstGeom>
                          <a:noFill/>
                          <a:ln>
                            <a:noFill/>
                          </a:ln>
                        </pic:spPr>
                      </pic:pic>
                    </a:graphicData>
                  </a:graphic>
                </wp:anchor>
              </w:drawing>
            </w:r>
            <w:r>
              <w:rPr>
                <w:rFonts w:hint="eastAsia"/>
                <w:b/>
                <w:szCs w:val="22"/>
                <w:lang w:val="en-CA" w:eastAsia="zh-CN"/>
              </w:rPr>
              <w:t>J</w:t>
            </w:r>
            <w:r>
              <w:rPr>
                <w:b/>
                <w:szCs w:val="22"/>
                <w:lang w:val="en-CA"/>
              </w:rPr>
              <w:t>oint Video Experts Team (JVET)</w:t>
            </w:r>
          </w:p>
          <w:p>
            <w:pPr>
              <w:tabs>
                <w:tab w:val="left" w:pos="7200"/>
              </w:tabs>
              <w:rPr>
                <w:b/>
                <w:szCs w:val="22"/>
                <w:lang w:val="en-CA"/>
              </w:rPr>
            </w:pPr>
            <w:r>
              <w:rPr>
                <w:b/>
                <w:szCs w:val="22"/>
                <w:lang w:val="en-CA"/>
              </w:rPr>
              <w:t>of ITU-T SG 16 WP 3 and ISO/IEC JTC 1/SC 29/WG 11</w:t>
            </w:r>
          </w:p>
          <w:p>
            <w:pPr>
              <w:tabs>
                <w:tab w:val="left" w:pos="7200"/>
              </w:tabs>
              <w:rPr>
                <w:b/>
                <w:szCs w:val="22"/>
              </w:rPr>
            </w:pPr>
            <w:r>
              <w:t>17th Meeting: Brussels, BE, 7–17 January 2020</w:t>
            </w:r>
          </w:p>
        </w:tc>
        <w:tc>
          <w:tcPr>
            <w:tcW w:w="3168" w:type="dxa"/>
          </w:tcPr>
          <w:p>
            <w:pPr>
              <w:tabs>
                <w:tab w:val="left" w:pos="7200"/>
              </w:tabs>
              <w:rPr>
                <w:u w:val="single"/>
              </w:rPr>
            </w:pPr>
            <w:r>
              <w:t>Document: JVET-Q2002-v</w:t>
            </w:r>
            <w:ins w:id="2" w:author="Jianle Chen" w:date="2020-03-03T13:59:00Z">
              <w:r>
                <w:rPr/>
                <w:t>3</w:t>
              </w:r>
            </w:ins>
            <w:del w:id="3" w:author="Jianle Chen" w:date="2020-03-03T13:59:00Z">
              <w:r>
                <w:rPr/>
                <w:delText>2</w:delText>
              </w:r>
            </w:del>
          </w:p>
        </w:tc>
      </w:tr>
    </w:tbl>
    <w:p/>
    <w:tbl>
      <w:tblPr>
        <w:tblStyle w:val="30"/>
        <w:tblW w:w="9648" w:type="dxa"/>
        <w:tblInd w:w="0" w:type="dxa"/>
        <w:tblLayout w:type="fixed"/>
        <w:tblCellMar>
          <w:top w:w="0" w:type="dxa"/>
          <w:left w:w="108" w:type="dxa"/>
          <w:bottom w:w="0" w:type="dxa"/>
          <w:right w:w="108" w:type="dxa"/>
        </w:tblCellMar>
      </w:tblPr>
      <w:tblGrid>
        <w:gridCol w:w="1458"/>
        <w:gridCol w:w="3780"/>
        <w:gridCol w:w="810"/>
        <w:gridCol w:w="3600"/>
      </w:tblGrid>
      <w:tr>
        <w:tblPrEx>
          <w:tblLayout w:type="fixed"/>
          <w:tblCellMar>
            <w:top w:w="0" w:type="dxa"/>
            <w:left w:w="108" w:type="dxa"/>
            <w:bottom w:w="0" w:type="dxa"/>
            <w:right w:w="108" w:type="dxa"/>
          </w:tblCellMar>
        </w:tblPrEx>
        <w:tc>
          <w:tcPr>
            <w:tcW w:w="1458" w:type="dxa"/>
          </w:tcPr>
          <w:p>
            <w:pPr>
              <w:spacing w:after="60"/>
              <w:rPr>
                <w:i/>
                <w:szCs w:val="22"/>
              </w:rPr>
            </w:pPr>
            <w:r>
              <w:rPr>
                <w:i/>
                <w:szCs w:val="22"/>
              </w:rPr>
              <w:t>Title:</w:t>
            </w:r>
          </w:p>
        </w:tc>
        <w:tc>
          <w:tcPr>
            <w:tcW w:w="8190" w:type="dxa"/>
            <w:gridSpan w:val="3"/>
          </w:tcPr>
          <w:p>
            <w:pPr>
              <w:spacing w:after="60"/>
              <w:rPr>
                <w:b/>
                <w:szCs w:val="22"/>
              </w:rPr>
            </w:pPr>
            <w:r>
              <w:rPr>
                <w:b/>
                <w:szCs w:val="22"/>
              </w:rPr>
              <w:t>Algorithm description for Versatile Video Coding and Test Model 8 (VTM 8)</w:t>
            </w:r>
          </w:p>
        </w:tc>
      </w:tr>
      <w:tr>
        <w:tblPrEx>
          <w:tblLayout w:type="fixed"/>
          <w:tblCellMar>
            <w:top w:w="0" w:type="dxa"/>
            <w:left w:w="108" w:type="dxa"/>
            <w:bottom w:w="0" w:type="dxa"/>
            <w:right w:w="108" w:type="dxa"/>
          </w:tblCellMar>
        </w:tblPrEx>
        <w:tc>
          <w:tcPr>
            <w:tcW w:w="1458" w:type="dxa"/>
          </w:tcPr>
          <w:p>
            <w:pPr>
              <w:spacing w:after="60"/>
              <w:rPr>
                <w:i/>
                <w:szCs w:val="22"/>
              </w:rPr>
            </w:pPr>
            <w:r>
              <w:rPr>
                <w:i/>
                <w:szCs w:val="22"/>
              </w:rPr>
              <w:t>Status:</w:t>
            </w:r>
          </w:p>
        </w:tc>
        <w:tc>
          <w:tcPr>
            <w:tcW w:w="8190" w:type="dxa"/>
            <w:gridSpan w:val="3"/>
          </w:tcPr>
          <w:p>
            <w:pPr>
              <w:spacing w:after="60"/>
              <w:jc w:val="both"/>
              <w:rPr>
                <w:szCs w:val="22"/>
              </w:rPr>
            </w:pPr>
            <w:r>
              <w:rPr>
                <w:szCs w:val="22"/>
              </w:rPr>
              <w:t>Output document of JVET</w:t>
            </w:r>
          </w:p>
        </w:tc>
      </w:tr>
      <w:tr>
        <w:tblPrEx>
          <w:tblLayout w:type="fixed"/>
          <w:tblCellMar>
            <w:top w:w="0" w:type="dxa"/>
            <w:left w:w="108" w:type="dxa"/>
            <w:bottom w:w="0" w:type="dxa"/>
            <w:right w:w="108" w:type="dxa"/>
          </w:tblCellMar>
        </w:tblPrEx>
        <w:tc>
          <w:tcPr>
            <w:tcW w:w="1458" w:type="dxa"/>
          </w:tcPr>
          <w:p>
            <w:pPr>
              <w:spacing w:after="60"/>
              <w:rPr>
                <w:i/>
                <w:szCs w:val="22"/>
              </w:rPr>
            </w:pPr>
            <w:r>
              <w:rPr>
                <w:i/>
                <w:szCs w:val="22"/>
              </w:rPr>
              <w:t>Purpose:</w:t>
            </w:r>
          </w:p>
        </w:tc>
        <w:tc>
          <w:tcPr>
            <w:tcW w:w="8190" w:type="dxa"/>
            <w:gridSpan w:val="3"/>
          </w:tcPr>
          <w:p>
            <w:pPr>
              <w:spacing w:after="60"/>
              <w:rPr>
                <w:szCs w:val="22"/>
              </w:rPr>
            </w:pPr>
            <w:r>
              <w:rPr>
                <w:szCs w:val="22"/>
                <w:lang w:val="en-CA"/>
              </w:rPr>
              <w:t>Algorithm description for Versatile Video Coding and Test Model 8</w:t>
            </w:r>
          </w:p>
        </w:tc>
      </w:tr>
      <w:tr>
        <w:tblPrEx>
          <w:tblLayout w:type="fixed"/>
          <w:tblCellMar>
            <w:top w:w="0" w:type="dxa"/>
            <w:left w:w="108" w:type="dxa"/>
            <w:bottom w:w="0" w:type="dxa"/>
            <w:right w:w="108" w:type="dxa"/>
          </w:tblCellMar>
        </w:tblPrEx>
        <w:tc>
          <w:tcPr>
            <w:tcW w:w="1458" w:type="dxa"/>
          </w:tcPr>
          <w:p>
            <w:pPr>
              <w:spacing w:after="60"/>
              <w:rPr>
                <w:i/>
                <w:szCs w:val="22"/>
              </w:rPr>
            </w:pPr>
            <w:r>
              <w:rPr>
                <w:i/>
                <w:szCs w:val="22"/>
              </w:rPr>
              <w:t>Author(s) or</w:t>
            </w:r>
            <w:r>
              <w:rPr>
                <w:i/>
                <w:szCs w:val="22"/>
              </w:rPr>
              <w:br w:type="textWrapping"/>
            </w:r>
            <w:r>
              <w:rPr>
                <w:i/>
                <w:szCs w:val="22"/>
              </w:rPr>
              <w:t>Contact(s):</w:t>
            </w:r>
          </w:p>
        </w:tc>
        <w:tc>
          <w:tcPr>
            <w:tcW w:w="3780" w:type="dxa"/>
          </w:tcPr>
          <w:p>
            <w:pPr>
              <w:spacing w:after="60"/>
              <w:rPr>
                <w:szCs w:val="22"/>
              </w:rPr>
            </w:pPr>
            <w:r>
              <w:rPr>
                <w:szCs w:val="22"/>
              </w:rPr>
              <w:t>Jianle Chen</w:t>
            </w:r>
            <w:r>
              <w:rPr>
                <w:szCs w:val="22"/>
              </w:rPr>
              <w:br w:type="textWrapping"/>
            </w:r>
            <w:r>
              <w:rPr>
                <w:szCs w:val="22"/>
              </w:rPr>
              <w:t>Yan Ye</w:t>
            </w:r>
            <w:r>
              <w:rPr>
                <w:szCs w:val="22"/>
              </w:rPr>
              <w:br w:type="textWrapping"/>
            </w:r>
            <w:r>
              <w:rPr>
                <w:szCs w:val="22"/>
              </w:rPr>
              <w:t>Seung Hwan Kim</w:t>
            </w:r>
          </w:p>
          <w:p>
            <w:pPr>
              <w:spacing w:after="60"/>
              <w:rPr>
                <w:szCs w:val="22"/>
              </w:rPr>
            </w:pPr>
          </w:p>
        </w:tc>
        <w:tc>
          <w:tcPr>
            <w:tcW w:w="810" w:type="dxa"/>
          </w:tcPr>
          <w:p>
            <w:pPr>
              <w:spacing w:after="60"/>
              <w:rPr>
                <w:szCs w:val="22"/>
              </w:rPr>
            </w:pPr>
            <w:r>
              <w:rPr>
                <w:szCs w:val="22"/>
              </w:rPr>
              <w:t>Email:</w:t>
            </w:r>
          </w:p>
        </w:tc>
        <w:tc>
          <w:tcPr>
            <w:tcW w:w="3600" w:type="dxa"/>
          </w:tcPr>
          <w:p>
            <w:pPr>
              <w:spacing w:after="60"/>
              <w:rPr>
                <w:szCs w:val="22"/>
              </w:rPr>
            </w:pPr>
            <w:r>
              <w:fldChar w:fldCharType="begin"/>
            </w:r>
            <w:r>
              <w:instrText xml:space="preserve"> HYPERLINK "mailto:jianle.chen@futurewei.com" </w:instrText>
            </w:r>
            <w:r>
              <w:fldChar w:fldCharType="separate"/>
            </w:r>
            <w:r>
              <w:rPr>
                <w:rStyle w:val="28"/>
                <w:szCs w:val="22"/>
              </w:rPr>
              <w:t>jianle.chen@futurewei.com</w:t>
            </w:r>
            <w:r>
              <w:rPr>
                <w:rStyle w:val="28"/>
                <w:szCs w:val="22"/>
              </w:rPr>
              <w:fldChar w:fldCharType="end"/>
            </w:r>
            <w:r>
              <w:rPr>
                <w:szCs w:val="22"/>
              </w:rPr>
              <w:br w:type="textWrapping"/>
            </w:r>
            <w:r>
              <w:fldChar w:fldCharType="begin"/>
            </w:r>
            <w:r>
              <w:instrText xml:space="preserve"> HYPERLINK "mailto:Yan.Ye@alibaba-inc.com" </w:instrText>
            </w:r>
            <w:r>
              <w:fldChar w:fldCharType="separate"/>
            </w:r>
            <w:r>
              <w:rPr>
                <w:rStyle w:val="28"/>
                <w:szCs w:val="22"/>
              </w:rPr>
              <w:t>Yan.Ye@alibaba-inc.com</w:t>
            </w:r>
            <w:r>
              <w:rPr>
                <w:rStyle w:val="28"/>
                <w:szCs w:val="22"/>
              </w:rPr>
              <w:fldChar w:fldCharType="end"/>
            </w:r>
            <w:r>
              <w:rPr>
                <w:szCs w:val="22"/>
              </w:rPr>
              <w:br w:type="textWrapping"/>
            </w:r>
            <w:r>
              <w:rPr>
                <w:rStyle w:val="28"/>
                <w:szCs w:val="22"/>
              </w:rPr>
              <w:t>seunghwan3.kim@lge.com</w:t>
            </w:r>
          </w:p>
        </w:tc>
      </w:tr>
      <w:tr>
        <w:tblPrEx>
          <w:tblLayout w:type="fixed"/>
          <w:tblCellMar>
            <w:top w:w="0" w:type="dxa"/>
            <w:left w:w="108" w:type="dxa"/>
            <w:bottom w:w="0" w:type="dxa"/>
            <w:right w:w="108" w:type="dxa"/>
          </w:tblCellMar>
        </w:tblPrEx>
        <w:tc>
          <w:tcPr>
            <w:tcW w:w="1458" w:type="dxa"/>
          </w:tcPr>
          <w:p>
            <w:pPr>
              <w:spacing w:after="60"/>
              <w:rPr>
                <w:i/>
                <w:szCs w:val="22"/>
              </w:rPr>
            </w:pPr>
            <w:r>
              <w:rPr>
                <w:i/>
                <w:szCs w:val="22"/>
              </w:rPr>
              <w:t>Source:</w:t>
            </w:r>
          </w:p>
        </w:tc>
        <w:tc>
          <w:tcPr>
            <w:tcW w:w="8190" w:type="dxa"/>
            <w:gridSpan w:val="3"/>
          </w:tcPr>
          <w:p>
            <w:pPr>
              <w:spacing w:after="60"/>
              <w:rPr>
                <w:szCs w:val="22"/>
                <w:lang w:eastAsia="zh-CN"/>
              </w:rPr>
            </w:pPr>
            <w:r>
              <w:rPr>
                <w:szCs w:val="22"/>
              </w:rPr>
              <w:t>Editors</w:t>
            </w:r>
          </w:p>
        </w:tc>
      </w:tr>
    </w:tbl>
    <w:p>
      <w:pPr>
        <w:tabs>
          <w:tab w:val="left" w:pos="1800"/>
          <w:tab w:val="right" w:pos="9360"/>
        </w:tabs>
        <w:spacing w:after="240"/>
        <w:jc w:val="center"/>
        <w:rPr>
          <w:szCs w:val="22"/>
        </w:rPr>
      </w:pPr>
      <w:r>
        <w:rPr>
          <w:szCs w:val="22"/>
          <w:u w:val="single"/>
        </w:rPr>
        <w:t>_____________________________</w:t>
      </w:r>
    </w:p>
    <w:p>
      <w:pPr>
        <w:pStyle w:val="2"/>
        <w:numPr>
          <w:ilvl w:val="0"/>
          <w:numId w:val="0"/>
        </w:numPr>
        <w:spacing w:before="136"/>
        <w:ind w:left="432" w:hanging="432"/>
      </w:pPr>
      <w:bookmarkStart w:id="0" w:name="_Toc35804723"/>
      <w:r>
        <w:t>Abstract</w:t>
      </w:r>
      <w:bookmarkEnd w:id="0"/>
    </w:p>
    <w:p>
      <w:pPr>
        <w:jc w:val="both"/>
        <w:rPr>
          <w:szCs w:val="22"/>
          <w:lang w:eastAsia="ja-JP"/>
        </w:rPr>
      </w:pPr>
      <w:r>
        <w:rPr>
          <w:szCs w:val="22"/>
          <w:lang w:val="en-CA"/>
        </w:rPr>
        <w:t xml:space="preserve">The JVET established the Versatile Video Coding (VVC) working draft 8 and the VVC Test Model </w:t>
      </w:r>
      <w:r>
        <w:rPr>
          <w:rFonts w:hint="eastAsia"/>
          <w:szCs w:val="22"/>
          <w:lang w:val="en-CA" w:eastAsia="zh-CN"/>
        </w:rPr>
        <w:t>8</w:t>
      </w:r>
      <w:r>
        <w:rPr>
          <w:szCs w:val="22"/>
          <w:lang w:val="en-CA"/>
        </w:rPr>
        <w:t xml:space="preserve"> (VTM</w:t>
      </w:r>
      <w:r>
        <w:rPr>
          <w:rFonts w:hint="eastAsia"/>
          <w:szCs w:val="22"/>
          <w:lang w:val="en-CA" w:eastAsia="zh-CN"/>
        </w:rPr>
        <w:t>8</w:t>
      </w:r>
      <w:r>
        <w:rPr>
          <w:szCs w:val="22"/>
          <w:lang w:val="en-CA"/>
        </w:rPr>
        <w:t>) algorithm description and encoding method at its 1</w:t>
      </w:r>
      <w:r>
        <w:rPr>
          <w:rFonts w:hint="eastAsia"/>
          <w:szCs w:val="22"/>
          <w:lang w:val="en-CA" w:eastAsia="zh-CN"/>
        </w:rPr>
        <w:t>7</w:t>
      </w:r>
      <w:r>
        <w:rPr>
          <w:szCs w:val="22"/>
          <w:vertAlign w:val="superscript"/>
          <w:lang w:val="en-CA"/>
        </w:rPr>
        <w:t>th</w:t>
      </w:r>
      <w:r>
        <w:rPr>
          <w:szCs w:val="22"/>
          <w:lang w:val="en-CA"/>
        </w:rPr>
        <w:t xml:space="preserve"> meeting (</w:t>
      </w:r>
      <w:r>
        <w:t>7–17 January 2020</w:t>
      </w:r>
      <w:r>
        <w:rPr>
          <w:lang w:val="en-CA"/>
        </w:rPr>
        <w:t xml:space="preserve">, </w:t>
      </w:r>
      <w:r>
        <w:t>Brussels, BE</w:t>
      </w:r>
      <w:r>
        <w:rPr>
          <w:szCs w:val="22"/>
          <w:lang w:val="en-CA"/>
        </w:rPr>
        <w:t xml:space="preserve">). This document serves </w:t>
      </w:r>
      <w:r>
        <w:rPr>
          <w:szCs w:val="22"/>
          <w:lang w:eastAsia="ja-JP"/>
        </w:rPr>
        <w:t xml:space="preserve">as a source of general tutorial information on the </w:t>
      </w:r>
      <w:r>
        <w:rPr>
          <w:szCs w:val="22"/>
          <w:lang w:val="en-CA"/>
        </w:rPr>
        <w:t xml:space="preserve">VVC design </w:t>
      </w:r>
      <w:r>
        <w:rPr>
          <w:szCs w:val="22"/>
          <w:lang w:eastAsia="ja-JP"/>
        </w:rPr>
        <w:t>and also provides an encoder-side description of VTM</w:t>
      </w:r>
      <w:r>
        <w:rPr>
          <w:rFonts w:hint="eastAsia"/>
          <w:szCs w:val="22"/>
          <w:lang w:eastAsia="zh-CN"/>
        </w:rPr>
        <w:t>8</w:t>
      </w:r>
      <w:r>
        <w:rPr>
          <w:szCs w:val="22"/>
          <w:lang w:eastAsia="ja-JP"/>
        </w:rPr>
        <w:t xml:space="preserve">. </w:t>
      </w:r>
      <w:r>
        <w:rPr>
          <w:lang w:val="en-CA"/>
        </w:rPr>
        <w:t>The VVC has been developed by a joint collaborative team of ITU-T and ISO/IEC experts known as the Joint Video Experts Team (JVET), which is a partnership of ITU-T Study Group 16 Question 6 (known as VCEG) and ISO/IEC JTC 1/SC 29/WG 11 (known as MPEG). This draft new standard has been designed with two primary goals. The first of these is to specify a video coding technology with a compression capability that is substantially beyond that of the prior generations of such standards, and the second is for this technology to be highly versatile for effective use in a broadened range of applications. Some key application areas for the use of this standard particularly include ultra-high-definition video (e.g., with 3840×2160 or 7620×4320 picture resolution and bit depth of 10 or 12 bits as specified in Rec. ITU-R BT.2100), video with a high dynamic range and wide colour gamut (e.g., with the perceptual quantization or hybrid log-gamma transfer characteristics specified in Rec. ITU-R BT.2100), and video for immersive media applications such as 360° omnidirectional video projected using a common projection format such as the equirectangular or cubemap projection format, in addition to the applications that have commonly been addressed by prior video coding standards.</w:t>
      </w:r>
    </w:p>
    <w:p>
      <w:pPr>
        <w:overflowPunct/>
        <w:autoSpaceDE/>
        <w:autoSpaceDN/>
        <w:adjustRightInd/>
        <w:textAlignment w:val="auto"/>
        <w:rPr>
          <w:lang w:val="en-CA"/>
        </w:rPr>
      </w:pPr>
    </w:p>
    <w:p>
      <w:pPr>
        <w:overflowPunct/>
        <w:autoSpaceDE/>
        <w:autoSpaceDN/>
        <w:adjustRightInd/>
        <w:textAlignment w:val="auto"/>
        <w:rPr>
          <w:lang w:val="en-CA"/>
        </w:rPr>
      </w:pPr>
    </w:p>
    <w:p>
      <w:pPr>
        <w:overflowPunct/>
        <w:autoSpaceDE/>
        <w:autoSpaceDN/>
        <w:adjustRightInd/>
        <w:textAlignment w:val="auto"/>
      </w:pPr>
      <w:r>
        <w:t>Ed. Notes:</w:t>
      </w:r>
    </w:p>
    <w:p>
      <w:pPr>
        <w:tabs>
          <w:tab w:val="clear" w:pos="360"/>
          <w:tab w:val="clear" w:pos="720"/>
          <w:tab w:val="clear" w:pos="1080"/>
          <w:tab w:val="clear" w:pos="1440"/>
        </w:tabs>
        <w:overflowPunct/>
        <w:autoSpaceDE/>
        <w:autoSpaceDN/>
        <w:adjustRightInd/>
        <w:spacing w:before="100" w:beforeAutospacing="1" w:after="100" w:afterAutospacing="1"/>
        <w:textAlignment w:val="auto"/>
        <w:rPr>
          <w:lang w:val="en-CA"/>
        </w:rPr>
      </w:pPr>
      <w:r>
        <w:rPr>
          <w:szCs w:val="22"/>
          <w:lang w:val="en-CA"/>
        </w:rPr>
        <w:t>VVC Test Model 8 (VTM8) algorithm description and encoding method</w:t>
      </w:r>
      <w:r>
        <w:rPr>
          <w:lang w:val="en-CA"/>
        </w:rPr>
        <w:t xml:space="preserve"> </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Editorial improvements of the JCCR mode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Added encoder algorithm description for the palette mode, as well as editorial improvements of the palette mode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JVET-Q0291: CE2-related: On maximum palette size of VVC</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 xml:space="preserve">Incorporated JVET-Q0503: </w:t>
      </w:r>
      <w:r>
        <w:t>CE2-related: Encoder improvement for palette mode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JVET-Q0504:</w:t>
      </w:r>
      <w:r>
        <w:t xml:space="preserve"> </w:t>
      </w:r>
      <w:r>
        <w:rPr>
          <w:lang w:val="en-CA"/>
        </w:rPr>
        <w:t>CE2-related: Palette mode for non 4:4:4 color format</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 xml:space="preserve">Incorporated JVET-Q0712: </w:t>
      </w:r>
      <w:r>
        <w:t>Non-CE2: Extension of error limit table in JVET-Q0503 to high QP</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JVET-Q0493: Non-CE2: Palette encoder improvements for lossless coding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JVET-Q0695: Combined encoder improvements of JVET-Q0101/JVET-Q0408/JVET-Q0514 on JCCR with chroma transform skip</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JVET-Q0054: CE1-1.1: Fixes for long luma deblocking filter decision</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lang w:val="en-CA"/>
        </w:rPr>
        <w:t>Incorporated JVET-Q0150: Fix for ALF virtual boundary processing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lang w:val="en-CA"/>
        </w:rPr>
        <w:t>Incorporated JVET-Q0806</w:t>
      </w:r>
      <w:r>
        <w:rPr>
          <w:lang w:eastAsia="zh-CN"/>
        </w:rPr>
        <w:t xml:space="preserve">: </w:t>
      </w:r>
      <w:r>
        <w:rPr>
          <w:lang w:val="en-CA"/>
        </w:rPr>
        <w:t>Geometric partitioning mode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lang w:val="en-CA"/>
        </w:rPr>
        <w:t xml:space="preserve">Incorporated </w:t>
      </w:r>
      <w:r>
        <w:t>JVET-Q0495: Clip ranges for NL-ALF</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lang w:val="en-CA"/>
        </w:rPr>
        <w:t xml:space="preserve">Incorporated </w:t>
      </w:r>
      <w:r>
        <w:t>JVET-Q0297: Merge estimation regions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ins w:id="4" w:author="JVET-Q0795" w:date="2020-03-05T13:34:00Z"/>
        </w:rPr>
      </w:pPr>
      <w:r>
        <w:rPr>
          <w:lang w:val="en-CA"/>
        </w:rPr>
        <w:t>Incorporated JVET-Q0330: Use QT splitting if other methods are not allowed for picture boundary implicit partitioning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ins w:id="5" w:author="seunghwan3.kim" w:date="2020-03-19T17:06:00Z"/>
        </w:rPr>
      </w:pPr>
      <w:ins w:id="6" w:author="JVET-Q0795" w:date="2020-03-05T13:35:00Z">
        <w:r>
          <w:rPr>
            <w:lang w:val="en-CA"/>
          </w:rPr>
          <w:t xml:space="preserve">Incorporated </w:t>
        </w:r>
      </w:ins>
      <w:ins w:id="7" w:author="JVET-Q0795" w:date="2020-03-05T13:34:00Z">
        <w:r>
          <w:rPr>
            <w:lang w:val="en-CA"/>
          </w:rPr>
          <w:t>JVET-Q0795</w:t>
        </w:r>
      </w:ins>
      <w:ins w:id="8" w:author="JVET-Q0795" w:date="2020-03-05T13:37:00Z">
        <w:r>
          <w:rPr>
            <w:lang w:val="en-CA"/>
          </w:rPr>
          <w:t>: Cross component adaptive loop filter (CC-ALF)</w:t>
        </w:r>
      </w:ins>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ins w:id="9" w:author="seunghwan3.kim" w:date="2020-03-19T17:15:00Z"/>
        </w:rPr>
      </w:pPr>
      <w:ins w:id="10" w:author="seunghwan3.kim" w:date="2020-03-19T17:06:00Z">
        <w:r>
          <w:rPr>
            <w:lang w:val="en-CA"/>
          </w:rPr>
          <w:t xml:space="preserve">Incorporated JVET-Q0491: </w:t>
        </w:r>
      </w:ins>
      <w:ins w:id="11" w:author="seunghwan3.kim" w:date="2020-03-19T17:07:00Z">
        <w:r>
          <w:rPr>
            <w:lang w:val="en-CA"/>
          </w:rPr>
          <w:t>Palette escape binarization</w:t>
        </w:r>
      </w:ins>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ins w:id="12" w:author="seunghwan3.kim" w:date="2020-03-19T17:19:00Z"/>
        </w:rPr>
      </w:pPr>
      <w:ins w:id="13" w:author="seunghwan3.kim" w:date="2020-03-19T17:15:00Z">
        <w:r>
          <w:rPr>
            <w:lang w:val="en-CA"/>
          </w:rPr>
          <w:t>Incorporated JVET-Q0501: Palette predictor initialization in WPP</w:t>
        </w:r>
      </w:ins>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ins w:id="14" w:author="seunghwan3.kim" w:date="2020-03-19T17:15:00Z"/>
        </w:rPr>
      </w:pPr>
      <w:ins w:id="15" w:author="seunghwan3.kim" w:date="2020-03-19T17:19:00Z">
        <w:r>
          <w:rPr>
            <w:lang w:val="en-CA"/>
          </w:rPr>
          <w:t>Incorporated JVET-Q0629: Palette mode excluding small blocks</w:t>
        </w:r>
      </w:ins>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ins w:id="16" w:author="seunghwan3.kim" w:date="2020-03-19T21:08:00Z"/>
        </w:rPr>
      </w:pPr>
      <w:ins w:id="17" w:author="seunghwan3.kim" w:date="2020-03-19T21:08:00Z">
        <w:r>
          <w:rPr>
            <w:lang w:val="en-CA"/>
          </w:rPr>
          <w:t xml:space="preserve">Incorporated JVET-Q0293: </w:t>
        </w:r>
      </w:ins>
      <w:ins w:id="18" w:author="seunghwan3.kim" w:date="2020-03-19T21:09:00Z">
        <w:r>
          <w:rPr>
            <w:lang w:val="en-CA"/>
          </w:rPr>
          <w:t>Removal of chroma Nx2 blocks in PDPC</w:t>
        </w:r>
      </w:ins>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ins w:id="19" w:author="seunghwan3.kim" w:date="2020-03-19T21:34:00Z"/>
        </w:rPr>
      </w:pPr>
      <w:ins w:id="20" w:author="seunghwan3.kim" w:date="2020-03-19T21:34:00Z">
        <w:r>
          <w:rPr>
            <w:lang w:val="en-CA"/>
          </w:rPr>
          <w:t>Incorporated JVET-Q0820: ACT common text for bug fixes and transform change</w:t>
        </w:r>
      </w:ins>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ins w:id="21" w:author="seunghwan3.kim" w:date="2020-03-19T22:08:00Z"/>
        </w:rPr>
      </w:pPr>
      <w:ins w:id="22" w:author="seunghwan3.kim" w:date="2020-03-19T21:57:00Z">
        <w:r>
          <w:rPr>
            <w:lang w:val="en-CA"/>
          </w:rPr>
          <w:t>Incorporated JVET-Q0</w:t>
        </w:r>
      </w:ins>
      <w:ins w:id="23" w:author="seunghwan3.kim" w:date="2020-03-19T21:58:00Z">
        <w:r>
          <w:rPr>
            <w:lang w:val="en-CA"/>
          </w:rPr>
          <w:t>516</w:t>
        </w:r>
      </w:ins>
      <w:ins w:id="24" w:author="seunghwan3.kim" w:date="2020-03-19T21:57:00Z">
        <w:r>
          <w:rPr>
            <w:lang w:val="en-CA"/>
          </w:rPr>
          <w:t>: MTS signaling based on last significant coefficient position</w:t>
        </w:r>
      </w:ins>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ins w:id="25" w:author="seunghwan3.kim" w:date="2020-03-19T22:08:00Z"/>
        </w:rPr>
      </w:pPr>
      <w:ins w:id="26" w:author="seunghwan3.kim" w:date="2020-03-19T22:08:00Z">
        <w:r>
          <w:rPr>
            <w:lang w:val="en-CA"/>
          </w:rPr>
          <w:t>Incorporated JVET-Q0</w:t>
        </w:r>
      </w:ins>
      <w:ins w:id="27" w:author="seunghwan3.kim" w:date="2020-03-19T22:09:00Z">
        <w:r>
          <w:rPr>
            <w:lang w:val="en-CA"/>
          </w:rPr>
          <w:t>784</w:t>
        </w:r>
      </w:ins>
      <w:ins w:id="28" w:author="seunghwan3.kim" w:date="2020-03-19T22:08:00Z">
        <w:r>
          <w:rPr>
            <w:lang w:val="en-CA"/>
          </w:rPr>
          <w:t xml:space="preserve">: </w:t>
        </w:r>
      </w:ins>
      <w:ins w:id="29" w:author="seunghwan3.kim" w:date="2020-03-19T22:09:00Z">
        <w:r>
          <w:rPr>
            <w:lang w:val="en-CA"/>
          </w:rPr>
          <w:t>LFNST signalling, latency reduction and scaling process</w:t>
        </w:r>
      </w:ins>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ins w:id="30" w:author="seunghwan3.kim" w:date="2020-03-19T22:29:00Z"/>
        </w:rPr>
      </w:pPr>
      <w:ins w:id="31" w:author="seunghwan3.kim" w:date="2020-03-19T22:29:00Z">
        <w:r>
          <w:rPr>
            <w:lang w:val="en-CA"/>
          </w:rPr>
          <w:t>Incorporated JVET-Q0512: Enable TS for ACT blocks</w:t>
        </w:r>
      </w:ins>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ins w:id="32" w:author="seunghwan3.kim" w:date="2020-03-19T22:41:00Z"/>
        </w:rPr>
      </w:pPr>
      <w:ins w:id="33" w:author="seunghwan3.kim" w:date="2020-03-19T22:41:00Z">
        <w:r>
          <w:rPr>
            <w:lang w:val="en-CA"/>
          </w:rPr>
          <w:t>Incorporated JVET-Q0</w:t>
        </w:r>
      </w:ins>
      <w:ins w:id="34" w:author="seunghwan3.kim" w:date="2020-03-19T22:42:00Z">
        <w:r>
          <w:rPr>
            <w:lang w:val="en-CA"/>
          </w:rPr>
          <w:t>089</w:t>
        </w:r>
      </w:ins>
      <w:ins w:id="35" w:author="seunghwan3.kim" w:date="2020-03-19T22:41:00Z">
        <w:r>
          <w:rPr>
            <w:lang w:val="en-CA"/>
          </w:rPr>
          <w:t xml:space="preserve">: </w:t>
        </w:r>
      </w:ins>
      <w:ins w:id="36" w:author="seunghwan3.kim" w:date="2020-03-19T22:42:00Z">
        <w:r>
          <w:rPr>
            <w:lang w:val="en-CA"/>
          </w:rPr>
          <w:t>TSRC slice-level switch and BDPCM for chroma in 4:2:0</w:t>
        </w:r>
      </w:ins>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ins w:id="37" w:author="seunghwan3.kim" w:date="2020-03-22T17:40:00Z"/>
        </w:rPr>
      </w:pPr>
      <w:ins w:id="38" w:author="seunghwan3.kim" w:date="2020-03-19T23:01:00Z">
        <w:r>
          <w:rPr>
            <w:lang w:val="en-CA"/>
          </w:rPr>
          <w:t>Incorporated JVET-Q0267: Resetting CuQpOffsets to 0 at the start of each QG</w:t>
        </w:r>
      </w:ins>
    </w:p>
    <w:p>
      <w:pPr>
        <w:tabs>
          <w:tab w:val="clear" w:pos="360"/>
          <w:tab w:val="clear" w:pos="720"/>
          <w:tab w:val="clear" w:pos="1080"/>
          <w:tab w:val="clear" w:pos="1440"/>
        </w:tabs>
        <w:overflowPunct/>
        <w:autoSpaceDE/>
        <w:autoSpaceDN/>
        <w:adjustRightInd/>
        <w:spacing w:before="100" w:beforeAutospacing="1" w:after="100" w:afterAutospacing="1"/>
        <w:textAlignment w:val="auto"/>
      </w:pPr>
    </w:p>
    <w:p>
      <w:pPr>
        <w:tabs>
          <w:tab w:val="clear" w:pos="360"/>
          <w:tab w:val="clear" w:pos="720"/>
          <w:tab w:val="clear" w:pos="1080"/>
          <w:tab w:val="clear" w:pos="1440"/>
        </w:tabs>
        <w:overflowPunct/>
        <w:autoSpaceDE/>
        <w:autoSpaceDN/>
        <w:adjustRightInd/>
        <w:spacing w:before="100" w:beforeAutospacing="1" w:after="100" w:afterAutospacing="1"/>
        <w:textAlignment w:val="auto"/>
        <w:rPr>
          <w:lang w:val="en-CA"/>
        </w:rPr>
      </w:pPr>
      <w:r>
        <w:rPr>
          <w:szCs w:val="22"/>
          <w:lang w:val="en-CA"/>
        </w:rPr>
        <w:t>VVC Test Model 7 (VTM7) algorithm description and encoding method</w:t>
      </w:r>
      <w:r>
        <w:rPr>
          <w:lang w:val="en-CA"/>
        </w:rPr>
        <w:t xml:space="preserve">Incorporated </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JVET-O0</w:t>
      </w:r>
      <w:r>
        <w:rPr>
          <w:rFonts w:eastAsiaTheme="minorEastAsia"/>
          <w:lang w:val="en-CA" w:eastAsia="ko-KR"/>
        </w:rPr>
        <w:t>683</w:t>
      </w:r>
      <w:r>
        <w:rPr>
          <w:lang w:val="en-CA"/>
        </w:rPr>
        <w:t>: adaptive color transform</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w:t>
      </w:r>
      <w:r>
        <w:rPr>
          <w:rFonts w:eastAsiaTheme="minorEastAsia"/>
          <w:lang w:val="en-CA" w:eastAsia="ko-KR"/>
        </w:rPr>
        <w:t>P1000</w:t>
      </w:r>
      <w:r>
        <w:rPr>
          <w:lang w:val="en-CA"/>
        </w:rPr>
        <w:t xml:space="preserve">: </w:t>
      </w:r>
      <w:r>
        <w:rPr>
          <w:rFonts w:eastAsiaTheme="minorEastAsia"/>
          <w:lang w:val="en-CA" w:eastAsia="ko-KR"/>
        </w:rPr>
        <w:t>T</w:t>
      </w:r>
      <w:r>
        <w:rPr>
          <w:lang w:val="en-CA"/>
        </w:rPr>
        <w:t>ransform shift removal in transform skip mode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w:t>
      </w:r>
      <w:r>
        <w:rPr>
          <w:rFonts w:eastAsiaTheme="minorEastAsia"/>
          <w:lang w:val="en-CA" w:eastAsia="ko-KR"/>
        </w:rPr>
        <w:t>P1026</w:t>
      </w:r>
      <w:r>
        <w:rPr>
          <w:lang w:val="en-CA"/>
        </w:rPr>
        <w:t xml:space="preserve">: </w:t>
      </w:r>
      <w:r>
        <w:rPr>
          <w:rFonts w:eastAsiaTheme="minorEastAsia"/>
          <w:lang w:val="en-CA" w:eastAsia="ko-KR"/>
        </w:rPr>
        <w:t xml:space="preserve">Applying LFNST for ISP Blocks </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w:t>
      </w:r>
      <w:r>
        <w:rPr>
          <w:rFonts w:eastAsiaTheme="minorEastAsia"/>
          <w:lang w:val="en-CA" w:eastAsia="ko-KR"/>
        </w:rPr>
        <w:t>P0983</w:t>
      </w:r>
      <w:r>
        <w:rPr>
          <w:lang w:val="en-CA"/>
        </w:rPr>
        <w:t xml:space="preserve">: </w:t>
      </w:r>
      <w:r>
        <w:rPr>
          <w:rFonts w:eastAsiaTheme="minorEastAsia"/>
          <w:lang w:val="en-CA" w:eastAsia="ko-KR"/>
        </w:rPr>
        <w:t>Removal of sps_sbt_max_size_64_flag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w:t>
      </w:r>
      <w:r>
        <w:rPr>
          <w:rFonts w:eastAsiaTheme="minorEastAsia"/>
          <w:lang w:val="en-CA" w:eastAsia="ko-KR"/>
        </w:rPr>
        <w:t>P0058</w:t>
      </w:r>
      <w:r>
        <w:rPr>
          <w:lang w:val="en-CA"/>
        </w:rPr>
        <w:t xml:space="preserve">: </w:t>
      </w:r>
      <w:r>
        <w:rPr>
          <w:rFonts w:eastAsiaTheme="minorEastAsia"/>
          <w:lang w:val="en-CA" w:eastAsia="ko-KR"/>
        </w:rPr>
        <w:t>Enabling transform skip for chroma</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w:t>
      </w:r>
      <w:r>
        <w:rPr>
          <w:rFonts w:eastAsiaTheme="minorEastAsia"/>
          <w:lang w:val="en-CA" w:eastAsia="ko-KR"/>
        </w:rPr>
        <w:t>P0168</w:t>
      </w:r>
      <w:r>
        <w:rPr>
          <w:lang w:val="en-CA"/>
        </w:rPr>
        <w:t xml:space="preserve">: </w:t>
      </w:r>
      <w:r>
        <w:rPr>
          <w:rFonts w:eastAsiaTheme="minorEastAsia"/>
          <w:lang w:val="en-CA" w:eastAsia="ko-KR"/>
        </w:rPr>
        <w:t>Removal of 2x2 chroma quantization matrices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w:t>
      </w:r>
      <w:r>
        <w:rPr>
          <w:rFonts w:eastAsiaTheme="minorEastAsia"/>
          <w:lang w:val="en-CA" w:eastAsia="ko-KR"/>
        </w:rPr>
        <w:t>P0365</w:t>
      </w:r>
      <w:r>
        <w:rPr>
          <w:lang w:val="en-CA"/>
        </w:rPr>
        <w:t xml:space="preserve">: </w:t>
      </w:r>
      <w:r>
        <w:rPr>
          <w:rFonts w:eastAsiaTheme="minorEastAsia"/>
          <w:lang w:val="en-CA" w:eastAsia="ko-KR"/>
        </w:rPr>
        <w:t>Disabling scaling matrices for LFNST coded blocks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w:t>
      </w:r>
      <w:r>
        <w:rPr>
          <w:rFonts w:eastAsiaTheme="minorEastAsia"/>
          <w:lang w:val="en-CA" w:eastAsia="ko-KR"/>
        </w:rPr>
        <w:t>P1034</w:t>
      </w:r>
      <w:r>
        <w:rPr>
          <w:lang w:val="en-CA"/>
        </w:rPr>
        <w:t xml:space="preserve">: </w:t>
      </w:r>
      <w:r>
        <w:rPr>
          <w:rFonts w:eastAsiaTheme="minorEastAsia"/>
          <w:lang w:val="en-CA" w:eastAsia="ko-KR"/>
        </w:rPr>
        <w:t>Improved coding of user defined quantization matrices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w:t>
      </w:r>
      <w:r>
        <w:rPr>
          <w:rFonts w:eastAsiaTheme="minorEastAsia"/>
          <w:lang w:val="en-CA" w:eastAsia="ko-KR"/>
        </w:rPr>
        <w:t>P0436</w:t>
      </w:r>
      <w:r>
        <w:rPr>
          <w:lang w:val="en-CA"/>
        </w:rPr>
        <w:t xml:space="preserve">: </w:t>
      </w:r>
      <w:r>
        <w:rPr>
          <w:rFonts w:eastAsiaTheme="minorEastAsia"/>
          <w:lang w:val="en-CA" w:eastAsia="ko-KR"/>
        </w:rPr>
        <w:t>On CU adaptive chroma QP offset signalling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w:t>
      </w:r>
      <w:r>
        <w:rPr>
          <w:rFonts w:eastAsiaTheme="minorEastAsia"/>
          <w:lang w:val="en-CA" w:eastAsia="ko-KR"/>
        </w:rPr>
        <w:t>P0054</w:t>
      </w:r>
      <w:r>
        <w:rPr>
          <w:lang w:val="en-CA"/>
        </w:rPr>
        <w:t xml:space="preserve">: </w:t>
      </w:r>
      <w:r>
        <w:rPr>
          <w:rFonts w:eastAsiaTheme="minorEastAsia"/>
          <w:lang w:val="en-CA" w:eastAsia="ko-KR"/>
        </w:rPr>
        <w:t>Fixed MIP up-sampling order</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w:t>
      </w:r>
      <w:r>
        <w:rPr>
          <w:rFonts w:eastAsiaTheme="minorEastAsia"/>
          <w:lang w:val="en-CA" w:eastAsia="ko-KR"/>
        </w:rPr>
        <w:t>P0054</w:t>
      </w:r>
      <w:r>
        <w:rPr>
          <w:lang w:val="en-CA"/>
        </w:rPr>
        <w:t xml:space="preserve">: </w:t>
      </w:r>
      <w:r>
        <w:rPr>
          <w:rFonts w:eastAsiaTheme="minorEastAsia"/>
          <w:lang w:val="en-CA" w:eastAsia="ko-KR"/>
        </w:rPr>
        <w:t>Align MIP matrix multiplication process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w:t>
      </w:r>
      <w:r>
        <w:rPr>
          <w:rFonts w:eastAsiaTheme="minorEastAsia"/>
          <w:lang w:val="en-CA" w:eastAsia="ko-KR"/>
        </w:rPr>
        <w:t>P0803</w:t>
      </w:r>
      <w:r>
        <w:rPr>
          <w:lang w:val="en-CA"/>
        </w:rPr>
        <w:t xml:space="preserve">: </w:t>
      </w:r>
      <w:r>
        <w:rPr>
          <w:rFonts w:eastAsiaTheme="minorEastAsia"/>
          <w:lang w:val="en-CA" w:eastAsia="ko-KR"/>
        </w:rPr>
        <w:t>MIP cleanup</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w:t>
      </w:r>
      <w:r>
        <w:rPr>
          <w:rFonts w:eastAsiaTheme="minorEastAsia"/>
          <w:lang w:val="en-CA" w:eastAsia="ko-KR"/>
        </w:rPr>
        <w:t>P0408</w:t>
      </w:r>
      <w:r>
        <w:rPr>
          <w:lang w:val="en-CA"/>
        </w:rPr>
        <w:t xml:space="preserve">: </w:t>
      </w:r>
      <w:r>
        <w:rPr>
          <w:rFonts w:eastAsiaTheme="minorEastAsia"/>
          <w:lang w:val="en-CA" w:eastAsia="ko-KR"/>
        </w:rPr>
        <w:t>MRL to use the same 3 lines as CCLM</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w:t>
      </w:r>
      <w:r>
        <w:rPr>
          <w:rFonts w:eastAsiaTheme="minorEastAsia"/>
          <w:lang w:val="en-CA" w:eastAsia="ko-KR"/>
        </w:rPr>
        <w:t>P0059</w:t>
      </w:r>
      <w:r>
        <w:rPr>
          <w:lang w:val="en-CA"/>
        </w:rPr>
        <w:t xml:space="preserve">: </w:t>
      </w:r>
      <w:r>
        <w:rPr>
          <w:rFonts w:eastAsiaTheme="minorEastAsia"/>
          <w:lang w:val="en-CA" w:eastAsia="ko-KR"/>
        </w:rPr>
        <w:t>Enable BDPCM for chroma</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w:t>
      </w:r>
      <w:r>
        <w:rPr>
          <w:rFonts w:eastAsiaTheme="minorEastAsia"/>
          <w:lang w:val="en-CA" w:eastAsia="ko-KR"/>
        </w:rPr>
        <w:t>P0077</w:t>
      </w:r>
      <w:r>
        <w:rPr>
          <w:lang w:val="en-CA"/>
        </w:rPr>
        <w:t xml:space="preserve">: </w:t>
      </w:r>
      <w:r>
        <w:rPr>
          <w:rFonts w:eastAsiaTheme="minorEastAsia"/>
          <w:lang w:val="en-CA" w:eastAsia="ko-KR"/>
        </w:rPr>
        <w:t>Line-based Palette mode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JVET-O1038: ALF boundary padding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JVET-P0505: Fixing non-linear ALF clipping values for 8-bit video</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JVET-P0254: Fix number of LMCS segments to 32 regardless of bit depth</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JVET-P0371: Signalling of corrective values for chroma residual scaling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Remove bricks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Added subpicture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JVET-P0325: Change the checking order of the first two spatial merge candidates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JVET-P0057: 1/32-pel precision of PROF motion refinement</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JVET-P1023: Reference picture conditions in DMVR and BDOF</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Added virtual boundary for loop filter disabling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JVET-P0641: Removal of 2xN chroma intra blocks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JVET-P0072: JVET-P0298, JVET-P0562, changes related to transform skip residual coding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 xml:space="preserve">Incorporated JVET-P0170: on regular residual coding: Simplified derivation of ZeroPos[ n ] </w:t>
      </w:r>
    </w:p>
    <w:p>
      <w:pPr>
        <w:overflowPunct/>
        <w:autoSpaceDE/>
        <w:autoSpaceDN/>
        <w:adjustRightInd/>
        <w:spacing w:before="100" w:beforeAutospacing="1" w:after="100" w:afterAutospacing="1"/>
        <w:textAlignment w:val="auto"/>
        <w:rPr>
          <w:lang w:val="en-CA"/>
        </w:rPr>
      </w:pPr>
    </w:p>
    <w:p>
      <w:pPr>
        <w:overflowPunct/>
        <w:autoSpaceDE/>
        <w:autoSpaceDN/>
        <w:adjustRightInd/>
        <w:spacing w:before="100" w:beforeAutospacing="1" w:after="100" w:afterAutospacing="1"/>
        <w:textAlignment w:val="auto"/>
        <w:rPr>
          <w:rFonts w:eastAsiaTheme="minorEastAsia"/>
          <w:szCs w:val="22"/>
          <w:lang w:val="en-CA" w:eastAsia="ko-KR"/>
        </w:rPr>
      </w:pPr>
      <w:r>
        <w:rPr>
          <w:szCs w:val="22"/>
          <w:lang w:val="en-CA"/>
        </w:rPr>
        <w:t>VVC Test Model 6 (VTM6) algorithm description and encoding method</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 xml:space="preserve">Editorial improvements in the section on screen content coding tools </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JVET-O</w:t>
      </w:r>
      <w:r>
        <w:rPr>
          <w:rFonts w:eastAsiaTheme="minorEastAsia"/>
          <w:lang w:val="en-CA" w:eastAsia="ko-KR"/>
        </w:rPr>
        <w:t>1124</w:t>
      </w:r>
      <w:r>
        <w:rPr>
          <w:lang w:val="en-CA"/>
        </w:rPr>
        <w:t>: CCLM restrictions for dualtree to reduce latency</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JVET-O0</w:t>
      </w:r>
      <w:r>
        <w:rPr>
          <w:rFonts w:eastAsiaTheme="minorEastAsia"/>
          <w:lang w:val="en-CA" w:eastAsia="ko-KR"/>
        </w:rPr>
        <w:t>050</w:t>
      </w:r>
      <w:r>
        <w:rPr>
          <w:lang w:val="en-CA"/>
        </w:rPr>
        <w:t>: Small chroma block size restrictions for shared tree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JVET-O0</w:t>
      </w:r>
      <w:r>
        <w:rPr>
          <w:rFonts w:eastAsiaTheme="minorEastAsia"/>
          <w:lang w:val="en-CA" w:eastAsia="ko-KR"/>
        </w:rPr>
        <w:t>640</w:t>
      </w:r>
      <w:r>
        <w:rPr>
          <w:lang w:val="en-CA"/>
        </w:rPr>
        <w:t xml:space="preserve">: </w:t>
      </w:r>
      <w:r>
        <w:rPr>
          <w:rFonts w:eastAsiaTheme="minorEastAsia"/>
          <w:lang w:val="en-CA" w:eastAsia="ko-KR"/>
        </w:rPr>
        <w:t>Restriction on small chroma blocks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JVET-O0106: ISP restriction on prediction block size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JVET-O0277: Restriction on small block sizes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 xml:space="preserve">Incorporated JVET-O0364: Intra prediction simplifications </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JVET-O0426: MRL reference samples for DC mode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JVET-O0502: 67 modes for ISP</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JVET-O0655: Wide-angle in chroma intra angle mapping table for 4:2:2</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JVET-O1153: Intra chroma mode coding cleanup</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JVET-O0925: MIP 8-bit coefficient and simplifications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JVET-O0315: Intra prediction mode alignment for BDPCM</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JVET-O1136: Unified TS and BDPCM signalling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JVET-O0258: Disabling IBC for chroma in case of dual tree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JVET-O0455: Number of IBC merge candidates independent for P/B slices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 xml:space="preserve">Incorporated JVET-O1170: Bitstream conformance with a virtual IBC buffer concept </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JVET-O0650: Signalling of chroma QP tables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JVET-O1168: CU level chroma QP control</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 xml:space="preserve"> </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JVET-O0272: simplified inverse luma mapping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JVET-O1109: Unification of chroma residual scaling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JVET-O0432: LMCS encoder improvement</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JVET-O0057: Half pel AMVR extension with alternative IF</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JVET-O0070: Prediction refinement with optical flow for affine mode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 xml:space="preserve">Incorporated </w:t>
      </w:r>
      <w:r>
        <w:rPr>
          <w:lang w:val="en-CA"/>
        </w:rPr>
        <w:t>JVET-O0119: Palette mode coding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 xml:space="preserve">Incorporated </w:t>
      </w:r>
      <w:r>
        <w:rPr>
          <w:lang w:val="en-CA"/>
        </w:rPr>
        <w:t>JVET-O0304: unified gradient calculation for BDOF</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 xml:space="preserve">Incorporated </w:t>
      </w:r>
      <w:r>
        <w:rPr>
          <w:lang w:val="en-CA"/>
        </w:rPr>
        <w:t>JVET-O0055: BDOF subblock early termination threshold</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 xml:space="preserve">Incorporated </w:t>
      </w:r>
      <w:r>
        <w:rPr>
          <w:lang w:val="en-CA"/>
        </w:rPr>
        <w:t>JVET-O0108:</w:t>
      </w:r>
      <w:r>
        <w:t xml:space="preserve"> </w:t>
      </w:r>
      <w:r>
        <w:rPr>
          <w:lang w:val="en-CA"/>
        </w:rPr>
        <w:t>Disabling DMVR and BDOF for CIIP</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 xml:space="preserve">Incorporated </w:t>
      </w:r>
      <w:r>
        <w:rPr>
          <w:lang w:val="en-CA"/>
        </w:rPr>
        <w:t>JVET-O0634: Unify allowed DMVR and BDOF block sizes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 xml:space="preserve">Incorporated </w:t>
      </w:r>
      <w:r>
        <w:rPr>
          <w:lang w:val="en-CA"/>
        </w:rPr>
        <w:t xml:space="preserve">JVET-O0681: </w:t>
      </w:r>
      <w:r>
        <w:rPr>
          <w:rFonts w:eastAsiaTheme="minorEastAsia"/>
          <w:lang w:val="en-CA" w:eastAsia="ko-KR"/>
        </w:rPr>
        <w:t>Disabling DMVR, BDOF and BCW for CIIP</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 xml:space="preserve">Incorporated </w:t>
      </w:r>
      <w:r>
        <w:rPr>
          <w:lang w:val="en-CA"/>
        </w:rPr>
        <w:t>JVET-O0366: BCW index for constructed affine merge candidate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 xml:space="preserve">Incorporated </w:t>
      </w:r>
      <w:r>
        <w:rPr>
          <w:lang w:val="en-CA"/>
        </w:rPr>
        <w:t>JVET-O0590: Modified SAD for the center coordinate of DMVR search</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w:t>
      </w:r>
      <w:r>
        <w:rPr>
          <w:lang w:val="en-CA"/>
        </w:rPr>
        <w:t xml:space="preserve"> JVET-O0265: Simplified MV storage for TPM</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w:t>
      </w:r>
      <w:r>
        <w:rPr>
          <w:lang w:val="en-CA"/>
        </w:rPr>
        <w:t xml:space="preserve"> JVET-O0414: No SMVD for Long term reference picture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w:t>
      </w:r>
      <w:r>
        <w:rPr>
          <w:lang w:val="en-CA"/>
        </w:rPr>
        <w:t xml:space="preserve"> JVET-O0304: Multiplication reduction in B</w:t>
      </w:r>
      <w:r>
        <w:t>DOF</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Incorporated JVET-O0</w:t>
      </w:r>
      <w:r>
        <w:rPr>
          <w:rFonts w:eastAsiaTheme="minorEastAsia"/>
          <w:lang w:eastAsia="ko-KR"/>
        </w:rPr>
        <w:t>090</w:t>
      </w:r>
      <w:r>
        <w:t xml:space="preserve">: </w:t>
      </w:r>
      <w:r>
        <w:rPr>
          <w:rFonts w:eastAsiaTheme="minorEastAsia"/>
          <w:lang w:val="en-CA" w:eastAsia="ko-KR"/>
        </w:rPr>
        <w:t>Alternative chroma filters + CTU chroma filter selection</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 xml:space="preserve">Incorporated </w:t>
      </w:r>
      <w:r>
        <w:rPr>
          <w:lang w:val="en-CA"/>
        </w:rPr>
        <w:t>JVET-O0662: Modified ALF filtering for Slice, Brick and Virtual boundaries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 xml:space="preserve">Incorporated </w:t>
      </w:r>
      <w:r>
        <w:rPr>
          <w:lang w:val="en-CA"/>
        </w:rPr>
        <w:t>JVET- O0625: Apply VB when the bottom CTU boundary is a slice/tile/brick or “360 virtual” boundary</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JVET-O0060: CE5-2.1: Deblocking on 4x4 sample grids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JVET-O0061: CE5-3.1 Sub-sample MV threshold for deblocking decisions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JVET-O0159: Non-CE5: Deblocking tC table defined for 10-bit video</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JVET-O0094: Simplification of 48x16 LFNST matrices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JVET-O0472: LFNST index signalling depends on last position</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JVET-O0368: Disable LFNST for non-DCT2 MTS candidate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JVET-O0529: Disable LFNST and MIP for implicit MTS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JVET-O0219: LFNST transform set selection for a CCLM</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JVET-O0213: Limit LFNST up to max TU size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JVET-O0545: Configurable maximum transform size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JVET-O0919: QP clipping in scaling process for transform skip</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JVET-O0052: TB-level constraints on context-coded bins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JVET-O0105: Joint chroma residual coding with multiple modes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JVET-O0122: Sign context, level mapping, and bitplane coding for TS residual coding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JVET-O0409: Exclude coded_subblock_flag in TSRC max ctx coded bin count</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JVET-O0617: Context model reduction for sig_coeff_flag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JVET-O0543: Disallow joint chroma coding for non-I CUs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Incorporated JVET-O0065: QP clipping in scaling process for transform skip</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rFonts w:eastAsiaTheme="minorEastAsia"/>
          <w:lang w:val="en-CA" w:eastAsia="ko-KR"/>
        </w:rPr>
        <w:t xml:space="preserve">Incorporated JVET-O0623: </w:t>
      </w:r>
      <w:r>
        <w:rPr>
          <w:rFonts w:eastAsiaTheme="minorEastAsia"/>
          <w:lang w:eastAsia="ko-KR"/>
        </w:rPr>
        <w:t>R</w:t>
      </w:r>
      <w:r>
        <w:t>esidual coding for transform skip</w:t>
      </w:r>
    </w:p>
    <w:p>
      <w:pPr>
        <w:overflowPunct/>
        <w:autoSpaceDE/>
        <w:autoSpaceDN/>
        <w:adjustRightInd/>
        <w:spacing w:before="100" w:beforeAutospacing="1" w:after="100" w:afterAutospacing="1"/>
        <w:textAlignment w:val="auto"/>
        <w:rPr>
          <w:szCs w:val="22"/>
          <w:lang w:val="en-CA"/>
        </w:rPr>
      </w:pPr>
    </w:p>
    <w:p>
      <w:pPr>
        <w:overflowPunct/>
        <w:autoSpaceDE/>
        <w:autoSpaceDN/>
        <w:adjustRightInd/>
        <w:spacing w:before="100" w:beforeAutospacing="1" w:after="100" w:afterAutospacing="1"/>
        <w:textAlignment w:val="auto"/>
        <w:rPr>
          <w:rFonts w:eastAsiaTheme="minorEastAsia"/>
          <w:szCs w:val="22"/>
          <w:lang w:val="en-CA" w:eastAsia="ko-KR"/>
        </w:rPr>
      </w:pPr>
      <w:r>
        <w:rPr>
          <w:szCs w:val="22"/>
          <w:lang w:val="en-CA"/>
        </w:rPr>
        <w:t>VVC Test Model 5 (VTM5) algorithm description and encoding method</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Incorporated JVET-N0</w:t>
      </w:r>
      <w:r>
        <w:rPr>
          <w:rFonts w:eastAsiaTheme="minorEastAsia"/>
          <w:lang w:eastAsia="ko-KR"/>
        </w:rPr>
        <w:t>866</w:t>
      </w:r>
      <w:r>
        <w:t xml:space="preserve">: </w:t>
      </w:r>
      <w:r>
        <w:rPr>
          <w:rFonts w:eastAsiaTheme="minorEastAsia"/>
          <w:lang w:val="en-CA" w:eastAsia="ko-KR"/>
        </w:rPr>
        <w:t>Unification of implicit transform selection</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Incorporated JVET-N0</w:t>
      </w:r>
      <w:r>
        <w:rPr>
          <w:rFonts w:eastAsiaTheme="minorEastAsia"/>
          <w:lang w:eastAsia="ko-KR"/>
        </w:rPr>
        <w:t>193</w:t>
      </w:r>
      <w:r>
        <w:t xml:space="preserve">: </w:t>
      </w:r>
      <w:r>
        <w:rPr>
          <w:rFonts w:eastAsiaTheme="minorEastAsia"/>
          <w:lang w:val="en-CA" w:eastAsia="ko-KR"/>
        </w:rPr>
        <w:t>LFNST (Low-Frequency Non-Separable Transform)</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Incorporated JVET-N0</w:t>
      </w:r>
      <w:r>
        <w:rPr>
          <w:rFonts w:eastAsiaTheme="minorEastAsia"/>
          <w:lang w:eastAsia="ko-KR"/>
        </w:rPr>
        <w:t>105</w:t>
      </w:r>
      <w:r>
        <w:t xml:space="preserve">: </w:t>
      </w:r>
      <w:r>
        <w:rPr>
          <w:rFonts w:eastAsiaTheme="minorEastAsia"/>
          <w:lang w:eastAsia="ko-KR"/>
        </w:rPr>
        <w:t>Simplification of LFNST index coding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 xml:space="preserve">Incorporated </w:t>
      </w:r>
      <w:r>
        <w:rPr>
          <w:lang w:val="en-CA"/>
        </w:rPr>
        <w:t>JVET-N0</w:t>
      </w:r>
      <w:r>
        <w:rPr>
          <w:rFonts w:eastAsiaTheme="minorEastAsia"/>
          <w:lang w:val="en-CA" w:eastAsia="ko-KR"/>
        </w:rPr>
        <w:t>217</w:t>
      </w:r>
      <w:r>
        <w:rPr>
          <w:lang w:val="en-CA"/>
        </w:rPr>
        <w:t xml:space="preserve">: </w:t>
      </w:r>
      <w:r>
        <w:rPr>
          <w:rFonts w:eastAsiaTheme="minorEastAsia"/>
          <w:lang w:val="en-CA" w:eastAsia="ko-KR"/>
        </w:rPr>
        <w:t>Matrix weighted intra prediction</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 xml:space="preserve">Incorporated </w:t>
      </w:r>
      <w:r>
        <w:rPr>
          <w:lang w:val="en-CA"/>
        </w:rPr>
        <w:t>JVET-N0</w:t>
      </w:r>
      <w:r>
        <w:rPr>
          <w:rFonts w:eastAsiaTheme="minorEastAsia"/>
          <w:lang w:val="en-CA" w:eastAsia="ko-KR"/>
        </w:rPr>
        <w:t>246</w:t>
      </w:r>
      <w:r>
        <w:rPr>
          <w:lang w:val="en-CA"/>
        </w:rPr>
        <w:t xml:space="preserve">: </w:t>
      </w:r>
      <w:r>
        <w:rPr>
          <w:rFonts w:eastAsiaTheme="minorEastAsia"/>
          <w:lang w:val="en-CA" w:eastAsia="ko-KR"/>
        </w:rPr>
        <w:t>Modified dequantization scaling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 xml:space="preserve">Incorporated </w:t>
      </w:r>
      <w:r>
        <w:rPr>
          <w:lang w:val="en-CA"/>
        </w:rPr>
        <w:t>JVET-N0</w:t>
      </w:r>
      <w:r>
        <w:rPr>
          <w:rFonts w:eastAsiaTheme="minorEastAsia"/>
          <w:lang w:val="en-CA" w:eastAsia="ko-KR"/>
        </w:rPr>
        <w:t>847</w:t>
      </w:r>
      <w:r>
        <w:rPr>
          <w:lang w:val="en-CA"/>
        </w:rPr>
        <w:t xml:space="preserve">: </w:t>
      </w:r>
      <w:r>
        <w:rPr>
          <w:rFonts w:eastAsiaTheme="minorEastAsia"/>
          <w:lang w:val="en-CA" w:eastAsia="ko-KR"/>
        </w:rPr>
        <w:t>Support of quantization matrices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 xml:space="preserve">Incorporated </w:t>
      </w:r>
      <w:r>
        <w:rPr>
          <w:lang w:val="en-CA"/>
        </w:rPr>
        <w:t>JVET-N0</w:t>
      </w:r>
      <w:r>
        <w:rPr>
          <w:rFonts w:eastAsiaTheme="minorEastAsia"/>
          <w:lang w:val="en-CA" w:eastAsia="ko-KR"/>
        </w:rPr>
        <w:t>188</w:t>
      </w:r>
      <w:r>
        <w:rPr>
          <w:lang w:val="en-CA"/>
        </w:rPr>
        <w:t xml:space="preserve">: </w:t>
      </w:r>
      <w:r>
        <w:rPr>
          <w:rFonts w:eastAsiaTheme="minorEastAsia"/>
          <w:lang w:val="en-CA" w:eastAsia="ko-KR"/>
        </w:rPr>
        <w:t>Unified rice parameter derivation for coefficient level coding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 xml:space="preserve">Incorporated </w:t>
      </w:r>
      <w:r>
        <w:rPr>
          <w:lang w:val="en-CA"/>
        </w:rPr>
        <w:t>JVET-N0</w:t>
      </w:r>
      <w:r>
        <w:rPr>
          <w:rFonts w:eastAsiaTheme="minorEastAsia"/>
          <w:lang w:val="en-CA" w:eastAsia="ko-KR"/>
        </w:rPr>
        <w:t>194</w:t>
      </w:r>
      <w:r>
        <w:rPr>
          <w:lang w:val="en-CA"/>
        </w:rPr>
        <w:t xml:space="preserve">: </w:t>
      </w:r>
      <w:r>
        <w:rPr>
          <w:rFonts w:eastAsiaTheme="minorEastAsia"/>
          <w:lang w:val="en-CA" w:eastAsia="ko-KR"/>
        </w:rPr>
        <w:t>Context selection of last non-zero coefficient position in reduced TU</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 xml:space="preserve">Incorporated </w:t>
      </w:r>
      <w:r>
        <w:rPr>
          <w:lang w:val="en-CA"/>
        </w:rPr>
        <w:t>JVET-N0</w:t>
      </w:r>
      <w:r>
        <w:rPr>
          <w:rFonts w:eastAsiaTheme="minorEastAsia"/>
          <w:lang w:val="en-CA" w:eastAsia="ko-KR"/>
        </w:rPr>
        <w:t>103</w:t>
      </w:r>
      <w:r>
        <w:rPr>
          <w:lang w:val="en-CA"/>
        </w:rPr>
        <w:t xml:space="preserve">: </w:t>
      </w:r>
      <w:r>
        <w:rPr>
          <w:rFonts w:eastAsiaTheme="minorEastAsia"/>
          <w:lang w:val="en-CA" w:eastAsia="ko-KR"/>
        </w:rPr>
        <w:t>Coefficient group size harmonization</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 xml:space="preserve">Incorporated </w:t>
      </w:r>
      <w:r>
        <w:rPr>
          <w:lang w:val="en-CA"/>
        </w:rPr>
        <w:t>JVET-N0</w:t>
      </w:r>
      <w:r>
        <w:rPr>
          <w:rFonts w:eastAsiaTheme="minorEastAsia"/>
          <w:lang w:val="en-CA" w:eastAsia="ko-KR"/>
        </w:rPr>
        <w:t>185</w:t>
      </w:r>
      <w:r>
        <w:rPr>
          <w:lang w:val="en-CA"/>
        </w:rPr>
        <w:t xml:space="preserve">: </w:t>
      </w:r>
      <w:r>
        <w:rPr>
          <w:rFonts w:eastAsiaTheme="minorEastAsia"/>
          <w:lang w:val="en-CA" w:eastAsia="ko-KR"/>
        </w:rPr>
        <w:t>Unified MPM list for intra mode coding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 xml:space="preserve">Incorporated </w:t>
      </w:r>
      <w:r>
        <w:rPr>
          <w:lang w:val="en-CA"/>
        </w:rPr>
        <w:t>JVET-N0</w:t>
      </w:r>
      <w:r>
        <w:rPr>
          <w:rFonts w:eastAsiaTheme="minorEastAsia"/>
          <w:lang w:val="en-CA" w:eastAsia="ko-KR"/>
        </w:rPr>
        <w:t>137</w:t>
      </w:r>
      <w:r>
        <w:rPr>
          <w:lang w:val="en-CA"/>
        </w:rPr>
        <w:t xml:space="preserve">: </w:t>
      </w:r>
      <w:r>
        <w:rPr>
          <w:rFonts w:eastAsiaTheme="minorEastAsia"/>
          <w:lang w:val="en-CA" w:eastAsia="ko-KR"/>
        </w:rPr>
        <w:t>Intra chroma partitioning and prediction restriction</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 xml:space="preserve">Incorporated </w:t>
      </w:r>
      <w:r>
        <w:rPr>
          <w:lang w:val="en-CA"/>
        </w:rPr>
        <w:t>JVET-N0</w:t>
      </w:r>
      <w:r>
        <w:rPr>
          <w:rFonts w:eastAsiaTheme="minorEastAsia"/>
          <w:lang w:val="en-CA" w:eastAsia="ko-KR"/>
        </w:rPr>
        <w:t>435</w:t>
      </w:r>
      <w:r>
        <w:rPr>
          <w:lang w:val="en-CA"/>
        </w:rPr>
        <w:t xml:space="preserve">: </w:t>
      </w:r>
      <w:r>
        <w:rPr>
          <w:rFonts w:eastAsiaTheme="minorEastAsia"/>
          <w:lang w:val="en-CA" w:eastAsia="ko-KR"/>
        </w:rPr>
        <w:t>Harmonization between WAIP and intra smoothing filters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 xml:space="preserve">Incorporated </w:t>
      </w:r>
      <w:r>
        <w:rPr>
          <w:lang w:val="en-CA"/>
        </w:rPr>
        <w:t>JVET-N0</w:t>
      </w:r>
      <w:r>
        <w:rPr>
          <w:rFonts w:eastAsiaTheme="minorEastAsia"/>
          <w:lang w:val="en-CA" w:eastAsia="ko-KR"/>
        </w:rPr>
        <w:t>308</w:t>
      </w:r>
      <w:r>
        <w:rPr>
          <w:lang w:val="en-CA"/>
        </w:rPr>
        <w:t xml:space="preserve">: </w:t>
      </w:r>
      <w:r>
        <w:rPr>
          <w:rFonts w:eastAsiaTheme="minorEastAsia"/>
          <w:lang w:val="en-CA" w:eastAsia="ko-KR"/>
        </w:rPr>
        <w:t>Restriction of the maximum CU size for ISP to 64×64</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 xml:space="preserve">Incorporated </w:t>
      </w:r>
      <w:r>
        <w:rPr>
          <w:lang w:val="en-CA"/>
        </w:rPr>
        <w:t>JVET-N0</w:t>
      </w:r>
      <w:r>
        <w:rPr>
          <w:rFonts w:eastAsiaTheme="minorEastAsia"/>
          <w:lang w:val="en-CA" w:eastAsia="ko-KR"/>
        </w:rPr>
        <w:t>271</w:t>
      </w:r>
      <w:r>
        <w:rPr>
          <w:lang w:val="en-CA"/>
        </w:rPr>
        <w:t xml:space="preserve">: </w:t>
      </w:r>
      <w:r>
        <w:rPr>
          <w:rFonts w:eastAsiaTheme="minorEastAsia"/>
          <w:lang w:val="en-CA" w:eastAsia="ko-KR"/>
        </w:rPr>
        <w:t>CCLM derived with four neighbouring samples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 xml:space="preserve">Incorporated JVET-N0415: </w:t>
      </w:r>
      <w:r>
        <w:rPr>
          <w:lang w:val="en-CA"/>
        </w:rPr>
        <w:t xml:space="preserve">CTU </w:t>
      </w:r>
      <w:r>
        <w:t>adaptive</w:t>
      </w:r>
      <w:r>
        <w:rPr>
          <w:lang w:val="en-CA"/>
        </w:rPr>
        <w:t xml:space="preserve"> ALF, and fixed filter set.</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Incorporated JVET-N0242: Non-Linear Adaptive Loop Filtering (NL-ALF)</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Incorporated JVET-N0180: ALF line buffer reduction</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 xml:space="preserve">Incorporated </w:t>
      </w:r>
      <w:r>
        <w:rPr>
          <w:lang w:val="en-CA"/>
        </w:rPr>
        <w:t>JVET-N0473: Deblocking of ISP/SBT TU boundaries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 xml:space="preserve">Incorporated </w:t>
      </w:r>
      <w:r>
        <w:rPr>
          <w:lang w:val="en-CA"/>
        </w:rPr>
        <w:t>JVET-N0266: Remove 4x4 unipred, and 4x8/8x4 bipred regular inter modes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t xml:space="preserve">Incorporated </w:t>
      </w:r>
      <w:r>
        <w:rPr>
          <w:lang w:val="en-CA"/>
        </w:rPr>
        <w:t xml:space="preserve">JVET-N0340: </w:t>
      </w:r>
      <w:r>
        <w:t>Simplified Merge list construction for TPM</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 xml:space="preserve">Incorporated JVET-N0413: quantized residual DPCM </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JVET-N0054: joint coding of chroma residuals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JVET-N0251 item 4 on IBC search range.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JVET-M0253 and JVET-N0247 on hash-based motion estimation.</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 xml:space="preserve">Incorporated JVET-N0280: residual coding for transform skip mode </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JVET-N0325: using 8-bit fixed precision in BDOF</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JVET-N0146: disable BDOF if BCW or WP is used</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JVET-N0302: CIIP with position-independent weights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JVET-N0483: disallow the combination of subblock transform with triangle mode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JVET-N0286: simplified BCW index coding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JVET-M0140: Subblock transform for inter blocks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JVET-N0481: BCW index inheritance for constructed affine merge candidate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JVET-N0407: Disable 8x8/4xN CUs for DMVR</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 xml:space="preserve">Incorporated </w:t>
      </w:r>
      <w:r>
        <w:fldChar w:fldCharType="begin"/>
      </w:r>
      <w:r>
        <w:instrText xml:space="preserve"> HYPERLINK "http://phenix.it-sudparis.eu/jvet/doc_end_user/current_document.php?id=6623" </w:instrText>
      </w:r>
      <w:r>
        <w:fldChar w:fldCharType="separate"/>
      </w:r>
      <w:r>
        <w:rPr>
          <w:lang w:val="en-CA"/>
        </w:rPr>
        <w:t>JVET-N0868</w:t>
      </w:r>
      <w:r>
        <w:rPr>
          <w:lang w:val="en-CA"/>
        </w:rPr>
        <w:fldChar w:fldCharType="end"/>
      </w:r>
      <w:r>
        <w:rPr>
          <w:lang w:val="en-CA"/>
        </w:rPr>
        <w:t>: DMVR</w:t>
      </w:r>
      <w:r>
        <w:rPr>
          <w:color w:val="000000"/>
          <w:sz w:val="20"/>
          <w:shd w:val="clear" w:color="auto" w:fill="FFFFFF"/>
        </w:rPr>
        <w:t xml:space="preserve"> reconciling with software ticket #214, 25 points SAD full search</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JVET-N0178: Implicitly split BDOF application region along 16x16 boundaries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JVET-N0146: Align DMVR with BDOF on the conditions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JVET-N0447/N0400/N0500/N0851, signalling of triangle merge candidate number</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JVET-M0444: Symmetric MVD coding</w:t>
      </w:r>
    </w:p>
    <w:p>
      <w:pPr>
        <w:overflowPunct/>
        <w:autoSpaceDE/>
        <w:autoSpaceDN/>
        <w:adjustRightInd/>
        <w:spacing w:before="100" w:beforeAutospacing="1" w:after="100" w:afterAutospacing="1"/>
        <w:textAlignment w:val="auto"/>
      </w:pPr>
    </w:p>
    <w:p>
      <w:pPr>
        <w:overflowPunct/>
        <w:autoSpaceDE/>
        <w:autoSpaceDN/>
        <w:adjustRightInd/>
        <w:spacing w:before="100" w:beforeAutospacing="1" w:after="100" w:afterAutospacing="1"/>
        <w:textAlignment w:val="auto"/>
        <w:rPr>
          <w:lang w:val="en-CA"/>
        </w:rPr>
      </w:pPr>
      <w:r>
        <w:rPr>
          <w:szCs w:val="22"/>
          <w:lang w:val="en-CA"/>
        </w:rPr>
        <w:t>VVC Test Model 4 (VTM4) algorithm description and encoding method</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Incorporated JVET-M0118, JVET-M0328 and JVET-M0883: triangle prediction related changes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Incorporated JVET-M0487 and JVET-M0063: BDOF related changes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Incorporated JVET-M0273: SbTMVP related changes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 xml:space="preserve">Incorporated JVET-M0111: BCW related changes: </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Malgun Gothic"/>
          <w:lang w:eastAsia="ko-KR"/>
        </w:rPr>
        <w:t>Incorporated JVET-M0453: CABAC core engine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Malgun Gothic"/>
          <w:lang w:eastAsia="ko-KR"/>
        </w:rPr>
        <w:t xml:space="preserve">Incorporated JVET-M0142: </w:t>
      </w:r>
      <w:r>
        <w:t>Alternative CCLM downsampling filter</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Malgun Gothic"/>
          <w:lang w:eastAsia="ko-KR"/>
        </w:rPr>
        <w:t>Incorporated JVET-M0064: Reduced table size of CCLM parameter derivation</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Malgun Gothic"/>
          <w:lang w:eastAsia="ko-KR"/>
        </w:rPr>
        <w:t>Incorporated JVET-M0238: Simplification of PDPC reference samples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Malgun Gothic"/>
          <w:lang w:eastAsia="ko-KR"/>
        </w:rPr>
        <w:t xml:space="preserve">Incorporated </w:t>
      </w:r>
      <w:r>
        <w:t>JVET-M0407:</w:t>
      </w:r>
      <w:r>
        <w:rPr>
          <w:rFonts w:eastAsia="Malgun Gothic"/>
          <w:lang w:eastAsia="ko-KR"/>
        </w:rPr>
        <w:t xml:space="preserve"> IBC reference region modification</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Incorporated JVET-M0297: 32-length DST-7/DCT-8 using zero-out</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Incorporated JVET-M0464: Unified MTS and transform skip syntax</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Incorporated JVET-M0173: rem_abs_gt3_flag in first coding pass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Incorporated JVET-M0246: Affine AMVR</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Malgun Gothic"/>
          <w:lang w:eastAsia="ko-KR"/>
        </w:rPr>
        <w:t>Incorporated JVET-M0427: luma mapping with chroma scaling (previously known as adaptive in-loop reshaper)</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JVET-M0102: Intra subpartitions (ISP)</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lang w:val="en-CA"/>
        </w:rPr>
      </w:pPr>
      <w:r>
        <w:rPr>
          <w:lang w:val="en-CA"/>
        </w:rPr>
        <w:t>Incorporated JVET-M0147: Decoder side motion vector refinement</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lang w:val="en-CA"/>
        </w:rPr>
        <w:t>Incorporated JVET-M0483: Intra block copy</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lang w:val="en-CA"/>
        </w:rPr>
        <w:t>Incorporated JVET-M0102: Intra Subpartitions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lang w:val="en-CA"/>
        </w:rPr>
        <w:t>Incorporated JVET-M</w:t>
      </w:r>
      <w:r>
        <w:t xml:space="preserve"> </w:t>
      </w:r>
      <w:r>
        <w:rPr>
          <w:lang w:val="en-CA"/>
        </w:rPr>
        <w:t>0471:</w:t>
      </w:r>
      <w:r>
        <w:t xml:space="preserve"> Long tap Deblocking</w:t>
      </w:r>
    </w:p>
    <w:p>
      <w:pPr>
        <w:overflowPunct/>
        <w:autoSpaceDE/>
        <w:autoSpaceDN/>
        <w:adjustRightInd/>
        <w:spacing w:before="100" w:beforeAutospacing="1" w:after="100" w:afterAutospacing="1"/>
        <w:textAlignment w:val="auto"/>
      </w:pPr>
    </w:p>
    <w:p>
      <w:pPr>
        <w:overflowPunct/>
        <w:autoSpaceDE/>
        <w:autoSpaceDN/>
        <w:adjustRightInd/>
        <w:spacing w:before="100" w:beforeAutospacing="1" w:after="100" w:afterAutospacing="1"/>
        <w:textAlignment w:val="auto"/>
        <w:rPr>
          <w:lang w:val="en-CA"/>
        </w:rPr>
      </w:pPr>
      <w:r>
        <w:rPr>
          <w:szCs w:val="22"/>
          <w:lang w:val="en-CA"/>
        </w:rPr>
        <w:t>VVC Test Model 3 (VTM3) algorithm description and encoding method</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Malgun Gothic"/>
          <w:lang w:eastAsia="ko-KR"/>
        </w:rPr>
        <w:t>Incorporated Adaptive Loop Filter</w:t>
      </w:r>
    </w:p>
    <w:p>
      <w:pPr>
        <w:numPr>
          <w:ilvl w:val="1"/>
          <w:numId w:val="3"/>
        </w:numPr>
        <w:tabs>
          <w:tab w:val="clear" w:pos="360"/>
          <w:tab w:val="clear" w:pos="720"/>
          <w:tab w:val="clear" w:pos="1440"/>
        </w:tabs>
        <w:overflowPunct/>
        <w:autoSpaceDE/>
        <w:autoSpaceDN/>
        <w:adjustRightInd/>
        <w:spacing w:before="100" w:beforeAutospacing="1" w:after="100" w:afterAutospacing="1"/>
        <w:textAlignment w:val="auto"/>
      </w:pPr>
      <w:r>
        <w:t>JVET-L0082: 10 b coeffs (instead of 11)</w:t>
      </w:r>
    </w:p>
    <w:p>
      <w:pPr>
        <w:numPr>
          <w:ilvl w:val="1"/>
          <w:numId w:val="3"/>
        </w:numPr>
        <w:tabs>
          <w:tab w:val="clear" w:pos="360"/>
          <w:tab w:val="clear" w:pos="720"/>
          <w:tab w:val="clear" w:pos="1440"/>
        </w:tabs>
        <w:overflowPunct/>
        <w:autoSpaceDE/>
        <w:autoSpaceDN/>
        <w:adjustRightInd/>
        <w:spacing w:before="100" w:beforeAutospacing="1" w:after="100" w:afterAutospacing="1"/>
        <w:textAlignment w:val="auto"/>
      </w:pPr>
      <w:r>
        <w:t>JVET-L0147: Subsampled Laplacian calculation</w:t>
      </w:r>
    </w:p>
    <w:p>
      <w:pPr>
        <w:numPr>
          <w:ilvl w:val="1"/>
          <w:numId w:val="3"/>
        </w:numPr>
        <w:tabs>
          <w:tab w:val="clear" w:pos="360"/>
          <w:tab w:val="clear" w:pos="720"/>
          <w:tab w:val="clear" w:pos="1440"/>
        </w:tabs>
        <w:overflowPunct/>
        <w:autoSpaceDE/>
        <w:autoSpaceDN/>
        <w:adjustRightInd/>
        <w:spacing w:before="100" w:beforeAutospacing="1" w:after="100" w:afterAutospacing="1"/>
        <w:textAlignment w:val="auto"/>
      </w:pPr>
      <w:r>
        <w:t>JVET-L0083: Reduction of bits for ALF coefficient fractional part</w:t>
      </w:r>
    </w:p>
    <w:p>
      <w:pPr>
        <w:numPr>
          <w:ilvl w:val="1"/>
          <w:numId w:val="3"/>
        </w:numPr>
        <w:tabs>
          <w:tab w:val="clear" w:pos="360"/>
          <w:tab w:val="clear" w:pos="720"/>
          <w:tab w:val="clear" w:pos="1440"/>
        </w:tabs>
        <w:overflowPunct/>
        <w:autoSpaceDE/>
        <w:autoSpaceDN/>
        <w:adjustRightInd/>
        <w:spacing w:before="100" w:beforeAutospacing="1" w:after="100" w:afterAutospacing="1"/>
        <w:textAlignment w:val="auto"/>
      </w:pPr>
      <w:r>
        <w:t>JVET-L0392: minor BF</w:t>
      </w:r>
    </w:p>
    <w:p>
      <w:pPr>
        <w:numPr>
          <w:ilvl w:val="1"/>
          <w:numId w:val="3"/>
        </w:numPr>
        <w:tabs>
          <w:tab w:val="clear" w:pos="360"/>
          <w:tab w:val="clear" w:pos="720"/>
          <w:tab w:val="clear" w:pos="1440"/>
        </w:tabs>
        <w:overflowPunct/>
        <w:autoSpaceDE/>
        <w:autoSpaceDN/>
        <w:adjustRightInd/>
        <w:spacing w:before="100" w:beforeAutospacing="1" w:after="100" w:afterAutospacing="1"/>
        <w:textAlignment w:val="auto"/>
      </w:pPr>
      <w:r>
        <w:t>JVET-L0664: Remove the signaling of 5x5 as a special case for luma</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JVET-L0081: 64x64 luma size virtual pipeline data units (VPDUs)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Incorporated Affine related modification, including</w:t>
      </w:r>
    </w:p>
    <w:p>
      <w:pPr>
        <w:numPr>
          <w:ilvl w:val="1"/>
          <w:numId w:val="3"/>
        </w:numPr>
        <w:tabs>
          <w:tab w:val="clear" w:pos="360"/>
          <w:tab w:val="clear" w:pos="720"/>
          <w:tab w:val="clear" w:pos="1440"/>
        </w:tabs>
        <w:overflowPunct/>
        <w:autoSpaceDE/>
        <w:autoSpaceDN/>
        <w:adjustRightInd/>
        <w:spacing w:before="100" w:beforeAutospacing="1" w:after="100" w:afterAutospacing="1"/>
        <w:textAlignment w:val="auto"/>
      </w:pPr>
      <w:r>
        <w:t>JVET-L0265: set the chroma subblock size to 4x4 instead of 2x2</w:t>
      </w:r>
    </w:p>
    <w:p>
      <w:pPr>
        <w:numPr>
          <w:ilvl w:val="1"/>
          <w:numId w:val="3"/>
        </w:numPr>
        <w:tabs>
          <w:tab w:val="clear" w:pos="360"/>
          <w:tab w:val="clear" w:pos="720"/>
          <w:tab w:val="clear" w:pos="1440"/>
        </w:tabs>
        <w:overflowPunct/>
        <w:autoSpaceDE/>
        <w:autoSpaceDN/>
        <w:adjustRightInd/>
        <w:spacing w:before="100" w:beforeAutospacing="1" w:after="100" w:afterAutospacing="1"/>
        <w:textAlignment w:val="auto"/>
      </w:pPr>
      <w:r>
        <w:t>JVET-L0271: CE4.1.6: Simplification of affine AMVP candidate list construction</w:t>
      </w:r>
    </w:p>
    <w:p>
      <w:pPr>
        <w:numPr>
          <w:ilvl w:val="1"/>
          <w:numId w:val="3"/>
        </w:numPr>
        <w:tabs>
          <w:tab w:val="clear" w:pos="360"/>
          <w:tab w:val="clear" w:pos="720"/>
          <w:tab w:val="clear" w:pos="1440"/>
        </w:tabs>
        <w:overflowPunct/>
        <w:autoSpaceDE/>
        <w:autoSpaceDN/>
        <w:adjustRightInd/>
        <w:spacing w:before="100" w:beforeAutospacing="1" w:after="100" w:afterAutospacing="1"/>
        <w:textAlignment w:val="auto"/>
      </w:pPr>
      <w:r>
        <w:t>JVET-L0045: line buffer reduction for affine mode</w:t>
      </w:r>
    </w:p>
    <w:p>
      <w:pPr>
        <w:numPr>
          <w:ilvl w:val="1"/>
          <w:numId w:val="3"/>
        </w:numPr>
        <w:tabs>
          <w:tab w:val="clear" w:pos="360"/>
          <w:tab w:val="clear" w:pos="720"/>
          <w:tab w:val="clear" w:pos="1440"/>
        </w:tabs>
        <w:overflowPunct/>
        <w:autoSpaceDE/>
        <w:autoSpaceDN/>
        <w:adjustRightInd/>
        <w:spacing w:before="100" w:beforeAutospacing="1" w:after="100" w:afterAutospacing="1"/>
        <w:textAlignment w:val="auto"/>
      </w:pPr>
      <w:r>
        <w:t>JVET-L0632/L0142: affine merge refinement</w:t>
      </w:r>
    </w:p>
    <w:p>
      <w:pPr>
        <w:numPr>
          <w:ilvl w:val="1"/>
          <w:numId w:val="3"/>
        </w:numPr>
        <w:tabs>
          <w:tab w:val="clear" w:pos="360"/>
          <w:tab w:val="clear" w:pos="720"/>
          <w:tab w:val="clear" w:pos="1440"/>
        </w:tabs>
        <w:overflowPunct/>
        <w:autoSpaceDE/>
        <w:autoSpaceDN/>
        <w:adjustRightInd/>
        <w:spacing w:before="100" w:beforeAutospacing="1" w:after="100" w:afterAutospacing="1"/>
        <w:textAlignment w:val="auto"/>
      </w:pPr>
      <w:r>
        <w:t>JVET-L0369/L0055</w:t>
      </w:r>
      <w:r>
        <w:tab/>
      </w:r>
      <w:r>
        <w:t>: moving ATMVP into the affine merge list</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JVET-L0293: CPR mode for screen content coding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JVET-L0646: bi-prediction with weighted averaging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 xml:space="preserve">JVET-L0256: bi-directional optical flow </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 xml:space="preserve">JVET-L0231: horizontal wrap-around motion compensation </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JVET-L0377: Rounding Align of Adaptive Motion Vector Resolution</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 xml:space="preserve">JVET-L0198/L0468/L0104: fixed subblock size of 8x8 for SbTMVP mode </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JVET-L0104: disallow 4x4 bi-prediction</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Theme="minorEastAsia"/>
          <w:lang w:eastAsia="ko-KR"/>
        </w:rPr>
        <w:t>Incorporated JVET-L0191: CCLM parameter derivation</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Theme="minorEastAsia"/>
          <w:lang w:eastAsia="ko-KR"/>
        </w:rPr>
        <w:t xml:space="preserve">Incorporated JVET-L0136/JVET-L0085: CCLM with line buffer restriction </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Theme="minorEastAsia"/>
          <w:lang w:eastAsia="ko-KR"/>
        </w:rPr>
        <w:t xml:space="preserve">Incorporated JVET-L0338/JVET-L0340: Multi-directional LM (MDLM) </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Theme="minorEastAsia"/>
          <w:lang w:eastAsia="ko-KR"/>
        </w:rPr>
        <w:t>Incorporated JVET-L0053/JVET-L0272: chroma DM based on center position</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Theme="minorEastAsia"/>
          <w:lang w:eastAsia="ko-KR"/>
        </w:rPr>
        <w:t>Incorporated JVET-L0279: unification of angular intra prediction</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Theme="minorEastAsia"/>
          <w:lang w:eastAsia="ko-KR"/>
        </w:rPr>
        <w:t>Incorporated JVET-L0165: intra 6 MPM</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Theme="minorEastAsia"/>
          <w:lang w:eastAsia="ko-KR"/>
        </w:rPr>
        <w:t>Incorporated JVET-L0059: simplification on MTS kernel derivation</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Theme="minorEastAsia"/>
          <w:lang w:eastAsia="ko-KR"/>
        </w:rPr>
        <w:t>Incorporated JVET-L0111: transform skip condition on transform block size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Theme="minorEastAsia"/>
          <w:lang w:eastAsia="ko-KR"/>
        </w:rPr>
        <w:t>Incorporated JVET-L0285: 8-bit transform matrices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Theme="minorEastAsia"/>
          <w:lang w:eastAsia="ko-KR"/>
        </w:rPr>
        <w:t>Incorporated JVET-L0118: unified MTS signaling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Theme="minorEastAsia"/>
          <w:lang w:eastAsia="ko-KR"/>
        </w:rPr>
        <w:t>Incorporated JVET-L0553: quantization semantics fix</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Theme="minorEastAsia"/>
          <w:lang w:eastAsia="ko-KR"/>
        </w:rPr>
        <w:t>Incorporated JVET-L0274: coefficient coding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Theme="minorEastAsia"/>
          <w:lang w:eastAsia="ko-KR"/>
        </w:rPr>
        <w:t>Incorporated JVET-L0628: mode dependent intra smoothing</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Theme="minorEastAsia"/>
          <w:lang w:eastAsia="ko-KR"/>
        </w:rPr>
        <w:t>Incorporated JVET-L0283: multiple reference line intra prediction</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Theme="minorEastAsia"/>
          <w:lang w:eastAsia="ko-KR"/>
        </w:rPr>
        <w:t>Incorporated JVET-L0414: DF strength dependent on reconstructed luma level</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Theme="minorEastAsia"/>
          <w:lang w:eastAsia="ko-KR"/>
        </w:rPr>
        <w:t>Incorporated JVET-L0410: Deblocking tC table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Theme="minorEastAsia"/>
          <w:lang w:eastAsia="ko-KR"/>
        </w:rPr>
        <w:t xml:space="preserve">JVET_L0124/L0208: triangle partition mode </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rFonts w:eastAsiaTheme="minorEastAsia"/>
          <w:lang w:eastAsia="ko-KR"/>
        </w:rPr>
      </w:pPr>
      <w:r>
        <w:rPr>
          <w:rFonts w:eastAsiaTheme="minorEastAsia"/>
          <w:lang w:eastAsia="ko-KR"/>
        </w:rPr>
        <w:t xml:space="preserve">JVET-L0100: combined intra and inter prediction </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rFonts w:eastAsiaTheme="minorEastAsia"/>
          <w:lang w:eastAsia="ko-KR"/>
        </w:rPr>
      </w:pPr>
      <w:r>
        <w:rPr>
          <w:rFonts w:eastAsiaTheme="minorEastAsia"/>
          <w:lang w:eastAsia="ko-KR"/>
        </w:rPr>
        <w:t>Added merge list generation process, including</w:t>
      </w:r>
    </w:p>
    <w:p>
      <w:pPr>
        <w:numPr>
          <w:ilvl w:val="1"/>
          <w:numId w:val="3"/>
        </w:numPr>
        <w:tabs>
          <w:tab w:val="clear" w:pos="360"/>
          <w:tab w:val="clear" w:pos="720"/>
          <w:tab w:val="clear" w:pos="1440"/>
        </w:tabs>
        <w:overflowPunct/>
        <w:autoSpaceDE/>
        <w:autoSpaceDN/>
        <w:adjustRightInd/>
        <w:spacing w:before="100" w:beforeAutospacing="1" w:after="100" w:afterAutospacing="1"/>
        <w:textAlignment w:val="auto"/>
        <w:rPr>
          <w:rFonts w:eastAsiaTheme="minorEastAsia"/>
          <w:lang w:eastAsia="ko-KR"/>
        </w:rPr>
      </w:pPr>
      <w:r>
        <w:rPr>
          <w:rFonts w:eastAsiaTheme="minorEastAsia"/>
          <w:lang w:eastAsia="ko-KR"/>
        </w:rPr>
        <w:t>Spatial MVP and Temporal MVP derivation</w:t>
      </w:r>
    </w:p>
    <w:p>
      <w:pPr>
        <w:numPr>
          <w:ilvl w:val="1"/>
          <w:numId w:val="3"/>
        </w:numPr>
        <w:tabs>
          <w:tab w:val="clear" w:pos="360"/>
          <w:tab w:val="clear" w:pos="720"/>
          <w:tab w:val="clear" w:pos="1440"/>
        </w:tabs>
        <w:overflowPunct/>
        <w:autoSpaceDE/>
        <w:autoSpaceDN/>
        <w:adjustRightInd/>
        <w:spacing w:before="100" w:beforeAutospacing="1" w:after="100" w:afterAutospacing="1"/>
        <w:textAlignment w:val="auto"/>
        <w:rPr>
          <w:rFonts w:eastAsiaTheme="minorEastAsia"/>
          <w:lang w:eastAsia="ko-KR"/>
        </w:rPr>
      </w:pPr>
      <w:r>
        <w:rPr>
          <w:rFonts w:eastAsiaTheme="minorEastAsia"/>
          <w:lang w:eastAsia="ko-KR"/>
        </w:rPr>
        <w:t>JVET-L0266/: History-based MVP from an FIFO table</w:t>
      </w:r>
    </w:p>
    <w:p>
      <w:pPr>
        <w:numPr>
          <w:ilvl w:val="1"/>
          <w:numId w:val="3"/>
        </w:numPr>
        <w:tabs>
          <w:tab w:val="clear" w:pos="360"/>
          <w:tab w:val="clear" w:pos="720"/>
          <w:tab w:val="clear" w:pos="1440"/>
        </w:tabs>
        <w:overflowPunct/>
        <w:autoSpaceDE/>
        <w:autoSpaceDN/>
        <w:adjustRightInd/>
        <w:spacing w:before="100" w:beforeAutospacing="1" w:after="100" w:afterAutospacing="1"/>
        <w:textAlignment w:val="auto"/>
        <w:rPr>
          <w:rFonts w:eastAsiaTheme="minorEastAsia"/>
          <w:lang w:eastAsia="ko-KR"/>
        </w:rPr>
      </w:pPr>
      <w:r>
        <w:rPr>
          <w:rFonts w:eastAsiaTheme="minorEastAsia"/>
          <w:lang w:eastAsia="ko-KR"/>
        </w:rPr>
        <w:t>JVET-L0090: Pairwise average MVP</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rPr>
          <w:rFonts w:eastAsiaTheme="minorEastAsia"/>
          <w:lang w:eastAsia="ko-KR"/>
        </w:rPr>
      </w:pPr>
      <w:r>
        <w:rPr>
          <w:rFonts w:eastAsiaTheme="minorEastAsia"/>
          <w:lang w:eastAsia="ko-KR"/>
        </w:rPr>
        <w:t>Incorporated JVET-L0054: merge with MVD (MMVD)</w:t>
      </w:r>
    </w:p>
    <w:p>
      <w:pPr>
        <w:overflowPunct/>
        <w:autoSpaceDE/>
        <w:autoSpaceDN/>
        <w:adjustRightInd/>
        <w:spacing w:before="100" w:beforeAutospacing="1" w:after="100" w:afterAutospacing="1"/>
        <w:textAlignment w:val="auto"/>
      </w:pPr>
    </w:p>
    <w:p>
      <w:pPr>
        <w:overflowPunct/>
        <w:autoSpaceDE/>
        <w:autoSpaceDN/>
        <w:adjustRightInd/>
        <w:spacing w:before="100" w:beforeAutospacing="1" w:after="100" w:afterAutospacing="1"/>
        <w:textAlignment w:val="auto"/>
        <w:rPr>
          <w:lang w:val="en-CA"/>
        </w:rPr>
      </w:pPr>
      <w:r>
        <w:rPr>
          <w:szCs w:val="22"/>
          <w:lang w:val="en-CA"/>
        </w:rPr>
        <w:t>VVC Test Model 2 (VTM2) algorithm description and encoding method</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 xml:space="preserve">Incorporated JVET-K0230: Separate trees for intra slices (without multi-DMs) with an implicit split to 64x64; </w:t>
      </w:r>
    </w:p>
    <w:p>
      <w:pPr>
        <w:framePr w:hSpace="181" w:wrap="around" w:vAnchor="margin" w:hAnchor="text" w:yAlign="bottom"/>
        <w:spacing w:before="100" w:beforeAutospacing="1" w:after="100" w:afterAutospacing="1"/>
        <w:ind w:left="1418"/>
      </w:pPr>
      <w:r>
        <w:rPr>
          <w:b/>
          <w:bCs/>
          <w:kern w:val="32"/>
          <w:sz w:val="32"/>
          <w:szCs w:val="32"/>
          <w:lang w:val="en-CA"/>
        </w:rPr>
        <w:br w:type="page"/>
      </w:r>
    </w:p>
    <w:p>
      <w:pPr>
        <w:framePr w:hSpace="181" w:wrap="around" w:vAnchor="margin" w:hAnchor="text" w:yAlign="bottom"/>
        <w:pBdr>
          <w:bottom w:val="single" w:color="auto" w:sz="12" w:space="1"/>
          <w:between w:val="single" w:color="auto" w:sz="12" w:space="1"/>
        </w:pBdr>
        <w:tabs>
          <w:tab w:val="right" w:pos="9639"/>
        </w:tabs>
        <w:spacing w:before="100" w:beforeAutospacing="1" w:after="100" w:afterAutospacing="1"/>
        <w:ind w:left="1418"/>
        <w:rPr>
          <w:b/>
          <w:sz w:val="8"/>
        </w:rPr>
      </w:pP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 xml:space="preserve">Incorporated JVET-K0556: Prohibit ternary split of something bigger than 64 in width or height (and not send the bit to indicate ternary type at that level). </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Incorporated JVET-K0351 (test c): Keep only the TT restriction (preventing binary split with same orientation in center partition of the ternary split)</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t>Incorporated JVET-K0554: Implicit splitting at picture boundaries and ensure MinQTSize at boundary splits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Malgun Gothic"/>
          <w:lang w:eastAsia="ko-KR"/>
        </w:rPr>
        <w:t>Incorporated JVET-K0063: Position dependent intra prediction combination (PDPC)</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Malgun Gothic"/>
          <w:lang w:eastAsia="ko-KR"/>
        </w:rPr>
        <w:t>Incorporated JVET-K0190: CCLM only (test 4.1.8)</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Malgun Gothic"/>
          <w:lang w:eastAsia="ko-KR"/>
        </w:rPr>
        <w:t>Incorporated JVET-K0122: DC prediction bug fix</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Malgun Gothic"/>
          <w:lang w:eastAsia="ko-KR"/>
        </w:rPr>
        <w:t>Incorporated JVET-K0529: 67 modes with 3MPM and FLC for non-MPM</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Malgun Gothic"/>
          <w:lang w:eastAsia="ko-KR"/>
        </w:rPr>
        <w:t>Incorporated JVET-K0500: Wide-angle intra prediction for non-square block</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Malgun Gothic"/>
          <w:lang w:eastAsia="ko-KR"/>
        </w:rPr>
        <w:t>Incorporated MTS (AMT) modification: Multiple transform selection (MTS)</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Malgun Gothic"/>
          <w:lang w:eastAsia="ko-KR"/>
        </w:rPr>
        <w:t>Incorporated subblock TMVP</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Malgun Gothic"/>
          <w:lang w:eastAsia="ko-KR"/>
        </w:rPr>
        <w:t>Incorporated adaptive motion vector resolution</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Malgun Gothic"/>
          <w:lang w:eastAsia="ko-KR"/>
        </w:rPr>
        <w:t>Incorporated 8x8 and 1/16 pel motion field storage</w:t>
      </w:r>
    </w:p>
    <w:p>
      <w:pPr>
        <w:numPr>
          <w:ilvl w:val="0"/>
          <w:numId w:val="3"/>
        </w:numPr>
        <w:tabs>
          <w:tab w:val="clear" w:pos="720"/>
          <w:tab w:val="clear" w:pos="1080"/>
          <w:tab w:val="clear" w:pos="1440"/>
        </w:tabs>
        <w:overflowPunct/>
        <w:autoSpaceDE/>
        <w:autoSpaceDN/>
        <w:adjustRightInd/>
        <w:spacing w:before="100" w:beforeAutospacing="1" w:after="100" w:afterAutospacing="1"/>
        <w:textAlignment w:val="auto"/>
      </w:pPr>
      <w:r>
        <w:rPr>
          <w:rFonts w:eastAsia="Malgun Gothic"/>
          <w:lang w:eastAsia="ko-KR"/>
        </w:rPr>
        <w:t>Incorporated affine motion</w:t>
      </w:r>
    </w:p>
    <w:p>
      <w:pPr>
        <w:jc w:val="both"/>
        <w:rPr>
          <w:szCs w:val="22"/>
          <w:lang w:val="en-CA"/>
        </w:rPr>
      </w:pPr>
      <w:r>
        <w:rPr>
          <w:szCs w:val="22"/>
          <w:lang w:val="en-CA"/>
        </w:rPr>
        <w:br w:type="page"/>
      </w:r>
    </w:p>
    <w:sdt>
      <w:sdtPr>
        <w:rPr>
          <w:rFonts w:ascii="Times New Roman" w:hAnsi="Times New Roman"/>
          <w:color w:val="auto"/>
          <w:sz w:val="22"/>
          <w:szCs w:val="20"/>
        </w:rPr>
        <w:id w:val="-603733745"/>
        <w:docPartObj>
          <w:docPartGallery w:val="Table of Contents"/>
          <w:docPartUnique/>
        </w:docPartObj>
      </w:sdtPr>
      <w:sdtEndPr>
        <w:rPr>
          <w:rFonts w:ascii="Times New Roman" w:hAnsi="Times New Roman"/>
          <w:b/>
          <w:bCs/>
          <w:color w:val="auto"/>
          <w:sz w:val="22"/>
          <w:szCs w:val="20"/>
        </w:rPr>
      </w:sdtEndPr>
      <w:sdtContent>
        <w:p>
          <w:pPr>
            <w:pStyle w:val="53"/>
            <w:spacing w:before="136" w:line="240" w:lineRule="auto"/>
          </w:pPr>
          <w:r>
            <w:t>Contents</w:t>
          </w:r>
        </w:p>
        <w:p>
          <w:pPr>
            <w:pStyle w:val="21"/>
            <w:tabs>
              <w:tab w:val="right" w:pos="9350"/>
            </w:tabs>
            <w:rPr>
              <w:rFonts w:asciiTheme="minorHAnsi" w:hAnsiTheme="minorHAnsi" w:eastAsiaTheme="minorEastAsia" w:cstheme="minorBidi"/>
              <w:szCs w:val="22"/>
              <w:lang w:eastAsia="zh-CN"/>
            </w:rPr>
          </w:pPr>
          <w:r>
            <w:rPr>
              <w:b/>
              <w:bCs/>
            </w:rPr>
            <w:fldChar w:fldCharType="begin"/>
          </w:r>
          <w:r>
            <w:rPr>
              <w:b/>
              <w:bCs/>
            </w:rPr>
            <w:instrText xml:space="preserve"> TOC \o "1-3" \h \z \u </w:instrText>
          </w:r>
          <w:r>
            <w:rPr>
              <w:b/>
              <w:bCs/>
            </w:rPr>
            <w:fldChar w:fldCharType="separate"/>
          </w:r>
          <w:r>
            <w:fldChar w:fldCharType="begin"/>
          </w:r>
          <w:r>
            <w:instrText xml:space="preserve"> HYPERLINK \l "_Toc35804723" </w:instrText>
          </w:r>
          <w:r>
            <w:fldChar w:fldCharType="separate"/>
          </w:r>
          <w:r>
            <w:rPr>
              <w:rStyle w:val="28"/>
            </w:rPr>
            <w:t>Abstract</w:t>
          </w:r>
          <w:r>
            <w:tab/>
          </w:r>
          <w:r>
            <w:fldChar w:fldCharType="begin"/>
          </w:r>
          <w:r>
            <w:instrText xml:space="preserve"> PAGEREF _Toc35804723 \h </w:instrText>
          </w:r>
          <w:r>
            <w:fldChar w:fldCharType="separate"/>
          </w:r>
          <w:r>
            <w:t>1</w:t>
          </w:r>
          <w:r>
            <w:fldChar w:fldCharType="end"/>
          </w:r>
          <w:r>
            <w:fldChar w:fldCharType="end"/>
          </w:r>
        </w:p>
        <w:p>
          <w:pPr>
            <w:pStyle w:val="21"/>
            <w:tabs>
              <w:tab w:val="left" w:pos="420"/>
              <w:tab w:val="right" w:pos="9350"/>
            </w:tabs>
            <w:rPr>
              <w:rFonts w:asciiTheme="minorHAnsi" w:hAnsiTheme="minorHAnsi" w:eastAsiaTheme="minorEastAsia" w:cstheme="minorBidi"/>
              <w:szCs w:val="22"/>
              <w:lang w:eastAsia="zh-CN"/>
            </w:rPr>
          </w:pPr>
          <w:r>
            <w:fldChar w:fldCharType="begin"/>
          </w:r>
          <w:r>
            <w:instrText xml:space="preserve"> HYPERLINK \l "_Toc35804724" </w:instrText>
          </w:r>
          <w:r>
            <w:fldChar w:fldCharType="separate"/>
          </w:r>
          <w:r>
            <w:rPr>
              <w:rStyle w:val="28"/>
            </w:rPr>
            <w:t>1</w:t>
          </w:r>
          <w:r>
            <w:rPr>
              <w:rFonts w:asciiTheme="minorHAnsi" w:hAnsiTheme="minorHAnsi" w:eastAsiaTheme="minorEastAsia" w:cstheme="minorBidi"/>
              <w:szCs w:val="22"/>
              <w:lang w:eastAsia="zh-CN"/>
            </w:rPr>
            <w:tab/>
          </w:r>
          <w:r>
            <w:rPr>
              <w:rStyle w:val="28"/>
              <w:lang w:val="en-CA"/>
            </w:rPr>
            <w:t>Introduction</w:t>
          </w:r>
          <w:r>
            <w:tab/>
          </w:r>
          <w:r>
            <w:fldChar w:fldCharType="begin"/>
          </w:r>
          <w:r>
            <w:instrText xml:space="preserve"> PAGEREF _Toc35804724 \h </w:instrText>
          </w:r>
          <w:r>
            <w:fldChar w:fldCharType="separate"/>
          </w:r>
          <w:r>
            <w:t>10</w:t>
          </w:r>
          <w:r>
            <w:fldChar w:fldCharType="end"/>
          </w:r>
          <w:r>
            <w:fldChar w:fldCharType="end"/>
          </w:r>
        </w:p>
        <w:p>
          <w:pPr>
            <w:pStyle w:val="21"/>
            <w:tabs>
              <w:tab w:val="left" w:pos="420"/>
              <w:tab w:val="right" w:pos="9350"/>
            </w:tabs>
            <w:rPr>
              <w:rFonts w:asciiTheme="minorHAnsi" w:hAnsiTheme="minorHAnsi" w:eastAsiaTheme="minorEastAsia" w:cstheme="minorBidi"/>
              <w:szCs w:val="22"/>
              <w:lang w:eastAsia="zh-CN"/>
            </w:rPr>
          </w:pPr>
          <w:r>
            <w:fldChar w:fldCharType="begin"/>
          </w:r>
          <w:r>
            <w:instrText xml:space="preserve"> HYPERLINK \l "_Toc35804725" </w:instrText>
          </w:r>
          <w:r>
            <w:fldChar w:fldCharType="separate"/>
          </w:r>
          <w:r>
            <w:rPr>
              <w:rStyle w:val="28"/>
            </w:rPr>
            <w:t>2</w:t>
          </w:r>
          <w:r>
            <w:rPr>
              <w:rFonts w:asciiTheme="minorHAnsi" w:hAnsiTheme="minorHAnsi" w:eastAsiaTheme="minorEastAsia" w:cstheme="minorBidi"/>
              <w:szCs w:val="22"/>
              <w:lang w:eastAsia="zh-CN"/>
            </w:rPr>
            <w:tab/>
          </w:r>
          <w:r>
            <w:rPr>
              <w:rStyle w:val="28"/>
              <w:lang w:val="en-CA"/>
            </w:rPr>
            <w:t>Scope</w:t>
          </w:r>
          <w:r>
            <w:tab/>
          </w:r>
          <w:r>
            <w:fldChar w:fldCharType="begin"/>
          </w:r>
          <w:r>
            <w:instrText xml:space="preserve"> PAGEREF _Toc35804725 \h </w:instrText>
          </w:r>
          <w:r>
            <w:fldChar w:fldCharType="separate"/>
          </w:r>
          <w:r>
            <w:t>10</w:t>
          </w:r>
          <w:r>
            <w:fldChar w:fldCharType="end"/>
          </w:r>
          <w:r>
            <w:fldChar w:fldCharType="end"/>
          </w:r>
        </w:p>
        <w:p>
          <w:pPr>
            <w:pStyle w:val="21"/>
            <w:tabs>
              <w:tab w:val="left" w:pos="420"/>
              <w:tab w:val="right" w:pos="9350"/>
            </w:tabs>
            <w:rPr>
              <w:rFonts w:asciiTheme="minorHAnsi" w:hAnsiTheme="minorHAnsi" w:eastAsiaTheme="minorEastAsia" w:cstheme="minorBidi"/>
              <w:szCs w:val="22"/>
              <w:lang w:eastAsia="zh-CN"/>
            </w:rPr>
          </w:pPr>
          <w:r>
            <w:fldChar w:fldCharType="begin"/>
          </w:r>
          <w:r>
            <w:instrText xml:space="preserve"> HYPERLINK \l "_Toc35804726" </w:instrText>
          </w:r>
          <w:r>
            <w:fldChar w:fldCharType="separate"/>
          </w:r>
          <w:r>
            <w:rPr>
              <w:rStyle w:val="28"/>
            </w:rPr>
            <w:t>3</w:t>
          </w:r>
          <w:r>
            <w:rPr>
              <w:rFonts w:asciiTheme="minorHAnsi" w:hAnsiTheme="minorHAnsi" w:eastAsiaTheme="minorEastAsia" w:cstheme="minorBidi"/>
              <w:szCs w:val="22"/>
              <w:lang w:eastAsia="zh-CN"/>
            </w:rPr>
            <w:tab/>
          </w:r>
          <w:r>
            <w:rPr>
              <w:rStyle w:val="28"/>
              <w:lang w:val="en-CA"/>
            </w:rPr>
            <w:t>Algorithm description of Versatile Video Coding</w:t>
          </w:r>
          <w:r>
            <w:tab/>
          </w:r>
          <w:r>
            <w:fldChar w:fldCharType="begin"/>
          </w:r>
          <w:r>
            <w:instrText xml:space="preserve"> PAGEREF _Toc35804726 \h </w:instrText>
          </w:r>
          <w:r>
            <w:fldChar w:fldCharType="separate"/>
          </w:r>
          <w:r>
            <w:t>11</w:t>
          </w:r>
          <w:r>
            <w:fldChar w:fldCharType="end"/>
          </w:r>
          <w:r>
            <w:fldChar w:fldCharType="end"/>
          </w:r>
        </w:p>
        <w:p>
          <w:pPr>
            <w:pStyle w:val="22"/>
            <w:rPr>
              <w:rFonts w:asciiTheme="minorHAnsi" w:hAnsiTheme="minorHAnsi" w:eastAsiaTheme="minorEastAsia" w:cstheme="minorBidi"/>
              <w:szCs w:val="22"/>
              <w:lang w:eastAsia="zh-CN"/>
            </w:rPr>
          </w:pPr>
          <w:r>
            <w:fldChar w:fldCharType="begin"/>
          </w:r>
          <w:r>
            <w:instrText xml:space="preserve"> HYPERLINK \l "_Toc35804727" </w:instrText>
          </w:r>
          <w:r>
            <w:fldChar w:fldCharType="separate"/>
          </w:r>
          <w:r>
            <w:rPr>
              <w:rStyle w:val="28"/>
              <w:lang w:val="en-CA"/>
            </w:rPr>
            <w:t>3.1</w:t>
          </w:r>
          <w:r>
            <w:rPr>
              <w:rFonts w:asciiTheme="minorHAnsi" w:hAnsiTheme="minorHAnsi" w:eastAsiaTheme="minorEastAsia" w:cstheme="minorBidi"/>
              <w:szCs w:val="22"/>
              <w:lang w:eastAsia="zh-CN"/>
            </w:rPr>
            <w:tab/>
          </w:r>
          <w:r>
            <w:rPr>
              <w:rStyle w:val="28"/>
              <w:lang w:val="en-CA"/>
            </w:rPr>
            <w:t>VVC coding architecture</w:t>
          </w:r>
          <w:r>
            <w:tab/>
          </w:r>
          <w:r>
            <w:fldChar w:fldCharType="begin"/>
          </w:r>
          <w:r>
            <w:instrText xml:space="preserve"> PAGEREF _Toc35804727 \h </w:instrText>
          </w:r>
          <w:r>
            <w:fldChar w:fldCharType="separate"/>
          </w:r>
          <w:r>
            <w:t>11</w:t>
          </w:r>
          <w:r>
            <w:fldChar w:fldCharType="end"/>
          </w:r>
          <w:r>
            <w:fldChar w:fldCharType="end"/>
          </w:r>
        </w:p>
        <w:p>
          <w:pPr>
            <w:pStyle w:val="22"/>
            <w:rPr>
              <w:rFonts w:asciiTheme="minorHAnsi" w:hAnsiTheme="minorHAnsi" w:eastAsiaTheme="minorEastAsia" w:cstheme="minorBidi"/>
              <w:szCs w:val="22"/>
              <w:lang w:eastAsia="zh-CN"/>
            </w:rPr>
          </w:pPr>
          <w:r>
            <w:fldChar w:fldCharType="begin"/>
          </w:r>
          <w:r>
            <w:instrText xml:space="preserve"> HYPERLINK \l "_Toc35804728" </w:instrText>
          </w:r>
          <w:r>
            <w:fldChar w:fldCharType="separate"/>
          </w:r>
          <w:r>
            <w:rPr>
              <w:rStyle w:val="28"/>
              <w:lang w:val="en-CA"/>
            </w:rPr>
            <w:t>3.2</w:t>
          </w:r>
          <w:r>
            <w:rPr>
              <w:rFonts w:asciiTheme="minorHAnsi" w:hAnsiTheme="minorHAnsi" w:eastAsiaTheme="minorEastAsia" w:cstheme="minorBidi"/>
              <w:szCs w:val="22"/>
              <w:lang w:eastAsia="zh-CN"/>
            </w:rPr>
            <w:tab/>
          </w:r>
          <w:r>
            <w:rPr>
              <w:rStyle w:val="28"/>
              <w:lang w:val="en-CA"/>
            </w:rPr>
            <w:t>Partitioning</w:t>
          </w:r>
          <w:r>
            <w:tab/>
          </w:r>
          <w:r>
            <w:fldChar w:fldCharType="begin"/>
          </w:r>
          <w:r>
            <w:instrText xml:space="preserve"> PAGEREF _Toc35804728 \h </w:instrText>
          </w:r>
          <w:r>
            <w:fldChar w:fldCharType="separate"/>
          </w:r>
          <w:r>
            <w:t>13</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"_Toc35804729" </w:instrText>
          </w:r>
          <w:r>
            <w:fldChar w:fldCharType="separate"/>
          </w:r>
          <w:r>
            <w:rPr>
              <w:rStyle w:val="28"/>
              <w:lang w:val="en-GB"/>
            </w:rPr>
            <w:t>3.2.1</w:t>
          </w:r>
          <w:r>
            <w:rPr>
              <w:rFonts w:asciiTheme="minorHAnsi" w:hAnsiTheme="minorHAnsi" w:eastAsiaTheme="minorEastAsia" w:cstheme="minorBidi"/>
              <w:szCs w:val="22"/>
              <w:lang w:eastAsia="zh-CN"/>
            </w:rPr>
            <w:tab/>
          </w:r>
          <w:r>
            <w:rPr>
              <w:rStyle w:val="28"/>
              <w:lang w:val="en-GB" w:eastAsia="ko-KR"/>
            </w:rPr>
            <w:t>P</w:t>
          </w:r>
          <w:r>
            <w:rPr>
              <w:rStyle w:val="28"/>
              <w:lang w:val="en-GB"/>
            </w:rPr>
            <w:t>artitioning of the picture into CTUs</w:t>
          </w:r>
          <w:r>
            <w:tab/>
          </w:r>
          <w:r>
            <w:fldChar w:fldCharType="begin"/>
          </w:r>
          <w:r>
            <w:instrText xml:space="preserve"> PAGEREF _Toc35804729 \h </w:instrText>
          </w:r>
          <w:r>
            <w:fldChar w:fldCharType="separate"/>
          </w:r>
          <w:r>
            <w:t>13</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"_Toc35804730" </w:instrText>
          </w:r>
          <w:r>
            <w:fldChar w:fldCharType="separate"/>
          </w:r>
          <w:r>
            <w:rPr>
              <w:rStyle w:val="28"/>
              <w:lang w:val="en-CA"/>
            </w:rPr>
            <w:t>3.2.2</w:t>
          </w:r>
          <w:r>
            <w:rPr>
              <w:rFonts w:asciiTheme="minorHAnsi" w:hAnsiTheme="minorHAnsi" w:eastAsiaTheme="minorEastAsia" w:cstheme="minorBidi"/>
              <w:szCs w:val="22"/>
              <w:lang w:eastAsia="zh-CN"/>
            </w:rPr>
            <w:tab/>
          </w:r>
          <w:r>
            <w:rPr>
              <w:rStyle w:val="28"/>
              <w:lang w:val="en-GB" w:eastAsia="ko-KR"/>
            </w:rPr>
            <w:t>Partitioning</w:t>
          </w:r>
          <w:r>
            <w:rPr>
              <w:rStyle w:val="28"/>
              <w:lang w:val="en-CA"/>
            </w:rPr>
            <w:t xml:space="preserve"> of pictures into subpictures, slices, tiles</w:t>
          </w:r>
          <w:r>
            <w:tab/>
          </w:r>
          <w:r>
            <w:fldChar w:fldCharType="begin"/>
          </w:r>
          <w:r>
            <w:instrText xml:space="preserve"> PAGEREF _Toc35804730 \h </w:instrText>
          </w:r>
          <w:r>
            <w:fldChar w:fldCharType="separate"/>
          </w:r>
          <w:r>
            <w:t>13</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"_Toc35804731" </w:instrText>
          </w:r>
          <w:r>
            <w:fldChar w:fldCharType="separate"/>
          </w:r>
          <w:r>
            <w:rPr>
              <w:rStyle w:val="28"/>
              <w:lang w:val="en-GB"/>
            </w:rPr>
            <w:t>3.2.3</w:t>
          </w:r>
          <w:r>
            <w:rPr>
              <w:rFonts w:asciiTheme="minorHAnsi" w:hAnsiTheme="minorHAnsi" w:eastAsiaTheme="minorEastAsia" w:cstheme="minorBidi"/>
              <w:szCs w:val="22"/>
              <w:lang w:eastAsia="zh-CN"/>
            </w:rPr>
            <w:tab/>
          </w:r>
          <w:r>
            <w:rPr>
              <w:rStyle w:val="28"/>
              <w:lang w:val="en-GB"/>
            </w:rPr>
            <w:t>Partitioning of the CTUs using a tree structure</w:t>
          </w:r>
          <w:r>
            <w:tab/>
          </w:r>
          <w:r>
            <w:fldChar w:fldCharType="begin"/>
          </w:r>
          <w:r>
            <w:instrText xml:space="preserve"> PAGEREF _Toc35804731 \h </w:instrText>
          </w:r>
          <w:r>
            <w:fldChar w:fldCharType="separate"/>
          </w:r>
          <w:r>
            <w:t>15</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"_Toc35804732" </w:instrText>
          </w:r>
          <w:r>
            <w:fldChar w:fldCharType="separate"/>
          </w:r>
          <w:r>
            <w:rPr>
              <w:rStyle w:val="28"/>
              <w:lang w:val="en-GB"/>
            </w:rPr>
            <w:t>3.2.4</w:t>
          </w:r>
          <w:r>
            <w:rPr>
              <w:rFonts w:asciiTheme="minorHAnsi" w:hAnsiTheme="minorHAnsi" w:eastAsiaTheme="minorEastAsia" w:cstheme="minorBidi"/>
              <w:szCs w:val="22"/>
              <w:lang w:eastAsia="zh-CN"/>
            </w:rPr>
            <w:tab/>
          </w:r>
          <w:r>
            <w:rPr>
              <w:rStyle w:val="28"/>
              <w:lang w:val="en-GB"/>
            </w:rPr>
            <w:t>CU splits on</w:t>
          </w:r>
          <w:r>
            <w:rPr>
              <w:rStyle w:val="28"/>
            </w:rPr>
            <w:t xml:space="preserve"> picture boundaries</w:t>
          </w:r>
          <w:r>
            <w:tab/>
          </w:r>
          <w:r>
            <w:fldChar w:fldCharType="begin"/>
          </w:r>
          <w:r>
            <w:instrText xml:space="preserve"> PAGEREF _Toc35804732 \h </w:instrText>
          </w:r>
          <w:r>
            <w:fldChar w:fldCharType="separate"/>
          </w:r>
          <w:r>
            <w:t>19</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"_Toc35804733" </w:instrText>
          </w:r>
          <w:r>
            <w:fldChar w:fldCharType="separate"/>
          </w:r>
          <w:r>
            <w:rPr>
              <w:rStyle w:val="28"/>
              <w:lang w:val="en-GB"/>
            </w:rPr>
            <w:t>3.2.5</w:t>
          </w:r>
          <w:r>
            <w:rPr>
              <w:rFonts w:asciiTheme="minorHAnsi" w:hAnsiTheme="minorHAnsi" w:eastAsiaTheme="minorEastAsia" w:cstheme="minorBidi"/>
              <w:szCs w:val="22"/>
              <w:lang w:eastAsia="zh-CN"/>
            </w:rPr>
            <w:tab/>
          </w:r>
          <w:r>
            <w:rPr>
              <w:rStyle w:val="28"/>
              <w:lang w:val="en-GB"/>
            </w:rPr>
            <w:t>Restrictions on redundant CU splits</w:t>
          </w:r>
          <w:r>
            <w:tab/>
          </w:r>
          <w:r>
            <w:fldChar w:fldCharType="begin"/>
          </w:r>
          <w:r>
            <w:instrText xml:space="preserve"> PAGEREF _Toc35804733 \h </w:instrText>
          </w:r>
          <w:r>
            <w:fldChar w:fldCharType="separate"/>
          </w:r>
          <w:r>
            <w:t>20</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"_Toc35804734" </w:instrText>
          </w:r>
          <w:r>
            <w:fldChar w:fldCharType="separate"/>
          </w:r>
          <w:r>
            <w:rPr>
              <w:rStyle w:val="28"/>
              <w:lang w:val="en-GB"/>
            </w:rPr>
            <w:t>3.2.6</w:t>
          </w:r>
          <w:r>
            <w:rPr>
              <w:rFonts w:asciiTheme="minorHAnsi" w:hAnsiTheme="minorHAnsi" w:eastAsiaTheme="minorEastAsia" w:cstheme="minorBidi"/>
              <w:szCs w:val="22"/>
              <w:lang w:eastAsia="zh-CN"/>
            </w:rPr>
            <w:tab/>
          </w:r>
          <w:r>
            <w:rPr>
              <w:rStyle w:val="28"/>
              <w:lang w:val="en-GB"/>
            </w:rPr>
            <w:t>Virtual pipeline data units (VPDUs)</w:t>
          </w:r>
          <w:r>
            <w:tab/>
          </w:r>
          <w:r>
            <w:fldChar w:fldCharType="begin"/>
          </w:r>
          <w:r>
            <w:instrText xml:space="preserve"> PAGEREF _Toc35804734 \h </w:instrText>
          </w:r>
          <w:r>
            <w:fldChar w:fldCharType="separate"/>
          </w:r>
          <w:r>
            <w:t>20</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"_Toc35804735" </w:instrText>
          </w:r>
          <w:r>
            <w:fldChar w:fldCharType="separate"/>
          </w:r>
          <w:r>
            <w:rPr>
              <w:rStyle w:val="28"/>
              <w:lang w:val="en-GB"/>
            </w:rPr>
            <w:t>3.2.7</w:t>
          </w:r>
          <w:r>
            <w:rPr>
              <w:rFonts w:asciiTheme="minorHAnsi" w:hAnsiTheme="minorHAnsi" w:eastAsiaTheme="minorEastAsia" w:cstheme="minorBidi"/>
              <w:szCs w:val="22"/>
              <w:lang w:eastAsia="zh-CN"/>
            </w:rPr>
            <w:tab/>
          </w:r>
          <w:r>
            <w:rPr>
              <w:rStyle w:val="28"/>
              <w:lang w:val="en-CA" w:eastAsia="ja-JP"/>
            </w:rPr>
            <w:t>Intra chroma partitioning and prediction restriction</w:t>
          </w:r>
          <w:r>
            <w:tab/>
          </w:r>
          <w:r>
            <w:fldChar w:fldCharType="begin"/>
          </w:r>
          <w:r>
            <w:instrText xml:space="preserve"> PAGEREF _Toc35804735 \h </w:instrText>
          </w:r>
          <w:r>
            <w:fldChar w:fldCharType="separate"/>
          </w:r>
          <w:r>
            <w:t>21</w:t>
          </w:r>
          <w:r>
            <w:fldChar w:fldCharType="end"/>
          </w:r>
          <w:r>
            <w:fldChar w:fldCharType="end"/>
          </w:r>
        </w:p>
        <w:p>
          <w:pPr>
            <w:pStyle w:val="22"/>
            <w:rPr>
              <w:rFonts w:asciiTheme="minorHAnsi" w:hAnsiTheme="minorHAnsi" w:eastAsiaTheme="minorEastAsia" w:cstheme="minorBidi"/>
              <w:szCs w:val="22"/>
              <w:lang w:eastAsia="zh-CN"/>
            </w:rPr>
          </w:pPr>
          <w:r>
            <w:fldChar w:fldCharType="begin"/>
          </w:r>
          <w:r>
            <w:instrText xml:space="preserve"> HYPERLINK \l "_Toc35804736" </w:instrText>
          </w:r>
          <w:r>
            <w:fldChar w:fldCharType="separate"/>
          </w:r>
          <w:r>
            <w:rPr>
              <w:rStyle w:val="28"/>
              <w:lang w:val="en-CA"/>
            </w:rPr>
            <w:t>3.3</w:t>
          </w:r>
          <w:r>
            <w:rPr>
              <w:rFonts w:asciiTheme="minorHAnsi" w:hAnsiTheme="minorHAnsi" w:eastAsiaTheme="minorEastAsia" w:cstheme="minorBidi"/>
              <w:szCs w:val="22"/>
              <w:lang w:eastAsia="zh-CN"/>
            </w:rPr>
            <w:tab/>
          </w:r>
          <w:r>
            <w:rPr>
              <w:rStyle w:val="28"/>
              <w:lang w:val="en-CA"/>
            </w:rPr>
            <w:t>Intra prediction</w:t>
          </w:r>
          <w:r>
            <w:tab/>
          </w:r>
          <w:r>
            <w:fldChar w:fldCharType="begin"/>
          </w:r>
          <w:r>
            <w:instrText xml:space="preserve"> PAGEREF _Toc35804736 \h </w:instrText>
          </w:r>
          <w:r>
            <w:fldChar w:fldCharType="separate"/>
          </w:r>
          <w:r>
            <w:t>22</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"_Toc35804737" </w:instrText>
          </w:r>
          <w:r>
            <w:fldChar w:fldCharType="separate"/>
          </w:r>
          <w:r>
            <w:rPr>
              <w:rStyle w:val="28"/>
              <w:rFonts w:eastAsia="Malgun Gothic"/>
              <w:lang w:val="en-CA" w:eastAsia="ko-KR"/>
            </w:rPr>
            <w:t>3.3.1</w:t>
          </w:r>
          <w:r>
            <w:rPr>
              <w:rFonts w:asciiTheme="minorHAnsi" w:hAnsiTheme="minorHAnsi" w:eastAsiaTheme="minorEastAsia" w:cstheme="minorBidi"/>
              <w:szCs w:val="22"/>
              <w:lang w:eastAsia="zh-CN"/>
            </w:rPr>
            <w:tab/>
          </w:r>
          <w:r>
            <w:rPr>
              <w:rStyle w:val="28"/>
              <w:rFonts w:eastAsia="Malgun Gothic"/>
              <w:lang w:val="en-CA" w:eastAsia="ko-KR"/>
            </w:rPr>
            <w:t xml:space="preserve">Intra </w:t>
          </w:r>
          <w:r>
            <w:rPr>
              <w:rStyle w:val="28"/>
              <w:lang w:val="en-CA"/>
            </w:rPr>
            <w:t>mode coding with 67 intra prediction modes</w:t>
          </w:r>
          <w:r>
            <w:tab/>
          </w:r>
          <w:r>
            <w:fldChar w:fldCharType="begin"/>
          </w:r>
          <w:r>
            <w:instrText xml:space="preserve"> PAGEREF _Toc35804737 \h </w:instrText>
          </w:r>
          <w:r>
            <w:fldChar w:fldCharType="separate"/>
          </w:r>
          <w:r>
            <w:t>22</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"_Toc35804738" </w:instrText>
          </w:r>
          <w:r>
            <w:fldChar w:fldCharType="separate"/>
          </w:r>
          <w:r>
            <w:rPr>
              <w:rStyle w:val="28"/>
              <w:rFonts w:eastAsia="Malgun Gothic"/>
              <w:lang w:val="en-CA" w:eastAsia="ko-KR"/>
            </w:rPr>
            <w:t>3.3.2</w:t>
          </w:r>
          <w:r>
            <w:rPr>
              <w:rFonts w:asciiTheme="minorHAnsi" w:hAnsiTheme="minorHAnsi" w:eastAsiaTheme="minorEastAsia" w:cstheme="minorBidi"/>
              <w:szCs w:val="22"/>
              <w:lang w:eastAsia="zh-CN"/>
            </w:rPr>
            <w:tab/>
          </w:r>
          <w:r>
            <w:rPr>
              <w:rStyle w:val="28"/>
            </w:rPr>
            <w:t>Cross-component linear model prediction</w:t>
          </w:r>
          <w:r>
            <w:tab/>
          </w:r>
          <w:r>
            <w:fldChar w:fldCharType="begin"/>
          </w:r>
          <w:r>
            <w:instrText xml:space="preserve"> PAGEREF _Toc35804738 \h </w:instrText>
          </w:r>
          <w:r>
            <w:fldChar w:fldCharType="separate"/>
          </w:r>
          <w:r>
            <w:t>25</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"_Toc35804739" </w:instrText>
          </w:r>
          <w:r>
            <w:fldChar w:fldCharType="separate"/>
          </w:r>
          <w:r>
            <w:rPr>
              <w:rStyle w:val="28"/>
              <w:rFonts w:eastAsia="Malgun Gothic"/>
              <w:lang w:val="en-CA" w:eastAsia="ko-KR"/>
            </w:rPr>
            <w:t>3.3.3</w:t>
          </w:r>
          <w:r>
            <w:rPr>
              <w:rFonts w:asciiTheme="minorHAnsi" w:hAnsiTheme="minorHAnsi" w:eastAsiaTheme="minorEastAsia" w:cstheme="minorBidi"/>
              <w:szCs w:val="22"/>
              <w:lang w:eastAsia="zh-CN"/>
            </w:rPr>
            <w:tab/>
          </w:r>
          <w:r>
            <w:rPr>
              <w:rStyle w:val="28"/>
            </w:rPr>
            <w:t>Position</w:t>
          </w:r>
          <w:r>
            <w:rPr>
              <w:rStyle w:val="28"/>
              <w:lang w:val="en-CA"/>
            </w:rPr>
            <w:t xml:space="preserve"> dependent intra prediction combination</w:t>
          </w:r>
          <w:r>
            <w:tab/>
          </w:r>
          <w:r>
            <w:fldChar w:fldCharType="begin"/>
          </w:r>
          <w:r>
            <w:instrText xml:space="preserve"> PAGEREF _Toc35804739 \h </w:instrText>
          </w:r>
          <w:r>
            <w:fldChar w:fldCharType="separate"/>
          </w:r>
          <w:r>
            <w:t>28</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"_Toc35804740" </w:instrText>
          </w:r>
          <w:r>
            <w:fldChar w:fldCharType="separate"/>
          </w:r>
          <w:r>
            <w:rPr>
              <w:rStyle w:val="28"/>
              <w:rFonts w:eastAsia="Malgun Gothic"/>
              <w:lang w:val="en-CA" w:eastAsia="ko-KR"/>
            </w:rPr>
            <w:t>3.3.4</w:t>
          </w:r>
          <w:r>
            <w:rPr>
              <w:rFonts w:asciiTheme="minorHAnsi" w:hAnsiTheme="minorHAnsi" w:eastAsiaTheme="minorEastAsia" w:cstheme="minorBidi"/>
              <w:szCs w:val="22"/>
              <w:lang w:eastAsia="zh-CN"/>
            </w:rPr>
            <w:tab/>
          </w:r>
          <w:r>
            <w:rPr>
              <w:rStyle w:val="28"/>
            </w:rPr>
            <w:t>Multiple reference line (MRL) intra prediction</w:t>
          </w:r>
          <w:r>
            <w:tab/>
          </w:r>
          <w:r>
            <w:fldChar w:fldCharType="begin"/>
          </w:r>
          <w:r>
            <w:instrText xml:space="preserve"> PAGEREF _Toc35804740 \h </w:instrText>
          </w:r>
          <w:r>
            <w:fldChar w:fldCharType="separate"/>
          </w:r>
          <w:r>
            <w:t>29</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"_Toc35804741" </w:instrText>
          </w:r>
          <w:r>
            <w:fldChar w:fldCharType="separate"/>
          </w:r>
          <w:r>
            <w:rPr>
              <w:rStyle w:val="28"/>
              <w:rFonts w:eastAsia="Malgun Gothic"/>
              <w:lang w:val="en-CA" w:eastAsia="ko-KR"/>
            </w:rPr>
            <w:t>3.3.5</w:t>
          </w:r>
          <w:r>
            <w:rPr>
              <w:rFonts w:asciiTheme="minorHAnsi" w:hAnsiTheme="minorHAnsi" w:eastAsiaTheme="minorEastAsia" w:cstheme="minorBidi"/>
              <w:szCs w:val="22"/>
              <w:lang w:eastAsia="zh-CN"/>
            </w:rPr>
            <w:tab/>
          </w:r>
          <w:r>
            <w:rPr>
              <w:rStyle w:val="28"/>
              <w:lang w:val="en-CA"/>
            </w:rPr>
            <w:t xml:space="preserve">Intra </w:t>
          </w:r>
          <w:r>
            <w:rPr>
              <w:rStyle w:val="28"/>
              <w:lang w:val="en-CA" w:eastAsia="zh-CN"/>
            </w:rPr>
            <w:t>s</w:t>
          </w:r>
          <w:r>
            <w:rPr>
              <w:rStyle w:val="28"/>
              <w:lang w:val="en-CA"/>
            </w:rPr>
            <w:t>ub-partitions (ISP)</w:t>
          </w:r>
          <w:r>
            <w:tab/>
          </w:r>
          <w:r>
            <w:fldChar w:fldCharType="begin"/>
          </w:r>
          <w:r>
            <w:instrText xml:space="preserve"> PAGEREF _Toc35804741 \h </w:instrText>
          </w:r>
          <w:r>
            <w:fldChar w:fldCharType="separate"/>
          </w:r>
          <w:r>
            <w:t>30</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"_Toc35804742" </w:instrText>
          </w:r>
          <w:r>
            <w:fldChar w:fldCharType="separate"/>
          </w:r>
          <w:r>
            <w:rPr>
              <w:rStyle w:val="28"/>
              <w:rFonts w:eastAsia="Malgun Gothic"/>
              <w:lang w:val="en-CA" w:eastAsia="ko-KR"/>
            </w:rPr>
            <w:t>3.3.6</w:t>
          </w:r>
          <w:r>
            <w:rPr>
              <w:rFonts w:asciiTheme="minorHAnsi" w:hAnsiTheme="minorHAnsi" w:eastAsiaTheme="minorEastAsia" w:cstheme="minorBidi"/>
              <w:szCs w:val="22"/>
              <w:lang w:eastAsia="zh-CN"/>
            </w:rPr>
            <w:tab/>
          </w:r>
          <w:r>
            <w:rPr>
              <w:rStyle w:val="28"/>
              <w:lang w:val="en-CA"/>
            </w:rPr>
            <w:t>Matrix</w:t>
          </w:r>
          <w:r>
            <w:rPr>
              <w:rStyle w:val="28"/>
              <w:lang w:val="en-CA" w:eastAsia="ko-KR"/>
            </w:rPr>
            <w:t xml:space="preserve"> weighted Intra Prediction (MIP)</w:t>
          </w:r>
          <w:r>
            <w:tab/>
          </w:r>
          <w:r>
            <w:fldChar w:fldCharType="begin"/>
          </w:r>
          <w:r>
            <w:instrText xml:space="preserve"> PAGEREF _Toc35804742 \h </w:instrText>
          </w:r>
          <w:r>
            <w:fldChar w:fldCharType="separate"/>
          </w:r>
          <w:r>
            <w:t>32</w:t>
          </w:r>
          <w:r>
            <w:fldChar w:fldCharType="end"/>
          </w:r>
          <w:r>
            <w:fldChar w:fldCharType="end"/>
          </w:r>
        </w:p>
        <w:p>
          <w:pPr>
            <w:pStyle w:val="22"/>
            <w:rPr>
              <w:rFonts w:asciiTheme="minorHAnsi" w:hAnsiTheme="minorHAnsi" w:eastAsiaTheme="minorEastAsia" w:cstheme="minorBidi"/>
              <w:szCs w:val="22"/>
              <w:lang w:eastAsia="zh-CN"/>
            </w:rPr>
          </w:pPr>
          <w:r>
            <w:fldChar w:fldCharType="begin"/>
          </w:r>
          <w:r>
            <w:instrText xml:space="preserve"> HYPERLINK \l "_Toc35804743" </w:instrText>
          </w:r>
          <w:r>
            <w:fldChar w:fldCharType="separate"/>
          </w:r>
          <w:r>
            <w:rPr>
              <w:rStyle w:val="28"/>
              <w:lang w:val="en-CA"/>
            </w:rPr>
            <w:t>3.4</w:t>
          </w:r>
          <w:r>
            <w:rPr>
              <w:rFonts w:asciiTheme="minorHAnsi" w:hAnsiTheme="minorHAnsi" w:eastAsiaTheme="minorEastAsia" w:cstheme="minorBidi"/>
              <w:szCs w:val="22"/>
              <w:lang w:eastAsia="zh-CN"/>
            </w:rPr>
            <w:tab/>
          </w:r>
          <w:r>
            <w:rPr>
              <w:rStyle w:val="28"/>
              <w:lang w:val="en-CA"/>
            </w:rPr>
            <w:t>Inter prediction</w:t>
          </w:r>
          <w:r>
            <w:tab/>
          </w:r>
          <w:r>
            <w:fldChar w:fldCharType="begin"/>
          </w:r>
          <w:r>
            <w:instrText xml:space="preserve"> PAGEREF _Toc35804743 \h </w:instrText>
          </w:r>
          <w:r>
            <w:fldChar w:fldCharType="separate"/>
          </w:r>
          <w:r>
            <w:t>34</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"_Toc35804744" </w:instrText>
          </w:r>
          <w:r>
            <w:fldChar w:fldCharType="separate"/>
          </w:r>
          <w:r>
            <w:rPr>
              <w:rStyle w:val="28"/>
              <w:lang w:val="en-CA"/>
            </w:rPr>
            <w:t>3.4.1</w:t>
          </w:r>
          <w:r>
            <w:rPr>
              <w:rFonts w:asciiTheme="minorHAnsi" w:hAnsiTheme="minorHAnsi" w:eastAsiaTheme="minorEastAsia" w:cstheme="minorBidi"/>
              <w:szCs w:val="22"/>
              <w:lang w:eastAsia="zh-CN"/>
            </w:rPr>
            <w:tab/>
          </w:r>
          <w:r>
            <w:rPr>
              <w:rStyle w:val="28"/>
              <w:lang w:val="en-CA"/>
            </w:rPr>
            <w:t>Extended merge prediction</w:t>
          </w:r>
          <w:r>
            <w:tab/>
          </w:r>
          <w:r>
            <w:fldChar w:fldCharType="begin"/>
          </w:r>
          <w:r>
            <w:instrText xml:space="preserve"> PAGEREF _Toc35804744 \h </w:instrText>
          </w:r>
          <w:r>
            <w:fldChar w:fldCharType="separate"/>
          </w:r>
          <w:r>
            <w:t>35</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"_Toc35804745" </w:instrText>
          </w:r>
          <w:r>
            <w:fldChar w:fldCharType="separate"/>
          </w:r>
          <w:r>
            <w:rPr>
              <w:rStyle w:val="28"/>
              <w:lang w:val="en-CA"/>
            </w:rPr>
            <w:t>3.4.2</w:t>
          </w:r>
          <w:r>
            <w:rPr>
              <w:rFonts w:asciiTheme="minorHAnsi" w:hAnsiTheme="minorHAnsi" w:eastAsiaTheme="minorEastAsia" w:cstheme="minorBidi"/>
              <w:szCs w:val="22"/>
              <w:lang w:eastAsia="zh-CN"/>
            </w:rPr>
            <w:tab/>
          </w:r>
          <w:r>
            <w:rPr>
              <w:rStyle w:val="28"/>
              <w:lang w:val="en-CA"/>
            </w:rPr>
            <w:t>Merge mode with MVD (MMVD)</w:t>
          </w:r>
          <w:r>
            <w:tab/>
          </w:r>
          <w:r>
            <w:fldChar w:fldCharType="begin"/>
          </w:r>
          <w:r>
            <w:instrText xml:space="preserve"> PAGEREF _Toc35804745 \h </w:instrText>
          </w:r>
          <w:r>
            <w:fldChar w:fldCharType="separate"/>
          </w:r>
          <w:r>
            <w:t>38</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"_Toc35804746" </w:instrText>
          </w:r>
          <w:r>
            <w:fldChar w:fldCharType="separate"/>
          </w:r>
          <w:r>
            <w:rPr>
              <w:rStyle w:val="28"/>
              <w:lang w:val="en-CA"/>
            </w:rPr>
            <w:t>3.4.3</w:t>
          </w:r>
          <w:r>
            <w:rPr>
              <w:rFonts w:asciiTheme="minorHAnsi" w:hAnsiTheme="minorHAnsi" w:eastAsiaTheme="minorEastAsia" w:cstheme="minorBidi"/>
              <w:szCs w:val="22"/>
              <w:lang w:eastAsia="zh-CN"/>
            </w:rPr>
            <w:tab/>
          </w:r>
          <w:r>
            <w:rPr>
              <w:rStyle w:val="28"/>
              <w:lang w:val="en-CA"/>
            </w:rPr>
            <w:t>Symmetric MVD coding</w:t>
          </w:r>
          <w:r>
            <w:tab/>
          </w:r>
          <w:r>
            <w:fldChar w:fldCharType="begin"/>
          </w:r>
          <w:r>
            <w:instrText xml:space="preserve"> PAGEREF _Toc35804746 \h </w:instrText>
          </w:r>
          <w:r>
            <w:fldChar w:fldCharType="separate"/>
          </w:r>
          <w:r>
            <w:t>39</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"_Toc35804747" </w:instrText>
          </w:r>
          <w:r>
            <w:fldChar w:fldCharType="separate"/>
          </w:r>
          <w:r>
            <w:rPr>
              <w:rStyle w:val="28"/>
              <w:lang w:val="en-CA"/>
            </w:rPr>
            <w:t>3.4.4</w:t>
          </w:r>
          <w:r>
            <w:rPr>
              <w:rFonts w:asciiTheme="minorHAnsi" w:hAnsiTheme="minorHAnsi" w:eastAsiaTheme="minorEastAsia" w:cstheme="minorBidi"/>
              <w:szCs w:val="22"/>
              <w:lang w:eastAsia="zh-CN"/>
            </w:rPr>
            <w:tab/>
          </w:r>
          <w:r>
            <w:rPr>
              <w:rStyle w:val="28"/>
              <w:lang w:val="en-CA"/>
            </w:rPr>
            <w:t>Affine motion compensated prediction</w:t>
          </w:r>
          <w:r>
            <w:tab/>
          </w:r>
          <w:r>
            <w:fldChar w:fldCharType="begin"/>
          </w:r>
          <w:r>
            <w:instrText xml:space="preserve"> PAGEREF _Toc35804747 \h </w:instrText>
          </w:r>
          <w:r>
            <w:fldChar w:fldCharType="separate"/>
          </w:r>
          <w:r>
            <w:t>39</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"_Toc35804748" </w:instrText>
          </w:r>
          <w:r>
            <w:fldChar w:fldCharType="separate"/>
          </w:r>
          <w:r>
            <w:rPr>
              <w:rStyle w:val="28"/>
              <w:lang w:val="en-CA"/>
            </w:rPr>
            <w:t>3.4.5</w:t>
          </w:r>
          <w:r>
            <w:rPr>
              <w:rFonts w:asciiTheme="minorHAnsi" w:hAnsiTheme="minorHAnsi" w:eastAsiaTheme="minorEastAsia" w:cstheme="minorBidi"/>
              <w:szCs w:val="22"/>
              <w:lang w:eastAsia="zh-CN"/>
            </w:rPr>
            <w:tab/>
          </w:r>
          <w:r>
            <w:rPr>
              <w:rStyle w:val="28"/>
              <w:lang w:val="en-CA"/>
            </w:rPr>
            <w:t>Subblock-based temporal motion vector prediction (SbTMVP)</w:t>
          </w:r>
          <w:r>
            <w:tab/>
          </w:r>
          <w:r>
            <w:fldChar w:fldCharType="begin"/>
          </w:r>
          <w:r>
            <w:instrText xml:space="preserve"> PAGEREF _Toc35804748 \h </w:instrText>
          </w:r>
          <w:r>
            <w:fldChar w:fldCharType="separate"/>
          </w:r>
          <w:r>
            <w:t>46</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"_Toc35804749" </w:instrText>
          </w:r>
          <w:r>
            <w:fldChar w:fldCharType="separate"/>
          </w:r>
          <w:r>
            <w:rPr>
              <w:rStyle w:val="28"/>
              <w:lang w:val="en-CA"/>
            </w:rPr>
            <w:t>3.4.6</w:t>
          </w:r>
          <w:r>
            <w:rPr>
              <w:rFonts w:asciiTheme="minorHAnsi" w:hAnsiTheme="minorHAnsi" w:eastAsiaTheme="minorEastAsia" w:cstheme="minorBidi"/>
              <w:szCs w:val="22"/>
              <w:lang w:eastAsia="zh-CN"/>
            </w:rPr>
            <w:tab/>
          </w:r>
          <w:r>
            <w:rPr>
              <w:rStyle w:val="28"/>
              <w:lang w:val="en-CA"/>
            </w:rPr>
            <w:t>Adaptive motion vector resolution (AMVR)</w:t>
          </w:r>
          <w:r>
            <w:tab/>
          </w:r>
          <w:r>
            <w:fldChar w:fldCharType="begin"/>
          </w:r>
          <w:r>
            <w:instrText xml:space="preserve"> PAGEREF _Toc35804749 \h </w:instrText>
          </w:r>
          <w:r>
            <w:fldChar w:fldCharType="separate"/>
          </w:r>
          <w:r>
            <w:t>47</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"_Toc35804750" </w:instrText>
          </w:r>
          <w:r>
            <w:fldChar w:fldCharType="separate"/>
          </w:r>
          <w:r>
            <w:rPr>
              <w:rStyle w:val="28"/>
              <w:lang w:val="en-CA"/>
            </w:rPr>
            <w:t>3.4.7</w:t>
          </w:r>
          <w:r>
            <w:rPr>
              <w:rFonts w:asciiTheme="minorHAnsi" w:hAnsiTheme="minorHAnsi" w:eastAsiaTheme="minorEastAsia" w:cstheme="minorBidi"/>
              <w:szCs w:val="22"/>
              <w:lang w:eastAsia="zh-CN"/>
            </w:rPr>
            <w:tab/>
          </w:r>
          <w:r>
            <w:rPr>
              <w:rStyle w:val="28"/>
              <w:lang w:val="en-CA"/>
            </w:rPr>
            <w:t>Motion field storage</w:t>
          </w:r>
          <w:r>
            <w:tab/>
          </w:r>
          <w:r>
            <w:fldChar w:fldCharType="begin"/>
          </w:r>
          <w:r>
            <w:instrText xml:space="preserve"> PAGEREF _Toc35804750 \h </w:instrText>
          </w:r>
          <w:r>
            <w:fldChar w:fldCharType="separate"/>
          </w:r>
          <w:r>
            <w:t>48</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"_Toc35804751" </w:instrText>
          </w:r>
          <w:r>
            <w:fldChar w:fldCharType="separate"/>
          </w:r>
          <w:r>
            <w:rPr>
              <w:rStyle w:val="28"/>
              <w:lang w:val="en-CA"/>
            </w:rPr>
            <w:t>3.4.8</w:t>
          </w:r>
          <w:r>
            <w:rPr>
              <w:rFonts w:asciiTheme="minorHAnsi" w:hAnsiTheme="minorHAnsi" w:eastAsiaTheme="minorEastAsia" w:cstheme="minorBidi"/>
              <w:szCs w:val="22"/>
              <w:lang w:eastAsia="zh-CN"/>
            </w:rPr>
            <w:tab/>
          </w:r>
          <w:r>
            <w:rPr>
              <w:rStyle w:val="28"/>
              <w:lang w:val="en-CA"/>
            </w:rPr>
            <w:t>Bi-prediction with CU-level weight (BCW)</w:t>
          </w:r>
          <w:r>
            <w:tab/>
          </w:r>
          <w:r>
            <w:fldChar w:fldCharType="begin"/>
          </w:r>
          <w:r>
            <w:instrText xml:space="preserve"> PAGEREF _Toc35804751 \h </w:instrText>
          </w:r>
          <w:r>
            <w:fldChar w:fldCharType="separate"/>
          </w:r>
          <w:r>
            <w:t>48</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"_Toc35804752" </w:instrText>
          </w:r>
          <w:r>
            <w:fldChar w:fldCharType="separate"/>
          </w:r>
          <w:r>
            <w:rPr>
              <w:rStyle w:val="28"/>
              <w:lang w:val="en-CA"/>
            </w:rPr>
            <w:t>3.4.9</w:t>
          </w:r>
          <w:r>
            <w:rPr>
              <w:rFonts w:asciiTheme="minorHAnsi" w:hAnsiTheme="minorHAnsi" w:eastAsiaTheme="minorEastAsia" w:cstheme="minorBidi"/>
              <w:szCs w:val="22"/>
              <w:lang w:eastAsia="zh-CN"/>
            </w:rPr>
            <w:tab/>
          </w:r>
          <w:r>
            <w:rPr>
              <w:rStyle w:val="28"/>
              <w:lang w:val="en-CA"/>
            </w:rPr>
            <w:t>Bi-</w:t>
          </w:r>
          <w:r>
            <w:rPr>
              <w:rStyle w:val="28"/>
            </w:rPr>
            <w:t>directional optical flow (BDOF)</w:t>
          </w:r>
          <w:r>
            <w:tab/>
          </w:r>
          <w:r>
            <w:fldChar w:fldCharType="begin"/>
          </w:r>
          <w:r>
            <w:instrText xml:space="preserve"> PAGEREF _Toc35804752 \h </w:instrText>
          </w:r>
          <w:r>
            <w:fldChar w:fldCharType="separate"/>
          </w:r>
          <w:r>
            <w:t>49</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"_Toc35804753" </w:instrText>
          </w:r>
          <w:r>
            <w:fldChar w:fldCharType="separate"/>
          </w:r>
          <w:r>
            <w:rPr>
              <w:rStyle w:val="28"/>
              <w:lang w:eastAsia="zh-CN"/>
            </w:rPr>
            <w:t>3.4.10</w:t>
          </w:r>
          <w:r>
            <w:rPr>
              <w:rFonts w:asciiTheme="minorHAnsi" w:hAnsiTheme="minorHAnsi" w:eastAsiaTheme="minorEastAsia" w:cstheme="minorBidi"/>
              <w:szCs w:val="22"/>
              <w:lang w:eastAsia="zh-CN"/>
            </w:rPr>
            <w:tab/>
          </w:r>
          <w:r>
            <w:rPr>
              <w:rStyle w:val="28"/>
              <w:lang w:eastAsia="zh-CN"/>
            </w:rPr>
            <w:t>Decoder side motion vector refinement (DMVR)</w:t>
          </w:r>
          <w:r>
            <w:tab/>
          </w:r>
          <w:r>
            <w:fldChar w:fldCharType="begin"/>
          </w:r>
          <w:r>
            <w:instrText xml:space="preserve"> PAGEREF _Toc35804753 \h </w:instrText>
          </w:r>
          <w:r>
            <w:fldChar w:fldCharType="separate"/>
          </w:r>
          <w:r>
            <w:t>51</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"_Toc35804754" </w:instrText>
          </w:r>
          <w:r>
            <w:fldChar w:fldCharType="separate"/>
          </w:r>
          <w:r>
            <w:rPr>
              <w:rStyle w:val="28"/>
              <w:lang w:eastAsia="zh-CN"/>
            </w:rPr>
            <w:t>3.4.11</w:t>
          </w:r>
          <w:r>
            <w:rPr>
              <w:rFonts w:asciiTheme="minorHAnsi" w:hAnsiTheme="minorHAnsi" w:eastAsiaTheme="minorEastAsia" w:cstheme="minorBidi"/>
              <w:szCs w:val="22"/>
              <w:lang w:eastAsia="zh-CN"/>
            </w:rPr>
            <w:tab/>
          </w:r>
          <w:r>
            <w:rPr>
              <w:rStyle w:val="28"/>
              <w:lang w:eastAsia="zh-CN"/>
            </w:rPr>
            <w:t>Geometric partitioning mode (GPM)</w:t>
          </w:r>
          <w:r>
            <w:tab/>
          </w:r>
          <w:r>
            <w:fldChar w:fldCharType="begin"/>
          </w:r>
          <w:r>
            <w:instrText xml:space="preserve"> PAGEREF _Toc35804754 \h </w:instrText>
          </w:r>
          <w:r>
            <w:fldChar w:fldCharType="separate"/>
          </w:r>
          <w:r>
            <w:t>53</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"_Toc35804755" </w:instrText>
          </w:r>
          <w:r>
            <w:fldChar w:fldCharType="separate"/>
          </w:r>
          <w:r>
            <w:rPr>
              <w:rStyle w:val="28"/>
              <w:lang w:val="en-CA"/>
            </w:rPr>
            <w:t>3.4.12</w:t>
          </w:r>
          <w:r>
            <w:rPr>
              <w:rFonts w:asciiTheme="minorHAnsi" w:hAnsiTheme="minorHAnsi" w:eastAsiaTheme="minorEastAsia" w:cstheme="minorBidi"/>
              <w:szCs w:val="22"/>
              <w:lang w:eastAsia="zh-CN"/>
            </w:rPr>
            <w:tab/>
          </w:r>
          <w:r>
            <w:rPr>
              <w:rStyle w:val="28"/>
              <w:lang w:val="en-CA"/>
            </w:rPr>
            <w:t>Combined inter and intra prediction (CIIP)</w:t>
          </w:r>
          <w:r>
            <w:tab/>
          </w:r>
          <w:r>
            <w:fldChar w:fldCharType="begin"/>
          </w:r>
          <w:r>
            <w:instrText xml:space="preserve"> PAGEREF _Toc35804755 \h </w:instrText>
          </w:r>
          <w:r>
            <w:fldChar w:fldCharType="separate"/>
          </w:r>
          <w:r>
            <w:t>55</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"_Toc35804756" </w:instrText>
          </w:r>
          <w:r>
            <w:fldChar w:fldCharType="separate"/>
          </w:r>
          <w:r>
            <w:rPr>
              <w:rStyle w:val="28"/>
              <w:lang w:val="en-CA"/>
            </w:rPr>
            <w:t>3.4.13</w:t>
          </w:r>
          <w:r>
            <w:rPr>
              <w:rFonts w:asciiTheme="minorHAnsi" w:hAnsiTheme="minorHAnsi" w:eastAsiaTheme="minorEastAsia" w:cstheme="minorBidi"/>
              <w:szCs w:val="22"/>
              <w:lang w:eastAsia="zh-CN"/>
            </w:rPr>
            <w:tab/>
          </w:r>
          <w:r>
            <w:rPr>
              <w:rStyle w:val="28"/>
              <w:lang w:val="en-CA"/>
            </w:rPr>
            <w:t>Miscellaneous inter prediction aspects</w:t>
          </w:r>
          <w:r>
            <w:tab/>
          </w:r>
          <w:r>
            <w:fldChar w:fldCharType="begin"/>
          </w:r>
          <w:r>
            <w:instrText xml:space="preserve"> PAGEREF _Toc35804756 \h </w:instrText>
          </w:r>
          <w:r>
            <w:fldChar w:fldCharType="separate"/>
          </w:r>
          <w:r>
            <w:t>56</w:t>
          </w:r>
          <w:r>
            <w:fldChar w:fldCharType="end"/>
          </w:r>
          <w:r>
            <w:fldChar w:fldCharType="end"/>
          </w:r>
        </w:p>
        <w:p>
          <w:pPr>
            <w:pStyle w:val="22"/>
            <w:rPr>
              <w:rFonts w:asciiTheme="minorHAnsi" w:hAnsiTheme="minorHAnsi" w:eastAsiaTheme="minorEastAsia" w:cstheme="minorBidi"/>
              <w:szCs w:val="22"/>
              <w:lang w:eastAsia="zh-CN"/>
            </w:rPr>
          </w:pPr>
          <w:r>
            <w:fldChar w:fldCharType="begin"/>
          </w:r>
          <w:r>
            <w:instrText xml:space="preserve"> HYPERLINK \l "_Toc35804757" </w:instrText>
          </w:r>
          <w:r>
            <w:fldChar w:fldCharType="separate"/>
          </w:r>
          <w:r>
            <w:rPr>
              <w:rStyle w:val="28"/>
              <w:rFonts w:eastAsia="Malgun Gothic"/>
              <w:lang w:val="en-CA" w:eastAsia="ko-KR"/>
            </w:rPr>
            <w:t>3.5</w:t>
          </w:r>
          <w:r>
            <w:rPr>
              <w:rFonts w:asciiTheme="minorHAnsi" w:hAnsiTheme="minorHAnsi" w:eastAsiaTheme="minorEastAsia" w:cstheme="minorBidi"/>
              <w:szCs w:val="22"/>
              <w:lang w:eastAsia="zh-CN"/>
            </w:rPr>
            <w:tab/>
          </w:r>
          <w:r>
            <w:rPr>
              <w:rStyle w:val="28"/>
              <w:lang w:val="en-CA"/>
            </w:rPr>
            <w:t>Transform and quantization</w:t>
          </w:r>
          <w:r>
            <w:tab/>
          </w:r>
          <w:r>
            <w:fldChar w:fldCharType="begin"/>
          </w:r>
          <w:r>
            <w:instrText xml:space="preserve"> PAGEREF _Toc35804757 \h </w:instrText>
          </w:r>
          <w:r>
            <w:fldChar w:fldCharType="separate"/>
          </w:r>
          <w:r>
            <w:t>56</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"_Toc35804758" </w:instrText>
          </w:r>
          <w:r>
            <w:fldChar w:fldCharType="separate"/>
          </w:r>
          <w:r>
            <w:rPr>
              <w:rStyle w:val="28"/>
              <w:rFonts w:eastAsia="Malgun Gothic"/>
              <w:lang w:val="en-CA" w:eastAsia="ko-KR"/>
            </w:rPr>
            <w:t>3.5.1</w:t>
          </w:r>
          <w:r>
            <w:rPr>
              <w:rFonts w:asciiTheme="minorHAnsi" w:hAnsiTheme="minorHAnsi" w:eastAsiaTheme="minorEastAsia" w:cstheme="minorBidi"/>
              <w:szCs w:val="22"/>
              <w:lang w:eastAsia="zh-CN"/>
            </w:rPr>
            <w:tab/>
          </w:r>
          <w:r>
            <w:rPr>
              <w:rStyle w:val="28"/>
              <w:rFonts w:eastAsia="Malgun Gothic"/>
              <w:lang w:val="en-CA" w:eastAsia="ko-KR"/>
            </w:rPr>
            <w:t xml:space="preserve">Large </w:t>
          </w:r>
          <w:r>
            <w:rPr>
              <w:rStyle w:val="28"/>
              <w:lang w:val="en-CA"/>
            </w:rPr>
            <w:t>block-size transforms with high-frequency zeroing</w:t>
          </w:r>
          <w:r>
            <w:tab/>
          </w:r>
          <w:r>
            <w:fldChar w:fldCharType="begin"/>
          </w:r>
          <w:r>
            <w:instrText xml:space="preserve"> PAGEREF _Toc35804758 \h </w:instrText>
          </w:r>
          <w:r>
            <w:fldChar w:fldCharType="separate"/>
          </w:r>
          <w:r>
            <w:t>56</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"_Toc35804759" </w:instrText>
          </w:r>
          <w:r>
            <w:fldChar w:fldCharType="separate"/>
          </w:r>
          <w:r>
            <w:rPr>
              <w:rStyle w:val="28"/>
              <w:lang w:val="en-CA"/>
            </w:rPr>
            <w:t>3.5.2</w:t>
          </w:r>
          <w:r>
            <w:rPr>
              <w:rFonts w:asciiTheme="minorHAnsi" w:hAnsiTheme="minorHAnsi" w:eastAsiaTheme="minorEastAsia" w:cstheme="minorBidi"/>
              <w:szCs w:val="22"/>
              <w:lang w:eastAsia="zh-CN"/>
            </w:rPr>
            <w:tab/>
          </w:r>
          <w:r>
            <w:rPr>
              <w:rStyle w:val="28"/>
              <w:rFonts w:eastAsia="Malgun Gothic"/>
              <w:lang w:val="en-CA" w:eastAsia="ko-KR"/>
            </w:rPr>
            <w:t>Multiple</w:t>
          </w:r>
          <w:r>
            <w:rPr>
              <w:rStyle w:val="28"/>
              <w:lang w:val="en-CA"/>
            </w:rPr>
            <w:t xml:space="preserve"> transform selection (MTS) for core transform</w:t>
          </w:r>
          <w:r>
            <w:tab/>
          </w:r>
          <w:r>
            <w:fldChar w:fldCharType="begin"/>
          </w:r>
          <w:r>
            <w:instrText xml:space="preserve"> PAGEREF _Toc35804759 \h </w:instrText>
          </w:r>
          <w:r>
            <w:fldChar w:fldCharType="separate"/>
          </w:r>
          <w:r>
            <w:t>56</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"_Toc35804760" </w:instrText>
          </w:r>
          <w:r>
            <w:fldChar w:fldCharType="separate"/>
          </w:r>
          <w:r>
            <w:rPr>
              <w:rStyle w:val="28"/>
              <w:rFonts w:eastAsia="Malgun Gothic"/>
              <w:lang w:val="en-CA" w:eastAsia="ko-KR"/>
            </w:rPr>
            <w:t>3.5.3</w:t>
          </w:r>
          <w:r>
            <w:rPr>
              <w:rFonts w:asciiTheme="minorHAnsi" w:hAnsiTheme="minorHAnsi" w:eastAsiaTheme="minorEastAsia" w:cstheme="minorBidi"/>
              <w:szCs w:val="22"/>
              <w:lang w:eastAsia="zh-CN"/>
            </w:rPr>
            <w:tab/>
          </w:r>
          <w:r>
            <w:rPr>
              <w:rStyle w:val="28"/>
              <w:lang w:val="en-CA" w:eastAsia="ko-KR"/>
            </w:rPr>
            <w:t>Low-frequency non-separable transform (LFNST)</w:t>
          </w:r>
          <w:r>
            <w:tab/>
          </w:r>
          <w:r>
            <w:fldChar w:fldCharType="begin"/>
          </w:r>
          <w:r>
            <w:instrText xml:space="preserve"> PAGEREF _Toc35804760 \h </w:instrText>
          </w:r>
          <w:r>
            <w:fldChar w:fldCharType="separate"/>
          </w:r>
          <w:r>
            <w:t>58</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"_Toc35804761" </w:instrText>
          </w:r>
          <w:r>
            <w:fldChar w:fldCharType="separate"/>
          </w:r>
          <w:r>
            <w:rPr>
              <w:rStyle w:val="28"/>
              <w:lang w:val="en-CA" w:eastAsia="ko-KR"/>
            </w:rPr>
            <w:t>3.5.4</w:t>
          </w:r>
          <w:r>
            <w:rPr>
              <w:rFonts w:asciiTheme="minorHAnsi" w:hAnsiTheme="minorHAnsi" w:eastAsiaTheme="minorEastAsia" w:cstheme="minorBidi"/>
              <w:szCs w:val="22"/>
              <w:lang w:eastAsia="zh-CN"/>
            </w:rPr>
            <w:tab/>
          </w:r>
          <w:r>
            <w:rPr>
              <w:rStyle w:val="28"/>
              <w:lang w:val="en-CA" w:eastAsia="ko-KR"/>
            </w:rPr>
            <w:t>Subblock transform (SBT)</w:t>
          </w:r>
          <w:r>
            <w:tab/>
          </w:r>
          <w:r>
            <w:fldChar w:fldCharType="begin"/>
          </w:r>
          <w:r>
            <w:instrText xml:space="preserve"> PAGEREF _Toc35804761 \h </w:instrText>
          </w:r>
          <w:r>
            <w:fldChar w:fldCharType="separate"/>
          </w:r>
          <w:r>
            <w:t>61</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"_Toc35804762" </w:instrText>
          </w:r>
          <w:r>
            <w:fldChar w:fldCharType="separate"/>
          </w:r>
          <w:r>
            <w:rPr>
              <w:rStyle w:val="28"/>
              <w:rFonts w:eastAsia="Malgun Gothic"/>
              <w:lang w:val="en-CA" w:eastAsia="ko-KR"/>
            </w:rPr>
            <w:t>3.5.5</w:t>
          </w:r>
          <w:r>
            <w:rPr>
              <w:rFonts w:asciiTheme="minorHAnsi" w:hAnsiTheme="minorHAnsi" w:eastAsiaTheme="minorEastAsia" w:cstheme="minorBidi"/>
              <w:szCs w:val="22"/>
              <w:lang w:eastAsia="zh-CN"/>
            </w:rPr>
            <w:tab/>
          </w:r>
          <w:r>
            <w:rPr>
              <w:rStyle w:val="28"/>
              <w:rFonts w:eastAsia="Malgun Gothic"/>
              <w:lang w:val="en-CA" w:eastAsia="ko-KR"/>
            </w:rPr>
            <w:t>Quantization</w:t>
          </w:r>
          <w:r>
            <w:tab/>
          </w:r>
          <w:r>
            <w:fldChar w:fldCharType="begin"/>
          </w:r>
          <w:r>
            <w:instrText xml:space="preserve"> PAGEREF _Toc35804762 \h </w:instrText>
          </w:r>
          <w:r>
            <w:fldChar w:fldCharType="separate"/>
          </w:r>
          <w:r>
            <w:t>62</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"_Toc35804763" </w:instrText>
          </w:r>
          <w:r>
            <w:fldChar w:fldCharType="separate"/>
          </w:r>
          <w:r>
            <w:rPr>
              <w:rStyle w:val="28"/>
              <w:lang w:val="en-CA"/>
            </w:rPr>
            <w:t>3.5.6</w:t>
          </w:r>
          <w:r>
            <w:rPr>
              <w:rFonts w:asciiTheme="minorHAnsi" w:hAnsiTheme="minorHAnsi" w:eastAsiaTheme="minorEastAsia" w:cstheme="minorBidi"/>
              <w:szCs w:val="22"/>
              <w:lang w:eastAsia="zh-CN"/>
            </w:rPr>
            <w:tab/>
          </w:r>
          <w:r>
            <w:rPr>
              <w:rStyle w:val="28"/>
              <w:lang w:val="en-CA" w:eastAsia="ko-KR"/>
            </w:rPr>
            <w:t>Joint coding of chroma residuals (JCCR)</w:t>
          </w:r>
          <w:r>
            <w:tab/>
          </w:r>
          <w:r>
            <w:fldChar w:fldCharType="begin"/>
          </w:r>
          <w:r>
            <w:instrText xml:space="preserve"> PAGEREF _Toc35804763 \h </w:instrText>
          </w:r>
          <w:r>
            <w:fldChar w:fldCharType="separate"/>
          </w:r>
          <w:r>
            <w:t>64</w:t>
          </w:r>
          <w:r>
            <w:fldChar w:fldCharType="end"/>
          </w:r>
          <w:r>
            <w:fldChar w:fldCharType="end"/>
          </w:r>
        </w:p>
        <w:p>
          <w:pPr>
            <w:pStyle w:val="22"/>
            <w:rPr>
              <w:rFonts w:asciiTheme="minorHAnsi" w:hAnsiTheme="minorHAnsi" w:eastAsiaTheme="minorEastAsia" w:cstheme="minorBidi"/>
              <w:szCs w:val="22"/>
              <w:lang w:eastAsia="zh-CN"/>
            </w:rPr>
          </w:pPr>
          <w:r>
            <w:fldChar w:fldCharType="begin"/>
          </w:r>
          <w:r>
            <w:instrText xml:space="preserve"> HYPERLINK \l "_Toc35804764" </w:instrText>
          </w:r>
          <w:r>
            <w:fldChar w:fldCharType="separate"/>
          </w:r>
          <w:r>
            <w:rPr>
              <w:rStyle w:val="28"/>
              <w:lang w:val="en-CA"/>
            </w:rPr>
            <w:t>3.6</w:t>
          </w:r>
          <w:r>
            <w:rPr>
              <w:rFonts w:asciiTheme="minorHAnsi" w:hAnsiTheme="minorHAnsi" w:eastAsiaTheme="minorEastAsia" w:cstheme="minorBidi"/>
              <w:szCs w:val="22"/>
              <w:lang w:eastAsia="zh-CN"/>
            </w:rPr>
            <w:tab/>
          </w:r>
          <w:r>
            <w:rPr>
              <w:rStyle w:val="28"/>
              <w:lang w:val="en-CA"/>
            </w:rPr>
            <w:t>Entropy coding</w:t>
          </w:r>
          <w:r>
            <w:tab/>
          </w:r>
          <w:r>
            <w:fldChar w:fldCharType="begin"/>
          </w:r>
          <w:r>
            <w:instrText xml:space="preserve"> PAGEREF _Toc35804764 \h </w:instrText>
          </w:r>
          <w:r>
            <w:fldChar w:fldCharType="separate"/>
          </w:r>
          <w:r>
            <w:t>65</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"_Toc35804765" </w:instrText>
          </w:r>
          <w:r>
            <w:fldChar w:fldCharType="separate"/>
          </w:r>
          <w:r>
            <w:rPr>
              <w:rStyle w:val="28"/>
              <w:lang w:val="en-CA" w:eastAsia="ko-KR"/>
            </w:rPr>
            <w:t>3.6.1</w:t>
          </w:r>
          <w:r>
            <w:rPr>
              <w:rFonts w:asciiTheme="minorHAnsi" w:hAnsiTheme="minorHAnsi" w:eastAsiaTheme="minorEastAsia" w:cstheme="minorBidi"/>
              <w:szCs w:val="22"/>
              <w:lang w:eastAsia="zh-CN"/>
            </w:rPr>
            <w:tab/>
          </w:r>
          <w:r>
            <w:rPr>
              <w:rStyle w:val="28"/>
              <w:lang w:val="en-CA" w:eastAsia="ko-KR"/>
            </w:rPr>
            <w:t>Core CABAC engine</w:t>
          </w:r>
          <w:r>
            <w:tab/>
          </w:r>
          <w:r>
            <w:fldChar w:fldCharType="begin"/>
          </w:r>
          <w:r>
            <w:instrText xml:space="preserve"> PAGEREF _Toc35804765 \h </w:instrText>
          </w:r>
          <w:r>
            <w:fldChar w:fldCharType="separate"/>
          </w:r>
          <w:r>
            <w:t>65</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"_Toc35804766" </w:instrText>
          </w:r>
          <w:r>
            <w:fldChar w:fldCharType="separate"/>
          </w:r>
          <w:r>
            <w:rPr>
              <w:rStyle w:val="28"/>
              <w:lang w:val="en-CA" w:eastAsia="ko-KR"/>
            </w:rPr>
            <w:t>3.6.2</w:t>
          </w:r>
          <w:r>
            <w:rPr>
              <w:rFonts w:asciiTheme="minorHAnsi" w:hAnsiTheme="minorHAnsi" w:eastAsiaTheme="minorEastAsia" w:cstheme="minorBidi"/>
              <w:szCs w:val="22"/>
              <w:lang w:eastAsia="zh-CN"/>
            </w:rPr>
            <w:tab/>
          </w:r>
          <w:r>
            <w:rPr>
              <w:rStyle w:val="28"/>
              <w:lang w:val="en-CA" w:eastAsia="ko-KR"/>
            </w:rPr>
            <w:t>Transform coefficient level coding</w:t>
          </w:r>
          <w:r>
            <w:tab/>
          </w:r>
          <w:r>
            <w:fldChar w:fldCharType="begin"/>
          </w:r>
          <w:r>
            <w:instrText xml:space="preserve"> PAGEREF _Toc35804766 \h </w:instrText>
          </w:r>
          <w:r>
            <w:fldChar w:fldCharType="separate"/>
          </w:r>
          <w:r>
            <w:t>67</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"_Toc35804767" </w:instrText>
          </w:r>
          <w:r>
            <w:fldChar w:fldCharType="separate"/>
          </w:r>
          <w:r>
            <w:rPr>
              <w:rStyle w:val="28"/>
              <w:lang w:val="en-CA" w:eastAsia="ko-KR"/>
            </w:rPr>
            <w:t>3.6.3</w:t>
          </w:r>
          <w:r>
            <w:rPr>
              <w:rFonts w:asciiTheme="minorHAnsi" w:hAnsiTheme="minorHAnsi" w:eastAsiaTheme="minorEastAsia" w:cstheme="minorBidi"/>
              <w:szCs w:val="22"/>
              <w:lang w:eastAsia="zh-CN"/>
            </w:rPr>
            <w:tab/>
          </w:r>
          <w:r>
            <w:rPr>
              <w:rStyle w:val="28"/>
              <w:lang w:val="en-CA" w:eastAsia="ko-KR"/>
            </w:rPr>
            <w:t>Context modeling for coefficient coding</w:t>
          </w:r>
          <w:r>
            <w:tab/>
          </w:r>
          <w:r>
            <w:fldChar w:fldCharType="begin"/>
          </w:r>
          <w:r>
            <w:instrText xml:space="preserve"> PAGEREF _Toc35804767 \h </w:instrText>
          </w:r>
          <w:r>
            <w:fldChar w:fldCharType="separate"/>
          </w:r>
          <w:r>
            <w:t>68</w:t>
          </w:r>
          <w:r>
            <w:fldChar w:fldCharType="end"/>
          </w:r>
          <w:r>
            <w:fldChar w:fldCharType="end"/>
          </w:r>
        </w:p>
        <w:p>
          <w:pPr>
            <w:pStyle w:val="22"/>
            <w:rPr>
              <w:rFonts w:asciiTheme="minorHAnsi" w:hAnsiTheme="minorHAnsi" w:eastAsiaTheme="minorEastAsia" w:cstheme="minorBidi"/>
              <w:szCs w:val="22"/>
              <w:lang w:eastAsia="zh-CN"/>
            </w:rPr>
          </w:pPr>
          <w:r>
            <w:fldChar w:fldCharType="begin"/>
          </w:r>
          <w:r>
            <w:instrText xml:space="preserve"> HYPERLINK \l "_Toc35804768" </w:instrText>
          </w:r>
          <w:r>
            <w:fldChar w:fldCharType="separate"/>
          </w:r>
          <w:r>
            <w:rPr>
              <w:rStyle w:val="28"/>
              <w:lang w:val="en-CA"/>
            </w:rPr>
            <w:t>3.7</w:t>
          </w:r>
          <w:r>
            <w:rPr>
              <w:rFonts w:asciiTheme="minorHAnsi" w:hAnsiTheme="minorHAnsi" w:eastAsiaTheme="minorEastAsia" w:cstheme="minorBidi"/>
              <w:szCs w:val="22"/>
              <w:lang w:eastAsia="zh-CN"/>
            </w:rPr>
            <w:tab/>
          </w:r>
          <w:r>
            <w:rPr>
              <w:rStyle w:val="28"/>
              <w:lang w:val="en-CA"/>
            </w:rPr>
            <w:t>In-loop filters</w:t>
          </w:r>
          <w:r>
            <w:tab/>
          </w:r>
          <w:r>
            <w:fldChar w:fldCharType="begin"/>
          </w:r>
          <w:r>
            <w:instrText xml:space="preserve"> PAGEREF _Toc35804768 \h </w:instrText>
          </w:r>
          <w:r>
            <w:fldChar w:fldCharType="separate"/>
          </w:r>
          <w:r>
            <w:t>69</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"_Toc35804769" </w:instrText>
          </w:r>
          <w:r>
            <w:fldChar w:fldCharType="separate"/>
          </w:r>
          <w:r>
            <w:rPr>
              <w:rStyle w:val="28"/>
              <w:lang w:val="en-CA"/>
            </w:rPr>
            <w:t>3.7.1</w:t>
          </w:r>
          <w:r>
            <w:rPr>
              <w:rFonts w:asciiTheme="minorHAnsi" w:hAnsiTheme="minorHAnsi" w:eastAsiaTheme="minorEastAsia" w:cstheme="minorBidi"/>
              <w:szCs w:val="22"/>
              <w:lang w:eastAsia="zh-CN"/>
            </w:rPr>
            <w:tab/>
          </w:r>
          <w:r>
            <w:rPr>
              <w:rStyle w:val="28"/>
              <w:lang w:val="en-CA"/>
            </w:rPr>
            <w:t>Adaptive Loop Filter</w:t>
          </w:r>
          <w:r>
            <w:tab/>
          </w:r>
          <w:r>
            <w:fldChar w:fldCharType="begin"/>
          </w:r>
          <w:r>
            <w:instrText xml:space="preserve"> PAGEREF _Toc35804769 \h </w:instrText>
          </w:r>
          <w:r>
            <w:fldChar w:fldCharType="separate"/>
          </w:r>
          <w:r>
            <w:t>70</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"_Toc35804770" </w:instrText>
          </w:r>
          <w:r>
            <w:fldChar w:fldCharType="separate"/>
          </w:r>
          <w:r>
            <w:rPr>
              <w:rStyle w:val="28"/>
              <w:lang w:val="en-CA"/>
            </w:rPr>
            <w:t>3.7.2</w:t>
          </w:r>
          <w:r>
            <w:rPr>
              <w:rFonts w:asciiTheme="minorHAnsi" w:hAnsiTheme="minorHAnsi" w:eastAsiaTheme="minorEastAsia" w:cstheme="minorBidi"/>
              <w:szCs w:val="22"/>
              <w:lang w:eastAsia="zh-CN"/>
            </w:rPr>
            <w:tab/>
          </w:r>
          <w:r>
            <w:rPr>
              <w:rStyle w:val="28"/>
              <w:lang w:val="en-CA" w:eastAsia="ko-KR"/>
            </w:rPr>
            <w:t>Deblocking</w:t>
          </w:r>
          <w:r>
            <w:rPr>
              <w:rStyle w:val="28"/>
              <w:lang w:val="en-CA"/>
            </w:rPr>
            <w:t xml:space="preserve"> filter</w:t>
          </w:r>
          <w:r>
            <w:tab/>
          </w:r>
          <w:r>
            <w:fldChar w:fldCharType="begin"/>
          </w:r>
          <w:r>
            <w:instrText xml:space="preserve"> PAGEREF _Toc35804770 \h </w:instrText>
          </w:r>
          <w:r>
            <w:fldChar w:fldCharType="separate"/>
          </w:r>
          <w:r>
            <w:t>75</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"_Toc35804771" </w:instrText>
          </w:r>
          <w:r>
            <w:fldChar w:fldCharType="separate"/>
          </w:r>
          <w:r>
            <w:rPr>
              <w:rStyle w:val="28"/>
              <w:lang w:val="en-CA"/>
            </w:rPr>
            <w:t>3.7.3</w:t>
          </w:r>
          <w:r>
            <w:rPr>
              <w:rFonts w:asciiTheme="minorHAnsi" w:hAnsiTheme="minorHAnsi" w:eastAsiaTheme="minorEastAsia" w:cstheme="minorBidi"/>
              <w:szCs w:val="22"/>
              <w:lang w:eastAsia="zh-CN"/>
            </w:rPr>
            <w:tab/>
          </w:r>
          <w:r>
            <w:rPr>
              <w:rStyle w:val="28"/>
              <w:lang w:val="en-CA" w:eastAsia="zh-CN"/>
            </w:rPr>
            <w:t xml:space="preserve">Luma </w:t>
          </w:r>
          <w:r>
            <w:rPr>
              <w:rStyle w:val="28"/>
              <w:lang w:eastAsia="zh-CN"/>
            </w:rPr>
            <w:t xml:space="preserve">mapping with chroma scaling </w:t>
          </w:r>
          <w:r>
            <w:rPr>
              <w:rStyle w:val="28"/>
              <w:lang w:val="en-CA"/>
            </w:rPr>
            <w:t>(LMCS)</w:t>
          </w:r>
          <w:r>
            <w:tab/>
          </w:r>
          <w:r>
            <w:fldChar w:fldCharType="begin"/>
          </w:r>
          <w:r>
            <w:instrText xml:space="preserve"> PAGEREF _Toc35804771 \h </w:instrText>
          </w:r>
          <w:r>
            <w:fldChar w:fldCharType="separate"/>
          </w:r>
          <w:r>
            <w:t>80</w:t>
          </w:r>
          <w:r>
            <w:fldChar w:fldCharType="end"/>
          </w:r>
          <w:r>
            <w:fldChar w:fldCharType="end"/>
          </w:r>
        </w:p>
        <w:p>
          <w:pPr>
            <w:pStyle w:val="22"/>
            <w:rPr>
              <w:rFonts w:asciiTheme="minorHAnsi" w:hAnsiTheme="minorHAnsi" w:eastAsiaTheme="minorEastAsia" w:cstheme="minorBidi"/>
              <w:szCs w:val="22"/>
              <w:lang w:eastAsia="zh-CN"/>
            </w:rPr>
          </w:pPr>
          <w:r>
            <w:fldChar w:fldCharType="begin"/>
          </w:r>
          <w:r>
            <w:instrText xml:space="preserve"> HYPERLINK \l "_Toc35804772" </w:instrText>
          </w:r>
          <w:r>
            <w:fldChar w:fldCharType="separate"/>
          </w:r>
          <w:r>
            <w:rPr>
              <w:rStyle w:val="28"/>
              <w:rFonts w:eastAsia="Malgun Gothic"/>
              <w:lang w:val="en-CA" w:eastAsia="ko-KR"/>
            </w:rPr>
            <w:t>3.8</w:t>
          </w:r>
          <w:r>
            <w:rPr>
              <w:rFonts w:asciiTheme="minorHAnsi" w:hAnsiTheme="minorHAnsi" w:eastAsiaTheme="minorEastAsia" w:cstheme="minorBidi"/>
              <w:szCs w:val="22"/>
              <w:lang w:eastAsia="zh-CN"/>
            </w:rPr>
            <w:tab/>
          </w:r>
          <w:r>
            <w:rPr>
              <w:rStyle w:val="28"/>
              <w:lang w:val="en-CA"/>
            </w:rPr>
            <w:t>360-degree video coding tools</w:t>
          </w:r>
          <w:r>
            <w:tab/>
          </w:r>
          <w:r>
            <w:fldChar w:fldCharType="begin"/>
          </w:r>
          <w:r>
            <w:instrText xml:space="preserve"> PAGEREF _Toc35804772 \h </w:instrText>
          </w:r>
          <w:r>
            <w:fldChar w:fldCharType="separate"/>
          </w:r>
          <w:r>
            <w:t>84</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"_Toc35804773" </w:instrText>
          </w:r>
          <w:r>
            <w:fldChar w:fldCharType="separate"/>
          </w:r>
          <w:r>
            <w:rPr>
              <w:rStyle w:val="28"/>
              <w:lang w:val="en-CA"/>
            </w:rPr>
            <w:t>3.8.1</w:t>
          </w:r>
          <w:r>
            <w:rPr>
              <w:rFonts w:asciiTheme="minorHAnsi" w:hAnsiTheme="minorHAnsi" w:eastAsiaTheme="minorEastAsia" w:cstheme="minorBidi"/>
              <w:szCs w:val="22"/>
              <w:lang w:eastAsia="zh-CN"/>
            </w:rPr>
            <w:tab/>
          </w:r>
          <w:r>
            <w:rPr>
              <w:rStyle w:val="28"/>
              <w:lang w:val="en-CA"/>
            </w:rPr>
            <w:t>Horizontal wrap around motion compensation</w:t>
          </w:r>
          <w:r>
            <w:tab/>
          </w:r>
          <w:r>
            <w:fldChar w:fldCharType="begin"/>
          </w:r>
          <w:r>
            <w:instrText xml:space="preserve"> PAGEREF _Toc35804773 \h </w:instrText>
          </w:r>
          <w:r>
            <w:fldChar w:fldCharType="separate"/>
          </w:r>
          <w:r>
            <w:t>84</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"_Toc35804774" </w:instrText>
          </w:r>
          <w:r>
            <w:fldChar w:fldCharType="separate"/>
          </w:r>
          <w:r>
            <w:rPr>
              <w:rStyle w:val="28"/>
              <w:lang w:val="en-CA"/>
            </w:rPr>
            <w:t>3.8.2</w:t>
          </w:r>
          <w:r>
            <w:rPr>
              <w:rFonts w:asciiTheme="minorHAnsi" w:hAnsiTheme="minorHAnsi" w:eastAsiaTheme="minorEastAsia" w:cstheme="minorBidi"/>
              <w:szCs w:val="22"/>
              <w:lang w:eastAsia="zh-CN"/>
            </w:rPr>
            <w:tab/>
          </w:r>
          <w:r>
            <w:rPr>
              <w:rStyle w:val="28"/>
              <w:lang w:val="en-CA"/>
            </w:rPr>
            <w:t>Loop filter disabled across virtual boundaries</w:t>
          </w:r>
          <w:r>
            <w:tab/>
          </w:r>
          <w:r>
            <w:fldChar w:fldCharType="begin"/>
          </w:r>
          <w:r>
            <w:instrText xml:space="preserve"> PAGEREF _Toc35804774 \h </w:instrText>
          </w:r>
          <w:r>
            <w:fldChar w:fldCharType="separate"/>
          </w:r>
          <w:r>
            <w:t>85</w:t>
          </w:r>
          <w:r>
            <w:fldChar w:fldCharType="end"/>
          </w:r>
          <w:r>
            <w:fldChar w:fldCharType="end"/>
          </w:r>
        </w:p>
        <w:p>
          <w:pPr>
            <w:pStyle w:val="22"/>
            <w:rPr>
              <w:rFonts w:asciiTheme="minorHAnsi" w:hAnsiTheme="minorHAnsi" w:eastAsiaTheme="minorEastAsia" w:cstheme="minorBidi"/>
              <w:szCs w:val="22"/>
              <w:lang w:eastAsia="zh-CN"/>
            </w:rPr>
          </w:pPr>
          <w:r>
            <w:fldChar w:fldCharType="begin"/>
          </w:r>
          <w:r>
            <w:instrText xml:space="preserve"> HYPERLINK \l "_Toc35804775" </w:instrText>
          </w:r>
          <w:r>
            <w:fldChar w:fldCharType="separate"/>
          </w:r>
          <w:r>
            <w:rPr>
              <w:rStyle w:val="28"/>
              <w:rFonts w:eastAsia="Malgun Gothic"/>
              <w:lang w:val="en-CA" w:eastAsia="ko-KR"/>
            </w:rPr>
            <w:t>3.9</w:t>
          </w:r>
          <w:r>
            <w:rPr>
              <w:rFonts w:asciiTheme="minorHAnsi" w:hAnsiTheme="minorHAnsi" w:eastAsiaTheme="minorEastAsia" w:cstheme="minorBidi"/>
              <w:szCs w:val="22"/>
              <w:lang w:eastAsia="zh-CN"/>
            </w:rPr>
            <w:tab/>
          </w:r>
          <w:r>
            <w:rPr>
              <w:rStyle w:val="28"/>
              <w:lang w:val="en-CA"/>
            </w:rPr>
            <w:t>Screen content coding tools</w:t>
          </w:r>
          <w:r>
            <w:tab/>
          </w:r>
          <w:r>
            <w:fldChar w:fldCharType="begin"/>
          </w:r>
          <w:r>
            <w:instrText xml:space="preserve"> PAGEREF _Toc35804775 \h </w:instrText>
          </w:r>
          <w:r>
            <w:fldChar w:fldCharType="separate"/>
          </w:r>
          <w:r>
            <w:t>86</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"_Toc35804776" </w:instrText>
          </w:r>
          <w:r>
            <w:fldChar w:fldCharType="separate"/>
          </w:r>
          <w:r>
            <w:rPr>
              <w:rStyle w:val="28"/>
              <w:lang w:val="en-CA"/>
            </w:rPr>
            <w:t>3.9.1</w:t>
          </w:r>
          <w:r>
            <w:rPr>
              <w:rFonts w:asciiTheme="minorHAnsi" w:hAnsiTheme="minorHAnsi" w:eastAsiaTheme="minorEastAsia" w:cstheme="minorBidi"/>
              <w:szCs w:val="22"/>
              <w:lang w:eastAsia="zh-CN"/>
            </w:rPr>
            <w:tab/>
          </w:r>
          <w:r>
            <w:rPr>
              <w:rStyle w:val="28"/>
            </w:rPr>
            <w:t>Intra block copy (IBC)</w:t>
          </w:r>
          <w:r>
            <w:tab/>
          </w:r>
          <w:r>
            <w:fldChar w:fldCharType="begin"/>
          </w:r>
          <w:r>
            <w:instrText xml:space="preserve"> PAGEREF _Toc35804776 \h </w:instrText>
          </w:r>
          <w:r>
            <w:fldChar w:fldCharType="separate"/>
          </w:r>
          <w:r>
            <w:t>86</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"_Toc35804777" </w:instrText>
          </w:r>
          <w:r>
            <w:fldChar w:fldCharType="separate"/>
          </w:r>
          <w:r>
            <w:rPr>
              <w:rStyle w:val="28"/>
              <w:lang w:val="en-CA"/>
            </w:rPr>
            <w:t>3.9.2</w:t>
          </w:r>
          <w:r>
            <w:rPr>
              <w:rFonts w:asciiTheme="minorHAnsi" w:hAnsiTheme="minorHAnsi" w:eastAsiaTheme="minorEastAsia" w:cstheme="minorBidi"/>
              <w:szCs w:val="22"/>
              <w:lang w:eastAsia="zh-CN"/>
            </w:rPr>
            <w:tab/>
          </w:r>
          <w:r>
            <w:rPr>
              <w:rStyle w:val="28"/>
              <w:lang w:val="en-CA"/>
            </w:rPr>
            <w:t>Block differential pulse coded modulation (BDPCM)</w:t>
          </w:r>
          <w:r>
            <w:tab/>
          </w:r>
          <w:r>
            <w:fldChar w:fldCharType="begin"/>
          </w:r>
          <w:r>
            <w:instrText xml:space="preserve"> PAGEREF _Toc35804777 \h </w:instrText>
          </w:r>
          <w:r>
            <w:fldChar w:fldCharType="separate"/>
          </w:r>
          <w:r>
            <w:t>88</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"_Toc35804778" </w:instrText>
          </w:r>
          <w:r>
            <w:fldChar w:fldCharType="separate"/>
          </w:r>
          <w:r>
            <w:rPr>
              <w:rStyle w:val="28"/>
              <w:lang w:val="en-CA"/>
            </w:rPr>
            <w:t>3.9.3</w:t>
          </w:r>
          <w:r>
            <w:rPr>
              <w:rFonts w:asciiTheme="minorHAnsi" w:hAnsiTheme="minorHAnsi" w:eastAsiaTheme="minorEastAsia" w:cstheme="minorBidi"/>
              <w:szCs w:val="22"/>
              <w:lang w:eastAsia="zh-CN"/>
            </w:rPr>
            <w:tab/>
          </w:r>
          <w:r>
            <w:rPr>
              <w:rStyle w:val="28"/>
              <w:lang w:val="en-CA"/>
            </w:rPr>
            <w:t>Residual coding for transform skip mode</w:t>
          </w:r>
          <w:r>
            <w:tab/>
          </w:r>
          <w:r>
            <w:fldChar w:fldCharType="begin"/>
          </w:r>
          <w:r>
            <w:instrText xml:space="preserve"> PAGEREF _Toc35804778 \h </w:instrText>
          </w:r>
          <w:r>
            <w:fldChar w:fldCharType="separate"/>
          </w:r>
          <w:r>
            <w:t>89</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"_Toc35804779" </w:instrText>
          </w:r>
          <w:r>
            <w:fldChar w:fldCharType="separate"/>
          </w:r>
          <w:r>
            <w:rPr>
              <w:rStyle w:val="28"/>
              <w:lang w:val="en-CA"/>
            </w:rPr>
            <w:t>3.9.4</w:t>
          </w:r>
          <w:r>
            <w:rPr>
              <w:rFonts w:asciiTheme="minorHAnsi" w:hAnsiTheme="minorHAnsi" w:eastAsiaTheme="minorEastAsia" w:cstheme="minorBidi"/>
              <w:szCs w:val="22"/>
              <w:lang w:eastAsia="zh-CN"/>
            </w:rPr>
            <w:tab/>
          </w:r>
          <w:r>
            <w:rPr>
              <w:rStyle w:val="28"/>
              <w:lang w:val="en-CA"/>
            </w:rPr>
            <w:t>Palette mode</w:t>
          </w:r>
          <w:r>
            <w:tab/>
          </w:r>
          <w:r>
            <w:fldChar w:fldCharType="begin"/>
          </w:r>
          <w:r>
            <w:instrText xml:space="preserve"> PAGEREF _Toc35804779 \h </w:instrText>
          </w:r>
          <w:r>
            <w:fldChar w:fldCharType="separate"/>
          </w:r>
          <w:r>
            <w:t>91</w:t>
          </w:r>
          <w:r>
            <w:fldChar w:fldCharType="end"/>
          </w:r>
          <w:r>
            <w:fldChar w:fldCharType="end"/>
          </w:r>
        </w:p>
        <w:p>
          <w:pPr>
            <w:pStyle w:val="16"/>
            <w:tabs>
              <w:tab w:val="left" w:pos="1760"/>
              <w:tab w:val="right" w:pos="9350"/>
            </w:tabs>
            <w:ind w:left="880"/>
            <w:rPr>
              <w:rFonts w:asciiTheme="minorHAnsi" w:hAnsiTheme="minorHAnsi" w:eastAsiaTheme="minorEastAsia" w:cstheme="minorBidi"/>
              <w:szCs w:val="22"/>
              <w:lang w:eastAsia="zh-CN"/>
            </w:rPr>
          </w:pPr>
          <w:r>
            <w:fldChar w:fldCharType="begin"/>
          </w:r>
          <w:r>
            <w:instrText xml:space="preserve"> HYPERLINK \l "_Toc35804780" </w:instrText>
          </w:r>
          <w:r>
            <w:fldChar w:fldCharType="separate"/>
          </w:r>
          <w:r>
            <w:rPr>
              <w:rStyle w:val="28"/>
              <w:lang w:val="en-CA"/>
            </w:rPr>
            <w:t>3.9.5</w:t>
          </w:r>
          <w:r>
            <w:rPr>
              <w:rFonts w:asciiTheme="minorHAnsi" w:hAnsiTheme="minorHAnsi" w:eastAsiaTheme="minorEastAsia" w:cstheme="minorBidi"/>
              <w:szCs w:val="22"/>
              <w:lang w:eastAsia="zh-CN"/>
            </w:rPr>
            <w:tab/>
          </w:r>
          <w:r>
            <w:rPr>
              <w:rStyle w:val="28"/>
              <w:lang w:val="en-CA"/>
            </w:rPr>
            <w:t>Adaptive color transform</w:t>
          </w:r>
          <w:r>
            <w:tab/>
          </w:r>
          <w:r>
            <w:fldChar w:fldCharType="begin"/>
          </w:r>
          <w:r>
            <w:instrText xml:space="preserve"> PAGEREF _Toc35804780 \h </w:instrText>
          </w:r>
          <w:r>
            <w:fldChar w:fldCharType="separate"/>
          </w:r>
          <w:r>
            <w:t>93</w:t>
          </w:r>
          <w:r>
            <w:fldChar w:fldCharType="end"/>
          </w:r>
          <w:r>
            <w:fldChar w:fldCharType="end"/>
          </w:r>
        </w:p>
        <w:p>
          <w:pPr>
            <w:pStyle w:val="21"/>
            <w:tabs>
              <w:tab w:val="left" w:pos="420"/>
              <w:tab w:val="right" w:pos="9350"/>
            </w:tabs>
            <w:rPr>
              <w:rFonts w:asciiTheme="minorHAnsi" w:hAnsiTheme="minorHAnsi" w:eastAsiaTheme="minorEastAsia" w:cstheme="minorBidi"/>
              <w:szCs w:val="22"/>
              <w:lang w:eastAsia="zh-CN"/>
            </w:rPr>
          </w:pPr>
          <w:r>
            <w:fldChar w:fldCharType="begin"/>
          </w:r>
          <w:r>
            <w:instrText xml:space="preserve"> HYPERLINK \l "_Toc35804781" </w:instrText>
          </w:r>
          <w:r>
            <w:fldChar w:fldCharType="separate"/>
          </w:r>
          <w:r>
            <w:rPr>
              <w:rStyle w:val="28"/>
            </w:rPr>
            <w:t>4</w:t>
          </w:r>
          <w:r>
            <w:rPr>
              <w:rFonts w:asciiTheme="minorHAnsi" w:hAnsiTheme="minorHAnsi" w:eastAsiaTheme="minorEastAsia" w:cstheme="minorBidi"/>
              <w:szCs w:val="22"/>
              <w:lang w:eastAsia="zh-CN"/>
            </w:rPr>
            <w:tab/>
          </w:r>
          <w:r>
            <w:rPr>
              <w:rStyle w:val="28"/>
              <w:lang w:val="en-CA"/>
            </w:rPr>
            <w:t>Description</w:t>
          </w:r>
          <w:r>
            <w:rPr>
              <w:rStyle w:val="28"/>
              <w:lang w:val="en-GB"/>
            </w:rPr>
            <w:t xml:space="preserve"> of VTM encoder and encoding methods</w:t>
          </w:r>
          <w:r>
            <w:tab/>
          </w:r>
          <w:r>
            <w:fldChar w:fldCharType="begin"/>
          </w:r>
          <w:r>
            <w:instrText xml:space="preserve"> PAGEREF _Toc35804781 \h </w:instrText>
          </w:r>
          <w:r>
            <w:fldChar w:fldCharType="separate"/>
          </w:r>
          <w:r>
            <w:t>95</w:t>
          </w:r>
          <w:r>
            <w:fldChar w:fldCharType="end"/>
          </w:r>
          <w:r>
            <w:fldChar w:fldCharType="end"/>
          </w:r>
        </w:p>
        <w:p>
          <w:pPr>
            <w:pStyle w:val="22"/>
            <w:rPr>
              <w:rFonts w:asciiTheme="minorHAnsi" w:hAnsiTheme="minorHAnsi" w:eastAsiaTheme="minorEastAsia" w:cstheme="minorBidi"/>
              <w:szCs w:val="22"/>
              <w:lang w:eastAsia="zh-CN"/>
            </w:rPr>
          </w:pPr>
          <w:r>
            <w:fldChar w:fldCharType="begin"/>
          </w:r>
          <w:r>
            <w:instrText xml:space="preserve"> HYPERLINK \l "_Toc35804782" </w:instrText>
          </w:r>
          <w:r>
            <w:fldChar w:fldCharType="separate"/>
          </w:r>
          <w:r>
            <w:rPr>
              <w:rStyle w:val="28"/>
            </w:rPr>
            <w:t>4.1</w:t>
          </w:r>
          <w:r>
            <w:rPr>
              <w:rFonts w:asciiTheme="minorHAnsi" w:hAnsiTheme="minorHAnsi" w:eastAsiaTheme="minorEastAsia" w:cstheme="minorBidi"/>
              <w:szCs w:val="22"/>
              <w:lang w:eastAsia="zh-CN"/>
            </w:rPr>
            <w:tab/>
          </w:r>
          <w:r>
            <w:rPr>
              <w:rStyle w:val="28"/>
            </w:rPr>
            <w:t>Derivation process of coding tree structure</w:t>
          </w:r>
          <w:r>
            <w:tab/>
          </w:r>
          <w:r>
            <w:fldChar w:fldCharType="begin"/>
          </w:r>
          <w:r>
            <w:instrText xml:space="preserve"> PAGEREF _Toc35804782 \h </w:instrText>
          </w:r>
          <w:r>
            <w:fldChar w:fldCharType="separate"/>
          </w:r>
          <w:r>
            <w:t>95</w:t>
          </w:r>
          <w:r>
            <w:fldChar w:fldCharType="end"/>
          </w:r>
          <w:r>
            <w:fldChar w:fldCharType="end"/>
          </w:r>
        </w:p>
        <w:p>
          <w:pPr>
            <w:pStyle w:val="22"/>
            <w:rPr>
              <w:rFonts w:asciiTheme="minorHAnsi" w:hAnsiTheme="minorHAnsi" w:eastAsiaTheme="minorEastAsia" w:cstheme="minorBidi"/>
              <w:szCs w:val="22"/>
              <w:lang w:eastAsia="zh-CN"/>
            </w:rPr>
          </w:pPr>
          <w:r>
            <w:fldChar w:fldCharType="begin"/>
          </w:r>
          <w:r>
            <w:instrText xml:space="preserve"> HYPERLINK \l "_Toc35804783" </w:instrText>
          </w:r>
          <w:r>
            <w:fldChar w:fldCharType="separate"/>
          </w:r>
          <w:r>
            <w:rPr>
              <w:rStyle w:val="28"/>
              <w:lang w:val="en-CA"/>
            </w:rPr>
            <w:t>4.2</w:t>
          </w:r>
          <w:r>
            <w:rPr>
              <w:rFonts w:asciiTheme="minorHAnsi" w:hAnsiTheme="minorHAnsi" w:eastAsiaTheme="minorEastAsia" w:cstheme="minorBidi"/>
              <w:szCs w:val="22"/>
              <w:lang w:eastAsia="zh-CN"/>
            </w:rPr>
            <w:tab/>
          </w:r>
          <w:r>
            <w:rPr>
              <w:rStyle w:val="28"/>
            </w:rPr>
            <w:t>Hash based motion estimation for screen content coding</w:t>
          </w:r>
          <w:r>
            <w:tab/>
          </w:r>
          <w:r>
            <w:fldChar w:fldCharType="begin"/>
          </w:r>
          <w:r>
            <w:instrText xml:space="preserve"> PAGEREF _Toc35804783 \h </w:instrText>
          </w:r>
          <w:r>
            <w:fldChar w:fldCharType="separate"/>
          </w:r>
          <w:r>
            <w:t>95</w:t>
          </w:r>
          <w:r>
            <w:fldChar w:fldCharType="end"/>
          </w:r>
          <w:r>
            <w:fldChar w:fldCharType="end"/>
          </w:r>
        </w:p>
        <w:p>
          <w:pPr>
            <w:pStyle w:val="21"/>
            <w:tabs>
              <w:tab w:val="left" w:pos="420"/>
              <w:tab w:val="right" w:pos="9350"/>
            </w:tabs>
            <w:rPr>
              <w:rFonts w:asciiTheme="minorHAnsi" w:hAnsiTheme="minorHAnsi" w:eastAsiaTheme="minorEastAsia" w:cstheme="minorBidi"/>
              <w:szCs w:val="22"/>
              <w:lang w:eastAsia="zh-CN"/>
            </w:rPr>
          </w:pPr>
          <w:r>
            <w:fldChar w:fldCharType="begin"/>
          </w:r>
          <w:r>
            <w:instrText xml:space="preserve"> HYPERLINK \l "_Toc35804784" </w:instrText>
          </w:r>
          <w:r>
            <w:fldChar w:fldCharType="separate"/>
          </w:r>
          <w:r>
            <w:rPr>
              <w:rStyle w:val="28"/>
            </w:rPr>
            <w:t>5</w:t>
          </w:r>
          <w:r>
            <w:rPr>
              <w:rFonts w:asciiTheme="minorHAnsi" w:hAnsiTheme="minorHAnsi" w:eastAsiaTheme="minorEastAsia" w:cstheme="minorBidi"/>
              <w:szCs w:val="22"/>
              <w:lang w:eastAsia="zh-CN"/>
            </w:rPr>
            <w:tab/>
          </w:r>
          <w:r>
            <w:rPr>
              <w:rStyle w:val="28"/>
              <w:lang w:val="en-CA"/>
            </w:rPr>
            <w:t>References</w:t>
          </w:r>
          <w:r>
            <w:tab/>
          </w:r>
          <w:r>
            <w:fldChar w:fldCharType="begin"/>
          </w:r>
          <w:r>
            <w:instrText xml:space="preserve"> PAGEREF _Toc35804784 \h </w:instrText>
          </w:r>
          <w:r>
            <w:fldChar w:fldCharType="separate"/>
          </w:r>
          <w:r>
            <w:t>96</w:t>
          </w:r>
          <w:r>
            <w:fldChar w:fldCharType="end"/>
          </w:r>
          <w:r>
            <w:fldChar w:fldCharType="end"/>
          </w:r>
        </w:p>
        <w:p>
          <w:r>
            <w:rPr>
              <w:b/>
              <w:bCs/>
            </w:rPr>
            <w:fldChar w:fldCharType="end"/>
          </w:r>
        </w:p>
      </w:sdtContent>
    </w:sdt>
    <w:p>
      <w:pPr>
        <w:jc w:val="both"/>
        <w:rPr>
          <w:szCs w:val="22"/>
          <w:lang w:val="en-CA"/>
        </w:rPr>
      </w:pPr>
    </w:p>
    <w:p>
      <w:pPr>
        <w:tabs>
          <w:tab w:val="clear" w:pos="360"/>
          <w:tab w:val="clear" w:pos="720"/>
          <w:tab w:val="clear" w:pos="1080"/>
          <w:tab w:val="clear" w:pos="1440"/>
        </w:tabs>
        <w:overflowPunct/>
        <w:autoSpaceDE/>
        <w:autoSpaceDN/>
        <w:adjustRightInd/>
        <w:textAlignment w:val="auto"/>
        <w:rPr>
          <w:szCs w:val="22"/>
          <w:lang w:val="en-CA"/>
        </w:rPr>
      </w:pPr>
      <w:r>
        <w:rPr>
          <w:szCs w:val="22"/>
          <w:lang w:val="en-CA"/>
        </w:rPr>
        <w:br w:type="page"/>
      </w:r>
    </w:p>
    <w:p>
      <w:pPr>
        <w:pStyle w:val="2"/>
        <w:spacing w:before="136"/>
        <w:rPr>
          <w:szCs w:val="22"/>
          <w:lang w:val="en-CA"/>
        </w:rPr>
      </w:pPr>
      <w:bookmarkStart w:id="1" w:name="_Toc1165557"/>
      <w:bookmarkEnd w:id="1"/>
      <w:bookmarkStart w:id="2" w:name="_Ref400623991"/>
      <w:bookmarkStart w:id="3" w:name="_Toc35804724"/>
      <w:r>
        <w:rPr>
          <w:lang w:val="en-CA"/>
        </w:rPr>
        <w:t>Introduction</w:t>
      </w:r>
      <w:bookmarkEnd w:id="2"/>
      <w:bookmarkEnd w:id="3"/>
    </w:p>
    <w:p>
      <w:pPr>
        <w:jc w:val="both"/>
        <w:rPr>
          <w:lang w:val="en-AU"/>
        </w:rPr>
      </w:pPr>
      <w:r>
        <w:rPr>
          <w:szCs w:val="22"/>
          <w:lang w:val="en-CA"/>
        </w:rPr>
        <w:t>At the 10</w:t>
      </w:r>
      <w:r>
        <w:rPr>
          <w:szCs w:val="22"/>
          <w:vertAlign w:val="superscript"/>
          <w:lang w:val="en-CA"/>
        </w:rPr>
        <w:t>th</w:t>
      </w:r>
      <w:r>
        <w:rPr>
          <w:szCs w:val="22"/>
          <w:lang w:val="en-CA"/>
        </w:rPr>
        <w:t xml:space="preserve"> JVET meeting (April 10–20, 2018, San Diego, US), JVET </w:t>
      </w:r>
      <w:r>
        <w:t xml:space="preserve">defined </w:t>
      </w:r>
      <w:r>
        <w:rPr>
          <w:szCs w:val="22"/>
          <w:lang w:val="en-CA"/>
        </w:rPr>
        <w:t>the first draft of Versatile Video Coding (</w:t>
      </w:r>
      <w:r>
        <w:t>VVC) and the VVC Test Model 1 (VTM1) encoding method. It was decided to include a quadtree with nested multi-type tree using binary and ternary splits</w:t>
      </w:r>
      <w:r>
        <w:rPr>
          <w:lang w:val="en-GB"/>
        </w:rPr>
        <w:t xml:space="preserve"> coding block structure as the initial new coding feature of VVC. Draft reference software to implement the VTM1 encoding method (and the draft VVC decoding process) has also been developed. </w:t>
      </w:r>
      <w:r>
        <w:rPr>
          <w:szCs w:val="22"/>
          <w:lang w:val="en-CA"/>
        </w:rPr>
        <w:t>At the 11</w:t>
      </w:r>
      <w:r>
        <w:rPr>
          <w:szCs w:val="22"/>
          <w:vertAlign w:val="superscript"/>
          <w:lang w:val="en-CA"/>
        </w:rPr>
        <w:t>th</w:t>
      </w:r>
      <w:r>
        <w:rPr>
          <w:szCs w:val="22"/>
          <w:lang w:val="en-CA"/>
        </w:rPr>
        <w:t xml:space="preserve"> meeting (</w:t>
      </w:r>
      <w:r>
        <w:t>10–18 July</w:t>
      </w:r>
      <w:r>
        <w:rPr>
          <w:szCs w:val="22"/>
          <w:lang w:val="en-CA"/>
        </w:rPr>
        <w:t xml:space="preserve">, 2018, </w:t>
      </w:r>
      <w:r>
        <w:t>Ljubljana, SI</w:t>
      </w:r>
      <w:r>
        <w:rPr>
          <w:szCs w:val="22"/>
          <w:lang w:val="en-CA"/>
        </w:rPr>
        <w:t>), the Versatile Video Coding (VVC) working draft 2 and the VVC Test Model 2 (VTM2) algorithm description and encoding method were established with the inclusion of a group of new coding features as well as some of HEVC coding elements. At the 12</w:t>
      </w:r>
      <w:r>
        <w:rPr>
          <w:szCs w:val="22"/>
          <w:vertAlign w:val="superscript"/>
          <w:lang w:val="en-CA"/>
        </w:rPr>
        <w:t>th</w:t>
      </w:r>
      <w:r>
        <w:rPr>
          <w:szCs w:val="22"/>
          <w:lang w:val="en-CA"/>
        </w:rPr>
        <w:t xml:space="preserve"> meeting (</w:t>
      </w:r>
      <w:r>
        <w:t>3–12 October</w:t>
      </w:r>
      <w:r>
        <w:rPr>
          <w:szCs w:val="22"/>
          <w:lang w:val="en-CA"/>
        </w:rPr>
        <w:t xml:space="preserve">, 2018, </w:t>
      </w:r>
      <w:r>
        <w:rPr>
          <w:lang w:val="en-CA"/>
        </w:rPr>
        <w:t>Macao, CN</w:t>
      </w:r>
      <w:r>
        <w:rPr>
          <w:szCs w:val="22"/>
          <w:lang w:val="en-CA"/>
        </w:rPr>
        <w:t>), the Versatile Video Coding (VVC) working draft 3 and the VVC Test Model 3 (VTM3) algorithm description and encoding method were established with the inclusion of additional coding tools that improves the coding performance. From the 13</w:t>
      </w:r>
      <w:r>
        <w:rPr>
          <w:szCs w:val="22"/>
          <w:vertAlign w:val="superscript"/>
          <w:lang w:val="en-CA"/>
        </w:rPr>
        <w:t>th</w:t>
      </w:r>
      <w:r>
        <w:rPr>
          <w:szCs w:val="22"/>
          <w:lang w:val="en-CA"/>
        </w:rPr>
        <w:t xml:space="preserve"> meeting (</w:t>
      </w:r>
      <w:r>
        <w:rPr>
          <w:lang w:val="en-CA"/>
        </w:rPr>
        <w:t>9–18 January 2019, Marrakech, MA</w:t>
      </w:r>
      <w:r>
        <w:rPr>
          <w:szCs w:val="22"/>
          <w:lang w:val="en-CA"/>
        </w:rPr>
        <w:t>)</w:t>
      </w:r>
      <w:r>
        <w:rPr>
          <w:rFonts w:hint="eastAsia"/>
          <w:szCs w:val="22"/>
          <w:lang w:val="en-CA" w:eastAsia="zh-CN"/>
        </w:rPr>
        <w:t xml:space="preserve">, the JVET experts </w:t>
      </w:r>
      <w:r>
        <w:rPr>
          <w:szCs w:val="22"/>
          <w:lang w:val="en-CA" w:eastAsia="zh-CN"/>
        </w:rPr>
        <w:t>start working on the simplification and unification of existing coding technologies, besides the new algorithms for additional coding efficiency. T</w:t>
      </w:r>
      <w:r>
        <w:rPr>
          <w:szCs w:val="22"/>
          <w:lang w:val="en-CA"/>
        </w:rPr>
        <w:t>he Versatile Video Coding (VVC) working draft 4 and the VVC Test Model 4 (VTM4) algorithm description and encoding method were established with the inclusion of few more coding tools as well as lots of refinements of existing tools. At the 14</w:t>
      </w:r>
      <w:r>
        <w:rPr>
          <w:szCs w:val="22"/>
          <w:vertAlign w:val="superscript"/>
          <w:lang w:val="en-CA"/>
        </w:rPr>
        <w:t>th</w:t>
      </w:r>
      <w:r>
        <w:rPr>
          <w:szCs w:val="22"/>
          <w:lang w:val="en-CA"/>
        </w:rPr>
        <w:t xml:space="preserve"> meeting (1</w:t>
      </w:r>
      <w:r>
        <w:rPr>
          <w:lang w:val="en-CA"/>
        </w:rPr>
        <w:t>9–27 March 2019, Geneva, CH</w:t>
      </w:r>
      <w:r>
        <w:rPr>
          <w:szCs w:val="22"/>
          <w:lang w:val="en-CA"/>
        </w:rPr>
        <w:t xml:space="preserve">), the Versatile Video Coding (VVC) working draft 5 and the VVC Test Model 5 (VTM5) algorithm description and encoding method were established with the inclusion of very small number of new coding tools and a large amount of tool simplifications. The coding of </w:t>
      </w:r>
      <w:r>
        <w:rPr>
          <w:szCs w:val="22"/>
          <w:lang w:val="en-CA" w:eastAsia="ja-JP"/>
        </w:rPr>
        <w:t>4:2:2 and 4:4:4 chroma formats are supported as well as 4:2:0 chroma formats</w:t>
      </w:r>
      <w:r>
        <w:rPr>
          <w:szCs w:val="22"/>
          <w:lang w:val="en-CA"/>
        </w:rPr>
        <w:t>. At the 15</w:t>
      </w:r>
      <w:r>
        <w:rPr>
          <w:szCs w:val="22"/>
          <w:vertAlign w:val="superscript"/>
          <w:lang w:val="en-CA"/>
        </w:rPr>
        <w:t>th</w:t>
      </w:r>
      <w:r>
        <w:rPr>
          <w:szCs w:val="22"/>
          <w:lang w:val="en-CA"/>
        </w:rPr>
        <w:t xml:space="preserve"> meeting (</w:t>
      </w:r>
      <w:r>
        <w:rPr>
          <w:lang w:val="en-CA"/>
        </w:rPr>
        <w:t>3–12 July 2019, Gothenburg, SE</w:t>
      </w:r>
      <w:r>
        <w:rPr>
          <w:szCs w:val="22"/>
          <w:lang w:val="en-CA"/>
        </w:rPr>
        <w:t xml:space="preserve">), the Versatile Video Coding (VVC) working draft 6 and the VVC Test Model 6 (VTM6) algorithm description and encoding method were established. The major changes include refinement of existing tools, unification of coding tool combination, and HLS design. Also, some new functionalities, e.g. adaptive resolution change, scalability coding are supported. At the </w:t>
      </w:r>
      <w:r>
        <w:t>16</w:t>
      </w:r>
      <w:r>
        <w:rPr>
          <w:vertAlign w:val="superscript"/>
        </w:rPr>
        <w:t>th</w:t>
      </w:r>
      <w:r>
        <w:t xml:space="preserve"> Meeting (1–11 Oct. 2019</w:t>
      </w:r>
      <w:r>
        <w:rPr>
          <w:szCs w:val="22"/>
          <w:lang w:val="en-CA"/>
        </w:rPr>
        <w:t>,</w:t>
      </w:r>
      <w:r>
        <w:t xml:space="preserve"> Geneva, CH)</w:t>
      </w:r>
      <w:r>
        <w:rPr>
          <w:szCs w:val="22"/>
          <w:lang w:val="en-CA"/>
        </w:rPr>
        <w:t xml:space="preserve"> the Versatile Video Coding (VVC) working draft 7 and the VVC Test Model 7 (VTM7) algorithm description and encoding method were established. The main changes from VTM6 to VTM7 are clean-up and simplifications of existing tools. Only one new tool, names adaptive color transform are added At the </w:t>
      </w:r>
      <w:r>
        <w:t>16</w:t>
      </w:r>
      <w:r>
        <w:rPr>
          <w:vertAlign w:val="superscript"/>
        </w:rPr>
        <w:t>th</w:t>
      </w:r>
      <w:r>
        <w:t xml:space="preserve"> Meeting for 4:4:4 color format coding</w:t>
      </w:r>
      <w:r>
        <w:rPr>
          <w:szCs w:val="22"/>
          <w:lang w:val="en-CA"/>
        </w:rPr>
        <w:t xml:space="preserve">. </w:t>
      </w:r>
    </w:p>
    <w:p>
      <w:pPr>
        <w:pStyle w:val="2"/>
        <w:spacing w:before="136"/>
        <w:rPr>
          <w:lang w:val="en-CA"/>
        </w:rPr>
      </w:pPr>
      <w:bookmarkStart w:id="4" w:name="_Toc35804725"/>
      <w:r>
        <w:rPr>
          <w:lang w:val="en-CA"/>
        </w:rPr>
        <w:t>Scope</w:t>
      </w:r>
      <w:bookmarkEnd w:id="4"/>
    </w:p>
    <w:p>
      <w:pPr>
        <w:jc w:val="both"/>
        <w:rPr>
          <w:szCs w:val="22"/>
          <w:lang w:val="en-CA"/>
        </w:rPr>
      </w:pPr>
      <w:r>
        <w:t xml:space="preserve">The normative decoding process for Versatile Video Coding is specified in the VVC draft 6 text specification document </w:t>
      </w:r>
      <w:r>
        <w:fldChar w:fldCharType="begin"/>
      </w:r>
      <w:r>
        <w:instrText xml:space="preserve"> REF _Ref513032198 \r \h </w:instrText>
      </w:r>
      <w:r>
        <w:fldChar w:fldCharType="separate"/>
      </w:r>
      <w:r>
        <w:t>[1]</w:t>
      </w:r>
      <w:r>
        <w:fldChar w:fldCharType="end"/>
      </w:r>
      <w:r>
        <w:t xml:space="preserve">. The VTM8.0 reference software is provided to demonstrate a reference implementation of non-normative encoding techniques and the normative decoding process for VVC. </w:t>
      </w:r>
      <w:r>
        <w:rPr>
          <w:szCs w:val="22"/>
          <w:lang w:val="en-CA"/>
        </w:rPr>
        <w:t xml:space="preserve">The reference software can be accessed via </w:t>
      </w:r>
    </w:p>
    <w:p>
      <w:pPr>
        <w:spacing w:after="40"/>
      </w:pPr>
      <w:r>
        <w:rPr>
          <w:sz w:val="24"/>
          <w:szCs w:val="24"/>
        </w:rPr>
        <w:t>https://vcgit.hhi.fraunhofer.de/jvet/VVCSoftware_VTM.git</w:t>
      </w:r>
    </w:p>
    <w:p>
      <w:pPr>
        <w:jc w:val="both"/>
      </w:pPr>
      <w:r>
        <w:t xml:space="preserve">This document provides an algorithm description as well as an encoder-side description of the VVC Test Model 5, which serves as a tutorial for the algorithm and </w:t>
      </w:r>
      <w:r>
        <w:rPr>
          <w:rFonts w:eastAsia="MS Mincho"/>
          <w:lang w:eastAsia="ja-JP"/>
        </w:rPr>
        <w:t xml:space="preserve">encoding model implemented in the </w:t>
      </w:r>
      <w:r>
        <w:t>VTM8.0 software. The purpose of this document is to share a common understanding of the coding features of VVC and the reference encoding methods supported in the VTM8.0 software, in order to facilitate the assessment of the technical impact of new technologies during the standardization process.</w:t>
      </w:r>
      <w:r>
        <w:rPr>
          <w:lang w:eastAsia="ko-KR"/>
        </w:rPr>
        <w:t xml:space="preserve"> </w:t>
      </w:r>
      <w:r>
        <w:t xml:space="preserve">Common test conditions and software reference configurations that should be used for experimental work for conventional standard-dynamic range rectangular video content are described in JVET-N1010 </w:t>
      </w:r>
      <w:r>
        <w:fldChar w:fldCharType="begin"/>
      </w:r>
      <w:r>
        <w:instrText xml:space="preserve"> REF _Ref531011617 \r \h </w:instrText>
      </w:r>
      <w:r>
        <w:fldChar w:fldCharType="separate"/>
      </w:r>
      <w:r>
        <w:t>[2]</w:t>
      </w:r>
      <w:r>
        <w:fldChar w:fldCharType="end"/>
      </w:r>
      <w:r>
        <w:t>.</w:t>
      </w:r>
      <w:bookmarkStart w:id="5" w:name="_Toc287029616"/>
      <w:bookmarkEnd w:id="5"/>
      <w:bookmarkStart w:id="6" w:name="_Toc287029699"/>
      <w:bookmarkEnd w:id="6"/>
      <w:bookmarkStart w:id="7" w:name="_Toc287029706"/>
      <w:bookmarkEnd w:id="7"/>
      <w:bookmarkStart w:id="8" w:name="_Toc287029700"/>
      <w:bookmarkEnd w:id="8"/>
      <w:bookmarkStart w:id="9" w:name="_Toc287029716"/>
      <w:bookmarkEnd w:id="9"/>
      <w:bookmarkStart w:id="10" w:name="_Toc287029717"/>
      <w:bookmarkEnd w:id="10"/>
      <w:bookmarkStart w:id="11" w:name="_Toc287029606"/>
      <w:bookmarkEnd w:id="11"/>
      <w:bookmarkStart w:id="12" w:name="_Toc287029618"/>
      <w:bookmarkEnd w:id="12"/>
      <w:bookmarkStart w:id="13" w:name="_Toc287029638"/>
      <w:bookmarkEnd w:id="13"/>
      <w:bookmarkStart w:id="14" w:name="_Toc287029612"/>
      <w:bookmarkEnd w:id="14"/>
      <w:bookmarkStart w:id="15" w:name="_Toc287029650"/>
      <w:bookmarkEnd w:id="15"/>
      <w:bookmarkStart w:id="16" w:name="_Toc287029653"/>
      <w:bookmarkEnd w:id="16"/>
      <w:bookmarkStart w:id="17" w:name="_Toc287029643"/>
      <w:bookmarkEnd w:id="17"/>
      <w:bookmarkStart w:id="18" w:name="_Toc287029673"/>
      <w:bookmarkEnd w:id="18"/>
      <w:bookmarkStart w:id="19" w:name="_Toc287029683"/>
      <w:bookmarkEnd w:id="19"/>
      <w:bookmarkStart w:id="20" w:name="_Toc287029687"/>
      <w:bookmarkEnd w:id="20"/>
      <w:bookmarkStart w:id="21" w:name="_Toc287029613"/>
      <w:bookmarkEnd w:id="21"/>
      <w:bookmarkStart w:id="22" w:name="_Toc287029682"/>
      <w:bookmarkEnd w:id="22"/>
      <w:bookmarkStart w:id="23" w:name="_Toc287029674"/>
      <w:bookmarkEnd w:id="23"/>
      <w:bookmarkStart w:id="24" w:name="_Toc287029692"/>
      <w:bookmarkEnd w:id="24"/>
      <w:bookmarkStart w:id="25" w:name="_Toc287029656"/>
      <w:bookmarkEnd w:id="25"/>
      <w:bookmarkStart w:id="26" w:name="_Toc287029603"/>
      <w:bookmarkEnd w:id="26"/>
      <w:bookmarkStart w:id="27" w:name="_Toc287029620"/>
      <w:bookmarkEnd w:id="27"/>
      <w:bookmarkStart w:id="28" w:name="_Toc287029678"/>
      <w:bookmarkEnd w:id="28"/>
      <w:r>
        <w:t xml:space="preserve"> Common test conditions specific to video content with high dynamic range and wide colour gamut are described in JVET-N1011 </w:t>
      </w:r>
      <w:r>
        <w:fldChar w:fldCharType="begin"/>
      </w:r>
      <w:r>
        <w:instrText xml:space="preserve"> REF _Ref513637141 \r \h </w:instrText>
      </w:r>
      <w:r>
        <w:fldChar w:fldCharType="separate"/>
      </w:r>
      <w:r>
        <w:t>[3]</w:t>
      </w:r>
      <w:r>
        <w:fldChar w:fldCharType="end"/>
      </w:r>
      <w:r>
        <w:t xml:space="preserve">. Common test conditions specific to video content for 360° omnidirectional video applications are described in JVET-L1012 </w:t>
      </w:r>
      <w:r>
        <w:fldChar w:fldCharType="begin"/>
      </w:r>
      <w:r>
        <w:instrText xml:space="preserve"> REF _Ref513637155 \r \h </w:instrText>
      </w:r>
      <w:r>
        <w:fldChar w:fldCharType="separate"/>
      </w:r>
      <w:r>
        <w:t>[4]</w:t>
      </w:r>
      <w:r>
        <w:fldChar w:fldCharType="end"/>
      </w:r>
      <w:r>
        <w:t xml:space="preserve">. When encoding and decoding 360° omnidirectional video, an additional software package called the 360Lib needs to be used together with using the VTM software to process, encode/decode and compute the spherical quality metrics. The 360Lib software is available at: </w:t>
      </w:r>
    </w:p>
    <w:p>
      <w:pPr>
        <w:rPr>
          <w:rFonts w:ascii="Segoe UI" w:hAnsi="Segoe UI" w:cs="Segoe UI"/>
          <w:sz w:val="20"/>
        </w:rPr>
      </w:pPr>
      <w:r>
        <w:rPr>
          <w:sz w:val="24"/>
          <w:szCs w:val="24"/>
        </w:rPr>
        <w:t>https://jvet.hhi.fraunhofer.de/svn/svn_360Lib/</w:t>
      </w:r>
      <w:r>
        <w:rPr>
          <w:rFonts w:ascii="Segoe UI" w:hAnsi="Segoe UI" w:cs="Segoe UI"/>
          <w:sz w:val="20"/>
        </w:rPr>
        <w:t xml:space="preserve"> </w:t>
      </w:r>
    </w:p>
    <w:p>
      <w:r>
        <w:t xml:space="preserve">Additionally, document JVET-M1004 </w:t>
      </w:r>
      <w:r>
        <w:fldChar w:fldCharType="begin"/>
      </w:r>
      <w:r>
        <w:instrText xml:space="preserve"> REF _Ref523238768 \r \h </w:instrText>
      </w:r>
      <w:r>
        <w:fldChar w:fldCharType="separate"/>
      </w:r>
      <w:r>
        <w:t>[5]</w:t>
      </w:r>
      <w:r>
        <w:fldChar w:fldCharType="end"/>
      </w:r>
      <w:r>
        <w:t xml:space="preserve"> describes the algorithms used in 360Lib to process, code, and measure quality of 360° omnidirectional video.</w:t>
      </w:r>
    </w:p>
    <w:p>
      <w:pPr>
        <w:pStyle w:val="2"/>
        <w:spacing w:before="136"/>
        <w:rPr>
          <w:lang w:val="en-CA"/>
        </w:rPr>
      </w:pPr>
      <w:bookmarkStart w:id="29" w:name="_Toc35804726"/>
      <w:r>
        <w:rPr>
          <w:lang w:val="en-CA"/>
        </w:rPr>
        <w:t>Algorithm description of Versatile Video Coding</w:t>
      </w:r>
      <w:bookmarkEnd w:id="29"/>
    </w:p>
    <w:p>
      <w:pPr>
        <w:pStyle w:val="3"/>
        <w:spacing w:before="136"/>
        <w:rPr>
          <w:sz w:val="28"/>
          <w:lang w:val="en-CA"/>
        </w:rPr>
      </w:pPr>
      <w:bookmarkStart w:id="30" w:name="_Toc35804727"/>
      <w:r>
        <w:rPr>
          <w:sz w:val="28"/>
          <w:lang w:val="en-CA"/>
        </w:rPr>
        <w:t>VVC coding architecture</w:t>
      </w:r>
      <w:bookmarkEnd w:id="30"/>
    </w:p>
    <w:p>
      <w:pPr>
        <w:tabs>
          <w:tab w:val="left" w:pos="0"/>
          <w:tab w:val="clear" w:pos="360"/>
        </w:tabs>
        <w:jc w:val="both"/>
        <w:rPr>
          <w:lang w:val="en-CA"/>
        </w:rPr>
      </w:pPr>
      <w:r>
        <w:rPr>
          <w:lang w:val="en-CA"/>
        </w:rPr>
        <w:t xml:space="preserve">As in most preceding standards, VVC has a block-based hybrid coding architecture, combining inter-picture and intra-picture prediction and transform coding with entropy coding. </w:t>
      </w:r>
      <w:r>
        <w:rPr>
          <w:lang w:val="en-CA"/>
        </w:rPr>
        <w:fldChar w:fldCharType="begin"/>
      </w:r>
      <w:r>
        <w:rPr>
          <w:lang w:val="en-CA"/>
        </w:rPr>
        <w:instrText xml:space="preserve"> REF _Ref513129047 \h  \* MERGEFORMAT </w:instrText>
      </w:r>
      <w:r>
        <w:rPr>
          <w:lang w:val="en-CA"/>
        </w:rPr>
        <w:fldChar w:fldCharType="separate"/>
      </w:r>
      <w:r>
        <w:rPr>
          <w:lang w:val="en-GB" w:eastAsia="ko-KR"/>
        </w:rPr>
        <w:t>Figure 1</w:t>
      </w:r>
      <w:r>
        <w:rPr>
          <w:lang w:val="en-CA"/>
        </w:rPr>
        <w:fldChar w:fldCharType="end"/>
      </w:r>
      <w:r>
        <w:rPr>
          <w:lang w:val="en-CA"/>
        </w:rPr>
        <w:t xml:space="preserve"> shows a general block diagram of the VTM8 encoder.</w:t>
      </w:r>
    </w:p>
    <w:p>
      <w:pPr>
        <w:tabs>
          <w:tab w:val="left" w:pos="0"/>
          <w:tab w:val="clear" w:pos="360"/>
        </w:tabs>
        <w:jc w:val="both"/>
        <w:rPr>
          <w:highlight w:val="yellow"/>
          <w:lang w:val="en-CA"/>
        </w:rPr>
      </w:pPr>
    </w:p>
    <w:p>
      <w:pPr>
        <w:pStyle w:val="13"/>
        <w:keepLines/>
        <w:spacing w:before="136"/>
        <w:rPr>
          <w:lang w:val="en-GB" w:eastAsia="ko-KR"/>
        </w:rPr>
      </w:pPr>
      <w:r>
        <w:rPr>
          <w:lang w:eastAsia="zh-CN"/>
        </w:rPr>
        <w:drawing>
          <wp:inline distT="0" distB="0" distL="0" distR="0">
            <wp:extent cx="5669280" cy="3211195"/>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669280" cy="3211195"/>
                    </a:xfrm>
                    <a:prstGeom prst="rect">
                      <a:avLst/>
                    </a:prstGeom>
                    <a:noFill/>
                    <a:ln>
                      <a:noFill/>
                    </a:ln>
                  </pic:spPr>
                </pic:pic>
              </a:graphicData>
            </a:graphic>
          </wp:inline>
        </w:drawing>
      </w:r>
      <w:bookmarkStart w:id="31" w:name="_Ref328305551"/>
      <w:bookmarkStart w:id="32" w:name="_Ref345596363"/>
    </w:p>
    <w:p>
      <w:pPr>
        <w:pStyle w:val="13"/>
        <w:keepLines/>
        <w:spacing w:before="136"/>
        <w:rPr>
          <w:rFonts w:eastAsia="宋体"/>
          <w:lang w:eastAsia="zh-CN"/>
        </w:rPr>
      </w:pPr>
      <w:r>
        <w:rPr>
          <w:lang w:val="en-GB" w:eastAsia="ko-KR"/>
        </w:rPr>
        <w:t xml:space="preserve"> </w:t>
      </w:r>
      <w:bookmarkStart w:id="33" w:name="_Ref513129047"/>
      <w:r>
        <w:rPr>
          <w:lang w:val="en-GB" w:eastAsia="ko-KR"/>
        </w:rPr>
        <w:t xml:space="preserve">Figure </w:t>
      </w:r>
      <w:r>
        <w:rPr>
          <w:lang w:val="en-GB" w:eastAsia="ko-KR"/>
        </w:rPr>
        <w:fldChar w:fldCharType="begin"/>
      </w:r>
      <w:r>
        <w:rPr>
          <w:lang w:val="en-GB" w:eastAsia="ko-KR"/>
        </w:rPr>
        <w:instrText xml:space="preserve"> SEQ Figure \* ARABIC </w:instrText>
      </w:r>
      <w:r>
        <w:rPr>
          <w:lang w:val="en-GB" w:eastAsia="ko-KR"/>
        </w:rPr>
        <w:fldChar w:fldCharType="separate"/>
      </w:r>
      <w:r>
        <w:rPr>
          <w:lang w:val="en-GB" w:eastAsia="ko-KR"/>
        </w:rPr>
        <w:t>1</w:t>
      </w:r>
      <w:r>
        <w:rPr>
          <w:lang w:val="en-GB" w:eastAsia="ko-KR"/>
        </w:rPr>
        <w:fldChar w:fldCharType="end"/>
      </w:r>
      <w:bookmarkEnd w:id="31"/>
      <w:bookmarkEnd w:id="32"/>
      <w:bookmarkEnd w:id="33"/>
      <w:r>
        <w:rPr>
          <w:lang w:val="en-GB" w:eastAsia="ko-KR"/>
        </w:rPr>
        <w:t xml:space="preserve"> – General block diagram of VTM8 encoder </w:t>
      </w:r>
      <w:r>
        <w:rPr>
          <w:highlight w:val="yellow"/>
          <w:lang w:val="en-GB" w:eastAsia="ko-KR"/>
        </w:rPr>
        <w:t>[</w:t>
      </w:r>
      <w:r>
        <w:rPr>
          <w:highlight w:val="yellow"/>
        </w:rPr>
        <w:t>To be updated</w:t>
      </w:r>
      <w:r>
        <w:rPr>
          <w:highlight w:val="yellow"/>
          <w:lang w:val="en-GB" w:eastAsia="ko-KR"/>
        </w:rPr>
        <w:t>]</w:t>
      </w:r>
    </w:p>
    <w:p>
      <w:pPr>
        <w:tabs>
          <w:tab w:val="left" w:pos="0"/>
          <w:tab w:val="clear" w:pos="360"/>
        </w:tabs>
        <w:jc w:val="both"/>
        <w:rPr>
          <w:lang w:val="en-CA"/>
        </w:rPr>
      </w:pPr>
      <w:r>
        <w:rPr>
          <w:lang w:val="en-CA"/>
        </w:rPr>
        <w:t xml:space="preserve">The picture partitioning structure, which is further described in section </w:t>
      </w:r>
      <w:r>
        <w:rPr>
          <w:lang w:val="en-CA"/>
        </w:rPr>
        <w:fldChar w:fldCharType="begin"/>
      </w:r>
      <w:r>
        <w:rPr>
          <w:lang w:val="en-CA"/>
        </w:rPr>
        <w:instrText xml:space="preserve"> REF _Ref513128618 \r \h  \* MERGEFORMAT </w:instrText>
      </w:r>
      <w:r>
        <w:rPr>
          <w:lang w:val="en-CA"/>
        </w:rPr>
        <w:fldChar w:fldCharType="separate"/>
      </w:r>
      <w:r>
        <w:rPr>
          <w:lang w:val="en-CA"/>
        </w:rPr>
        <w:t>3.2</w:t>
      </w:r>
      <w:r>
        <w:rPr>
          <w:lang w:val="en-CA"/>
        </w:rPr>
        <w:fldChar w:fldCharType="end"/>
      </w:r>
      <w:r>
        <w:rPr>
          <w:lang w:val="en-CA"/>
        </w:rPr>
        <w:t xml:space="preserve">, divides the input video into blocks called coding tree units (CTUs). A CTU is split using a </w:t>
      </w:r>
      <w:r>
        <w:t xml:space="preserve">quadtree with nested multi-type tree </w:t>
      </w:r>
      <w:r>
        <w:rPr>
          <w:lang w:val="en-CA"/>
        </w:rPr>
        <w:t>structure into coding units (CUs), with a leaf coding unit (CU) defining a region sharing the same prediction mode (e.g. intra or inter). In this document, the term ‘unit’ defines a region of an image covering all colour components; the term ‘block’ is used to define a region covering a particular colour component (e.g. luma), and may differ in spatial location when considering the chroma sampling format such as 4:2:0.</w:t>
      </w:r>
    </w:p>
    <w:p>
      <w:pPr>
        <w:tabs>
          <w:tab w:val="left" w:pos="0"/>
          <w:tab w:val="clear" w:pos="360"/>
        </w:tabs>
        <w:jc w:val="both"/>
      </w:pPr>
      <w:r>
        <w:rPr>
          <w:lang w:val="en-CA"/>
        </w:rPr>
        <w:t xml:space="preserve">The other features of VTM8, including intra prediction processes, inter picture prediction processes, transform and quantization processes, entropy coding processes and in-loop filter processes, are covered in sections </w:t>
      </w:r>
      <w:r>
        <w:rPr>
          <w:lang w:val="en-CA"/>
        </w:rPr>
        <w:fldChar w:fldCharType="begin"/>
      </w:r>
      <w:r>
        <w:rPr>
          <w:lang w:val="en-CA"/>
        </w:rPr>
        <w:instrText xml:space="preserve"> REF _Ref523256833 \r \h </w:instrText>
      </w:r>
      <w:r>
        <w:rPr>
          <w:lang w:val="en-CA"/>
        </w:rPr>
        <w:fldChar w:fldCharType="separate"/>
      </w:r>
      <w:r>
        <w:rPr>
          <w:lang w:val="en-CA"/>
        </w:rPr>
        <w:t>3.3</w:t>
      </w:r>
      <w:r>
        <w:rPr>
          <w:lang w:val="en-CA"/>
        </w:rPr>
        <w:fldChar w:fldCharType="end"/>
      </w:r>
      <w:r>
        <w:rPr>
          <w:lang w:val="en-CA"/>
        </w:rPr>
        <w:t xml:space="preserve"> to </w:t>
      </w:r>
      <w:r>
        <w:rPr>
          <w:lang w:val="en-CA"/>
        </w:rPr>
        <w:fldChar w:fldCharType="begin"/>
      </w:r>
      <w:r>
        <w:rPr>
          <w:lang w:val="en-CA"/>
        </w:rPr>
        <w:instrText xml:space="preserve"> REF _Ref523256843 \r \h </w:instrText>
      </w:r>
      <w:r>
        <w:rPr>
          <w:lang w:val="en-CA"/>
        </w:rPr>
        <w:fldChar w:fldCharType="separate"/>
      </w:r>
      <w:r>
        <w:rPr>
          <w:lang w:val="en-CA"/>
        </w:rPr>
        <w:t>3.7</w:t>
      </w:r>
      <w:r>
        <w:rPr>
          <w:lang w:val="en-CA"/>
        </w:rPr>
        <w:fldChar w:fldCharType="end"/>
      </w:r>
      <w:r>
        <w:rPr>
          <w:lang w:val="en-CA"/>
        </w:rPr>
        <w:t xml:space="preserve">. </w:t>
      </w:r>
      <w:r>
        <w:t>As agreed in the 11</w:t>
      </w:r>
      <w:r>
        <w:rPr>
          <w:vertAlign w:val="superscript"/>
        </w:rPr>
        <w:t>th</w:t>
      </w:r>
      <w:r>
        <w:t xml:space="preserve"> JVET meeting, the following features have been included in the VVC test model 3 on top of the bock tree </w:t>
      </w:r>
      <w:r>
        <w:rPr>
          <w:lang w:val="en-CA"/>
        </w:rPr>
        <w:t>structure</w:t>
      </w:r>
      <w:r>
        <w:t>.</w:t>
      </w:r>
    </w:p>
    <w:p>
      <w:pPr>
        <w:numPr>
          <w:ilvl w:val="0"/>
          <w:numId w:val="4"/>
        </w:numPr>
        <w:tabs>
          <w:tab w:val="left" w:pos="0"/>
          <w:tab w:val="clear" w:pos="360"/>
        </w:tabs>
        <w:jc w:val="both"/>
      </w:pPr>
      <w:r>
        <w:t>Intra prediction</w:t>
      </w:r>
    </w:p>
    <w:p>
      <w:pPr>
        <w:numPr>
          <w:ilvl w:val="1"/>
          <w:numId w:val="4"/>
        </w:numPr>
        <w:tabs>
          <w:tab w:val="left" w:pos="0"/>
          <w:tab w:val="clear" w:pos="360"/>
        </w:tabs>
        <w:jc w:val="both"/>
      </w:pPr>
      <w:r>
        <w:rPr>
          <w:rFonts w:hint="eastAsia"/>
        </w:rPr>
        <w:t xml:space="preserve">67 intra mode with </w:t>
      </w:r>
      <w:r>
        <w:t>wide angles mode extension</w:t>
      </w:r>
    </w:p>
    <w:p>
      <w:pPr>
        <w:numPr>
          <w:ilvl w:val="1"/>
          <w:numId w:val="4"/>
        </w:numPr>
        <w:tabs>
          <w:tab w:val="left" w:pos="0"/>
          <w:tab w:val="clear" w:pos="360"/>
        </w:tabs>
        <w:jc w:val="both"/>
      </w:pPr>
      <w:r>
        <w:t xml:space="preserve">Block size and mode dependent </w:t>
      </w:r>
      <w:r>
        <w:rPr>
          <w:rFonts w:hint="eastAsia"/>
        </w:rPr>
        <w:t xml:space="preserve">4 tap </w:t>
      </w:r>
      <w:r>
        <w:t>interpolation filter</w:t>
      </w:r>
    </w:p>
    <w:p>
      <w:pPr>
        <w:numPr>
          <w:ilvl w:val="1"/>
          <w:numId w:val="4"/>
        </w:numPr>
        <w:tabs>
          <w:tab w:val="left" w:pos="0"/>
          <w:tab w:val="clear" w:pos="360"/>
        </w:tabs>
        <w:jc w:val="both"/>
      </w:pPr>
      <w:r>
        <w:t>Position dependent intra prediction combination (PDPC)</w:t>
      </w:r>
    </w:p>
    <w:p>
      <w:pPr>
        <w:numPr>
          <w:ilvl w:val="1"/>
          <w:numId w:val="4"/>
        </w:numPr>
        <w:tabs>
          <w:tab w:val="left" w:pos="0"/>
          <w:tab w:val="clear" w:pos="360"/>
        </w:tabs>
        <w:jc w:val="both"/>
      </w:pPr>
      <w:r>
        <w:t>Cross component linear model intra prediction</w:t>
      </w:r>
    </w:p>
    <w:p>
      <w:pPr>
        <w:numPr>
          <w:ilvl w:val="1"/>
          <w:numId w:val="4"/>
        </w:numPr>
        <w:tabs>
          <w:tab w:val="left" w:pos="0"/>
          <w:tab w:val="clear" w:pos="360"/>
        </w:tabs>
        <w:jc w:val="both"/>
      </w:pPr>
      <w:r>
        <w:t>Multi-reference line intra prediction</w:t>
      </w:r>
    </w:p>
    <w:p>
      <w:pPr>
        <w:numPr>
          <w:ilvl w:val="1"/>
          <w:numId w:val="4"/>
        </w:numPr>
        <w:tabs>
          <w:tab w:val="left" w:pos="0"/>
          <w:tab w:val="clear" w:pos="360"/>
        </w:tabs>
        <w:jc w:val="both"/>
      </w:pPr>
      <w:r>
        <w:t>Intra sub-partitions</w:t>
      </w:r>
    </w:p>
    <w:p>
      <w:pPr>
        <w:numPr>
          <w:ilvl w:val="1"/>
          <w:numId w:val="4"/>
        </w:numPr>
        <w:tabs>
          <w:tab w:val="left" w:pos="0"/>
          <w:tab w:val="clear" w:pos="360"/>
        </w:tabs>
        <w:jc w:val="both"/>
      </w:pPr>
      <w:r>
        <w:t>Weighted intra prediction with matrix multiplication</w:t>
      </w:r>
    </w:p>
    <w:p>
      <w:pPr>
        <w:numPr>
          <w:ilvl w:val="0"/>
          <w:numId w:val="4"/>
        </w:numPr>
        <w:tabs>
          <w:tab w:val="left" w:pos="0"/>
          <w:tab w:val="clear" w:pos="360"/>
        </w:tabs>
        <w:jc w:val="both"/>
      </w:pPr>
      <w:r>
        <w:rPr>
          <w:rFonts w:hint="eastAsia"/>
        </w:rPr>
        <w:t>In</w:t>
      </w:r>
      <w:r>
        <w:t>ter-picture prediction</w:t>
      </w:r>
    </w:p>
    <w:p>
      <w:pPr>
        <w:numPr>
          <w:ilvl w:val="1"/>
          <w:numId w:val="4"/>
        </w:numPr>
        <w:tabs>
          <w:tab w:val="left" w:pos="0"/>
          <w:tab w:val="clear" w:pos="360"/>
        </w:tabs>
        <w:jc w:val="both"/>
      </w:pPr>
      <w:r>
        <w:t>Block motion copy with spatial, temporal, history-based, and pairwise average merging candidates</w:t>
      </w:r>
    </w:p>
    <w:p>
      <w:pPr>
        <w:numPr>
          <w:ilvl w:val="1"/>
          <w:numId w:val="4"/>
        </w:numPr>
        <w:tabs>
          <w:tab w:val="left" w:pos="0"/>
          <w:tab w:val="clear" w:pos="360"/>
        </w:tabs>
        <w:jc w:val="both"/>
      </w:pPr>
      <w:r>
        <w:t>Affine motion inter prediction</w:t>
      </w:r>
    </w:p>
    <w:p>
      <w:pPr>
        <w:numPr>
          <w:ilvl w:val="1"/>
          <w:numId w:val="4"/>
        </w:numPr>
        <w:tabs>
          <w:tab w:val="left" w:pos="0"/>
          <w:tab w:val="clear" w:pos="360"/>
        </w:tabs>
        <w:jc w:val="both"/>
      </w:pPr>
      <w:r>
        <w:t>subblock based temporal motion vector prediction</w:t>
      </w:r>
    </w:p>
    <w:p>
      <w:pPr>
        <w:numPr>
          <w:ilvl w:val="1"/>
          <w:numId w:val="4"/>
        </w:numPr>
        <w:tabs>
          <w:tab w:val="left" w:pos="0"/>
          <w:tab w:val="clear" w:pos="360"/>
        </w:tabs>
        <w:jc w:val="both"/>
      </w:pPr>
      <w:r>
        <w:t>Adaptive motion vector resolution</w:t>
      </w:r>
    </w:p>
    <w:p>
      <w:pPr>
        <w:numPr>
          <w:ilvl w:val="1"/>
          <w:numId w:val="4"/>
        </w:numPr>
        <w:tabs>
          <w:tab w:val="left" w:pos="0"/>
          <w:tab w:val="clear" w:pos="360"/>
        </w:tabs>
        <w:jc w:val="both"/>
      </w:pPr>
      <w:r>
        <w:t>8x8 block based motion compression for temporal motion prediction</w:t>
      </w:r>
    </w:p>
    <w:p>
      <w:pPr>
        <w:numPr>
          <w:ilvl w:val="1"/>
          <w:numId w:val="4"/>
        </w:numPr>
        <w:tabs>
          <w:tab w:val="left" w:pos="0"/>
          <w:tab w:val="clear" w:pos="360"/>
        </w:tabs>
        <w:jc w:val="both"/>
      </w:pPr>
      <w:r>
        <w:rPr>
          <w:lang w:eastAsia="de-DE"/>
        </w:rPr>
        <w:t>High precision (1/16 pel) motion vector storage and motion compensation with 8-tap interpolation filter for luma component and 4-tap interpolation filter for chroma component</w:t>
      </w:r>
    </w:p>
    <w:p>
      <w:pPr>
        <w:numPr>
          <w:ilvl w:val="1"/>
          <w:numId w:val="4"/>
        </w:numPr>
        <w:tabs>
          <w:tab w:val="left" w:pos="0"/>
          <w:tab w:val="clear" w:pos="360"/>
        </w:tabs>
        <w:jc w:val="both"/>
      </w:pPr>
      <w:r>
        <w:rPr>
          <w:lang w:eastAsia="de-DE"/>
        </w:rPr>
        <w:t>Geometric partitioning mode</w:t>
      </w:r>
    </w:p>
    <w:p>
      <w:pPr>
        <w:numPr>
          <w:ilvl w:val="1"/>
          <w:numId w:val="4"/>
        </w:numPr>
        <w:tabs>
          <w:tab w:val="left" w:pos="0"/>
          <w:tab w:val="clear" w:pos="360"/>
        </w:tabs>
        <w:jc w:val="both"/>
      </w:pPr>
      <w:r>
        <w:rPr>
          <w:lang w:eastAsia="de-DE"/>
        </w:rPr>
        <w:t>Combined intra and inter prediction</w:t>
      </w:r>
    </w:p>
    <w:p>
      <w:pPr>
        <w:numPr>
          <w:ilvl w:val="1"/>
          <w:numId w:val="4"/>
        </w:numPr>
        <w:tabs>
          <w:tab w:val="left" w:pos="0"/>
          <w:tab w:val="clear" w:pos="360"/>
        </w:tabs>
        <w:jc w:val="both"/>
      </w:pPr>
      <w:r>
        <w:t>Merge with MVD (MMVD)</w:t>
      </w:r>
    </w:p>
    <w:p>
      <w:pPr>
        <w:numPr>
          <w:ilvl w:val="1"/>
          <w:numId w:val="4"/>
        </w:numPr>
        <w:tabs>
          <w:tab w:val="left" w:pos="0"/>
          <w:tab w:val="clear" w:pos="360"/>
        </w:tabs>
        <w:jc w:val="both"/>
      </w:pPr>
      <w:r>
        <w:t>Symmetrical MVD coding</w:t>
      </w:r>
    </w:p>
    <w:p>
      <w:pPr>
        <w:numPr>
          <w:ilvl w:val="1"/>
          <w:numId w:val="4"/>
        </w:numPr>
        <w:tabs>
          <w:tab w:val="left" w:pos="0"/>
          <w:tab w:val="clear" w:pos="360"/>
        </w:tabs>
        <w:jc w:val="both"/>
      </w:pPr>
      <w:r>
        <w:t>Bi-directional optical flow</w:t>
      </w:r>
    </w:p>
    <w:p>
      <w:pPr>
        <w:numPr>
          <w:ilvl w:val="1"/>
          <w:numId w:val="4"/>
        </w:numPr>
        <w:tabs>
          <w:tab w:val="left" w:pos="0"/>
          <w:tab w:val="clear" w:pos="360"/>
        </w:tabs>
        <w:jc w:val="both"/>
      </w:pPr>
      <w:r>
        <w:t>Decoder side motion vector refinement</w:t>
      </w:r>
    </w:p>
    <w:p>
      <w:pPr>
        <w:numPr>
          <w:ilvl w:val="1"/>
          <w:numId w:val="4"/>
        </w:numPr>
        <w:tabs>
          <w:tab w:val="left" w:pos="0"/>
          <w:tab w:val="clear" w:pos="360"/>
        </w:tabs>
        <w:jc w:val="both"/>
      </w:pPr>
      <w:r>
        <w:rPr>
          <w:lang w:val="en-CA"/>
        </w:rPr>
        <w:t>Bi-prediction with CU-level weight</w:t>
      </w:r>
    </w:p>
    <w:p>
      <w:pPr>
        <w:numPr>
          <w:ilvl w:val="0"/>
          <w:numId w:val="4"/>
        </w:numPr>
        <w:tabs>
          <w:tab w:val="left" w:pos="0"/>
          <w:tab w:val="clear" w:pos="360"/>
        </w:tabs>
        <w:jc w:val="both"/>
      </w:pPr>
      <w:r>
        <w:t>Transform, quantization and coefficients coding</w:t>
      </w:r>
    </w:p>
    <w:p>
      <w:pPr>
        <w:numPr>
          <w:ilvl w:val="1"/>
          <w:numId w:val="4"/>
        </w:numPr>
        <w:tabs>
          <w:tab w:val="left" w:pos="0"/>
          <w:tab w:val="clear" w:pos="360"/>
        </w:tabs>
        <w:jc w:val="both"/>
      </w:pPr>
      <w:r>
        <w:rPr>
          <w:rFonts w:hint="eastAsia"/>
        </w:rPr>
        <w:t xml:space="preserve">Multiple primary </w:t>
      </w:r>
      <w:r>
        <w:t>transform</w:t>
      </w:r>
      <w:r>
        <w:rPr>
          <w:rFonts w:hint="eastAsia"/>
        </w:rPr>
        <w:t xml:space="preserve"> </w:t>
      </w:r>
      <w:r>
        <w:t>selection with DCT2, DST7 and DCT8</w:t>
      </w:r>
    </w:p>
    <w:p>
      <w:pPr>
        <w:numPr>
          <w:ilvl w:val="1"/>
          <w:numId w:val="4"/>
        </w:numPr>
        <w:tabs>
          <w:tab w:val="left" w:pos="0"/>
          <w:tab w:val="clear" w:pos="360"/>
        </w:tabs>
        <w:jc w:val="both"/>
      </w:pPr>
      <w:r>
        <w:t>Secondary transform for low frequency zone</w:t>
      </w:r>
    </w:p>
    <w:p>
      <w:pPr>
        <w:numPr>
          <w:ilvl w:val="1"/>
          <w:numId w:val="4"/>
        </w:numPr>
        <w:tabs>
          <w:tab w:val="left" w:pos="0"/>
          <w:tab w:val="clear" w:pos="360"/>
        </w:tabs>
        <w:jc w:val="both"/>
      </w:pPr>
      <w:r>
        <w:t>Subblock transform for inter predicted residual</w:t>
      </w:r>
    </w:p>
    <w:p>
      <w:pPr>
        <w:numPr>
          <w:ilvl w:val="1"/>
          <w:numId w:val="4"/>
        </w:numPr>
        <w:tabs>
          <w:tab w:val="left" w:pos="0"/>
          <w:tab w:val="clear" w:pos="360"/>
        </w:tabs>
        <w:jc w:val="both"/>
      </w:pPr>
      <w:r>
        <w:t>D</w:t>
      </w:r>
      <w:r>
        <w:rPr>
          <w:rFonts w:hint="eastAsia"/>
        </w:rPr>
        <w:t xml:space="preserve">ependent </w:t>
      </w:r>
      <w:r>
        <w:rPr>
          <w:lang w:eastAsia="de-DE"/>
        </w:rPr>
        <w:t>quantization with max QP increased from 51 to 63</w:t>
      </w:r>
    </w:p>
    <w:p>
      <w:pPr>
        <w:numPr>
          <w:ilvl w:val="1"/>
          <w:numId w:val="4"/>
        </w:numPr>
        <w:tabs>
          <w:tab w:val="left" w:pos="0"/>
          <w:tab w:val="clear" w:pos="360"/>
        </w:tabs>
        <w:jc w:val="both"/>
      </w:pPr>
      <w:r>
        <w:t>Transform coefficient coding with sign data hiding</w:t>
      </w:r>
    </w:p>
    <w:p>
      <w:pPr>
        <w:numPr>
          <w:ilvl w:val="1"/>
          <w:numId w:val="4"/>
        </w:numPr>
        <w:tabs>
          <w:tab w:val="left" w:pos="0"/>
          <w:tab w:val="clear" w:pos="360"/>
        </w:tabs>
        <w:jc w:val="both"/>
      </w:pPr>
      <w:r>
        <w:t>Transform skip residual coding</w:t>
      </w:r>
    </w:p>
    <w:p>
      <w:pPr>
        <w:numPr>
          <w:ilvl w:val="0"/>
          <w:numId w:val="4"/>
        </w:numPr>
        <w:tabs>
          <w:tab w:val="left" w:pos="0"/>
          <w:tab w:val="clear" w:pos="360"/>
        </w:tabs>
        <w:jc w:val="both"/>
      </w:pPr>
      <w:r>
        <w:rPr>
          <w:rFonts w:hint="eastAsia"/>
        </w:rPr>
        <w:t>Entropy Coding</w:t>
      </w:r>
    </w:p>
    <w:p>
      <w:pPr>
        <w:numPr>
          <w:ilvl w:val="1"/>
          <w:numId w:val="4"/>
        </w:numPr>
        <w:tabs>
          <w:tab w:val="left" w:pos="0"/>
          <w:tab w:val="clear" w:pos="360"/>
        </w:tabs>
        <w:jc w:val="both"/>
      </w:pPr>
      <w:r>
        <w:t>Arithmetic coding engine with adaptive double windows probability update</w:t>
      </w:r>
    </w:p>
    <w:p>
      <w:pPr>
        <w:numPr>
          <w:ilvl w:val="0"/>
          <w:numId w:val="4"/>
        </w:numPr>
        <w:tabs>
          <w:tab w:val="left" w:pos="0"/>
          <w:tab w:val="clear" w:pos="360"/>
        </w:tabs>
        <w:jc w:val="both"/>
      </w:pPr>
      <w:r>
        <w:t>In loop filter</w:t>
      </w:r>
    </w:p>
    <w:p>
      <w:pPr>
        <w:numPr>
          <w:ilvl w:val="1"/>
          <w:numId w:val="4"/>
        </w:numPr>
        <w:tabs>
          <w:tab w:val="left" w:pos="0"/>
          <w:tab w:val="clear" w:pos="360"/>
        </w:tabs>
        <w:jc w:val="both"/>
      </w:pPr>
      <w:r>
        <w:rPr>
          <w:rFonts w:hint="eastAsia"/>
        </w:rPr>
        <w:t>In-loop reshaping</w:t>
      </w:r>
    </w:p>
    <w:p>
      <w:pPr>
        <w:numPr>
          <w:ilvl w:val="1"/>
          <w:numId w:val="4"/>
        </w:numPr>
        <w:tabs>
          <w:tab w:val="left" w:pos="0"/>
          <w:tab w:val="clear" w:pos="360"/>
        </w:tabs>
        <w:jc w:val="both"/>
      </w:pPr>
      <w:r>
        <w:t>Deblocking filter with strong longer filter</w:t>
      </w:r>
    </w:p>
    <w:p>
      <w:pPr>
        <w:numPr>
          <w:ilvl w:val="1"/>
          <w:numId w:val="4"/>
        </w:numPr>
        <w:tabs>
          <w:tab w:val="left" w:pos="0"/>
          <w:tab w:val="clear" w:pos="360"/>
        </w:tabs>
        <w:jc w:val="both"/>
      </w:pPr>
      <w:r>
        <w:t>Sample adaptive offset</w:t>
      </w:r>
    </w:p>
    <w:p>
      <w:pPr>
        <w:numPr>
          <w:ilvl w:val="1"/>
          <w:numId w:val="4"/>
        </w:numPr>
        <w:tabs>
          <w:tab w:val="left" w:pos="0"/>
          <w:tab w:val="clear" w:pos="360"/>
        </w:tabs>
        <w:jc w:val="both"/>
      </w:pPr>
      <w:r>
        <w:t>Adaptive Loop Filter</w:t>
      </w:r>
    </w:p>
    <w:p>
      <w:pPr>
        <w:numPr>
          <w:ilvl w:val="0"/>
          <w:numId w:val="4"/>
        </w:numPr>
        <w:tabs>
          <w:tab w:val="left" w:pos="0"/>
          <w:tab w:val="clear" w:pos="360"/>
        </w:tabs>
        <w:jc w:val="both"/>
      </w:pPr>
      <w:r>
        <w:rPr>
          <w:lang w:eastAsia="de-DE"/>
        </w:rPr>
        <w:t>Screen content coding:</w:t>
      </w:r>
    </w:p>
    <w:p>
      <w:pPr>
        <w:numPr>
          <w:ilvl w:val="1"/>
          <w:numId w:val="4"/>
        </w:numPr>
        <w:tabs>
          <w:tab w:val="left" w:pos="0"/>
          <w:tab w:val="clear" w:pos="360"/>
        </w:tabs>
        <w:jc w:val="both"/>
        <w:rPr>
          <w:color w:val="0000FF"/>
          <w:rPrChange w:id="39" w:author="84038" w:date="2021-06-12T17:06:16Z">
            <w:rPr/>
          </w:rPrChange>
        </w:rPr>
      </w:pPr>
      <w:r>
        <w:rPr>
          <w:color w:val="0000FF"/>
          <w:rPrChange w:id="40" w:author="84038" w:date="2021-06-12T17:06:16Z">
            <w:rPr/>
          </w:rPrChange>
        </w:rPr>
        <w:t>Intra block copy with reference region restriction</w:t>
      </w:r>
    </w:p>
    <w:p>
      <w:pPr>
        <w:numPr>
          <w:ilvl w:val="1"/>
          <w:numId w:val="4"/>
        </w:numPr>
        <w:tabs>
          <w:tab w:val="left" w:pos="0"/>
          <w:tab w:val="clear" w:pos="360"/>
        </w:tabs>
        <w:jc w:val="both"/>
      </w:pPr>
      <w:r>
        <w:t>Palette coding mode</w:t>
      </w:r>
    </w:p>
    <w:p>
      <w:pPr>
        <w:numPr>
          <w:ilvl w:val="1"/>
          <w:numId w:val="4"/>
        </w:numPr>
        <w:tabs>
          <w:tab w:val="left" w:pos="0"/>
          <w:tab w:val="clear" w:pos="360"/>
        </w:tabs>
        <w:jc w:val="both"/>
      </w:pPr>
      <w:r>
        <w:t>Adaptive color transform</w:t>
      </w:r>
    </w:p>
    <w:p>
      <w:pPr>
        <w:numPr>
          <w:ilvl w:val="1"/>
          <w:numId w:val="4"/>
        </w:numPr>
        <w:tabs>
          <w:tab w:val="left" w:pos="0"/>
          <w:tab w:val="clear" w:pos="360"/>
        </w:tabs>
        <w:jc w:val="both"/>
      </w:pPr>
      <w:r>
        <w:t>Block differential pulse coded modulation</w:t>
      </w:r>
    </w:p>
    <w:p>
      <w:pPr>
        <w:numPr>
          <w:ilvl w:val="0"/>
          <w:numId w:val="4"/>
        </w:numPr>
        <w:tabs>
          <w:tab w:val="left" w:pos="0"/>
          <w:tab w:val="clear" w:pos="360"/>
        </w:tabs>
        <w:jc w:val="both"/>
      </w:pPr>
      <w:r>
        <w:t xml:space="preserve">360-degree video coding </w:t>
      </w:r>
    </w:p>
    <w:p>
      <w:pPr>
        <w:numPr>
          <w:ilvl w:val="1"/>
          <w:numId w:val="4"/>
        </w:numPr>
        <w:tabs>
          <w:tab w:val="left" w:pos="0"/>
          <w:tab w:val="clear" w:pos="360"/>
        </w:tabs>
        <w:jc w:val="both"/>
      </w:pPr>
      <w:r>
        <w:t>Horizontal wrap-around motion compensation</w:t>
      </w:r>
    </w:p>
    <w:p>
      <w:pPr>
        <w:numPr>
          <w:ilvl w:val="0"/>
          <w:numId w:val="4"/>
        </w:numPr>
        <w:tabs>
          <w:tab w:val="left" w:pos="0"/>
          <w:tab w:val="clear" w:pos="360"/>
        </w:tabs>
        <w:jc w:val="both"/>
      </w:pPr>
      <w:r>
        <w:rPr>
          <w:lang w:eastAsia="de-DE"/>
        </w:rPr>
        <w:t>High-level syntax and parallel processing</w:t>
      </w:r>
    </w:p>
    <w:p>
      <w:pPr>
        <w:numPr>
          <w:ilvl w:val="1"/>
          <w:numId w:val="4"/>
        </w:numPr>
        <w:tabs>
          <w:tab w:val="left" w:pos="0"/>
          <w:tab w:val="clear" w:pos="360"/>
        </w:tabs>
        <w:jc w:val="both"/>
      </w:pPr>
      <w:r>
        <w:t>Reference picture management with direct reference picture list signaling</w:t>
      </w:r>
    </w:p>
    <w:p>
      <w:pPr>
        <w:numPr>
          <w:ilvl w:val="1"/>
          <w:numId w:val="4"/>
        </w:numPr>
        <w:tabs>
          <w:tab w:val="left" w:pos="0"/>
          <w:tab w:val="clear" w:pos="360"/>
        </w:tabs>
        <w:jc w:val="both"/>
      </w:pPr>
      <w:r>
        <w:t>Subpictures, slices and tiles</w:t>
      </w:r>
    </w:p>
    <w:p>
      <w:pPr>
        <w:pStyle w:val="3"/>
        <w:spacing w:before="136"/>
        <w:rPr>
          <w:sz w:val="28"/>
          <w:lang w:val="en-CA"/>
        </w:rPr>
      </w:pPr>
      <w:bookmarkStart w:id="34" w:name="_Ref513128618"/>
      <w:bookmarkStart w:id="35" w:name="_Toc35804728"/>
      <w:r>
        <w:rPr>
          <w:sz w:val="28"/>
          <w:lang w:val="en-CA"/>
        </w:rPr>
        <w:t>Partitioning</w:t>
      </w:r>
      <w:bookmarkEnd w:id="34"/>
      <w:bookmarkEnd w:id="35"/>
    </w:p>
    <w:p>
      <w:pPr>
        <w:pStyle w:val="4"/>
        <w:spacing w:before="136"/>
        <w:rPr>
          <w:lang w:val="en-GB"/>
        </w:rPr>
      </w:pPr>
      <w:bookmarkStart w:id="36" w:name="_Toc353205273"/>
      <w:bookmarkStart w:id="37" w:name="_Toc35804729"/>
      <w:r>
        <w:rPr>
          <w:lang w:val="en-GB" w:eastAsia="ko-KR"/>
        </w:rPr>
        <w:t>P</w:t>
      </w:r>
      <w:r>
        <w:rPr>
          <w:lang w:val="en-GB"/>
        </w:rPr>
        <w:t>artitioning</w:t>
      </w:r>
      <w:bookmarkEnd w:id="36"/>
      <w:r>
        <w:rPr>
          <w:lang w:val="en-GB"/>
        </w:rPr>
        <w:t xml:space="preserve"> of the picture into CTUs</w:t>
      </w:r>
      <w:bookmarkEnd w:id="37"/>
    </w:p>
    <w:p>
      <w:pPr>
        <w:jc w:val="both"/>
      </w:pPr>
      <w:r>
        <w:t xml:space="preserve">Pictures are divided into a sequence of </w:t>
      </w:r>
      <w:r>
        <w:rPr>
          <w:lang w:eastAsia="ko-KR"/>
        </w:rPr>
        <w:t>coding tree units (CTUs</w:t>
      </w:r>
      <w:r>
        <w:rPr>
          <w:rFonts w:eastAsia="MS Mincho"/>
          <w:lang w:eastAsia="ja-JP"/>
        </w:rPr>
        <w:t>)</w:t>
      </w:r>
      <w:r>
        <w:t xml:space="preserve">. The </w:t>
      </w:r>
      <w:r>
        <w:rPr>
          <w:lang w:eastAsia="ko-KR"/>
        </w:rPr>
        <w:t>CTU</w:t>
      </w:r>
      <w:r>
        <w:t xml:space="preserve"> concept is same to that of the HEVC </w:t>
      </w:r>
      <w:r>
        <w:fldChar w:fldCharType="begin"/>
      </w:r>
      <w:r>
        <w:instrText xml:space="preserve"> REF _Ref513127790 \r \h </w:instrText>
      </w:r>
      <w:r>
        <w:fldChar w:fldCharType="separate"/>
      </w:r>
      <w:r>
        <w:t>[6]</w:t>
      </w:r>
      <w:r>
        <w:fldChar w:fldCharType="end"/>
      </w:r>
      <w:r>
        <w:fldChar w:fldCharType="begin"/>
      </w:r>
      <w:r>
        <w:instrText xml:space="preserve"> REF _Ref513127793 \r \h </w:instrText>
      </w:r>
      <w:r>
        <w:fldChar w:fldCharType="separate"/>
      </w:r>
      <w:r>
        <w:t>[7]</w:t>
      </w:r>
      <w:r>
        <w:fldChar w:fldCharType="end"/>
      </w:r>
      <w:r>
        <w:t xml:space="preserve">. For a picture that has three sample arrays, a </w:t>
      </w:r>
      <w:r>
        <w:rPr>
          <w:lang w:eastAsia="ko-KR"/>
        </w:rPr>
        <w:t>CTU</w:t>
      </w:r>
      <w:r>
        <w:t xml:space="preserve"> </w:t>
      </w:r>
      <w:r>
        <w:rPr>
          <w:rFonts w:eastAsia="MS Mincho"/>
          <w:lang w:eastAsia="ja-JP"/>
        </w:rPr>
        <w:t xml:space="preserve">consists of </w:t>
      </w:r>
      <w:r>
        <w:t>an N</w:t>
      </w:r>
      <w:r>
        <w:rPr>
          <w:szCs w:val="22"/>
          <w:lang w:val="en-CA" w:eastAsia="zh-CN"/>
        </w:rPr>
        <w:t>×</w:t>
      </w:r>
      <w:r>
        <w:t>N block of luma samples together with two corresponding blocks of chroma samples.</w:t>
      </w:r>
      <w:r>
        <w:fldChar w:fldCharType="begin"/>
      </w:r>
      <w:r>
        <w:instrText xml:space="preserve"> REF _Ref9289170 \h </w:instrText>
      </w:r>
      <w:r>
        <w:fldChar w:fldCharType="separate"/>
      </w:r>
      <w:r>
        <w:rPr>
          <w:lang w:val="en-GB"/>
        </w:rPr>
        <w:t>Figure 2</w:t>
      </w:r>
      <w:r>
        <w:fldChar w:fldCharType="end"/>
      </w:r>
      <w:r>
        <w:t xml:space="preserve"> shows the example of a picture divided into CTUs.</w:t>
      </w:r>
    </w:p>
    <w:p>
      <w:pPr>
        <w:spacing w:after="240"/>
        <w:jc w:val="both"/>
        <w:rPr>
          <w:rFonts w:eastAsia="MS Mincho"/>
          <w:lang w:eastAsia="ja-JP"/>
        </w:rPr>
      </w:pPr>
      <w:r>
        <w:t xml:space="preserve">The maximum allowed size of the </w:t>
      </w:r>
      <w:r>
        <w:rPr>
          <w:rFonts w:eastAsia="MS Mincho"/>
          <w:lang w:eastAsia="ja-JP"/>
        </w:rPr>
        <w:t xml:space="preserve">luma block in a </w:t>
      </w:r>
      <w:r>
        <w:rPr>
          <w:lang w:eastAsia="ko-KR"/>
        </w:rPr>
        <w:t xml:space="preserve">CTU </w:t>
      </w:r>
      <w:r>
        <w:t xml:space="preserve">is </w:t>
      </w:r>
      <w:r>
        <w:rPr>
          <w:lang w:eastAsia="ko-KR"/>
        </w:rPr>
        <w:t xml:space="preserve">specified to be </w:t>
      </w:r>
      <w:r>
        <w:t>128</w:t>
      </w:r>
      <w:r>
        <w:rPr>
          <w:szCs w:val="22"/>
          <w:lang w:val="en-CA" w:eastAsia="zh-CN"/>
        </w:rPr>
        <w:t>×</w:t>
      </w:r>
      <w:r>
        <w:t xml:space="preserve">128 (although the maximum size of the </w:t>
      </w:r>
      <w:r>
        <w:rPr>
          <w:color w:val="0000FF"/>
          <w:rPrChange w:id="41" w:author="84038" w:date="2021-06-12T17:06:54Z">
            <w:rPr/>
          </w:rPrChange>
        </w:rPr>
        <w:t>luma transform blocks is 64×64</w:t>
      </w:r>
      <w:r>
        <w:t>)</w:t>
      </w:r>
      <w:r>
        <w:rPr>
          <w:rFonts w:eastAsia="MS Mincho"/>
          <w:lang w:eastAsia="ja-JP"/>
        </w:rPr>
        <w:t>.</w:t>
      </w:r>
    </w:p>
    <w:p>
      <w:pPr>
        <w:keepNext/>
        <w:jc w:val="center"/>
      </w:pPr>
      <w:r>
        <w:rPr>
          <w:lang w:eastAsia="zh-CN"/>
        </w:rPr>
        <w:drawing>
          <wp:inline distT="0" distB="0" distL="0" distR="0">
            <wp:extent cx="3233420" cy="2640965"/>
            <wp:effectExtent l="0" t="0" r="5080" b="698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233420" cy="2640965"/>
                    </a:xfrm>
                    <a:prstGeom prst="rect">
                      <a:avLst/>
                    </a:prstGeom>
                    <a:noFill/>
                    <a:ln>
                      <a:noFill/>
                    </a:ln>
                  </pic:spPr>
                </pic:pic>
              </a:graphicData>
            </a:graphic>
          </wp:inline>
        </w:drawing>
      </w:r>
    </w:p>
    <w:p>
      <w:pPr>
        <w:pStyle w:val="13"/>
        <w:keepNext w:val="0"/>
        <w:spacing w:before="136"/>
        <w:rPr>
          <w:lang w:val="en-GB" w:eastAsia="ko-KR"/>
        </w:rPr>
      </w:pPr>
      <w:bookmarkStart w:id="38" w:name="_Ref9289170"/>
      <w:bookmarkStart w:id="39" w:name="_Toc353205350"/>
      <w:r>
        <w:rPr>
          <w:lang w:val="en-GB"/>
        </w:rPr>
        <w:t xml:space="preserve">Figure </w:t>
      </w:r>
      <w:r>
        <w:rPr>
          <w:lang w:val="en-GB"/>
        </w:rPr>
        <w:fldChar w:fldCharType="begin"/>
      </w:r>
      <w:r>
        <w:rPr>
          <w:lang w:val="en-GB"/>
        </w:rPr>
        <w:instrText xml:space="preserve"> SEQ Figure \* ARABIC </w:instrText>
      </w:r>
      <w:r>
        <w:rPr>
          <w:lang w:val="en-GB"/>
        </w:rPr>
        <w:fldChar w:fldCharType="separate"/>
      </w:r>
      <w:r>
        <w:rPr>
          <w:lang w:val="en-GB"/>
        </w:rPr>
        <w:t>2</w:t>
      </w:r>
      <w:r>
        <w:rPr>
          <w:lang w:val="en-GB"/>
        </w:rPr>
        <w:fldChar w:fldCharType="end"/>
      </w:r>
      <w:bookmarkEnd w:id="38"/>
      <w:r>
        <w:rPr>
          <w:lang w:val="en-GB"/>
        </w:rPr>
        <w:t xml:space="preserve"> – </w:t>
      </w:r>
      <w:r>
        <w:rPr>
          <w:lang w:val="en-GB" w:eastAsia="ko-KR"/>
        </w:rPr>
        <w:t>Example of a picture divided into CTUs</w:t>
      </w:r>
      <w:bookmarkEnd w:id="39"/>
    </w:p>
    <w:p>
      <w:pPr>
        <w:pStyle w:val="4"/>
        <w:spacing w:before="136"/>
        <w:rPr>
          <w:lang w:val="en-CA"/>
        </w:rPr>
      </w:pPr>
      <w:bookmarkStart w:id="40" w:name="_Toc415475798"/>
      <w:bookmarkStart w:id="41" w:name="_Toc510795066"/>
      <w:bookmarkStart w:id="42" w:name="_Toc501130143"/>
      <w:bookmarkStart w:id="43" w:name="_Toc423599073"/>
      <w:bookmarkStart w:id="44" w:name="_Toc423601577"/>
      <w:bookmarkStart w:id="45" w:name="_Toc35804730"/>
      <w:bookmarkStart w:id="46" w:name="_Toc9459494"/>
      <w:r>
        <w:rPr>
          <w:lang w:val="en-GB" w:eastAsia="ko-KR"/>
        </w:rPr>
        <w:t>Partitioning</w:t>
      </w:r>
      <w:r>
        <w:rPr>
          <w:lang w:val="en-CA"/>
        </w:rPr>
        <w:t xml:space="preserve"> of pictures into subpictures, slices</w:t>
      </w:r>
      <w:bookmarkEnd w:id="40"/>
      <w:bookmarkEnd w:id="41"/>
      <w:bookmarkEnd w:id="42"/>
      <w:bookmarkEnd w:id="43"/>
      <w:bookmarkEnd w:id="44"/>
      <w:r>
        <w:rPr>
          <w:lang w:val="en-CA"/>
        </w:rPr>
        <w:t>, tiles</w:t>
      </w:r>
      <w:bookmarkEnd w:id="45"/>
      <w:bookmarkEnd w:id="46"/>
    </w:p>
    <w:p>
      <w:pPr>
        <w:jc w:val="both"/>
        <w:rPr>
          <w:lang w:val="en-CA"/>
        </w:rPr>
      </w:pPr>
      <w:r>
        <w:rPr>
          <w:lang w:val="en-CA"/>
        </w:rPr>
        <w:t>A picture is divided into one or more tile rows and one or more tile columns. A tile is a sequence of CTUs that</w:t>
      </w:r>
      <w:r>
        <w:rPr>
          <w:color w:val="0000FF"/>
          <w:lang w:val="en-CA"/>
          <w:rPrChange w:id="42" w:author="84038" w:date="2021-06-12T17:07:19Z">
            <w:rPr>
              <w:lang w:val="en-CA"/>
            </w:rPr>
          </w:rPrChange>
        </w:rPr>
        <w:t xml:space="preserve"> covers a rectangular region of a picture</w:t>
      </w:r>
      <w:r>
        <w:rPr>
          <w:lang w:val="en-CA"/>
        </w:rPr>
        <w:t>.</w:t>
      </w:r>
    </w:p>
    <w:p>
      <w:pPr>
        <w:jc w:val="both"/>
        <w:rPr>
          <w:lang w:val="en-CA"/>
        </w:rPr>
      </w:pPr>
      <w:r>
        <w:rPr>
          <w:lang w:val="en-CA"/>
        </w:rPr>
        <w:t>A slice consists of an integer number of complete tiles or an integer number of consecutive complete CTU rows within a tile of a picture.</w:t>
      </w:r>
    </w:p>
    <w:p>
      <w:pPr>
        <w:jc w:val="both"/>
        <w:rPr>
          <w:lang w:val="en-CA"/>
        </w:rPr>
      </w:pPr>
      <w:r>
        <w:rPr>
          <w:lang w:val="en-CA"/>
        </w:rPr>
        <w:t>Two modes of slices are supported, namely the raster-scan slice mode and the rectangular slice mode. In the raster-scan slice mode, a slice contains a sequence of complete tiles in a tile raster scan of a picture. In the rectangular slice mode, a slice contains either a number of complete tiles that collectively form a rectangular region of the picture or a number of consecutive complete CTU rows of one tile that collectively form a rectangular region of the picture. Tiles within a rectangular slice are scanned in tile raster scan order within the rectangular region corresponding to that slice.</w:t>
      </w:r>
    </w:p>
    <w:p>
      <w:pPr>
        <w:jc w:val="both"/>
        <w:rPr>
          <w:lang w:val="en-CA"/>
        </w:rPr>
      </w:pPr>
      <w:r>
        <w:rPr>
          <w:lang w:val="en-CA"/>
        </w:rPr>
        <w:t>A subpicture contains one or more slices that collectively cover a rectangular region of a picture.</w:t>
      </w:r>
    </w:p>
    <w:p>
      <w:pPr>
        <w:jc w:val="both"/>
        <w:rPr>
          <w:lang w:val="en-CA"/>
        </w:rPr>
      </w:pPr>
      <w:r>
        <w:rPr>
          <w:lang w:val="en-CA"/>
        </w:rPr>
        <w:fldChar w:fldCharType="begin"/>
      </w:r>
      <w:r>
        <w:rPr>
          <w:lang w:val="en-CA"/>
        </w:rPr>
        <w:instrText xml:space="preserve"> REF _Ref11065249 \h </w:instrText>
      </w:r>
      <w:r>
        <w:rPr>
          <w:lang w:val="en-CA"/>
        </w:rPr>
        <w:fldChar w:fldCharType="separate"/>
      </w:r>
      <w:r>
        <w:rPr>
          <w:lang w:val="en-GB"/>
        </w:rPr>
        <w:t>Figure 3</w:t>
      </w:r>
      <w:r>
        <w:rPr>
          <w:lang w:val="en-CA"/>
        </w:rPr>
        <w:fldChar w:fldCharType="end"/>
      </w:r>
      <w:r>
        <w:rPr>
          <w:lang w:val="en-CA"/>
        </w:rPr>
        <w:t xml:space="preserve"> shows an example of raster-scan slice partitioning of a picture, where the picture is divided into 12 tiles and 3 raster-scan slices.</w:t>
      </w:r>
    </w:p>
    <w:p>
      <w:pPr>
        <w:keepNext/>
        <w:jc w:val="center"/>
        <w:rPr>
          <w:lang w:val="en-CA"/>
        </w:rPr>
      </w:pPr>
      <w:r>
        <w:rPr>
          <w:lang w:eastAsia="zh-CN"/>
        </w:rPr>
        <w:drawing>
          <wp:inline distT="0" distB="0" distL="0" distR="0">
            <wp:extent cx="3830955" cy="3172460"/>
            <wp:effectExtent l="0" t="0" r="0" b="88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831336" cy="3172968"/>
                    </a:xfrm>
                    <a:prstGeom prst="rect">
                      <a:avLst/>
                    </a:prstGeom>
                    <a:noFill/>
                    <a:ln>
                      <a:noFill/>
                    </a:ln>
                  </pic:spPr>
                </pic:pic>
              </a:graphicData>
            </a:graphic>
          </wp:inline>
        </w:drawing>
      </w:r>
    </w:p>
    <w:p>
      <w:pPr>
        <w:pStyle w:val="13"/>
        <w:spacing w:before="136"/>
        <w:rPr>
          <w:lang w:val="en-CA"/>
        </w:rPr>
      </w:pPr>
      <w:bookmarkStart w:id="47" w:name="_Ref11065249"/>
      <w:r>
        <w:rPr>
          <w:lang w:val="en-GB"/>
        </w:rPr>
        <w:t xml:space="preserve">Figure </w:t>
      </w:r>
      <w:r>
        <w:rPr>
          <w:lang w:val="en-GB"/>
        </w:rPr>
        <w:fldChar w:fldCharType="begin"/>
      </w:r>
      <w:r>
        <w:rPr>
          <w:lang w:val="en-GB"/>
        </w:rPr>
        <w:instrText xml:space="preserve"> SEQ Figure \* ARABIC </w:instrText>
      </w:r>
      <w:r>
        <w:rPr>
          <w:lang w:val="en-GB"/>
        </w:rPr>
        <w:fldChar w:fldCharType="separate"/>
      </w:r>
      <w:r>
        <w:rPr>
          <w:lang w:val="en-GB"/>
        </w:rPr>
        <w:t>3</w:t>
      </w:r>
      <w:r>
        <w:rPr>
          <w:lang w:val="en-GB"/>
        </w:rPr>
        <w:fldChar w:fldCharType="end"/>
      </w:r>
      <w:bookmarkEnd w:id="47"/>
      <w:r>
        <w:rPr>
          <w:lang w:val="en-GB"/>
        </w:rPr>
        <w:t xml:space="preserve"> –</w:t>
      </w:r>
      <w:r>
        <w:rPr>
          <w:lang w:val="en-CA"/>
        </w:rPr>
        <w:t xml:space="preserve"> </w:t>
      </w:r>
      <w:r>
        <w:rPr>
          <w:lang w:val="en-GB" w:eastAsia="ko-KR"/>
        </w:rPr>
        <w:t xml:space="preserve">Example of a picture </w:t>
      </w:r>
      <w:r>
        <w:rPr>
          <w:lang w:val="en-CA"/>
        </w:rPr>
        <w:t>partitioned into tiles and reaster-scan slices</w:t>
      </w:r>
    </w:p>
    <w:p>
      <w:pPr>
        <w:rPr>
          <w:lang w:val="en-CA"/>
        </w:rPr>
      </w:pPr>
      <w:r>
        <w:rPr>
          <w:lang w:val="en-CA"/>
        </w:rPr>
        <w:fldChar w:fldCharType="begin"/>
      </w:r>
      <w:r>
        <w:rPr>
          <w:lang w:val="en-CA"/>
        </w:rPr>
        <w:instrText xml:space="preserve"> REF _Ref11065403 \h </w:instrText>
      </w:r>
      <w:r>
        <w:rPr>
          <w:lang w:val="en-CA"/>
        </w:rPr>
        <w:fldChar w:fldCharType="separate"/>
      </w:r>
      <w:r>
        <w:rPr>
          <w:lang w:val="en-GB"/>
        </w:rPr>
        <w:t>Figure 4</w:t>
      </w:r>
      <w:r>
        <w:rPr>
          <w:lang w:val="en-CA"/>
        </w:rPr>
        <w:fldChar w:fldCharType="end"/>
      </w:r>
      <w:r>
        <w:rPr>
          <w:lang w:val="en-CA"/>
        </w:rPr>
        <w:t xml:space="preserve"> shows an example of rectangular slice partitioning of a picture, where the picture is divided into 24 tiles (6 tile columns and 4 tile rows) and 9 rectangular slices.</w:t>
      </w:r>
    </w:p>
    <w:p>
      <w:pPr>
        <w:keepNext/>
        <w:jc w:val="center"/>
        <w:rPr>
          <w:lang w:val="en-CA"/>
        </w:rPr>
      </w:pPr>
      <w:r>
        <w:rPr>
          <w:lang w:eastAsia="zh-CN"/>
        </w:rPr>
        <w:drawing>
          <wp:inline distT="0" distB="0" distL="0" distR="0">
            <wp:extent cx="3794760" cy="3172460"/>
            <wp:effectExtent l="0" t="0" r="0" b="88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794760" cy="3172968"/>
                    </a:xfrm>
                    <a:prstGeom prst="rect">
                      <a:avLst/>
                    </a:prstGeom>
                    <a:noFill/>
                    <a:ln>
                      <a:noFill/>
                    </a:ln>
                  </pic:spPr>
                </pic:pic>
              </a:graphicData>
            </a:graphic>
          </wp:inline>
        </w:drawing>
      </w:r>
    </w:p>
    <w:p>
      <w:pPr>
        <w:pStyle w:val="13"/>
        <w:spacing w:before="136"/>
        <w:rPr>
          <w:lang w:val="en-CA"/>
        </w:rPr>
      </w:pPr>
      <w:bookmarkStart w:id="48" w:name="_Ref11065403"/>
      <w:bookmarkStart w:id="49" w:name="_Hlk11065426"/>
      <w:r>
        <w:rPr>
          <w:lang w:val="en-GB"/>
        </w:rPr>
        <w:t xml:space="preserve">Figure </w:t>
      </w:r>
      <w:r>
        <w:rPr>
          <w:lang w:val="en-GB"/>
        </w:rPr>
        <w:fldChar w:fldCharType="begin"/>
      </w:r>
      <w:r>
        <w:rPr>
          <w:lang w:val="en-GB"/>
        </w:rPr>
        <w:instrText xml:space="preserve"> SEQ Figure \* ARABIC </w:instrText>
      </w:r>
      <w:r>
        <w:rPr>
          <w:lang w:val="en-GB"/>
        </w:rPr>
        <w:fldChar w:fldCharType="separate"/>
      </w:r>
      <w:r>
        <w:rPr>
          <w:lang w:val="en-GB"/>
        </w:rPr>
        <w:t>4</w:t>
      </w:r>
      <w:r>
        <w:rPr>
          <w:lang w:val="en-GB"/>
        </w:rPr>
        <w:fldChar w:fldCharType="end"/>
      </w:r>
      <w:bookmarkEnd w:id="48"/>
      <w:r>
        <w:rPr>
          <w:lang w:val="en-GB"/>
        </w:rPr>
        <w:t xml:space="preserve"> –</w:t>
      </w:r>
      <w:r>
        <w:rPr>
          <w:lang w:val="en-CA"/>
        </w:rPr>
        <w:t xml:space="preserve"> </w:t>
      </w:r>
      <w:r>
        <w:rPr>
          <w:lang w:val="en-GB" w:eastAsia="ko-KR"/>
        </w:rPr>
        <w:t xml:space="preserve">Example </w:t>
      </w:r>
      <w:bookmarkEnd w:id="49"/>
      <w:r>
        <w:rPr>
          <w:lang w:val="en-GB" w:eastAsia="ko-KR"/>
        </w:rPr>
        <w:t xml:space="preserve">of a picture </w:t>
      </w:r>
      <w:r>
        <w:rPr>
          <w:lang w:val="en-CA"/>
        </w:rPr>
        <w:t>partitioned into tiles and rectangular slices</w:t>
      </w:r>
    </w:p>
    <w:p>
      <w:pPr>
        <w:rPr>
          <w:lang w:val="en-CA"/>
        </w:rPr>
      </w:pPr>
      <w:r>
        <w:rPr>
          <w:lang w:val="en-CA"/>
        </w:rPr>
        <w:fldChar w:fldCharType="begin"/>
      </w:r>
      <w:r>
        <w:rPr>
          <w:lang w:val="en-CA"/>
        </w:rPr>
        <w:instrText xml:space="preserve"> REF _Ref11065497 \h </w:instrText>
      </w:r>
      <w:r>
        <w:rPr>
          <w:lang w:val="en-CA"/>
        </w:rPr>
        <w:fldChar w:fldCharType="separate"/>
      </w:r>
      <w:r>
        <w:rPr>
          <w:lang w:val="en-GB"/>
        </w:rPr>
        <w:t>Figure 5</w:t>
      </w:r>
      <w:r>
        <w:rPr>
          <w:lang w:val="en-CA"/>
        </w:rPr>
        <w:fldChar w:fldCharType="end"/>
      </w:r>
      <w:r>
        <w:rPr>
          <w:lang w:val="en-CA"/>
        </w:rPr>
        <w:fldChar w:fldCharType="begin" w:fldLock="1"/>
      </w:r>
      <w:r>
        <w:rPr>
          <w:lang w:val="en-CA"/>
        </w:rPr>
        <w:instrText xml:space="preserve"> REF _Ref5789274 \h </w:instrText>
      </w:r>
      <w:r>
        <w:rPr>
          <w:lang w:val="en-CA"/>
        </w:rPr>
        <w:fldChar w:fldCharType="end"/>
      </w:r>
      <w:r>
        <w:rPr>
          <w:lang w:val="en-CA"/>
        </w:rPr>
        <w:t xml:space="preserve"> shows an example of a picture partitioned into tiles and rectangular slices, where the picture is divided into 4 tiles (2 tile columns and 2 tile rows) and 4 rectangular slices.</w:t>
      </w:r>
    </w:p>
    <w:p>
      <w:pPr>
        <w:jc w:val="center"/>
        <w:rPr>
          <w:iCs/>
          <w:lang w:val="en-CA"/>
        </w:rPr>
      </w:pPr>
      <w:r>
        <w:rPr>
          <w:iCs/>
          <w:lang w:eastAsia="zh-CN"/>
        </w:rPr>
        <w:drawing>
          <wp:inline distT="0" distB="0" distL="0" distR="0">
            <wp:extent cx="4170045" cy="3291840"/>
            <wp:effectExtent l="0" t="0" r="190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70045" cy="3291840"/>
                    </a:xfrm>
                    <a:prstGeom prst="rect">
                      <a:avLst/>
                    </a:prstGeom>
                    <a:noFill/>
                  </pic:spPr>
                </pic:pic>
              </a:graphicData>
            </a:graphic>
          </wp:inline>
        </w:drawing>
      </w:r>
    </w:p>
    <w:p>
      <w:pPr>
        <w:pStyle w:val="13"/>
        <w:spacing w:before="136"/>
        <w:rPr>
          <w:lang w:val="en-CA"/>
        </w:rPr>
      </w:pPr>
      <w:bookmarkStart w:id="50" w:name="_Ref11065497"/>
      <w:r>
        <w:rPr>
          <w:lang w:val="en-GB"/>
        </w:rPr>
        <w:t xml:space="preserve">Figure </w:t>
      </w:r>
      <w:r>
        <w:rPr>
          <w:lang w:val="en-GB"/>
        </w:rPr>
        <w:fldChar w:fldCharType="begin"/>
      </w:r>
      <w:r>
        <w:rPr>
          <w:lang w:val="en-GB"/>
        </w:rPr>
        <w:instrText xml:space="preserve"> SEQ Figure \* ARABIC </w:instrText>
      </w:r>
      <w:r>
        <w:rPr>
          <w:lang w:val="en-GB"/>
        </w:rPr>
        <w:fldChar w:fldCharType="separate"/>
      </w:r>
      <w:r>
        <w:rPr>
          <w:lang w:val="en-GB"/>
        </w:rPr>
        <w:t>5</w:t>
      </w:r>
      <w:r>
        <w:rPr>
          <w:lang w:val="en-GB"/>
        </w:rPr>
        <w:fldChar w:fldCharType="end"/>
      </w:r>
      <w:bookmarkEnd w:id="50"/>
      <w:r>
        <w:rPr>
          <w:lang w:val="en-CA"/>
        </w:rPr>
        <w:t xml:space="preserve"> – Example of a picture partitioned into 4 tiles and 4 rectangular slices</w:t>
      </w:r>
    </w:p>
    <w:p>
      <w:pPr>
        <w:jc w:val="both"/>
        <w:rPr>
          <w:lang w:val="en-CA"/>
        </w:rPr>
      </w:pPr>
      <w:r>
        <w:rPr>
          <w:lang w:val="en-CA"/>
        </w:rPr>
        <w:fldChar w:fldCharType="begin"/>
      </w:r>
      <w:r>
        <w:rPr>
          <w:lang w:val="en-CA"/>
        </w:rPr>
        <w:instrText xml:space="preserve"> REF _Ref24063217 \h  \* MERGEFORMAT </w:instrText>
      </w:r>
      <w:r>
        <w:rPr>
          <w:lang w:val="en-CA"/>
        </w:rPr>
        <w:fldChar w:fldCharType="separate"/>
      </w:r>
      <w:r>
        <w:rPr>
          <w:lang w:val="en-CA"/>
        </w:rPr>
        <w:t>Figure 6</w:t>
      </w:r>
      <w:r>
        <w:rPr>
          <w:lang w:val="en-CA"/>
        </w:rPr>
        <w:fldChar w:fldCharType="end"/>
      </w:r>
      <w:r>
        <w:rPr>
          <w:lang w:val="en-CA"/>
        </w:rPr>
        <w:t xml:space="preserve"> shows an example of subpicture partitioning of a picture, where a picture is partitioned into 18 tiles, 12 on the left-hand side each covering one slice of 4 by 4 CTUs</w:t>
      </w:r>
      <w:r>
        <w:t xml:space="preserve"> </w:t>
      </w:r>
      <w:r>
        <w:rPr>
          <w:lang w:val="en-CA"/>
        </w:rPr>
        <w:t>and 6 tiles on the right-hand side each covering 2 vertically-stacked slices of 2 by 2 CTUs, altogether resulting in 24 slices and 24 subpictures of varying dimensions (each slice is a subpicture).</w:t>
      </w:r>
    </w:p>
    <w:p>
      <w:pPr>
        <w:jc w:val="center"/>
        <w:rPr>
          <w:lang w:val="en-CA"/>
        </w:rPr>
      </w:pPr>
      <w:r>
        <w:rPr>
          <w:lang w:eastAsia="zh-CN"/>
        </w:rPr>
        <w:drawing>
          <wp:inline distT="0" distB="0" distL="0" distR="0">
            <wp:extent cx="4220210" cy="3126740"/>
            <wp:effectExtent l="0" t="0" r="8890" b="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220210" cy="3126740"/>
                    </a:xfrm>
                    <a:prstGeom prst="rect">
                      <a:avLst/>
                    </a:prstGeom>
                    <a:noFill/>
                  </pic:spPr>
                </pic:pic>
              </a:graphicData>
            </a:graphic>
          </wp:inline>
        </w:drawing>
      </w:r>
    </w:p>
    <w:p>
      <w:pPr>
        <w:pStyle w:val="13"/>
        <w:spacing w:before="136"/>
        <w:rPr>
          <w:lang w:val="en-CA"/>
        </w:rPr>
      </w:pPr>
      <w:bookmarkStart w:id="51" w:name="_Ref24063217"/>
      <w:r>
        <w:rPr>
          <w:lang w:val="en-CA"/>
        </w:rPr>
        <w:t xml:space="preserve">Figure </w:t>
      </w:r>
      <w:r>
        <w:rPr>
          <w:lang w:val="en-CA"/>
        </w:rPr>
        <w:fldChar w:fldCharType="begin"/>
      </w:r>
      <w:r>
        <w:rPr>
          <w:lang w:val="en-CA"/>
        </w:rPr>
        <w:instrText xml:space="preserve"> SEQ Figure \* ARABIC </w:instrText>
      </w:r>
      <w:r>
        <w:rPr>
          <w:lang w:val="en-CA"/>
        </w:rPr>
        <w:fldChar w:fldCharType="separate"/>
      </w:r>
      <w:r>
        <w:rPr>
          <w:lang w:val="en-CA"/>
        </w:rPr>
        <w:t>6</w:t>
      </w:r>
      <w:r>
        <w:rPr>
          <w:lang w:val="en-CA"/>
        </w:rPr>
        <w:fldChar w:fldCharType="end"/>
      </w:r>
      <w:bookmarkEnd w:id="51"/>
      <w:r>
        <w:rPr>
          <w:lang w:val="en-CA"/>
        </w:rPr>
        <w:t xml:space="preserve"> – Example of a picture partitioned into 28 subpictures</w:t>
      </w:r>
    </w:p>
    <w:p>
      <w:pPr>
        <w:pStyle w:val="4"/>
        <w:spacing w:before="136"/>
        <w:rPr>
          <w:lang w:val="en-GB"/>
        </w:rPr>
      </w:pPr>
      <w:bookmarkStart w:id="52" w:name="_Toc35804731"/>
      <w:r>
        <w:rPr>
          <w:lang w:val="en-GB"/>
        </w:rPr>
        <w:t>Partitioning of the CTUs using a tree structure</w:t>
      </w:r>
      <w:bookmarkEnd w:id="52"/>
    </w:p>
    <w:p>
      <w:pPr>
        <w:spacing w:after="120"/>
        <w:jc w:val="both"/>
        <w:rPr>
          <w:szCs w:val="22"/>
          <w:lang w:val="en-CA" w:eastAsia="zh-CN"/>
        </w:rPr>
      </w:pPr>
      <w:r>
        <w:rPr>
          <w:szCs w:val="22"/>
          <w:lang w:val="en-CA" w:eastAsia="zh-CN"/>
        </w:rPr>
        <w:t>In HEVC, a CTU is split into Cus by using a quaternary-tree structure denoted as coding tree to adapt to various local characteristics. The decision whether to code a picture area using inter-picture (temporal) or intra-picture (spatial) prediction is made at the leaf CU level. Each leaf CU can be further split into one, two or four Pus according to the PU splitting type. Inside one PU, the same prediction process is applied and the relevant information is transmitted to the decoder on a PU basis. After obtaining the residual block by applying the prediction process based on the PU splitting type, a leaf CU can be partitioned into transform units (Tus) according to another quaternary-tree structure similar to the coding tree for the CU. One of key feature of the HEVC structure is that it has the multiple partition conceptions including CU, PU, and TU.</w:t>
      </w:r>
    </w:p>
    <w:p>
      <w:pPr>
        <w:spacing w:after="120"/>
        <w:jc w:val="both"/>
        <w:rPr>
          <w:szCs w:val="22"/>
          <w:lang w:val="en-CA" w:eastAsia="zh-CN"/>
        </w:rPr>
      </w:pPr>
      <w:r>
        <w:rPr>
          <w:szCs w:val="22"/>
          <w:lang w:val="en-CA" w:eastAsia="zh-CN"/>
        </w:rPr>
        <w:t xml:space="preserve">In VVC, a </w:t>
      </w:r>
      <w:r>
        <w:t>quadtree with nested multi-type tree using binary and ternary splits</w:t>
      </w:r>
      <w:r>
        <w:rPr>
          <w:szCs w:val="22"/>
          <w:lang w:val="en-CA" w:eastAsia="zh-CN"/>
        </w:rPr>
        <w:t xml:space="preserve"> segmentation structure replaces the concepts of multiple partition unit types, i.e. it removes the separation of the CU, PU and TU concepts except as needed for C</w:t>
      </w:r>
      <w:ins w:id="43" w:author="Jianle Chen" w:date="2020-03-22T17:43:00Z">
        <w:r>
          <w:rPr>
            <w:szCs w:val="22"/>
            <w:lang w:val="en-CA" w:eastAsia="zh-CN"/>
          </w:rPr>
          <w:t>U</w:t>
        </w:r>
      </w:ins>
      <w:del w:id="44" w:author="Jianle Chen" w:date="2020-03-22T17:43:00Z">
        <w:r>
          <w:rPr>
            <w:szCs w:val="22"/>
            <w:lang w:val="en-CA" w:eastAsia="zh-CN"/>
          </w:rPr>
          <w:delText>u</w:delText>
        </w:r>
      </w:del>
      <w:r>
        <w:rPr>
          <w:szCs w:val="22"/>
          <w:lang w:val="en-CA" w:eastAsia="zh-CN"/>
        </w:rPr>
        <w:t xml:space="preserve">s that have a size too large for the maximum transform length, and supports more flexibility for CU partition shapes. In the coding tree structure, a CU can have either a square or rectangular shape. A coding tree unit (CTU) is first partitioned by a quaternary tree (a.k.a. quadtree) structure. Then the quaternary tree leaf nodes can be further partitioned by a multi-type tree structure. As shown in </w:t>
      </w:r>
      <w:r>
        <w:rPr>
          <w:szCs w:val="22"/>
          <w:lang w:val="en-CA" w:eastAsia="zh-CN"/>
        </w:rPr>
        <w:fldChar w:fldCharType="begin"/>
      </w:r>
      <w:r>
        <w:rPr>
          <w:szCs w:val="22"/>
          <w:lang w:val="en-CA" w:eastAsia="zh-CN"/>
        </w:rPr>
        <w:instrText xml:space="preserve"> REF _Ref513120909 \h  \* MERGEFORMAT </w:instrText>
      </w:r>
      <w:r>
        <w:rPr>
          <w:szCs w:val="22"/>
          <w:lang w:val="en-CA" w:eastAsia="zh-CN"/>
        </w:rPr>
        <w:fldChar w:fldCharType="separate"/>
      </w:r>
      <w:r>
        <w:rPr>
          <w:lang w:val="en-GB"/>
        </w:rPr>
        <w:t>Figure 7</w:t>
      </w:r>
      <w:r>
        <w:rPr>
          <w:szCs w:val="22"/>
          <w:lang w:val="en-CA" w:eastAsia="zh-CN"/>
        </w:rPr>
        <w:fldChar w:fldCharType="end"/>
      </w:r>
      <w:r>
        <w:rPr>
          <w:szCs w:val="22"/>
          <w:lang w:val="en-CA" w:eastAsia="zh-CN"/>
        </w:rPr>
        <w:t>, there are four splitting types in multi-type tree structure, vertical binary splitting (SPLIT_BT_VER), horizontal binary splitting (SPLIT_BT_HOR), vertical ternary splitting (SPLIT_TT_VER), and horizontal ternary splitting (SPLIT_TT_HOR). The multi-type tree leaf nodes are called coding units (C</w:t>
      </w:r>
      <w:ins w:id="45" w:author="Jianle Chen" w:date="2020-03-22T17:43:00Z">
        <w:r>
          <w:rPr>
            <w:szCs w:val="22"/>
            <w:lang w:val="en-CA" w:eastAsia="zh-CN"/>
          </w:rPr>
          <w:t>U</w:t>
        </w:r>
      </w:ins>
      <w:del w:id="46" w:author="Jianle Chen" w:date="2020-03-22T17:43:00Z">
        <w:r>
          <w:rPr>
            <w:szCs w:val="22"/>
            <w:lang w:val="en-CA" w:eastAsia="zh-CN"/>
          </w:rPr>
          <w:delText>u</w:delText>
        </w:r>
      </w:del>
      <w:r>
        <w:rPr>
          <w:szCs w:val="22"/>
          <w:lang w:val="en-CA" w:eastAsia="zh-CN"/>
        </w:rPr>
        <w:t xml:space="preserve">s), and unless the CU is too large for the maximum transform length, this segmentation is used for prediction and transform processing without any further partitioning. This means that, in most cases, the CU, PU and TU have the same block size in the </w:t>
      </w:r>
      <w:r>
        <w:t>quadtree with nested multi-type tree</w:t>
      </w:r>
      <w:r>
        <w:rPr>
          <w:szCs w:val="22"/>
          <w:lang w:val="en-CA" w:eastAsia="zh-CN"/>
        </w:rPr>
        <w:t xml:space="preserve"> coding block structure. The exception occurs when maximum supported transform length is smaller than the width or height of the colour component of the CU. </w:t>
      </w:r>
    </w:p>
    <w:p>
      <w:pPr>
        <w:spacing w:after="120"/>
        <w:jc w:val="both"/>
        <w:rPr>
          <w:szCs w:val="22"/>
          <w:lang w:val="en-CA" w:eastAsia="zh-CN"/>
        </w:rPr>
      </w:pPr>
    </w:p>
    <w:p>
      <w:pPr>
        <w:keepNext/>
        <w:keepLines/>
        <w:spacing w:after="100" w:afterAutospacing="1"/>
        <w:jc w:val="center"/>
        <w:rPr>
          <w:lang w:val="en-GB"/>
        </w:rPr>
      </w:pPr>
      <w:r>
        <w:object>
          <v:shape id="_x0000_i1025" o:spt="75" type="#_x0000_t75" style="height:108pt;width:364.5pt;" o:ole="t" filled="f" o:preferrelative="t" stroked="f" coordsize="21600,21600">
            <v:path/>
            <v:fill on="f" focussize="0,0"/>
            <v:stroke on="f" joinstyle="miter"/>
            <v:imagedata r:id="rId14" o:title=""/>
            <o:lock v:ext="edit" aspectratio="t"/>
            <w10:wrap type="none"/>
            <w10:anchorlock/>
          </v:shape>
          <o:OLEObject Type="Embed" ProgID="Visio.Drawing.11" ShapeID="_x0000_i1025" DrawAspect="Content" ObjectID="_1468075725" r:id="rId13">
            <o:LockedField>false</o:LockedField>
          </o:OLEObject>
        </w:object>
      </w:r>
    </w:p>
    <w:p>
      <w:pPr>
        <w:pStyle w:val="13"/>
        <w:keepLines/>
        <w:spacing w:before="136" w:after="100" w:afterAutospacing="1"/>
        <w:rPr>
          <w:lang w:val="en-GB"/>
        </w:rPr>
      </w:pPr>
      <w:bookmarkStart w:id="53" w:name="_Ref513120909"/>
      <w:r>
        <w:rPr>
          <w:lang w:val="en-GB"/>
        </w:rPr>
        <w:t xml:space="preserve">Figure </w:t>
      </w:r>
      <w:r>
        <w:rPr>
          <w:lang w:val="en-GB"/>
        </w:rPr>
        <w:fldChar w:fldCharType="begin"/>
      </w:r>
      <w:r>
        <w:rPr>
          <w:lang w:val="en-GB"/>
        </w:rPr>
        <w:instrText xml:space="preserve"> SEQ Figure \* ARABIC </w:instrText>
      </w:r>
      <w:r>
        <w:rPr>
          <w:lang w:val="en-GB"/>
        </w:rPr>
        <w:fldChar w:fldCharType="separate"/>
      </w:r>
      <w:r>
        <w:rPr>
          <w:lang w:val="en-GB"/>
        </w:rPr>
        <w:t>7</w:t>
      </w:r>
      <w:r>
        <w:rPr>
          <w:lang w:val="en-GB"/>
        </w:rPr>
        <w:fldChar w:fldCharType="end"/>
      </w:r>
      <w:bookmarkEnd w:id="53"/>
      <w:r>
        <w:rPr>
          <w:lang w:val="en-GB"/>
        </w:rPr>
        <w:t xml:space="preserve"> –</w:t>
      </w:r>
      <w:r>
        <w:rPr>
          <w:lang w:val="en-GB" w:eastAsia="ko-KR"/>
        </w:rPr>
        <w:t xml:space="preserve"> Multi-type tree splitting modes</w:t>
      </w:r>
    </w:p>
    <w:p>
      <w:pPr>
        <w:spacing w:after="120"/>
        <w:jc w:val="both"/>
        <w:rPr>
          <w:szCs w:val="22"/>
          <w:lang w:val="en-GB" w:eastAsia="zh-CN"/>
        </w:rPr>
      </w:pPr>
      <w:r>
        <w:rPr>
          <w:szCs w:val="22"/>
          <w:lang w:val="en-GB" w:eastAsia="zh-CN"/>
        </w:rPr>
        <w:fldChar w:fldCharType="begin"/>
      </w:r>
      <w:r>
        <w:rPr>
          <w:szCs w:val="22"/>
          <w:lang w:val="en-GB" w:eastAsia="zh-CN"/>
        </w:rPr>
        <w:instrText xml:space="preserve"> REF _Ref513123632 \h </w:instrText>
      </w:r>
      <w:r>
        <w:rPr>
          <w:szCs w:val="22"/>
          <w:lang w:val="en-GB" w:eastAsia="zh-CN"/>
        </w:rPr>
        <w:fldChar w:fldCharType="separate"/>
      </w:r>
      <w:r>
        <w:rPr>
          <w:lang w:val="en-GB"/>
        </w:rPr>
        <w:t>Figure 8</w:t>
      </w:r>
      <w:r>
        <w:rPr>
          <w:szCs w:val="22"/>
          <w:lang w:val="en-GB" w:eastAsia="zh-CN"/>
        </w:rPr>
        <w:fldChar w:fldCharType="end"/>
      </w:r>
      <w:r>
        <w:rPr>
          <w:szCs w:val="22"/>
          <w:lang w:val="en-GB" w:eastAsia="zh-CN"/>
        </w:rPr>
        <w:t xml:space="preserve"> illustrates the signalling mechanism of the partition splitting information in </w:t>
      </w:r>
      <w:r>
        <w:t>quadtree with nested multi-type tree</w:t>
      </w:r>
      <w:r>
        <w:rPr>
          <w:szCs w:val="22"/>
          <w:lang w:val="en-GB" w:eastAsia="zh-CN"/>
        </w:rPr>
        <w:t xml:space="preserve"> coding tree structure. </w:t>
      </w:r>
      <w:r>
        <w:rPr>
          <w:szCs w:val="22"/>
          <w:lang w:val="en-CA" w:eastAsia="zh-CN"/>
        </w:rPr>
        <w:t xml:space="preserve">A coding tree unit (CTU) is treated as the root of a </w:t>
      </w:r>
      <w:r>
        <w:rPr>
          <w:lang w:val="en-GB" w:eastAsia="ko-KR"/>
        </w:rPr>
        <w:t xml:space="preserve">quaternary tree and </w:t>
      </w:r>
      <w:r>
        <w:rPr>
          <w:szCs w:val="22"/>
          <w:lang w:val="en-CA" w:eastAsia="zh-CN"/>
        </w:rPr>
        <w:t>is first partitioned by a quaternary tree structure.</w:t>
      </w:r>
      <w:r>
        <w:t xml:space="preserve"> </w:t>
      </w:r>
      <w:r>
        <w:rPr>
          <w:szCs w:val="22"/>
          <w:lang w:val="en-CA" w:eastAsia="zh-CN"/>
        </w:rPr>
        <w:t xml:space="preserve">Each quaternary tree leaf node (when sufficiently large to allow it) is then further partitioned by a multi-type tree structure. In the multi-type tree structure, a first flag (mtt_split_cu_flag) is signalled to indicate whether the node is further partitioned; when a node is further partitioned, a second flag (mtt_split_cu_vertical_flag) is signalled to indicate the splitting direction, and then a third flag (mtt_split_cu_binary_flag) is signalled to indicate whether the split is a binary split or a ternary split. Based on the values of mtt_split_cu_vertical_flag and mtt_split_cu_binary_flag, the multi-type tree slitting mode (MttSplitMode) of a CU is derived as shown in </w:t>
      </w:r>
      <w:r>
        <w:rPr>
          <w:szCs w:val="22"/>
          <w:lang w:val="en-CA" w:eastAsia="zh-CN"/>
        </w:rPr>
        <w:fldChar w:fldCharType="begin"/>
      </w:r>
      <w:r>
        <w:rPr>
          <w:szCs w:val="22"/>
          <w:lang w:val="en-CA" w:eastAsia="zh-CN"/>
        </w:rPr>
        <w:instrText xml:space="preserve"> REF _Ref285719228 \h  \* MERGEFORMAT </w:instrText>
      </w:r>
      <w:r>
        <w:rPr>
          <w:szCs w:val="22"/>
          <w:lang w:val="en-CA" w:eastAsia="zh-CN"/>
        </w:rPr>
        <w:fldChar w:fldCharType="separate"/>
      </w:r>
      <w:r>
        <w:rPr>
          <w:lang w:val="en-GB"/>
        </w:rPr>
        <w:t>Table 3</w:t>
      </w:r>
      <w:r>
        <w:rPr>
          <w:lang w:val="en-GB"/>
        </w:rPr>
        <w:noBreakHyphen/>
      </w:r>
      <w:r>
        <w:rPr>
          <w:lang w:val="en-GB"/>
        </w:rPr>
        <w:t>1</w:t>
      </w:r>
      <w:r>
        <w:rPr>
          <w:szCs w:val="22"/>
          <w:lang w:val="en-CA" w:eastAsia="zh-CN"/>
        </w:rPr>
        <w:fldChar w:fldCharType="end"/>
      </w:r>
      <w:r>
        <w:rPr>
          <w:szCs w:val="22"/>
          <w:lang w:val="en-CA" w:eastAsia="zh-CN"/>
        </w:rPr>
        <w:t>.</w:t>
      </w:r>
    </w:p>
    <w:p>
      <w:pPr>
        <w:keepNext/>
        <w:keepLines/>
        <w:jc w:val="center"/>
      </w:pPr>
      <w:r>
        <w:rPr>
          <w:lang w:eastAsia="zh-CN"/>
        </w:rPr>
        <w:drawing>
          <wp:inline distT="0" distB="0" distL="0" distR="0">
            <wp:extent cx="5932805" cy="2633345"/>
            <wp:effectExtent l="0" t="0" r="0" b="0"/>
            <wp:docPr id="4" name="Picture 4" descr="MTT-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TT-synta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32805" cy="2633345"/>
                    </a:xfrm>
                    <a:prstGeom prst="rect">
                      <a:avLst/>
                    </a:prstGeom>
                    <a:noFill/>
                    <a:ln>
                      <a:noFill/>
                    </a:ln>
                  </pic:spPr>
                </pic:pic>
              </a:graphicData>
            </a:graphic>
          </wp:inline>
        </w:drawing>
      </w:r>
    </w:p>
    <w:p>
      <w:pPr>
        <w:pStyle w:val="13"/>
        <w:keepLines/>
        <w:spacing w:before="136"/>
      </w:pPr>
      <w:bookmarkStart w:id="54" w:name="_Ref513123632"/>
      <w:bookmarkStart w:id="55" w:name="_Ref513123614"/>
      <w:r>
        <w:rPr>
          <w:lang w:val="en-GB"/>
        </w:rPr>
        <w:t xml:space="preserve">Figure </w:t>
      </w:r>
      <w:r>
        <w:rPr>
          <w:lang w:val="en-GB"/>
        </w:rPr>
        <w:fldChar w:fldCharType="begin"/>
      </w:r>
      <w:r>
        <w:rPr>
          <w:lang w:val="en-GB"/>
        </w:rPr>
        <w:instrText xml:space="preserve"> SEQ Figure \* ARABIC </w:instrText>
      </w:r>
      <w:r>
        <w:rPr>
          <w:lang w:val="en-GB"/>
        </w:rPr>
        <w:fldChar w:fldCharType="separate"/>
      </w:r>
      <w:r>
        <w:rPr>
          <w:lang w:val="en-GB"/>
        </w:rPr>
        <w:t>8</w:t>
      </w:r>
      <w:r>
        <w:rPr>
          <w:lang w:val="en-GB"/>
        </w:rPr>
        <w:fldChar w:fldCharType="end"/>
      </w:r>
      <w:bookmarkEnd w:id="54"/>
      <w:r>
        <w:rPr>
          <w:lang w:val="en-GB"/>
        </w:rPr>
        <w:t xml:space="preserve"> – </w:t>
      </w:r>
      <w:r>
        <w:t>Splitting flags signalling in quadtree with nested multi-type tree coding tree structure</w:t>
      </w:r>
      <w:bookmarkEnd w:id="55"/>
    </w:p>
    <w:p>
      <w:pPr>
        <w:keepNext/>
        <w:keepLines/>
        <w:jc w:val="center"/>
        <w:rPr>
          <w:b/>
        </w:rPr>
      </w:pPr>
      <w:bookmarkStart w:id="56" w:name="_Ref285719228"/>
      <w:bookmarkStart w:id="57" w:name="_Ref293581640"/>
      <w:bookmarkStart w:id="58" w:name="_Toc423602657"/>
      <w:bookmarkStart w:id="59" w:name="_Toc501130562"/>
      <w:bookmarkStart w:id="60" w:name="_Toc510795487"/>
      <w:bookmarkStart w:id="61" w:name="_Toc423602483"/>
      <w:bookmarkStart w:id="62" w:name="_Toc415476442"/>
      <w:bookmarkStart w:id="63" w:name="_Toc287363924"/>
      <w:r>
        <w:rPr>
          <w:b/>
          <w:sz w:val="20"/>
          <w:lang w:val="en-GB"/>
        </w:rPr>
        <w:t>Table </w:t>
      </w:r>
      <w:r>
        <w:rPr>
          <w:b/>
          <w:sz w:val="20"/>
          <w:lang w:val="en-GB"/>
        </w:rPr>
        <w:fldChar w:fldCharType="begin"/>
      </w:r>
      <w:r>
        <w:rPr>
          <w:b/>
          <w:sz w:val="20"/>
          <w:lang w:val="en-GB"/>
        </w:rPr>
        <w:instrText xml:space="preserve"> STYLEREF 1 \s </w:instrText>
      </w:r>
      <w:r>
        <w:rPr>
          <w:b/>
          <w:sz w:val="20"/>
          <w:lang w:val="en-GB"/>
        </w:rPr>
        <w:fldChar w:fldCharType="separate"/>
      </w:r>
      <w:r>
        <w:rPr>
          <w:b/>
          <w:sz w:val="20"/>
          <w:lang w:val="en-GB"/>
        </w:rPr>
        <w:t>3</w:t>
      </w:r>
      <w:r>
        <w:rPr>
          <w:b/>
          <w:sz w:val="20"/>
          <w:lang w:val="en-GB"/>
        </w:rPr>
        <w:fldChar w:fldCharType="end"/>
      </w:r>
      <w:r>
        <w:rPr>
          <w:b/>
          <w:sz w:val="20"/>
          <w:lang w:val="en-GB"/>
        </w:rPr>
        <w:noBreakHyphen/>
      </w:r>
      <w:r>
        <w:rPr>
          <w:b/>
          <w:sz w:val="20"/>
          <w:lang w:val="en-GB"/>
        </w:rPr>
        <w:fldChar w:fldCharType="begin"/>
      </w:r>
      <w:r>
        <w:rPr>
          <w:b/>
          <w:sz w:val="20"/>
          <w:lang w:val="en-GB"/>
        </w:rPr>
        <w:instrText xml:space="preserve"> SEQ Table \* ARABIC \s 1 </w:instrText>
      </w:r>
      <w:r>
        <w:rPr>
          <w:b/>
          <w:sz w:val="20"/>
          <w:lang w:val="en-GB"/>
        </w:rPr>
        <w:fldChar w:fldCharType="separate"/>
      </w:r>
      <w:r>
        <w:rPr>
          <w:b/>
          <w:sz w:val="20"/>
          <w:lang w:val="en-GB"/>
        </w:rPr>
        <w:t>1</w:t>
      </w:r>
      <w:r>
        <w:rPr>
          <w:b/>
          <w:sz w:val="20"/>
          <w:lang w:val="en-GB"/>
        </w:rPr>
        <w:fldChar w:fldCharType="end"/>
      </w:r>
      <w:bookmarkEnd w:id="56"/>
      <w:bookmarkEnd w:id="57"/>
      <w:r>
        <w:rPr>
          <w:b/>
          <w:sz w:val="20"/>
          <w:lang w:val="en-GB"/>
        </w:rPr>
        <w:t xml:space="preserve"> –</w:t>
      </w:r>
      <w:bookmarkEnd w:id="58"/>
      <w:bookmarkEnd w:id="59"/>
      <w:bookmarkEnd w:id="60"/>
      <w:bookmarkEnd w:id="61"/>
      <w:bookmarkEnd w:id="62"/>
      <w:bookmarkEnd w:id="63"/>
      <w:r>
        <w:rPr>
          <w:b/>
          <w:sz w:val="20"/>
          <w:lang w:val="en-GB"/>
        </w:rPr>
        <w:t xml:space="preserve"> MttSplitMode derviation based on multi-type tree syntax elements</w:t>
      </w:r>
    </w:p>
    <w:tbl>
      <w:tblPr>
        <w:tblStyle w:val="30"/>
        <w:tblW w:w="740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80" w:type="dxa"/>
          <w:bottom w:w="0" w:type="dxa"/>
          <w:right w:w="80" w:type="dxa"/>
        </w:tblCellMar>
      </w:tblPr>
      <w:tblGrid>
        <w:gridCol w:w="1893"/>
        <w:gridCol w:w="2797"/>
        <w:gridCol w:w="2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80" w:type="dxa"/>
            <w:bottom w:w="0" w:type="dxa"/>
            <w:right w:w="80" w:type="dxa"/>
          </w:tblCellMar>
        </w:tblPrEx>
        <w:trPr>
          <w:cantSplit/>
          <w:trHeight w:val="360" w:hRule="atLeast"/>
          <w:jc w:val="center"/>
        </w:trPr>
        <w:tc>
          <w:tcPr>
            <w:tcW w:w="1893" w:type="dxa"/>
            <w:vAlign w:val="center"/>
          </w:tcPr>
          <w:p>
            <w:pPr>
              <w:keepNext/>
              <w:keepLines/>
              <w:jc w:val="center"/>
            </w:pPr>
            <w:r>
              <w:t>MttSplitMode</w:t>
            </w:r>
          </w:p>
        </w:tc>
        <w:tc>
          <w:tcPr>
            <w:tcW w:w="2797" w:type="dxa"/>
            <w:vAlign w:val="center"/>
          </w:tcPr>
          <w:p>
            <w:pPr>
              <w:keepNext/>
              <w:keepLines/>
              <w:jc w:val="center"/>
            </w:pPr>
            <w:r>
              <w:t>mtt_split_cu_vertical_flag</w:t>
            </w:r>
          </w:p>
        </w:tc>
        <w:tc>
          <w:tcPr>
            <w:tcW w:w="2712" w:type="dxa"/>
            <w:vAlign w:val="center"/>
          </w:tcPr>
          <w:p>
            <w:pPr>
              <w:keepNext/>
              <w:keepLines/>
              <w:jc w:val="center"/>
            </w:pPr>
            <w:r>
              <w:t>mtt_split_cu_binary_flag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80" w:type="dxa"/>
            <w:bottom w:w="0" w:type="dxa"/>
            <w:right w:w="80" w:type="dxa"/>
          </w:tblCellMar>
        </w:tblPrEx>
        <w:trPr>
          <w:cantSplit/>
          <w:jc w:val="center"/>
        </w:trPr>
        <w:tc>
          <w:tcPr>
            <w:tcW w:w="1893" w:type="dxa"/>
            <w:vAlign w:val="center"/>
          </w:tcPr>
          <w:p>
            <w:pPr>
              <w:keepNext/>
              <w:keepLines/>
              <w:jc w:val="center"/>
              <w:rPr>
                <w:rFonts w:eastAsia="Batang"/>
                <w:lang w:eastAsia="ko-KR"/>
              </w:rPr>
            </w:pPr>
            <w:r>
              <w:rPr>
                <w:rFonts w:eastAsia="Batang"/>
                <w:lang w:eastAsia="ko-KR"/>
              </w:rPr>
              <w:t>SPLIT_TT_HOR</w:t>
            </w:r>
          </w:p>
        </w:tc>
        <w:tc>
          <w:tcPr>
            <w:tcW w:w="2797" w:type="dxa"/>
            <w:vAlign w:val="center"/>
          </w:tcPr>
          <w:p>
            <w:pPr>
              <w:keepNext/>
              <w:keepLines/>
              <w:jc w:val="center"/>
              <w:rPr>
                <w:rFonts w:eastAsia="Batang"/>
                <w:lang w:eastAsia="ko-KR"/>
              </w:rPr>
            </w:pPr>
            <w:r>
              <w:rPr>
                <w:rFonts w:eastAsia="Batang"/>
                <w:lang w:eastAsia="ko-KR"/>
              </w:rPr>
              <w:t>0</w:t>
            </w:r>
          </w:p>
        </w:tc>
        <w:tc>
          <w:tcPr>
            <w:tcW w:w="2712" w:type="dxa"/>
            <w:vAlign w:val="center"/>
          </w:tcPr>
          <w:p>
            <w:pPr>
              <w:keepNext/>
              <w:keepLines/>
              <w:jc w:val="center"/>
              <w:rPr>
                <w:rFonts w:eastAsia="Batang"/>
                <w:lang w:eastAsia="ko-KR"/>
              </w:rPr>
            </w:pPr>
            <w:r>
              <w:rPr>
                <w:rFonts w:eastAsia="Batang"/>
                <w:lang w:eastAsia="ko-K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80" w:type="dxa"/>
            <w:bottom w:w="0" w:type="dxa"/>
            <w:right w:w="80" w:type="dxa"/>
          </w:tblCellMar>
        </w:tblPrEx>
        <w:trPr>
          <w:cantSplit/>
          <w:jc w:val="center"/>
        </w:trPr>
        <w:tc>
          <w:tcPr>
            <w:tcW w:w="1893" w:type="dxa"/>
            <w:vAlign w:val="center"/>
          </w:tcPr>
          <w:p>
            <w:pPr>
              <w:keepNext/>
              <w:keepLines/>
              <w:jc w:val="center"/>
              <w:rPr>
                <w:rFonts w:eastAsia="Batang"/>
                <w:lang w:eastAsia="ko-KR"/>
              </w:rPr>
            </w:pPr>
            <w:r>
              <w:rPr>
                <w:rFonts w:eastAsia="Batang"/>
                <w:lang w:eastAsia="ko-KR"/>
              </w:rPr>
              <w:t>SPLIT_BT_HOR</w:t>
            </w:r>
          </w:p>
        </w:tc>
        <w:tc>
          <w:tcPr>
            <w:tcW w:w="2797" w:type="dxa"/>
            <w:vAlign w:val="center"/>
          </w:tcPr>
          <w:p>
            <w:pPr>
              <w:keepNext/>
              <w:keepLines/>
              <w:jc w:val="center"/>
              <w:rPr>
                <w:rFonts w:eastAsia="Batang"/>
                <w:lang w:eastAsia="ko-KR"/>
              </w:rPr>
            </w:pPr>
            <w:r>
              <w:rPr>
                <w:rFonts w:eastAsia="Batang"/>
                <w:lang w:eastAsia="ko-KR"/>
              </w:rPr>
              <w:t>0</w:t>
            </w:r>
          </w:p>
        </w:tc>
        <w:tc>
          <w:tcPr>
            <w:tcW w:w="2712" w:type="dxa"/>
            <w:vAlign w:val="center"/>
          </w:tcPr>
          <w:p>
            <w:pPr>
              <w:keepNext/>
              <w:keepLines/>
              <w:jc w:val="center"/>
              <w:rPr>
                <w:rFonts w:eastAsia="Batang"/>
                <w:lang w:eastAsia="ko-KR"/>
              </w:rPr>
            </w:pPr>
            <w:r>
              <w:rPr>
                <w:rFonts w:eastAsia="Batang"/>
                <w:lang w:eastAsia="ko-K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80" w:type="dxa"/>
            <w:bottom w:w="0" w:type="dxa"/>
            <w:right w:w="80" w:type="dxa"/>
          </w:tblCellMar>
        </w:tblPrEx>
        <w:trPr>
          <w:cantSplit/>
          <w:jc w:val="center"/>
        </w:trPr>
        <w:tc>
          <w:tcPr>
            <w:tcW w:w="1893" w:type="dxa"/>
            <w:vAlign w:val="center"/>
          </w:tcPr>
          <w:p>
            <w:pPr>
              <w:keepNext/>
              <w:keepLines/>
              <w:jc w:val="center"/>
              <w:rPr>
                <w:rFonts w:eastAsia="Batang"/>
                <w:lang w:eastAsia="ko-KR"/>
              </w:rPr>
            </w:pPr>
            <w:r>
              <w:rPr>
                <w:rFonts w:eastAsia="Batang"/>
                <w:lang w:eastAsia="ko-KR"/>
              </w:rPr>
              <w:t>SPLIT_TT_VER</w:t>
            </w:r>
          </w:p>
        </w:tc>
        <w:tc>
          <w:tcPr>
            <w:tcW w:w="2797" w:type="dxa"/>
            <w:vAlign w:val="center"/>
          </w:tcPr>
          <w:p>
            <w:pPr>
              <w:keepNext/>
              <w:keepLines/>
              <w:jc w:val="center"/>
              <w:rPr>
                <w:rFonts w:eastAsia="Batang"/>
                <w:lang w:eastAsia="ko-KR"/>
              </w:rPr>
            </w:pPr>
            <w:r>
              <w:rPr>
                <w:rFonts w:eastAsia="Batang"/>
                <w:lang w:eastAsia="ko-KR"/>
              </w:rPr>
              <w:t>1</w:t>
            </w:r>
          </w:p>
        </w:tc>
        <w:tc>
          <w:tcPr>
            <w:tcW w:w="2712" w:type="dxa"/>
            <w:vAlign w:val="center"/>
          </w:tcPr>
          <w:p>
            <w:pPr>
              <w:keepNext/>
              <w:keepLines/>
              <w:jc w:val="center"/>
              <w:rPr>
                <w:rFonts w:eastAsia="Batang"/>
                <w:lang w:eastAsia="ko-KR"/>
              </w:rPr>
            </w:pPr>
            <w:r>
              <w:rPr>
                <w:rFonts w:eastAsia="Batang"/>
                <w:lang w:eastAsia="ko-K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80" w:type="dxa"/>
            <w:bottom w:w="0" w:type="dxa"/>
            <w:right w:w="80" w:type="dxa"/>
          </w:tblCellMar>
        </w:tblPrEx>
        <w:trPr>
          <w:cantSplit/>
          <w:jc w:val="center"/>
        </w:trPr>
        <w:tc>
          <w:tcPr>
            <w:tcW w:w="1893" w:type="dxa"/>
            <w:vAlign w:val="center"/>
          </w:tcPr>
          <w:p>
            <w:pPr>
              <w:keepNext/>
              <w:keepLines/>
              <w:jc w:val="center"/>
              <w:rPr>
                <w:rFonts w:eastAsia="Batang"/>
                <w:lang w:eastAsia="ko-KR"/>
              </w:rPr>
            </w:pPr>
            <w:r>
              <w:rPr>
                <w:rFonts w:eastAsia="Batang"/>
                <w:lang w:eastAsia="ko-KR"/>
              </w:rPr>
              <w:t>SPLIT_BT_VER</w:t>
            </w:r>
          </w:p>
        </w:tc>
        <w:tc>
          <w:tcPr>
            <w:tcW w:w="2797" w:type="dxa"/>
            <w:vAlign w:val="center"/>
          </w:tcPr>
          <w:p>
            <w:pPr>
              <w:keepNext/>
              <w:keepLines/>
              <w:jc w:val="center"/>
              <w:rPr>
                <w:rFonts w:eastAsia="Batang"/>
                <w:lang w:eastAsia="ko-KR"/>
              </w:rPr>
            </w:pPr>
            <w:r>
              <w:rPr>
                <w:rFonts w:eastAsia="Batang"/>
                <w:lang w:eastAsia="ko-KR"/>
              </w:rPr>
              <w:t>1</w:t>
            </w:r>
          </w:p>
        </w:tc>
        <w:tc>
          <w:tcPr>
            <w:tcW w:w="2712" w:type="dxa"/>
            <w:vAlign w:val="center"/>
          </w:tcPr>
          <w:p>
            <w:pPr>
              <w:keepNext/>
              <w:keepLines/>
              <w:jc w:val="center"/>
              <w:rPr>
                <w:rFonts w:eastAsia="Batang"/>
                <w:lang w:eastAsia="ko-KR"/>
              </w:rPr>
            </w:pPr>
            <w:r>
              <w:rPr>
                <w:rFonts w:eastAsia="Batang"/>
                <w:lang w:eastAsia="ko-KR"/>
              </w:rPr>
              <w:t>1</w:t>
            </w:r>
          </w:p>
        </w:tc>
      </w:tr>
    </w:tbl>
    <w:p/>
    <w:p>
      <w:pPr>
        <w:jc w:val="both"/>
        <w:rPr>
          <w:szCs w:val="22"/>
          <w:lang w:val="en-CA" w:eastAsia="zh-CN"/>
        </w:rPr>
      </w:pPr>
      <w:bookmarkStart w:id="64" w:name="_Hlk32692475"/>
      <w:r>
        <w:fldChar w:fldCharType="begin"/>
      </w:r>
      <w:r>
        <w:instrText xml:space="preserve"> REF _Ref513126533 \h </w:instrText>
      </w:r>
      <w:r>
        <w:fldChar w:fldCharType="separate"/>
      </w:r>
      <w:r>
        <w:rPr>
          <w:lang w:val="en-GB"/>
        </w:rPr>
        <w:t>Figure 9</w:t>
      </w:r>
      <w:r>
        <w:fldChar w:fldCharType="end"/>
      </w:r>
      <w:r>
        <w:t xml:space="preserve"> shows a CTU divided into multiple CUs with a </w:t>
      </w:r>
      <w:r>
        <w:rPr>
          <w:szCs w:val="22"/>
          <w:lang w:val="en-CA" w:eastAsia="zh-CN"/>
        </w:rPr>
        <w:t>quadtree and nested multi-type tree coding block structure, where the bold block edges represent quadtree partitioning and the remaining edges represent multi-type tree partitioning. The quadtree with nested multi-type tree partition provides a content-adaptive coding tree structure comprised of CUs. The size of the CU may be as large as the CTU or as small as 4×4 in units of luma samples. For the case of the 4:2:0 chroma format, the maximum chroma CB size is 64×64 and the minimum size chroma CB consist of 16 chroma samples.</w:t>
      </w:r>
    </w:p>
    <w:bookmarkEnd w:id="64"/>
    <w:p>
      <w:pPr>
        <w:jc w:val="both"/>
        <w:rPr>
          <w:szCs w:val="22"/>
          <w:lang w:val="en-CA" w:eastAsia="zh-CN"/>
        </w:rPr>
      </w:pPr>
      <w:r>
        <w:t>In VVC, the maximum supported luma transform size is 64×64 and the maximum supported chroma transform size is 32×32. When the width or height of the CB is larger the maximum transform width or height, the CB is automatically split in the horizontal and/or vertical direction to meet the transform size restriction in that direction.</w:t>
      </w:r>
    </w:p>
    <w:p>
      <w:pPr>
        <w:spacing w:after="120"/>
        <w:jc w:val="center"/>
        <w:rPr>
          <w:szCs w:val="22"/>
          <w:lang w:val="en-CA" w:eastAsia="zh-CN"/>
        </w:rPr>
      </w:pPr>
      <w:r>
        <w:rPr>
          <w:szCs w:val="22"/>
          <w:lang w:eastAsia="zh-CN"/>
        </w:rPr>
        <w:drawing>
          <wp:inline distT="0" distB="0" distL="0" distR="0">
            <wp:extent cx="4169410" cy="3942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169410" cy="3942715"/>
                    </a:xfrm>
                    <a:prstGeom prst="rect">
                      <a:avLst/>
                    </a:prstGeom>
                    <a:noFill/>
                    <a:ln>
                      <a:noFill/>
                    </a:ln>
                  </pic:spPr>
                </pic:pic>
              </a:graphicData>
            </a:graphic>
          </wp:inline>
        </w:drawing>
      </w:r>
    </w:p>
    <w:p>
      <w:pPr>
        <w:pStyle w:val="13"/>
        <w:keepLines/>
        <w:spacing w:before="136"/>
      </w:pPr>
      <w:bookmarkStart w:id="65" w:name="_Ref513126533"/>
      <w:r>
        <w:rPr>
          <w:lang w:val="en-GB"/>
        </w:rPr>
        <w:t xml:space="preserve">Figure </w:t>
      </w:r>
      <w:r>
        <w:rPr>
          <w:lang w:val="en-GB"/>
        </w:rPr>
        <w:fldChar w:fldCharType="begin"/>
      </w:r>
      <w:r>
        <w:rPr>
          <w:lang w:val="en-GB"/>
        </w:rPr>
        <w:instrText xml:space="preserve"> SEQ Figure \* ARABIC </w:instrText>
      </w:r>
      <w:r>
        <w:rPr>
          <w:lang w:val="en-GB"/>
        </w:rPr>
        <w:fldChar w:fldCharType="separate"/>
      </w:r>
      <w:r>
        <w:rPr>
          <w:lang w:val="en-GB"/>
        </w:rPr>
        <w:t>9</w:t>
      </w:r>
      <w:r>
        <w:rPr>
          <w:lang w:val="en-GB"/>
        </w:rPr>
        <w:fldChar w:fldCharType="end"/>
      </w:r>
      <w:bookmarkEnd w:id="65"/>
      <w:r>
        <w:rPr>
          <w:lang w:val="en-GB"/>
        </w:rPr>
        <w:t xml:space="preserve">– </w:t>
      </w:r>
      <w:r>
        <w:t>Example of quadtree with nested multi-type tree coding block structure</w:t>
      </w:r>
    </w:p>
    <w:p>
      <w:pPr>
        <w:spacing w:after="120"/>
        <w:jc w:val="both"/>
        <w:rPr>
          <w:szCs w:val="22"/>
          <w:lang w:val="en-CA" w:eastAsia="zh-CN"/>
        </w:rPr>
      </w:pPr>
      <w:r>
        <w:rPr>
          <w:szCs w:val="22"/>
          <w:lang w:val="en-CA" w:eastAsia="zh-CN"/>
        </w:rPr>
        <w:t>The following parameters are defined and specified by SPS syntax elements for the quadtree with nested multi-type tree coding tree scheme.</w:t>
      </w:r>
    </w:p>
    <w:p>
      <w:pPr>
        <w:spacing w:after="120"/>
        <w:jc w:val="both"/>
        <w:rPr>
          <w:szCs w:val="22"/>
          <w:lang w:val="en-CA" w:eastAsia="zh-CN"/>
        </w:rPr>
      </w:pPr>
      <w:r>
        <w:rPr>
          <w:szCs w:val="22"/>
          <w:lang w:val="en-CA" w:eastAsia="zh-CN"/>
        </w:rPr>
        <w:t>–</w:t>
      </w:r>
      <w:r>
        <w:rPr>
          <w:szCs w:val="22"/>
          <w:lang w:val="en-CA" w:eastAsia="zh-CN"/>
        </w:rPr>
        <w:tab/>
      </w:r>
      <w:r>
        <w:rPr>
          <w:szCs w:val="22"/>
          <w:lang w:val="en-CA" w:eastAsia="zh-CN"/>
        </w:rPr>
        <w:t xml:space="preserve">CTU size: the root node size of a </w:t>
      </w:r>
      <w:r>
        <w:rPr>
          <w:lang w:val="en-GB"/>
        </w:rPr>
        <w:t>quaternary tree</w:t>
      </w:r>
    </w:p>
    <w:p>
      <w:pPr>
        <w:spacing w:after="120"/>
        <w:jc w:val="both"/>
        <w:rPr>
          <w:szCs w:val="22"/>
          <w:lang w:val="en-CA" w:eastAsia="zh-CN"/>
        </w:rPr>
      </w:pPr>
      <w:r>
        <w:rPr>
          <w:szCs w:val="22"/>
          <w:lang w:val="en-CA" w:eastAsia="zh-CN"/>
        </w:rPr>
        <w:t>–</w:t>
      </w:r>
      <w:r>
        <w:rPr>
          <w:szCs w:val="22"/>
          <w:lang w:val="en-CA" w:eastAsia="zh-CN"/>
        </w:rPr>
        <w:tab/>
      </w:r>
      <w:r>
        <w:rPr>
          <w:i/>
          <w:szCs w:val="22"/>
          <w:lang w:val="en-CA" w:eastAsia="zh-CN"/>
        </w:rPr>
        <w:t>MinQTSize</w:t>
      </w:r>
      <w:r>
        <w:rPr>
          <w:szCs w:val="22"/>
          <w:lang w:val="en-CA" w:eastAsia="zh-CN"/>
        </w:rPr>
        <w:t xml:space="preserve">: the minimum allowed </w:t>
      </w:r>
      <w:r>
        <w:rPr>
          <w:lang w:val="en-GB"/>
        </w:rPr>
        <w:t>quaternary</w:t>
      </w:r>
      <w:r>
        <w:rPr>
          <w:szCs w:val="22"/>
          <w:lang w:val="en-CA" w:eastAsia="zh-CN"/>
        </w:rPr>
        <w:t xml:space="preserve"> tree leaf node size</w:t>
      </w:r>
    </w:p>
    <w:p>
      <w:pPr>
        <w:spacing w:after="120"/>
        <w:jc w:val="both"/>
        <w:rPr>
          <w:szCs w:val="22"/>
          <w:lang w:val="en-CA" w:eastAsia="zh-CN"/>
        </w:rPr>
      </w:pPr>
      <w:r>
        <w:rPr>
          <w:szCs w:val="22"/>
          <w:lang w:val="en-CA" w:eastAsia="zh-CN"/>
        </w:rPr>
        <w:t>–</w:t>
      </w:r>
      <w:r>
        <w:rPr>
          <w:szCs w:val="22"/>
          <w:lang w:val="en-CA" w:eastAsia="zh-CN"/>
        </w:rPr>
        <w:tab/>
      </w:r>
      <w:r>
        <w:rPr>
          <w:i/>
          <w:szCs w:val="22"/>
          <w:lang w:val="en-CA" w:eastAsia="zh-CN"/>
        </w:rPr>
        <w:t>MaxBtSize</w:t>
      </w:r>
      <w:r>
        <w:rPr>
          <w:szCs w:val="22"/>
          <w:lang w:val="en-CA" w:eastAsia="zh-CN"/>
        </w:rPr>
        <w:t>: the maximum allowed binary tree root node size</w:t>
      </w:r>
    </w:p>
    <w:p>
      <w:pPr>
        <w:spacing w:after="120"/>
        <w:jc w:val="both"/>
        <w:rPr>
          <w:szCs w:val="22"/>
          <w:lang w:val="en-CA" w:eastAsia="zh-CN"/>
        </w:rPr>
      </w:pPr>
      <w:r>
        <w:rPr>
          <w:szCs w:val="22"/>
          <w:lang w:val="en-CA" w:eastAsia="zh-CN"/>
        </w:rPr>
        <w:t>–</w:t>
      </w:r>
      <w:r>
        <w:rPr>
          <w:szCs w:val="22"/>
          <w:lang w:val="en-CA" w:eastAsia="zh-CN"/>
        </w:rPr>
        <w:tab/>
      </w:r>
      <w:r>
        <w:rPr>
          <w:i/>
          <w:szCs w:val="22"/>
          <w:lang w:val="en-CA" w:eastAsia="zh-CN"/>
        </w:rPr>
        <w:t>MaxTtSize</w:t>
      </w:r>
      <w:r>
        <w:rPr>
          <w:szCs w:val="22"/>
          <w:lang w:val="en-CA" w:eastAsia="zh-CN"/>
        </w:rPr>
        <w:t>: the maximum allowed ternary tree root node size</w:t>
      </w:r>
    </w:p>
    <w:p>
      <w:pPr>
        <w:spacing w:after="120"/>
        <w:jc w:val="both"/>
        <w:rPr>
          <w:szCs w:val="22"/>
          <w:lang w:val="en-CA" w:eastAsia="zh-CN"/>
        </w:rPr>
      </w:pPr>
      <w:r>
        <w:rPr>
          <w:szCs w:val="22"/>
          <w:lang w:val="en-CA" w:eastAsia="zh-CN"/>
        </w:rPr>
        <w:t>–</w:t>
      </w:r>
      <w:r>
        <w:rPr>
          <w:szCs w:val="22"/>
          <w:lang w:val="en-CA" w:eastAsia="zh-CN"/>
        </w:rPr>
        <w:tab/>
      </w:r>
      <w:r>
        <w:rPr>
          <w:i/>
          <w:szCs w:val="22"/>
          <w:lang w:val="en-CA" w:eastAsia="zh-CN"/>
        </w:rPr>
        <w:t>MaxMttDepth</w:t>
      </w:r>
      <w:r>
        <w:rPr>
          <w:szCs w:val="22"/>
          <w:lang w:val="en-CA" w:eastAsia="zh-CN"/>
        </w:rPr>
        <w:t>: the maximum allowed hierarchy depth of multi-type tree splitting from a quadtree leaf</w:t>
      </w:r>
    </w:p>
    <w:p>
      <w:pPr>
        <w:spacing w:after="120"/>
        <w:jc w:val="both"/>
        <w:rPr>
          <w:szCs w:val="22"/>
          <w:lang w:val="en-CA" w:eastAsia="zh-CN"/>
        </w:rPr>
      </w:pPr>
      <w:r>
        <w:rPr>
          <w:szCs w:val="22"/>
          <w:lang w:val="en-CA" w:eastAsia="zh-CN"/>
        </w:rPr>
        <w:t>–</w:t>
      </w:r>
      <w:r>
        <w:rPr>
          <w:szCs w:val="22"/>
          <w:lang w:val="en-CA" w:eastAsia="zh-CN"/>
        </w:rPr>
        <w:tab/>
      </w:r>
      <w:r>
        <w:rPr>
          <w:i/>
          <w:szCs w:val="22"/>
          <w:lang w:val="en-CA" w:eastAsia="zh-CN"/>
        </w:rPr>
        <w:t>MinBtSize</w:t>
      </w:r>
      <w:r>
        <w:rPr>
          <w:szCs w:val="22"/>
          <w:lang w:val="en-CA" w:eastAsia="zh-CN"/>
        </w:rPr>
        <w:t>: the minimum allowed binary tree leaf node size</w:t>
      </w:r>
    </w:p>
    <w:p>
      <w:pPr>
        <w:spacing w:after="120"/>
        <w:jc w:val="both"/>
        <w:rPr>
          <w:szCs w:val="22"/>
          <w:lang w:val="en-CA" w:eastAsia="zh-CN"/>
        </w:rPr>
      </w:pPr>
      <w:r>
        <w:rPr>
          <w:szCs w:val="22"/>
          <w:lang w:val="en-CA" w:eastAsia="zh-CN"/>
        </w:rPr>
        <w:t>–</w:t>
      </w:r>
      <w:r>
        <w:rPr>
          <w:szCs w:val="22"/>
          <w:lang w:val="en-CA" w:eastAsia="zh-CN"/>
        </w:rPr>
        <w:tab/>
      </w:r>
      <w:r>
        <w:rPr>
          <w:i/>
          <w:szCs w:val="22"/>
          <w:lang w:val="en-CA" w:eastAsia="zh-CN"/>
        </w:rPr>
        <w:t>MinTtSize</w:t>
      </w:r>
      <w:r>
        <w:rPr>
          <w:szCs w:val="22"/>
          <w:lang w:val="en-CA" w:eastAsia="zh-CN"/>
        </w:rPr>
        <w:t>: the minimum allowed ternary tree leaf node size</w:t>
      </w:r>
    </w:p>
    <w:p>
      <w:pPr>
        <w:spacing w:after="120"/>
        <w:jc w:val="both"/>
        <w:rPr>
          <w:szCs w:val="22"/>
          <w:lang w:val="en-CA" w:eastAsia="zh-CN"/>
        </w:rPr>
      </w:pPr>
      <w:r>
        <w:rPr>
          <w:szCs w:val="22"/>
          <w:lang w:val="en-CA" w:eastAsia="zh-CN"/>
        </w:rPr>
        <w:t xml:space="preserve">In one example of the quadtree with nested multi-type tree coding tree structure, the CTU size is set as 128×128 luma samples with two corresponding 64×64 blocks of 4:2:0 chroma samples, the </w:t>
      </w:r>
      <w:r>
        <w:rPr>
          <w:i/>
          <w:szCs w:val="22"/>
          <w:lang w:val="en-CA" w:eastAsia="zh-CN"/>
        </w:rPr>
        <w:t>MinQTSize</w:t>
      </w:r>
      <w:r>
        <w:rPr>
          <w:szCs w:val="22"/>
          <w:lang w:val="en-CA" w:eastAsia="zh-CN"/>
        </w:rPr>
        <w:t xml:space="preserve"> is set as 16×16, the </w:t>
      </w:r>
      <w:r>
        <w:rPr>
          <w:i/>
          <w:szCs w:val="22"/>
          <w:lang w:val="en-CA" w:eastAsia="zh-CN"/>
        </w:rPr>
        <w:t xml:space="preserve">MaxBtSize </w:t>
      </w:r>
      <w:r>
        <w:rPr>
          <w:szCs w:val="22"/>
          <w:lang w:val="en-CA" w:eastAsia="zh-CN"/>
        </w:rPr>
        <w:t>is set as 128×128</w:t>
      </w:r>
      <w:r>
        <w:rPr>
          <w:i/>
          <w:szCs w:val="22"/>
          <w:lang w:val="en-CA" w:eastAsia="zh-CN"/>
        </w:rPr>
        <w:t xml:space="preserve"> </w:t>
      </w:r>
      <w:r>
        <w:rPr>
          <w:szCs w:val="22"/>
          <w:lang w:val="en-CA" w:eastAsia="zh-CN"/>
        </w:rPr>
        <w:t>and</w:t>
      </w:r>
      <w:r>
        <w:rPr>
          <w:i/>
          <w:szCs w:val="22"/>
          <w:lang w:val="en-CA" w:eastAsia="zh-CN"/>
        </w:rPr>
        <w:t xml:space="preserve"> MaxTtSize</w:t>
      </w:r>
      <w:r>
        <w:rPr>
          <w:szCs w:val="22"/>
          <w:lang w:val="en-CA" w:eastAsia="zh-CN"/>
        </w:rPr>
        <w:t xml:space="preserve"> is set as 64×64, the </w:t>
      </w:r>
      <w:r>
        <w:rPr>
          <w:i/>
          <w:szCs w:val="22"/>
          <w:lang w:val="en-CA" w:eastAsia="zh-CN"/>
        </w:rPr>
        <w:t>MinBtSize</w:t>
      </w:r>
      <w:r>
        <w:rPr>
          <w:szCs w:val="22"/>
          <w:lang w:val="en-CA" w:eastAsia="zh-CN"/>
        </w:rPr>
        <w:t xml:space="preserve"> and </w:t>
      </w:r>
      <w:r>
        <w:rPr>
          <w:i/>
          <w:szCs w:val="22"/>
          <w:lang w:val="en-CA" w:eastAsia="zh-CN"/>
        </w:rPr>
        <w:t>MinTtSize</w:t>
      </w:r>
      <w:r>
        <w:rPr>
          <w:szCs w:val="22"/>
          <w:lang w:val="en-CA" w:eastAsia="zh-CN"/>
        </w:rPr>
        <w:t xml:space="preserve"> (for both width and height) is set as 4×4, and the </w:t>
      </w:r>
      <w:r>
        <w:rPr>
          <w:i/>
          <w:szCs w:val="22"/>
          <w:lang w:val="en-CA" w:eastAsia="zh-CN"/>
        </w:rPr>
        <w:t>MaxMttDepth</w:t>
      </w:r>
      <w:r>
        <w:rPr>
          <w:szCs w:val="22"/>
          <w:lang w:val="en-CA" w:eastAsia="zh-CN"/>
        </w:rPr>
        <w:t xml:space="preserve"> is set as 4. The quaternary tree partitioning is applied to the CTU first to generate </w:t>
      </w:r>
      <w:r>
        <w:rPr>
          <w:lang w:val="en-GB"/>
        </w:rPr>
        <w:t>quaternary</w:t>
      </w:r>
      <w:r>
        <w:rPr>
          <w:szCs w:val="22"/>
          <w:lang w:val="en-CA" w:eastAsia="zh-CN"/>
        </w:rPr>
        <w:t xml:space="preserve"> tree leaf nodes. The </w:t>
      </w:r>
      <w:r>
        <w:rPr>
          <w:lang w:val="en-GB"/>
        </w:rPr>
        <w:t>quaternary</w:t>
      </w:r>
      <w:r>
        <w:rPr>
          <w:szCs w:val="22"/>
          <w:lang w:val="en-CA" w:eastAsia="zh-CN"/>
        </w:rPr>
        <w:t xml:space="preserve"> tree leaf nodes may have a size from 16×16 (i.e., the </w:t>
      </w:r>
      <w:r>
        <w:rPr>
          <w:i/>
          <w:szCs w:val="22"/>
          <w:lang w:val="en-CA" w:eastAsia="zh-CN"/>
        </w:rPr>
        <w:t>MinQTSize</w:t>
      </w:r>
      <w:r>
        <w:rPr>
          <w:szCs w:val="22"/>
          <w:lang w:val="en-CA" w:eastAsia="zh-CN"/>
        </w:rPr>
        <w:t xml:space="preserve">) to 128×128 (i.e., the CTU size). If the leaf QT node is 128×128, it will not be further split by the binary tree since the size exceeds the </w:t>
      </w:r>
      <w:r>
        <w:rPr>
          <w:i/>
          <w:szCs w:val="22"/>
          <w:lang w:val="en-CA" w:eastAsia="zh-CN"/>
        </w:rPr>
        <w:t>MaxBtSize</w:t>
      </w:r>
      <w:r>
        <w:rPr>
          <w:szCs w:val="22"/>
          <w:lang w:val="en-CA" w:eastAsia="zh-CN"/>
        </w:rPr>
        <w:t xml:space="preserve"> and </w:t>
      </w:r>
      <w:r>
        <w:rPr>
          <w:i/>
          <w:szCs w:val="22"/>
          <w:lang w:val="en-CA" w:eastAsia="zh-CN"/>
        </w:rPr>
        <w:t>MaxTtSize</w:t>
      </w:r>
      <w:r>
        <w:rPr>
          <w:szCs w:val="22"/>
          <w:lang w:val="en-CA" w:eastAsia="zh-CN"/>
        </w:rPr>
        <w:t xml:space="preserve"> (i.e., 64×64). Otherwise, the leaf qdtree node could be further partitioned by the multi-type tree. Therefore, the </w:t>
      </w:r>
      <w:r>
        <w:rPr>
          <w:lang w:val="en-GB"/>
        </w:rPr>
        <w:t>quaternary</w:t>
      </w:r>
      <w:r>
        <w:rPr>
          <w:szCs w:val="22"/>
          <w:lang w:val="en-CA" w:eastAsia="zh-CN"/>
        </w:rPr>
        <w:t xml:space="preserve"> tree leaf node is also the root node for the multi-type tree and it has multi-type tree depth (mttDepth) as 0. When the multi-type tree depth reaches </w:t>
      </w:r>
      <w:r>
        <w:rPr>
          <w:i/>
          <w:szCs w:val="22"/>
          <w:lang w:val="en-CA" w:eastAsia="zh-CN"/>
        </w:rPr>
        <w:t>MaxMttDepth</w:t>
      </w:r>
      <w:r>
        <w:rPr>
          <w:szCs w:val="22"/>
          <w:lang w:val="en-CA" w:eastAsia="zh-CN"/>
        </w:rPr>
        <w:t xml:space="preserve"> (i.e., 4), no further splitting is considered. When the multi-type tree node has width equal to </w:t>
      </w:r>
      <w:r>
        <w:rPr>
          <w:i/>
          <w:szCs w:val="22"/>
          <w:lang w:val="en-CA" w:eastAsia="zh-CN"/>
        </w:rPr>
        <w:t>MinBtSize</w:t>
      </w:r>
      <w:r>
        <w:rPr>
          <w:szCs w:val="22"/>
          <w:lang w:val="en-CA" w:eastAsia="zh-CN"/>
        </w:rPr>
        <w:t xml:space="preserve"> and smaller or equal to 2 * </w:t>
      </w:r>
      <w:r>
        <w:rPr>
          <w:i/>
          <w:szCs w:val="22"/>
          <w:lang w:val="en-CA" w:eastAsia="zh-CN"/>
        </w:rPr>
        <w:t>MinTtSize</w:t>
      </w:r>
      <w:r>
        <w:rPr>
          <w:szCs w:val="22"/>
          <w:lang w:val="en-CA" w:eastAsia="zh-CN"/>
        </w:rPr>
        <w:t xml:space="preserve">, no further horizontal splitting is considered. Similarly, when the multi-type tree node has height equal to </w:t>
      </w:r>
      <w:r>
        <w:rPr>
          <w:i/>
          <w:szCs w:val="22"/>
          <w:lang w:val="en-CA" w:eastAsia="zh-CN"/>
        </w:rPr>
        <w:t xml:space="preserve">MinBtSize and </w:t>
      </w:r>
      <w:r>
        <w:rPr>
          <w:szCs w:val="22"/>
          <w:lang w:val="en-CA" w:eastAsia="zh-CN"/>
        </w:rPr>
        <w:t>smaller or equal to 2 * </w:t>
      </w:r>
      <w:r>
        <w:rPr>
          <w:i/>
          <w:szCs w:val="22"/>
          <w:lang w:val="en-CA" w:eastAsia="zh-CN"/>
        </w:rPr>
        <w:t>MinTtSize</w:t>
      </w:r>
      <w:r>
        <w:rPr>
          <w:szCs w:val="22"/>
          <w:lang w:val="en-CA" w:eastAsia="zh-CN"/>
        </w:rPr>
        <w:t>, no further vertical splitting is considered.</w:t>
      </w:r>
    </w:p>
    <w:p>
      <w:pPr>
        <w:spacing w:after="120"/>
        <w:jc w:val="both"/>
        <w:rPr>
          <w:szCs w:val="22"/>
          <w:lang w:val="en-CA" w:eastAsia="zh-CN"/>
        </w:rPr>
      </w:pPr>
      <w:r>
        <w:rPr>
          <w:szCs w:val="22"/>
          <w:lang w:val="en-CA" w:eastAsia="zh-CN"/>
        </w:rPr>
        <w:t xml:space="preserve">To allow 64×64 Luma block and 32×32 Chroma pipelining design in VVC hardware decoders, TT split is forbidden when either width or height of a luma coding block is larger than 64 , as shown in </w:t>
      </w:r>
      <w:r>
        <w:rPr>
          <w:szCs w:val="22"/>
          <w:lang w:val="en-CA" w:eastAsia="zh-CN"/>
        </w:rPr>
        <w:fldChar w:fldCharType="begin"/>
      </w:r>
      <w:r>
        <w:rPr>
          <w:szCs w:val="22"/>
          <w:lang w:val="en-CA" w:eastAsia="zh-CN"/>
        </w:rPr>
        <w:instrText xml:space="preserve"> REF _Ref521252193 \h  \* MERGEFORMAT </w:instrText>
      </w:r>
      <w:r>
        <w:rPr>
          <w:szCs w:val="22"/>
          <w:lang w:val="en-CA" w:eastAsia="zh-CN"/>
        </w:rPr>
        <w:fldChar w:fldCharType="separate"/>
      </w:r>
      <w:r>
        <w:rPr>
          <w:lang w:val="en-GB"/>
        </w:rPr>
        <w:t>Figure 10</w:t>
      </w:r>
      <w:r>
        <w:rPr>
          <w:szCs w:val="22"/>
          <w:lang w:val="en-CA" w:eastAsia="zh-CN"/>
        </w:rPr>
        <w:fldChar w:fldCharType="end"/>
      </w:r>
      <w:r>
        <w:rPr>
          <w:szCs w:val="22"/>
          <w:lang w:val="en-CA" w:eastAsia="zh-CN"/>
        </w:rPr>
        <w:t>. TT split is also forbidden when either width or height of a chroma coding block is larger than 32.</w:t>
      </w:r>
    </w:p>
    <w:p>
      <w:pPr>
        <w:keepNext/>
        <w:keepLines/>
        <w:spacing w:after="120"/>
        <w:jc w:val="center"/>
      </w:pPr>
      <w:r>
        <w:rPr>
          <w:lang w:eastAsia="zh-CN"/>
        </w:rPr>
        <w:drawing>
          <wp:inline distT="0" distB="0" distL="0" distR="0">
            <wp:extent cx="3416300" cy="2340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416300" cy="2340610"/>
                    </a:xfrm>
                    <a:prstGeom prst="rect">
                      <a:avLst/>
                    </a:prstGeom>
                    <a:noFill/>
                    <a:ln>
                      <a:noFill/>
                    </a:ln>
                  </pic:spPr>
                </pic:pic>
              </a:graphicData>
            </a:graphic>
          </wp:inline>
        </w:drawing>
      </w:r>
    </w:p>
    <w:p>
      <w:pPr>
        <w:keepNext/>
        <w:keepLines/>
        <w:spacing w:after="120"/>
        <w:jc w:val="center"/>
        <w:rPr>
          <w:b/>
          <w:sz w:val="20"/>
          <w:szCs w:val="22"/>
          <w:lang w:val="en-CA" w:eastAsia="zh-CN"/>
        </w:rPr>
      </w:pPr>
      <w:bookmarkStart w:id="66" w:name="_Ref521252193"/>
      <w:r>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Pr>
          <w:b/>
          <w:sz w:val="20"/>
          <w:lang w:val="en-GB"/>
        </w:rPr>
        <w:t>10</w:t>
      </w:r>
      <w:r>
        <w:rPr>
          <w:b/>
          <w:sz w:val="20"/>
          <w:lang w:val="en-GB"/>
        </w:rPr>
        <w:fldChar w:fldCharType="end"/>
      </w:r>
      <w:bookmarkEnd w:id="66"/>
      <w:r>
        <w:rPr>
          <w:b/>
          <w:sz w:val="20"/>
          <w:lang w:val="en-GB"/>
        </w:rPr>
        <w:t xml:space="preserve"> – </w:t>
      </w:r>
      <w:r>
        <w:rPr>
          <w:b/>
          <w:sz w:val="20"/>
        </w:rPr>
        <w:t>No TT split for 128</w:t>
      </w:r>
      <w:r>
        <w:rPr>
          <w:b/>
          <w:sz w:val="20"/>
          <w:szCs w:val="22"/>
          <w:lang w:val="en-CA" w:eastAsia="zh-CN"/>
        </w:rPr>
        <w:t>×128 coding block</w:t>
      </w:r>
    </w:p>
    <w:p>
      <w:pPr>
        <w:spacing w:after="120"/>
        <w:jc w:val="both"/>
        <w:rPr>
          <w:szCs w:val="22"/>
          <w:lang w:val="en-CA" w:eastAsia="zh-CN"/>
        </w:rPr>
      </w:pPr>
      <w:bookmarkStart w:id="67" w:name="_Hlk32695313"/>
      <w:r>
        <w:rPr>
          <w:szCs w:val="22"/>
          <w:lang w:val="en-CA" w:eastAsia="zh-CN"/>
        </w:rPr>
        <w:t>In VVC, the coding tree scheme supports the ability for the luma and chroma to have a separate block tree structure. For P and B slices, the luma and chroma CTBs in one CTU have to share the same coding tree structure. However, for I slices, the luma and chroma can have separate block tree structures. When separate block tree mode is applied, luma CTB is partitioned into CUs by one coding tree structure, and the chroma CTBs are partitioned into chroma CUs by another coding tree structure. This means that a CU in an I slice may consist of a coding block of the luma component or coding blocks of two chroma components, and a CU in a P or B slice always consists of coding blocks of all three colour components unless the video is monochrome.</w:t>
      </w:r>
      <w:bookmarkEnd w:id="67"/>
    </w:p>
    <w:p>
      <w:pPr>
        <w:pStyle w:val="4"/>
        <w:spacing w:before="136"/>
        <w:rPr>
          <w:lang w:val="en-GB"/>
        </w:rPr>
      </w:pPr>
      <w:bookmarkStart w:id="68" w:name="_Toc35804732"/>
      <w:r>
        <w:rPr>
          <w:lang w:val="en-GB"/>
        </w:rPr>
        <w:t>CU splits on</w:t>
      </w:r>
      <w:r>
        <w:t xml:space="preserve"> picture boundaries</w:t>
      </w:r>
      <w:bookmarkEnd w:id="68"/>
    </w:p>
    <w:p>
      <w:pPr>
        <w:spacing w:after="120"/>
        <w:jc w:val="both"/>
        <w:rPr>
          <w:szCs w:val="22"/>
        </w:rPr>
      </w:pPr>
      <w:r>
        <w:rPr>
          <w:szCs w:val="22"/>
        </w:rPr>
        <w:t>As done in HEVC, when a portion of a tree node block exceeds the bottom or right picture boundary, the tree node block is forced to be split until the all samples of every coded CU are located inside the picture boundaries. The following splitting rules are applied in the VVC:</w:t>
      </w:r>
    </w:p>
    <w:p>
      <w:pPr>
        <w:spacing w:after="120"/>
        <w:jc w:val="both"/>
        <w:rPr>
          <w:szCs w:val="22"/>
          <w:lang w:val="en-CA" w:eastAsia="zh-CN"/>
        </w:rPr>
      </w:pPr>
      <w:r>
        <w:rPr>
          <w:szCs w:val="22"/>
          <w:lang w:val="en-CA" w:eastAsia="zh-CN"/>
        </w:rPr>
        <w:t>–</w:t>
      </w:r>
      <w:r>
        <w:rPr>
          <w:szCs w:val="22"/>
          <w:lang w:val="en-CA" w:eastAsia="zh-CN"/>
        </w:rPr>
        <w:tab/>
      </w:r>
      <w:r>
        <w:rPr>
          <w:szCs w:val="22"/>
          <w:lang w:val="en-CA" w:eastAsia="zh-CN"/>
        </w:rPr>
        <w:t xml:space="preserve">If any </w:t>
      </w:r>
      <w:r>
        <w:rPr>
          <w:szCs w:val="22"/>
        </w:rPr>
        <w:t>portion of a tree node block exceeds the bottom or the right picture boundaries</w:t>
      </w:r>
      <w:r>
        <w:rPr>
          <w:szCs w:val="22"/>
          <w:lang w:val="en-CA" w:eastAsia="zh-CN"/>
        </w:rPr>
        <w:t xml:space="preserve">, and any of QT, BT and TT splitting is not allowed due to block size restriction, </w:t>
      </w:r>
      <w:r>
        <w:rPr>
          <w:lang w:eastAsia="zh-CN"/>
        </w:rPr>
        <w:t>the block is forced to be split with QT split mode</w:t>
      </w:r>
      <w:r>
        <w:rPr>
          <w:szCs w:val="22"/>
          <w:lang w:val="en-CA" w:eastAsia="zh-CN"/>
        </w:rPr>
        <w:t>.</w:t>
      </w:r>
    </w:p>
    <w:p>
      <w:pPr>
        <w:spacing w:after="120"/>
        <w:jc w:val="both"/>
        <w:rPr>
          <w:szCs w:val="22"/>
          <w:lang w:val="en-CA" w:eastAsia="zh-CN"/>
        </w:rPr>
      </w:pPr>
      <w:r>
        <w:rPr>
          <w:szCs w:val="22"/>
          <w:lang w:val="en-CA" w:eastAsia="zh-CN"/>
        </w:rPr>
        <w:t>–</w:t>
      </w:r>
      <w:r>
        <w:rPr>
          <w:szCs w:val="22"/>
          <w:lang w:val="en-CA" w:eastAsia="zh-CN"/>
        </w:rPr>
        <w:tab/>
      </w:r>
      <w:r>
        <w:rPr>
          <w:szCs w:val="22"/>
          <w:lang w:val="en-CA" w:eastAsia="zh-CN"/>
        </w:rPr>
        <w:t xml:space="preserve">Otherwise if </w:t>
      </w:r>
      <w:r>
        <w:rPr>
          <w:szCs w:val="22"/>
        </w:rPr>
        <w:t xml:space="preserve">a portion of a tree node block exceeds </w:t>
      </w:r>
      <w:r>
        <w:rPr>
          <w:szCs w:val="22"/>
          <w:lang w:val="en-CA" w:eastAsia="zh-CN"/>
        </w:rPr>
        <w:t xml:space="preserve">both </w:t>
      </w:r>
      <w:r>
        <w:rPr>
          <w:szCs w:val="22"/>
        </w:rPr>
        <w:t>the bottom and the right picture boundaries,</w:t>
      </w:r>
    </w:p>
    <w:p>
      <w:pPr>
        <w:numPr>
          <w:ilvl w:val="1"/>
          <w:numId w:val="5"/>
        </w:numPr>
        <w:spacing w:after="120"/>
        <w:jc w:val="both"/>
        <w:rPr>
          <w:szCs w:val="22"/>
          <w:lang w:val="en-CA" w:eastAsia="zh-CN"/>
        </w:rPr>
      </w:pPr>
      <w:r>
        <w:rPr>
          <w:szCs w:val="22"/>
          <w:lang w:val="en-CA" w:eastAsia="zh-CN"/>
        </w:rPr>
        <w:t>If the</w:t>
      </w:r>
      <w:r>
        <w:rPr>
          <w:lang w:eastAsia="zh-CN"/>
        </w:rPr>
        <w:t xml:space="preserve"> block is a QT node and the size of the block is larger than the minimum QT size, the block is forced to be split with QT split mode.</w:t>
      </w:r>
    </w:p>
    <w:p>
      <w:pPr>
        <w:numPr>
          <w:ilvl w:val="1"/>
          <w:numId w:val="5"/>
        </w:numPr>
        <w:spacing w:after="120"/>
        <w:jc w:val="both"/>
        <w:rPr>
          <w:szCs w:val="22"/>
          <w:lang w:val="en-CA" w:eastAsia="zh-CN"/>
        </w:rPr>
      </w:pPr>
      <w:r>
        <w:rPr>
          <w:lang w:eastAsia="zh-CN"/>
        </w:rPr>
        <w:t xml:space="preserve">Otherwise, </w:t>
      </w:r>
      <w:r>
        <w:rPr>
          <w:szCs w:val="22"/>
          <w:lang w:val="en-CA" w:eastAsia="zh-CN"/>
        </w:rPr>
        <w:t>the</w:t>
      </w:r>
      <w:r>
        <w:rPr>
          <w:lang w:eastAsia="zh-CN"/>
        </w:rPr>
        <w:t xml:space="preserve"> block is forced to be split with </w:t>
      </w:r>
      <w:r>
        <w:rPr>
          <w:rFonts w:eastAsia="Batang"/>
          <w:lang w:eastAsia="ko-KR"/>
        </w:rPr>
        <w:t>SPLIT_BT_HOR mode</w:t>
      </w:r>
    </w:p>
    <w:p>
      <w:pPr>
        <w:spacing w:after="120"/>
        <w:jc w:val="both"/>
        <w:rPr>
          <w:szCs w:val="22"/>
        </w:rPr>
      </w:pPr>
      <w:r>
        <w:rPr>
          <w:szCs w:val="22"/>
          <w:lang w:val="en-CA" w:eastAsia="zh-CN"/>
        </w:rPr>
        <w:t>–</w:t>
      </w:r>
      <w:r>
        <w:rPr>
          <w:szCs w:val="22"/>
          <w:lang w:val="en-CA" w:eastAsia="zh-CN"/>
        </w:rPr>
        <w:tab/>
      </w:r>
      <w:r>
        <w:rPr>
          <w:szCs w:val="22"/>
          <w:lang w:val="en-CA" w:eastAsia="zh-CN"/>
        </w:rPr>
        <w:t xml:space="preserve">Otherwise if </w:t>
      </w:r>
      <w:r>
        <w:rPr>
          <w:szCs w:val="22"/>
        </w:rPr>
        <w:t>a portion of a tree node block exceeds the bottom picture boundaries,</w:t>
      </w:r>
    </w:p>
    <w:p>
      <w:pPr>
        <w:numPr>
          <w:ilvl w:val="1"/>
          <w:numId w:val="5"/>
        </w:numPr>
        <w:spacing w:after="120"/>
        <w:jc w:val="both"/>
        <w:rPr>
          <w:szCs w:val="22"/>
          <w:lang w:val="en-CA" w:eastAsia="zh-CN"/>
        </w:rPr>
      </w:pPr>
      <w:r>
        <w:rPr>
          <w:szCs w:val="22"/>
          <w:lang w:val="en-CA" w:eastAsia="zh-CN"/>
        </w:rPr>
        <w:t>If the</w:t>
      </w:r>
      <w:r>
        <w:rPr>
          <w:lang w:eastAsia="zh-CN"/>
        </w:rPr>
        <w:t xml:space="preserve"> block is a QT node, and the size of the block is larger than the minimum QT size, and the size of the block is larger than the maximum BT size, the block is forced to be split with QT split mode.</w:t>
      </w:r>
    </w:p>
    <w:p>
      <w:pPr>
        <w:numPr>
          <w:ilvl w:val="1"/>
          <w:numId w:val="5"/>
        </w:numPr>
        <w:spacing w:after="120"/>
        <w:jc w:val="both"/>
        <w:rPr>
          <w:szCs w:val="22"/>
          <w:lang w:val="en-CA" w:eastAsia="zh-CN"/>
        </w:rPr>
      </w:pPr>
      <w:r>
        <w:rPr>
          <w:lang w:eastAsia="zh-CN"/>
        </w:rPr>
        <w:t xml:space="preserve">Otherwise, </w:t>
      </w:r>
      <w:r>
        <w:rPr>
          <w:szCs w:val="22"/>
          <w:lang w:val="en-CA" w:eastAsia="zh-CN"/>
        </w:rPr>
        <w:t>if the</w:t>
      </w:r>
      <w:r>
        <w:rPr>
          <w:lang w:eastAsia="zh-CN"/>
        </w:rPr>
        <w:t xml:space="preserve"> block is a QT node, and the size of the block is larger than the minimum QT size and the size of the block is smaller than or equal to the maximum BT size, the block is forced to be split with QT split mode or </w:t>
      </w:r>
      <w:r>
        <w:rPr>
          <w:rFonts w:eastAsia="Batang"/>
          <w:lang w:eastAsia="ko-KR"/>
        </w:rPr>
        <w:t>SPLIT_BT_HOR mode.</w:t>
      </w:r>
    </w:p>
    <w:p>
      <w:pPr>
        <w:numPr>
          <w:ilvl w:val="1"/>
          <w:numId w:val="5"/>
        </w:numPr>
        <w:spacing w:after="120"/>
        <w:jc w:val="both"/>
        <w:rPr>
          <w:szCs w:val="22"/>
          <w:lang w:val="en-CA" w:eastAsia="zh-CN"/>
        </w:rPr>
      </w:pPr>
      <w:r>
        <w:rPr>
          <w:lang w:eastAsia="zh-CN"/>
        </w:rPr>
        <w:t xml:space="preserve">Otherwise </w:t>
      </w:r>
      <w:r>
        <w:rPr>
          <w:szCs w:val="22"/>
          <w:lang w:val="en-CA" w:eastAsia="zh-CN"/>
        </w:rPr>
        <w:t>(the</w:t>
      </w:r>
      <w:r>
        <w:rPr>
          <w:lang w:eastAsia="zh-CN"/>
        </w:rPr>
        <w:t xml:space="preserve"> block is a BTT node or the size of the block is smaller than or equal to the minimum QT size), the block is forced to be split with </w:t>
      </w:r>
      <w:r>
        <w:rPr>
          <w:rFonts w:eastAsia="Batang"/>
          <w:lang w:eastAsia="ko-KR"/>
        </w:rPr>
        <w:t>SPLIT_BT_HOR mode.</w:t>
      </w:r>
    </w:p>
    <w:p>
      <w:pPr>
        <w:spacing w:after="120"/>
        <w:jc w:val="both"/>
        <w:rPr>
          <w:szCs w:val="22"/>
        </w:rPr>
      </w:pPr>
      <w:r>
        <w:rPr>
          <w:szCs w:val="22"/>
          <w:lang w:val="en-CA" w:eastAsia="zh-CN"/>
        </w:rPr>
        <w:t>–</w:t>
      </w:r>
      <w:r>
        <w:rPr>
          <w:szCs w:val="22"/>
          <w:lang w:val="en-CA" w:eastAsia="zh-CN"/>
        </w:rPr>
        <w:tab/>
      </w:r>
      <w:r>
        <w:rPr>
          <w:szCs w:val="22"/>
          <w:lang w:val="en-CA" w:eastAsia="zh-CN"/>
        </w:rPr>
        <w:t xml:space="preserve">Otherwise if </w:t>
      </w:r>
      <w:r>
        <w:rPr>
          <w:szCs w:val="22"/>
        </w:rPr>
        <w:t>a portion of a tree node block exceeds the right picture boundaries,</w:t>
      </w:r>
    </w:p>
    <w:p>
      <w:pPr>
        <w:numPr>
          <w:ilvl w:val="1"/>
          <w:numId w:val="5"/>
        </w:numPr>
        <w:spacing w:after="120"/>
        <w:jc w:val="both"/>
        <w:rPr>
          <w:szCs w:val="22"/>
          <w:lang w:val="en-CA" w:eastAsia="zh-CN"/>
        </w:rPr>
      </w:pPr>
      <w:r>
        <w:rPr>
          <w:szCs w:val="22"/>
          <w:lang w:val="en-CA" w:eastAsia="zh-CN"/>
        </w:rPr>
        <w:t>If the</w:t>
      </w:r>
      <w:r>
        <w:rPr>
          <w:lang w:eastAsia="zh-CN"/>
        </w:rPr>
        <w:t xml:space="preserve"> block is a QT node, and the size of the block is larger than the minimum QT size, and the size of the block is larger than the maximum BT size, the block is forced to be split with QT split mode.</w:t>
      </w:r>
    </w:p>
    <w:p>
      <w:pPr>
        <w:numPr>
          <w:ilvl w:val="1"/>
          <w:numId w:val="5"/>
        </w:numPr>
        <w:spacing w:after="120"/>
        <w:jc w:val="both"/>
        <w:rPr>
          <w:szCs w:val="22"/>
          <w:lang w:val="en-CA" w:eastAsia="zh-CN"/>
        </w:rPr>
      </w:pPr>
      <w:r>
        <w:rPr>
          <w:lang w:eastAsia="zh-CN"/>
        </w:rPr>
        <w:t xml:space="preserve">Otherwise, </w:t>
      </w:r>
      <w:r>
        <w:rPr>
          <w:szCs w:val="22"/>
          <w:lang w:val="en-CA" w:eastAsia="zh-CN"/>
        </w:rPr>
        <w:t>if the</w:t>
      </w:r>
      <w:r>
        <w:rPr>
          <w:lang w:eastAsia="zh-CN"/>
        </w:rPr>
        <w:t xml:space="preserve"> block is a QT node, and the size of the block is larger than the minimum QT size and the size of the block is smaller than or equal to the maximum BT size, the block is forced to be split with QT split mode or </w:t>
      </w:r>
      <w:r>
        <w:rPr>
          <w:rFonts w:eastAsia="Batang"/>
          <w:lang w:eastAsia="ko-KR"/>
        </w:rPr>
        <w:t>SPLIT_BT_VER mode.</w:t>
      </w:r>
    </w:p>
    <w:p>
      <w:pPr>
        <w:numPr>
          <w:ilvl w:val="1"/>
          <w:numId w:val="5"/>
        </w:numPr>
        <w:spacing w:after="120"/>
        <w:jc w:val="both"/>
        <w:rPr>
          <w:szCs w:val="22"/>
          <w:lang w:val="en-CA" w:eastAsia="zh-CN"/>
        </w:rPr>
      </w:pPr>
      <w:r>
        <w:rPr>
          <w:lang w:eastAsia="zh-CN"/>
        </w:rPr>
        <w:t xml:space="preserve">Otherwise </w:t>
      </w:r>
      <w:r>
        <w:rPr>
          <w:szCs w:val="22"/>
          <w:lang w:val="en-CA" w:eastAsia="zh-CN"/>
        </w:rPr>
        <w:t>(the</w:t>
      </w:r>
      <w:r>
        <w:rPr>
          <w:lang w:eastAsia="zh-CN"/>
        </w:rPr>
        <w:t xml:space="preserve"> block is a BTT node or the size of the block is smaller than or equal to the minimum QT size), the block is forced to be split with </w:t>
      </w:r>
      <w:r>
        <w:rPr>
          <w:rFonts w:eastAsia="Batang"/>
          <w:lang w:eastAsia="ko-KR"/>
        </w:rPr>
        <w:t>SPLIT_BT_VER mode.</w:t>
      </w:r>
    </w:p>
    <w:p>
      <w:pPr>
        <w:pStyle w:val="4"/>
        <w:spacing w:before="136"/>
        <w:rPr>
          <w:lang w:val="en-GB"/>
        </w:rPr>
      </w:pPr>
      <w:bookmarkStart w:id="69" w:name="_Toc35804733"/>
      <w:r>
        <w:rPr>
          <w:lang w:val="en-GB"/>
        </w:rPr>
        <w:t>Restrictions on redundant CU splits</w:t>
      </w:r>
      <w:bookmarkEnd w:id="69"/>
    </w:p>
    <w:p>
      <w:pPr>
        <w:spacing w:after="120"/>
        <w:jc w:val="both"/>
        <w:rPr>
          <w:szCs w:val="22"/>
          <w:lang w:val="en-CA" w:eastAsia="zh-CN"/>
        </w:rPr>
      </w:pPr>
      <w:r>
        <w:rPr>
          <w:szCs w:val="22"/>
          <w:lang w:val="en-CA" w:eastAsia="zh-CN"/>
        </w:rPr>
        <w:t>The quadtree with nested multi-type tree coding block structure provides a highly flexible block partitioning structure. Due to the types of splits supported the multi-type tree, different splitting patterns could potentially result in the same coding block structure. In VVC, some of these redundant splitting patterns are disallowed.</w:t>
      </w:r>
    </w:p>
    <w:p>
      <w:pPr>
        <w:spacing w:after="120"/>
        <w:jc w:val="both"/>
        <w:rPr>
          <w:szCs w:val="22"/>
          <w:lang w:val="en-GB" w:eastAsia="zh-CN"/>
        </w:rPr>
      </w:pPr>
      <w:r>
        <w:rPr>
          <w:szCs w:val="22"/>
          <w:lang w:val="en-GB" w:eastAsia="zh-CN"/>
        </w:rPr>
        <w:fldChar w:fldCharType="begin"/>
      </w:r>
      <w:r>
        <w:rPr>
          <w:szCs w:val="22"/>
          <w:lang w:val="en-GB" w:eastAsia="zh-CN"/>
        </w:rPr>
        <w:instrText xml:space="preserve"> REF _Ref516176047 \h  \* MERGEFORMAT </w:instrText>
      </w:r>
      <w:r>
        <w:rPr>
          <w:szCs w:val="22"/>
          <w:lang w:val="en-GB" w:eastAsia="zh-CN"/>
        </w:rPr>
        <w:fldChar w:fldCharType="separate"/>
      </w:r>
      <w:r>
        <w:rPr>
          <w:szCs w:val="22"/>
          <w:lang w:val="en-GB"/>
        </w:rPr>
        <w:t>Figure 11</w:t>
      </w:r>
      <w:r>
        <w:rPr>
          <w:szCs w:val="22"/>
          <w:lang w:val="en-GB" w:eastAsia="zh-CN"/>
        </w:rPr>
        <w:fldChar w:fldCharType="end"/>
      </w:r>
      <w:r>
        <w:rPr>
          <w:szCs w:val="22"/>
          <w:lang w:val="en-GB" w:eastAsia="zh-CN"/>
        </w:rPr>
        <w:t xml:space="preserve"> illustrate</w:t>
      </w:r>
      <w:r>
        <w:rPr>
          <w:rFonts w:hint="eastAsia" w:eastAsiaTheme="minorEastAsia"/>
          <w:szCs w:val="22"/>
          <w:lang w:val="en-GB" w:eastAsia="ko-KR"/>
        </w:rPr>
        <w:t>s</w:t>
      </w:r>
      <w:r>
        <w:rPr>
          <w:szCs w:val="22"/>
          <w:lang w:val="en-GB" w:eastAsia="zh-CN"/>
        </w:rPr>
        <w:t xml:space="preserve"> </w:t>
      </w:r>
      <w:r>
        <w:rPr>
          <w:szCs w:val="22"/>
          <w:lang w:eastAsia="zh-CN"/>
        </w:rPr>
        <w:t xml:space="preserve">the </w:t>
      </w:r>
      <w:r>
        <w:rPr>
          <w:szCs w:val="22"/>
        </w:rPr>
        <w:t xml:space="preserve">redundant splitting patterns of binary tree splits and ternary tree splits. As shown in </w:t>
      </w:r>
      <w:r>
        <w:rPr>
          <w:szCs w:val="22"/>
          <w:lang w:val="en-GB" w:eastAsia="zh-CN"/>
        </w:rPr>
        <w:fldChar w:fldCharType="begin"/>
      </w:r>
      <w:r>
        <w:rPr>
          <w:szCs w:val="22"/>
          <w:lang w:val="en-GB" w:eastAsia="zh-CN"/>
        </w:rPr>
        <w:instrText xml:space="preserve"> REF _Ref516176047 \h  \* MERGEFORMAT </w:instrText>
      </w:r>
      <w:r>
        <w:rPr>
          <w:szCs w:val="22"/>
          <w:lang w:val="en-GB" w:eastAsia="zh-CN"/>
        </w:rPr>
        <w:fldChar w:fldCharType="separate"/>
      </w:r>
      <w:r>
        <w:rPr>
          <w:szCs w:val="22"/>
          <w:lang w:val="en-GB"/>
        </w:rPr>
        <w:t>Figure 11</w:t>
      </w:r>
      <w:r>
        <w:rPr>
          <w:szCs w:val="22"/>
          <w:lang w:val="en-GB" w:eastAsia="zh-CN"/>
        </w:rPr>
        <w:fldChar w:fldCharType="end"/>
      </w:r>
      <w:r>
        <w:rPr>
          <w:szCs w:val="22"/>
          <w:lang w:val="en-GB" w:eastAsia="zh-CN"/>
        </w:rPr>
        <w:t>, two levels of consecutive binary splits in one direction could have the same coding block structure as a ternary tree split followed by a binary tree split of the central partition. In this case, the binary tree split (in the given direction) for the central partition of a ternary tree split is prevented by the syntax. This restriction applies for CUs in all pictures.</w:t>
      </w:r>
    </w:p>
    <w:p>
      <w:pPr>
        <w:keepNext/>
        <w:spacing w:after="120"/>
        <w:jc w:val="center"/>
        <w:rPr>
          <w:szCs w:val="22"/>
          <w:lang w:val="en-GB" w:eastAsia="zh-CN"/>
        </w:rPr>
      </w:pPr>
      <w:r>
        <w:rPr>
          <w:rFonts w:hint="eastAsia"/>
          <w:szCs w:val="22"/>
          <w:lang w:eastAsia="zh-CN"/>
        </w:rPr>
        <w:drawing>
          <wp:inline distT="0" distB="0" distL="0" distR="0">
            <wp:extent cx="5939790" cy="1126490"/>
            <wp:effectExtent l="0" t="0" r="3810" b="0"/>
            <wp:docPr id="8" name="Picture 8" descr="TT-BT-redu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T-BT-redudenc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39790" cy="1126490"/>
                    </a:xfrm>
                    <a:prstGeom prst="rect">
                      <a:avLst/>
                    </a:prstGeom>
                    <a:noFill/>
                    <a:ln>
                      <a:noFill/>
                    </a:ln>
                  </pic:spPr>
                </pic:pic>
              </a:graphicData>
            </a:graphic>
          </wp:inline>
        </w:drawing>
      </w:r>
    </w:p>
    <w:p>
      <w:pPr>
        <w:spacing w:after="120"/>
        <w:jc w:val="center"/>
        <w:rPr>
          <w:b/>
          <w:sz w:val="20"/>
        </w:rPr>
      </w:pPr>
      <w:bookmarkStart w:id="70" w:name="_Ref516176047"/>
      <w:r>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Pr>
          <w:b/>
          <w:sz w:val="20"/>
          <w:lang w:val="en-GB"/>
        </w:rPr>
        <w:t>11</w:t>
      </w:r>
      <w:r>
        <w:rPr>
          <w:b/>
          <w:sz w:val="20"/>
          <w:lang w:val="en-GB"/>
        </w:rPr>
        <w:fldChar w:fldCharType="end"/>
      </w:r>
      <w:bookmarkEnd w:id="70"/>
      <w:r>
        <w:rPr>
          <w:b/>
          <w:sz w:val="20"/>
          <w:lang w:val="en-GB"/>
        </w:rPr>
        <w:t>–</w:t>
      </w:r>
      <w:r>
        <w:rPr>
          <w:b/>
          <w:sz w:val="20"/>
        </w:rPr>
        <w:t>Redundant splitting patterns of binary tree split and ternary tree split cases</w:t>
      </w:r>
    </w:p>
    <w:p>
      <w:pPr>
        <w:spacing w:after="120"/>
        <w:jc w:val="both"/>
        <w:rPr>
          <w:szCs w:val="22"/>
          <w:lang w:val="en-GB" w:eastAsia="zh-CN"/>
        </w:rPr>
      </w:pPr>
      <w:r>
        <w:rPr>
          <w:szCs w:val="22"/>
          <w:lang w:val="en-GB" w:eastAsia="zh-CN"/>
        </w:rPr>
        <w:t xml:space="preserve">When the splits are prohibited as described above, signalling of the corresponding syntax elements is modified to account for the prohibited cases. For example, when </w:t>
      </w:r>
      <w:r>
        <w:rPr>
          <w:rFonts w:hint="eastAsia" w:eastAsiaTheme="minorEastAsia"/>
          <w:szCs w:val="22"/>
          <w:lang w:val="en-GB" w:eastAsia="ko-KR"/>
        </w:rPr>
        <w:t>any</w:t>
      </w:r>
      <w:r>
        <w:rPr>
          <w:szCs w:val="22"/>
          <w:lang w:val="en-GB" w:eastAsia="zh-CN"/>
        </w:rPr>
        <w:t xml:space="preserve"> case in </w:t>
      </w:r>
      <w:r>
        <w:rPr>
          <w:szCs w:val="22"/>
          <w:lang w:val="en-GB" w:eastAsia="zh-CN"/>
        </w:rPr>
        <w:fldChar w:fldCharType="begin"/>
      </w:r>
      <w:r>
        <w:rPr>
          <w:szCs w:val="22"/>
          <w:lang w:val="en-GB" w:eastAsia="zh-CN"/>
        </w:rPr>
        <w:instrText xml:space="preserve"> REF _Ref516176047 \h  \* MERGEFORMAT </w:instrText>
      </w:r>
      <w:r>
        <w:rPr>
          <w:szCs w:val="22"/>
          <w:lang w:val="en-GB" w:eastAsia="zh-CN"/>
        </w:rPr>
        <w:fldChar w:fldCharType="separate"/>
      </w:r>
      <w:r>
        <w:rPr>
          <w:szCs w:val="22"/>
          <w:lang w:val="en-GB"/>
        </w:rPr>
        <w:t>Figure 11</w:t>
      </w:r>
      <w:r>
        <w:rPr>
          <w:szCs w:val="22"/>
          <w:lang w:val="en-GB" w:eastAsia="zh-CN"/>
        </w:rPr>
        <w:fldChar w:fldCharType="end"/>
      </w:r>
      <w:r>
        <w:rPr>
          <w:szCs w:val="22"/>
          <w:lang w:val="en-GB" w:eastAsia="zh-CN"/>
        </w:rPr>
        <w:t xml:space="preserve"> is identified (i.e. the binary split is prohibited for a CU of a central partition), the syntax element mtt_split_cu_binary_flag which specifies whether the split is a binary split or a ternary split is not signalled and is instead inferred to be equal to 0 by the decoder.</w:t>
      </w:r>
    </w:p>
    <w:p>
      <w:pPr>
        <w:pStyle w:val="4"/>
        <w:spacing w:before="136"/>
        <w:rPr>
          <w:lang w:val="en-GB"/>
        </w:rPr>
      </w:pPr>
      <w:bookmarkStart w:id="71" w:name="_Toc35804734"/>
      <w:r>
        <w:rPr>
          <w:lang w:val="en-GB"/>
        </w:rPr>
        <w:t>Virtual pipeline data units (VPDUs)</w:t>
      </w:r>
      <w:bookmarkEnd w:id="71"/>
    </w:p>
    <w:p>
      <w:pPr>
        <w:spacing w:after="120"/>
        <w:jc w:val="both"/>
        <w:rPr>
          <w:szCs w:val="22"/>
          <w:lang w:eastAsia="zh-CN"/>
        </w:rPr>
      </w:pPr>
      <w:r>
        <w:rPr>
          <w:szCs w:val="22"/>
          <w:lang w:eastAsia="zh-CN"/>
        </w:rPr>
        <w:t>Virtual pipeline data units (VPDUs) are defined as non-overlapping units in a picture. In hardware decoders, successive VPDUs are processed by multiple pipeline stages at the same time. The VPDU size is roughly proportional to the buffer size in most pipeline stages, so it is important to keep the VPDU size small. In most hardware decoders, the VPDU size can be set to maximum transform block (TB) size. However, in VVC, ternary tree (TT) and binary tree (BT) partition may lead to the increasing of VPDUs size.</w:t>
      </w:r>
    </w:p>
    <w:p>
      <w:pPr>
        <w:rPr>
          <w:lang w:eastAsia="zh-TW"/>
        </w:rPr>
      </w:pPr>
      <w:r>
        <w:rPr>
          <w:lang w:eastAsia="zh-TW"/>
        </w:rPr>
        <w:t>In order to keep the VPDU size as 64x64 luma samples, the following normative partition restrictions (with syntax signaling modification) are applied in VTM, as shown</w:t>
      </w:r>
      <w:r>
        <w:rPr>
          <w:szCs w:val="22"/>
          <w:lang w:eastAsia="zh-TW"/>
        </w:rPr>
        <w:t xml:space="preserve"> in </w:t>
      </w:r>
      <w:r>
        <w:rPr>
          <w:szCs w:val="22"/>
          <w:lang w:eastAsia="zh-TW"/>
        </w:rPr>
        <w:fldChar w:fldCharType="begin"/>
      </w:r>
      <w:r>
        <w:rPr>
          <w:szCs w:val="22"/>
          <w:lang w:eastAsia="zh-TW"/>
        </w:rPr>
        <w:instrText xml:space="preserve"> REF _Ref531127682 \h  \* MERGEFORMAT </w:instrText>
      </w:r>
      <w:r>
        <w:rPr>
          <w:szCs w:val="22"/>
          <w:lang w:eastAsia="zh-TW"/>
        </w:rPr>
        <w:fldChar w:fldCharType="separate"/>
      </w:r>
      <w:r>
        <w:rPr>
          <w:szCs w:val="22"/>
          <w:lang w:val="en-GB"/>
        </w:rPr>
        <w:t>Figure 12</w:t>
      </w:r>
      <w:r>
        <w:rPr>
          <w:szCs w:val="22"/>
          <w:lang w:eastAsia="zh-TW"/>
        </w:rPr>
        <w:fldChar w:fldCharType="end"/>
      </w:r>
      <w:r>
        <w:rPr>
          <w:szCs w:val="22"/>
          <w:lang w:eastAsia="zh-TW"/>
        </w:rPr>
        <w:t>:</w:t>
      </w:r>
    </w:p>
    <w:p>
      <w:pPr>
        <w:pStyle w:val="46"/>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textAlignment w:val="baseline"/>
        <w:rPr>
          <w:lang w:eastAsia="zh-TW"/>
        </w:rPr>
      </w:pPr>
      <w:r>
        <w:rPr>
          <w:lang w:eastAsia="zh-TW"/>
        </w:rPr>
        <w:t>TT split is not allowed for a CU with either width or height, or both width and height equal to 128.</w:t>
      </w:r>
    </w:p>
    <w:p>
      <w:pPr>
        <w:pStyle w:val="46"/>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textAlignment w:val="baseline"/>
        <w:rPr>
          <w:lang w:eastAsia="zh-TW"/>
        </w:rPr>
      </w:pPr>
      <w:r>
        <w:rPr>
          <w:lang w:eastAsia="zh-TW"/>
        </w:rPr>
        <w:t>For a 128xN CU with N ≤ 64 (i.e. width equal to 128 and height smaller than 128), horizontal BT is not allowed.</w:t>
      </w:r>
    </w:p>
    <w:p>
      <w:pPr>
        <w:pStyle w:val="46"/>
        <w:numPr>
          <w:ilvl w:val="0"/>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textAlignment w:val="baseline"/>
        <w:rPr>
          <w:lang w:eastAsia="zh-TW"/>
        </w:rPr>
      </w:pPr>
      <w:r>
        <w:rPr>
          <w:lang w:eastAsia="zh-TW"/>
        </w:rPr>
        <w:t>For an Nx128 CU with N ≤ 64 (i.e. height equal to 128 and width smaller than 128), vertical BT is not allowed.</w:t>
      </w:r>
    </w:p>
    <w:p>
      <w:pPr>
        <w:spacing w:after="120"/>
        <w:jc w:val="center"/>
        <w:rPr>
          <w:szCs w:val="22"/>
          <w:lang w:eastAsia="zh-CN"/>
        </w:rPr>
      </w:pPr>
      <w:r>
        <w:rPr>
          <w:lang w:eastAsia="zh-CN"/>
        </w:rPr>
        <w:drawing>
          <wp:inline distT="0" distB="0" distL="0" distR="0">
            <wp:extent cx="4600575" cy="2397125"/>
            <wp:effectExtent l="0" t="0" r="0" b="3175"/>
            <wp:docPr id="35"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00800" cy="2397600"/>
                    </a:xfrm>
                    <a:prstGeom prst="rect">
                      <a:avLst/>
                    </a:prstGeom>
                    <a:noFill/>
                    <a:ln>
                      <a:noFill/>
                    </a:ln>
                  </pic:spPr>
                </pic:pic>
              </a:graphicData>
            </a:graphic>
          </wp:inline>
        </w:drawing>
      </w:r>
    </w:p>
    <w:p>
      <w:pPr>
        <w:spacing w:after="120"/>
        <w:jc w:val="center"/>
        <w:rPr>
          <w:rFonts w:eastAsiaTheme="minorEastAsia"/>
          <w:b/>
          <w:sz w:val="20"/>
          <w:lang w:eastAsia="ko-KR"/>
        </w:rPr>
      </w:pPr>
      <w:bookmarkStart w:id="72" w:name="_Ref531127682"/>
      <w:r>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Pr>
          <w:b/>
          <w:sz w:val="20"/>
          <w:lang w:val="en-GB"/>
        </w:rPr>
        <w:t>12</w:t>
      </w:r>
      <w:r>
        <w:rPr>
          <w:b/>
          <w:sz w:val="20"/>
          <w:lang w:val="en-GB"/>
        </w:rPr>
        <w:fldChar w:fldCharType="end"/>
      </w:r>
      <w:bookmarkEnd w:id="72"/>
      <w:r>
        <w:rPr>
          <w:b/>
          <w:sz w:val="20"/>
          <w:lang w:val="en-GB"/>
        </w:rPr>
        <w:t xml:space="preserve"> – Examples of </w:t>
      </w:r>
      <w:r>
        <w:rPr>
          <w:b/>
          <w:sz w:val="20"/>
        </w:rPr>
        <w:t>disallowed TT and BT partitioning in VTM</w:t>
      </w:r>
    </w:p>
    <w:p>
      <w:pPr>
        <w:spacing w:after="120"/>
        <w:jc w:val="center"/>
        <w:rPr>
          <w:rFonts w:eastAsiaTheme="minorEastAsia"/>
          <w:b/>
          <w:sz w:val="20"/>
          <w:lang w:eastAsia="ko-KR"/>
        </w:rPr>
      </w:pPr>
    </w:p>
    <w:p>
      <w:pPr>
        <w:pStyle w:val="4"/>
        <w:spacing w:before="136"/>
        <w:rPr>
          <w:lang w:val="en-GB"/>
        </w:rPr>
      </w:pPr>
      <w:bookmarkStart w:id="73" w:name="_Toc35804735"/>
      <w:r>
        <w:rPr>
          <w:szCs w:val="22"/>
          <w:lang w:val="en-CA" w:eastAsia="ja-JP"/>
        </w:rPr>
        <w:t>Intra chroma partitioning and prediction restriction</w:t>
      </w:r>
      <w:bookmarkEnd w:id="73"/>
    </w:p>
    <w:p>
      <w:pPr>
        <w:jc w:val="both"/>
        <w:rPr>
          <w:lang w:val="en-CA" w:eastAsia="zh-TW"/>
        </w:rPr>
      </w:pPr>
      <w:r>
        <w:rPr>
          <w:lang w:val="en-CA" w:eastAsia="zh-TW"/>
        </w:rPr>
        <w:t>In typical hardware video encoders and decoders, processing throughput drops when a picture has more small intra blocks because of sample processing data dependency between neighbouring intra blocks. The predictor generation of an intra block requires top and left boundary reconstructed samples from neighbouring blocks. Therefore, intra prediction has to be sequentially processed block by block.</w:t>
      </w:r>
    </w:p>
    <w:p>
      <w:pPr>
        <w:jc w:val="both"/>
        <w:rPr>
          <w:lang w:val="en-CA" w:eastAsia="zh-TW"/>
        </w:rPr>
      </w:pPr>
      <w:r>
        <w:rPr>
          <w:lang w:val="en-CA" w:eastAsia="zh-TW"/>
        </w:rPr>
        <w:t>In HEVC, the smallest intra CU is 8x8 luma samples. The luma component of the smallest intra CU can be further split into four 4x4 luma intra prediction units (Pus), but the chroma components of the smallest intra CU cannot be further split. Therefore, the worst case hardware processing throughput occurs when 4x4 chroma intra blocks or 4x4 luma intra blocks are processed.</w:t>
      </w:r>
      <w:r>
        <w:rPr>
          <w:rFonts w:hint="eastAsia" w:eastAsiaTheme="minorEastAsia"/>
          <w:lang w:val="en-CA" w:eastAsia="ko-KR"/>
        </w:rPr>
        <w:t xml:space="preserve"> </w:t>
      </w:r>
      <w:r>
        <w:rPr>
          <w:lang w:val="en-CA" w:eastAsia="zh-TW"/>
        </w:rPr>
        <w:t xml:space="preserve">In </w:t>
      </w:r>
      <w:r>
        <w:rPr>
          <w:rFonts w:hint="eastAsia" w:eastAsiaTheme="minorEastAsia"/>
          <w:lang w:val="en-CA" w:eastAsia="ko-KR"/>
        </w:rPr>
        <w:t>VVC</w:t>
      </w:r>
      <w:r>
        <w:rPr>
          <w:lang w:val="en-CA" w:eastAsia="zh-TW"/>
        </w:rPr>
        <w:t xml:space="preserve">, </w:t>
      </w:r>
      <w:r>
        <w:rPr>
          <w:rFonts w:hint="eastAsia" w:eastAsiaTheme="minorEastAsia"/>
          <w:lang w:val="en-CA" w:eastAsia="ko-KR"/>
        </w:rPr>
        <w:t xml:space="preserve">in order to </w:t>
      </w:r>
      <w:r>
        <w:rPr>
          <w:rFonts w:eastAsiaTheme="minorEastAsia"/>
          <w:lang w:val="en-CA" w:eastAsia="ko-KR"/>
        </w:rPr>
        <w:t>improve</w:t>
      </w:r>
      <w:r>
        <w:rPr>
          <w:rFonts w:hint="eastAsia" w:eastAsiaTheme="minorEastAsia"/>
          <w:lang w:val="en-CA" w:eastAsia="ko-KR"/>
        </w:rPr>
        <w:t xml:space="preserve"> worst case throughput</w:t>
      </w:r>
      <w:r>
        <w:rPr>
          <w:lang w:val="en-CA" w:eastAsia="zh-TW"/>
        </w:rPr>
        <w:t>, chroma intra CBs smaller than 16 chroma samples</w:t>
      </w:r>
      <w:r>
        <w:rPr>
          <w:rFonts w:hint="eastAsia" w:eastAsiaTheme="minorEastAsia"/>
          <w:lang w:val="en-CA" w:eastAsia="ko-KR"/>
        </w:rPr>
        <w:t xml:space="preserve"> </w:t>
      </w:r>
      <w:r>
        <w:rPr>
          <w:rFonts w:eastAsiaTheme="minorEastAsia"/>
          <w:lang w:val="en-CA" w:eastAsia="ko-KR"/>
        </w:rPr>
        <w:t>(</w:t>
      </w:r>
      <w:r>
        <w:rPr>
          <w:lang w:val="en-CA"/>
        </w:rPr>
        <w:t xml:space="preserve">size 2x2, 4x2, and 2x4) and </w:t>
      </w:r>
      <w:r>
        <w:rPr>
          <w:lang w:val="en-CA" w:eastAsia="zh-TW"/>
        </w:rPr>
        <w:t>chroma intra CBs</w:t>
      </w:r>
      <w:r>
        <w:rPr>
          <w:rFonts w:eastAsiaTheme="minorEastAsia"/>
          <w:lang w:val="en-CA" w:eastAsia="ko-KR"/>
        </w:rPr>
        <w:t xml:space="preserve"> with width smaller than 4 chroma samples (size 2xN) are</w:t>
      </w:r>
      <w:r>
        <w:rPr>
          <w:rFonts w:hint="eastAsia" w:eastAsiaTheme="minorEastAsia"/>
          <w:lang w:val="en-CA" w:eastAsia="ko-KR"/>
        </w:rPr>
        <w:t xml:space="preserve"> disallowed</w:t>
      </w:r>
      <w:r>
        <w:rPr>
          <w:lang w:val="en-CA" w:eastAsia="zh-TW"/>
        </w:rPr>
        <w:t xml:space="preserve"> by constraining the partitioning of chroma intra CBs. </w:t>
      </w:r>
    </w:p>
    <w:p>
      <w:pPr>
        <w:jc w:val="both"/>
        <w:rPr>
          <w:rFonts w:eastAsiaTheme="minorEastAsia"/>
          <w:lang w:val="en-CA" w:eastAsia="ko-KR"/>
        </w:rPr>
      </w:pPr>
      <w:r>
        <w:rPr>
          <w:lang w:val="en-CA" w:eastAsia="zh-TW"/>
        </w:rPr>
        <w:t xml:space="preserve">In single coding tree, a smallest chroma intra prediction unit (SCIPU) is defined as a coding tree node whose chroma block size is larger than or equal to 16 chroma samples and has at least one child luma block smaller than 64 luma samples, or a coding tree node whose chroma block size is not 2xN and has at least one child luma block 4xN luma samples. It is required that in each SCIPU, all CBs are inter, or all CBs are non-inter, i.e, either intra or intra block copy (IBC). In case of a non-inter SCIPU, it is further required that chroma of the non-inter SCIPU shall not be further split and luma of the SCIPU is allowed to be further split. In this way, the small chroma intra CBs with size less than 16 chroma samples or with size 2xN are removed. In addition, chroma scaling is not applied in case of a non-inter SCIPU. </w:t>
      </w:r>
      <w:r>
        <w:rPr>
          <w:rFonts w:hint="eastAsia" w:eastAsiaTheme="minorEastAsia"/>
          <w:lang w:val="en-CA" w:eastAsia="ko-KR"/>
        </w:rPr>
        <w:t>Here</w:t>
      </w:r>
      <w:r>
        <w:rPr>
          <w:lang w:val="en-CA" w:eastAsia="zh-TW"/>
        </w:rPr>
        <w:t xml:space="preserve">, no additional syntax is signalled, and whether a SCIPU is non-inter can be derived by the prediction mode of the first luma CB in the SCIPU. </w:t>
      </w:r>
      <w:r>
        <w:rPr>
          <w:rFonts w:hint="eastAsia" w:eastAsiaTheme="minorEastAsia"/>
          <w:lang w:val="en-CA" w:eastAsia="ko-KR"/>
        </w:rPr>
        <w:t>T</w:t>
      </w:r>
      <w:r>
        <w:rPr>
          <w:lang w:val="en-CA" w:eastAsia="zh-TW"/>
        </w:rPr>
        <w:t>he type of a SCIPU is inferred to be non-inter if the current slice is an I-slice or the current SCIPU has a 4x4 luma partition in it after further split one time (because no inter 4x4 is allowed in VVC); otherwise, the type of the SCIPU (inter or non-inter) is indicated by one flag before parsing the Cus in the SCIPU.</w:t>
      </w:r>
    </w:p>
    <w:p>
      <w:pPr>
        <w:jc w:val="both"/>
        <w:rPr>
          <w:lang w:val="en-CA"/>
        </w:rPr>
      </w:pPr>
      <w:r>
        <w:rPr>
          <w:lang w:val="en-CA"/>
        </w:rPr>
        <w:t>For the dual tree in intra picture, the 2xN intra chroma blocks are removed by disabling vertical binary and vertical ternary splits for 4xN and 8xN chroma partitions, respectively. The small chroam blocks wtihsize 2x2, 4x2, and 2x4 are also removed by partitioning restrictions.</w:t>
      </w:r>
    </w:p>
    <w:p>
      <w:pPr>
        <w:jc w:val="both"/>
        <w:rPr>
          <w:rFonts w:eastAsiaTheme="minorEastAsia"/>
          <w:szCs w:val="22"/>
          <w:lang w:val="en-CA" w:eastAsia="ko-KR"/>
        </w:rPr>
      </w:pPr>
      <w:r>
        <w:rPr>
          <w:rFonts w:hint="eastAsia" w:eastAsiaTheme="minorEastAsia"/>
          <w:lang w:val="en-CA" w:eastAsia="ko-KR"/>
        </w:rPr>
        <w:t xml:space="preserve">In addition, a restriction on picture size is considered to avoid </w:t>
      </w:r>
      <w:r>
        <w:rPr>
          <w:lang w:val="en-CA"/>
        </w:rPr>
        <w:t>2x2/2x4/4x2/2xN intra chroma blocks at the corner of pictures</w:t>
      </w:r>
      <w:r>
        <w:rPr>
          <w:rFonts w:hint="eastAsia" w:eastAsiaTheme="minorEastAsia"/>
          <w:lang w:val="en-CA" w:eastAsia="ko-KR"/>
        </w:rPr>
        <w:t xml:space="preserve"> by considering the picture width and height to be multiple of max (8, MinCbSizeY).</w:t>
      </w:r>
    </w:p>
    <w:p>
      <w:pPr>
        <w:pStyle w:val="3"/>
        <w:spacing w:before="136"/>
        <w:rPr>
          <w:sz w:val="28"/>
          <w:lang w:val="en-CA"/>
        </w:rPr>
      </w:pPr>
      <w:bookmarkStart w:id="74" w:name="_Toc35804736"/>
      <w:bookmarkStart w:id="75" w:name="_Ref523256833"/>
      <w:bookmarkStart w:id="76" w:name="_Toc411002813"/>
      <w:r>
        <w:rPr>
          <w:sz w:val="28"/>
          <w:lang w:val="en-CA"/>
        </w:rPr>
        <w:t>Intra prediction</w:t>
      </w:r>
      <w:bookmarkEnd w:id="74"/>
      <w:bookmarkEnd w:id="75"/>
      <w:bookmarkEnd w:id="76"/>
    </w:p>
    <w:p>
      <w:pPr>
        <w:pStyle w:val="4"/>
        <w:spacing w:before="136"/>
        <w:rPr>
          <w:rFonts w:eastAsia="Malgun Gothic"/>
          <w:lang w:val="en-CA" w:eastAsia="ko-KR"/>
        </w:rPr>
      </w:pPr>
      <w:bookmarkStart w:id="77" w:name="_Toc35804737"/>
      <w:r>
        <w:rPr>
          <w:rFonts w:hint="eastAsia" w:eastAsia="Malgun Gothic"/>
          <w:lang w:val="en-CA" w:eastAsia="ko-KR"/>
        </w:rPr>
        <w:t xml:space="preserve">Intra </w:t>
      </w:r>
      <w:r>
        <w:rPr>
          <w:lang w:val="en-CA"/>
        </w:rPr>
        <w:t>mode coding with 67 intra prediction modes</w:t>
      </w:r>
      <w:bookmarkEnd w:id="77"/>
    </w:p>
    <w:p>
      <w:pPr>
        <w:spacing w:after="120"/>
        <w:jc w:val="both"/>
        <w:rPr>
          <w:szCs w:val="22"/>
          <w:lang w:val="en-CA"/>
        </w:rPr>
      </w:pPr>
      <w:r>
        <w:rPr>
          <w:szCs w:val="22"/>
          <w:lang w:val="en-CA"/>
        </w:rPr>
        <w:t xml:space="preserve">To capture the arbitrary edge directions presented in natural video, the number of directional intra modes in VVC is extended from 33, as used in HEVC, to 65. The new directional modes not in HEVC are depicted as red dotted arrows in </w:t>
      </w:r>
      <w:r>
        <w:rPr>
          <w:rFonts w:eastAsia="Malgun Gothic"/>
          <w:szCs w:val="22"/>
          <w:lang w:val="en-CA" w:eastAsia="ko-KR"/>
        </w:rPr>
        <w:fldChar w:fldCharType="begin"/>
      </w:r>
      <w:r>
        <w:rPr>
          <w:szCs w:val="22"/>
          <w:lang w:val="en-CA"/>
        </w:rPr>
        <w:instrText xml:space="preserve"> REF _Ref521505636 \h </w:instrText>
      </w:r>
      <w:r>
        <w:rPr>
          <w:rFonts w:eastAsia="Malgun Gothic"/>
          <w:szCs w:val="22"/>
          <w:lang w:val="en-CA" w:eastAsia="ko-KR"/>
        </w:rPr>
        <w:instrText xml:space="preserve"> \* MERGEFORMAT </w:instrText>
      </w:r>
      <w:r>
        <w:rPr>
          <w:rFonts w:eastAsia="Malgun Gothic"/>
          <w:szCs w:val="22"/>
          <w:lang w:val="en-CA" w:eastAsia="ko-KR"/>
        </w:rPr>
        <w:fldChar w:fldCharType="separate"/>
      </w:r>
      <w:r>
        <w:rPr>
          <w:szCs w:val="22"/>
          <w:lang w:val="en-GB"/>
        </w:rPr>
        <w:t>Figure 13</w:t>
      </w:r>
      <w:r>
        <w:rPr>
          <w:rFonts w:eastAsia="Malgun Gothic"/>
          <w:szCs w:val="22"/>
          <w:lang w:val="en-CA" w:eastAsia="ko-KR"/>
        </w:rPr>
        <w:fldChar w:fldCharType="end"/>
      </w:r>
      <w:r>
        <w:rPr>
          <w:szCs w:val="22"/>
          <w:lang w:val="en-CA"/>
        </w:rPr>
        <w:t xml:space="preserve">, and the planar and DC modes remain the same. These denser directional intra prediction modes apply for all block sizes and for both luma and chroma intra predictions. </w:t>
      </w:r>
    </w:p>
    <w:p>
      <w:pPr>
        <w:spacing w:after="120"/>
        <w:jc w:val="both"/>
        <w:rPr>
          <w:szCs w:val="22"/>
          <w:lang w:val="en-CA" w:eastAsia="zh-CN"/>
        </w:rPr>
      </w:pPr>
      <w:r>
        <w:rPr>
          <w:szCs w:val="22"/>
          <w:lang w:val="en-CA"/>
        </w:rPr>
        <w:t xml:space="preserve">In VVC, several conventional angular intra prediction modes are adaptively replaced with wide-angle intra prediction modes for the non-square blocks. </w:t>
      </w:r>
      <w:r>
        <w:rPr>
          <w:szCs w:val="22"/>
          <w:lang w:val="en-CA" w:eastAsia="zh-CN"/>
        </w:rPr>
        <w:t xml:space="preserve">Wide angle intra prediction is described in </w:t>
      </w:r>
      <w:r>
        <w:rPr>
          <w:szCs w:val="22"/>
          <w:lang w:val="en-CA" w:eastAsia="zh-CN"/>
        </w:rPr>
        <w:fldChar w:fldCharType="begin"/>
      </w:r>
      <w:r>
        <w:rPr>
          <w:szCs w:val="22"/>
          <w:lang w:val="en-CA" w:eastAsia="zh-CN"/>
        </w:rPr>
        <w:instrText xml:space="preserve"> REF _Ref523258494 \r \h </w:instrText>
      </w:r>
      <w:r>
        <w:rPr>
          <w:szCs w:val="22"/>
          <w:lang w:val="en-CA" w:eastAsia="zh-CN"/>
        </w:rPr>
        <w:fldChar w:fldCharType="separate"/>
      </w:r>
      <w:r>
        <w:rPr>
          <w:szCs w:val="22"/>
          <w:lang w:val="en-CA" w:eastAsia="zh-CN"/>
        </w:rPr>
        <w:t>3.3.1.2</w:t>
      </w:r>
      <w:r>
        <w:rPr>
          <w:szCs w:val="22"/>
          <w:lang w:val="en-CA" w:eastAsia="zh-CN"/>
        </w:rPr>
        <w:fldChar w:fldCharType="end"/>
      </w:r>
      <w:r>
        <w:rPr>
          <w:szCs w:val="22"/>
          <w:lang w:val="en-CA" w:eastAsia="zh-CN"/>
        </w:rPr>
        <w:t>.</w:t>
      </w:r>
    </w:p>
    <w:p>
      <w:pPr>
        <w:jc w:val="both"/>
        <w:rPr>
          <w:rFonts w:eastAsia="Malgun Gothic"/>
          <w:lang w:val="en-CA" w:eastAsia="ko-KR"/>
        </w:rPr>
      </w:pPr>
      <w:r>
        <w:rPr>
          <w:szCs w:val="22"/>
          <w:lang w:val="en-CA"/>
        </w:rPr>
        <w:t xml:space="preserve">In HEVC, every intra-coded block has a square shape and the length of each of its side is a power of 2. Thus, no division operations are required to generate an intra-predictor using DC mode. In VVC, blocks can have a rectangular shape that necessitates the use of a division operation per block in the general case. To avoid division operations for DC prediction, </w:t>
      </w:r>
      <w:r>
        <w:rPr>
          <w:szCs w:val="22"/>
        </w:rPr>
        <w:t>only the longer side is used to compute the average for non-square blocks</w:t>
      </w:r>
      <w:r>
        <w:rPr>
          <w:szCs w:val="22"/>
          <w:lang w:val="en-CA"/>
        </w:rPr>
        <w:t>.</w:t>
      </w:r>
    </w:p>
    <w:p>
      <w:pPr>
        <w:pStyle w:val="5"/>
        <w:spacing w:before="136"/>
        <w:rPr>
          <w:rFonts w:eastAsia="Malgun Gothic"/>
          <w:sz w:val="22"/>
          <w:szCs w:val="22"/>
          <w:lang w:val="en-CA" w:eastAsia="ko-KR"/>
        </w:rPr>
      </w:pPr>
      <w:r>
        <w:rPr>
          <w:rFonts w:hint="eastAsia" w:eastAsia="Malgun Gothic"/>
          <w:lang w:val="en-CA" w:eastAsia="ko-KR"/>
        </w:rPr>
        <w:t>I</w:t>
      </w:r>
      <w:r>
        <w:rPr>
          <w:lang w:val="en-CA"/>
        </w:rPr>
        <w:t>ntra mode coding</w:t>
      </w:r>
    </w:p>
    <w:p>
      <w:pPr>
        <w:keepNext/>
        <w:spacing w:after="120"/>
        <w:jc w:val="center"/>
      </w:pPr>
      <w:r>
        <w:rPr>
          <w:lang w:val="en-CA"/>
        </w:rPr>
        <w:t xml:space="preserve"> </w:t>
      </w:r>
      <w:r>
        <w:rPr>
          <w:lang w:val="en-CA"/>
        </w:rPr>
        <w:object>
          <v:shape id="_x0000_i1026" o:spt="75" type="#_x0000_t75" style="height:201pt;width:201pt;" o:ole="t" filled="f" o:preferrelative="t" stroked="f" coordsize="21600,21600">
            <v:path/>
            <v:fill on="f" focussize="0,0"/>
            <v:stroke on="f" joinstyle="miter"/>
            <v:imagedata r:id="rId21" o:title=""/>
            <o:lock v:ext="edit" aspectratio="t"/>
            <w10:wrap type="none"/>
            <w10:anchorlock/>
          </v:shape>
          <o:OLEObject Type="Embed" ProgID="Visio.Drawing.11" ShapeID="_x0000_i1026" DrawAspect="Content" ObjectID="_1468075726" r:id="rId20">
            <o:LockedField>false</o:LockedField>
          </o:OLEObject>
        </w:object>
      </w:r>
    </w:p>
    <w:p>
      <w:pPr>
        <w:pStyle w:val="13"/>
        <w:spacing w:before="136"/>
        <w:rPr>
          <w:lang w:val="en-CA"/>
        </w:rPr>
      </w:pPr>
      <w:bookmarkStart w:id="78" w:name="_Ref521505636"/>
      <w:bookmarkStart w:id="79" w:name="_Ref432174893"/>
      <w:r>
        <w:rPr>
          <w:lang w:val="en-GB"/>
        </w:rPr>
        <w:t xml:space="preserve">Figure </w:t>
      </w:r>
      <w:r>
        <w:rPr>
          <w:lang w:val="en-GB"/>
        </w:rPr>
        <w:fldChar w:fldCharType="begin"/>
      </w:r>
      <w:r>
        <w:rPr>
          <w:lang w:val="en-GB"/>
        </w:rPr>
        <w:instrText xml:space="preserve"> SEQ Figure \* ARABIC </w:instrText>
      </w:r>
      <w:r>
        <w:rPr>
          <w:lang w:val="en-GB"/>
        </w:rPr>
        <w:fldChar w:fldCharType="separate"/>
      </w:r>
      <w:r>
        <w:rPr>
          <w:lang w:val="en-GB"/>
        </w:rPr>
        <w:t>13</w:t>
      </w:r>
      <w:r>
        <w:rPr>
          <w:lang w:val="en-GB"/>
        </w:rPr>
        <w:fldChar w:fldCharType="end"/>
      </w:r>
      <w:bookmarkEnd w:id="78"/>
      <w:r>
        <w:rPr>
          <w:lang w:val="en-GB"/>
        </w:rPr>
        <w:t xml:space="preserve"> –</w:t>
      </w:r>
      <w:bookmarkEnd w:id="79"/>
      <w:r>
        <w:rPr>
          <w:lang w:val="en-CA"/>
        </w:rPr>
        <w:t xml:space="preserve"> 67 intra prediction modes</w:t>
      </w:r>
    </w:p>
    <w:p>
      <w:pPr>
        <w:spacing w:after="120"/>
        <w:jc w:val="both"/>
        <w:rPr>
          <w:lang w:val="en-CA"/>
        </w:rPr>
      </w:pPr>
      <w:r>
        <w:rPr>
          <w:lang w:val="en-CA"/>
        </w:rPr>
        <w:t xml:space="preserve">To keep the complexity of the most probable mode (MPM) list generation low, an intra mode coding method with </w:t>
      </w:r>
      <w:r>
        <w:rPr>
          <w:rFonts w:hint="eastAsia"/>
          <w:lang w:val="en-CA" w:eastAsia="ko-KR"/>
        </w:rPr>
        <w:t>6</w:t>
      </w:r>
      <w:r>
        <w:rPr>
          <w:lang w:val="en-CA"/>
        </w:rPr>
        <w:t xml:space="preserve"> MPMs is used</w:t>
      </w:r>
      <w:r>
        <w:rPr>
          <w:rFonts w:hint="eastAsia"/>
          <w:lang w:val="en-CA" w:eastAsia="ko-KR"/>
        </w:rPr>
        <w:t xml:space="preserve"> by considering two available neighboring intra modes</w:t>
      </w:r>
      <w:r>
        <w:rPr>
          <w:lang w:val="en-CA"/>
        </w:rPr>
        <w:t xml:space="preserve">. The following three aspects are </w:t>
      </w:r>
      <w:r>
        <w:rPr>
          <w:rFonts w:hint="eastAsia"/>
          <w:lang w:val="en-CA" w:eastAsia="ko-KR"/>
        </w:rPr>
        <w:t>considered</w:t>
      </w:r>
      <w:r>
        <w:rPr>
          <w:lang w:val="en-CA"/>
        </w:rPr>
        <w:t xml:space="preserve"> to construct the MPM list:</w:t>
      </w:r>
    </w:p>
    <w:p>
      <w:pPr>
        <w:pStyle w:val="46"/>
        <w:numPr>
          <w:ilvl w:val="0"/>
          <w:numId w:val="7"/>
        </w:numPr>
        <w:spacing w:before="136" w:after="160"/>
        <w:jc w:val="left"/>
        <w:rPr>
          <w:lang w:val="en-CA"/>
        </w:rPr>
      </w:pPr>
      <w:r>
        <w:rPr>
          <w:lang w:val="en-CA"/>
        </w:rPr>
        <w:t>Default intra modes</w:t>
      </w:r>
    </w:p>
    <w:p>
      <w:pPr>
        <w:pStyle w:val="46"/>
        <w:numPr>
          <w:ilvl w:val="0"/>
          <w:numId w:val="7"/>
        </w:numPr>
        <w:spacing w:before="136" w:after="160"/>
        <w:jc w:val="left"/>
        <w:rPr>
          <w:lang w:val="en-CA"/>
        </w:rPr>
      </w:pPr>
      <w:r>
        <w:rPr>
          <w:lang w:val="en-CA"/>
        </w:rPr>
        <w:t>Neighbour</w:t>
      </w:r>
      <w:r>
        <w:rPr>
          <w:rFonts w:hint="eastAsia"/>
          <w:lang w:val="en-CA" w:eastAsia="ko-KR"/>
        </w:rPr>
        <w:t>ing</w:t>
      </w:r>
      <w:r>
        <w:rPr>
          <w:lang w:val="en-CA"/>
        </w:rPr>
        <w:t xml:space="preserve"> intra modes</w:t>
      </w:r>
    </w:p>
    <w:p>
      <w:pPr>
        <w:pStyle w:val="46"/>
        <w:numPr>
          <w:ilvl w:val="0"/>
          <w:numId w:val="7"/>
        </w:numPr>
        <w:spacing w:before="136" w:after="160"/>
        <w:jc w:val="left"/>
        <w:rPr>
          <w:lang w:val="en-CA"/>
        </w:rPr>
      </w:pPr>
      <w:r>
        <w:rPr>
          <w:lang w:val="en-CA"/>
        </w:rPr>
        <w:t>Derived intra modes</w:t>
      </w:r>
    </w:p>
    <w:p>
      <w:pPr>
        <w:rPr>
          <w:szCs w:val="22"/>
          <w:lang w:val="en-CA"/>
        </w:rPr>
      </w:pPr>
      <w:r>
        <w:rPr>
          <w:szCs w:val="22"/>
          <w:lang w:val="en-CA"/>
        </w:rPr>
        <w:t xml:space="preserve">A unified 6-MPM list is </w:t>
      </w:r>
      <w:r>
        <w:rPr>
          <w:rFonts w:hint="eastAsia" w:eastAsiaTheme="minorEastAsia"/>
          <w:szCs w:val="22"/>
          <w:lang w:val="en-CA" w:eastAsia="ko-KR"/>
        </w:rPr>
        <w:t>used</w:t>
      </w:r>
      <w:r>
        <w:rPr>
          <w:szCs w:val="22"/>
          <w:lang w:val="en-CA"/>
        </w:rPr>
        <w:t xml:space="preserve"> for intra blocks irrespective of whether MRL and ISP coding tools are applied or not. The MPM list is constructed based on intra modes of the left and above neighboring block. Suppose the mode of the left is denoted as </w:t>
      </w:r>
      <w:r>
        <w:rPr>
          <w:i/>
          <w:szCs w:val="22"/>
          <w:lang w:val="en-CA"/>
        </w:rPr>
        <w:t>Left</w:t>
      </w:r>
      <w:r>
        <w:rPr>
          <w:szCs w:val="22"/>
          <w:lang w:val="en-CA"/>
        </w:rPr>
        <w:t xml:space="preserve"> and the mode of the above block is denoted as </w:t>
      </w:r>
      <w:r>
        <w:rPr>
          <w:i/>
          <w:szCs w:val="22"/>
          <w:lang w:val="en-CA"/>
        </w:rPr>
        <w:t>Above</w:t>
      </w:r>
      <w:r>
        <w:rPr>
          <w:szCs w:val="22"/>
          <w:lang w:val="en-CA"/>
        </w:rPr>
        <w:t xml:space="preserve">, the unified MPM list is constructed as follows: </w:t>
      </w:r>
    </w:p>
    <w:p>
      <w:pPr>
        <w:pStyle w:val="46"/>
        <w:numPr>
          <w:ilvl w:val="0"/>
          <w:numId w:val="7"/>
        </w:numPr>
        <w:spacing w:before="136" w:after="160"/>
        <w:jc w:val="left"/>
        <w:rPr>
          <w:sz w:val="22"/>
          <w:szCs w:val="22"/>
          <w:lang w:val="en-CA"/>
        </w:rPr>
      </w:pPr>
      <w:r>
        <w:rPr>
          <w:sz w:val="22"/>
          <w:szCs w:val="22"/>
          <w:lang w:val="en-CA"/>
        </w:rPr>
        <w:t>When a neighboring block is not available, its intra mode is set to Planar by default.</w:t>
      </w:r>
    </w:p>
    <w:p>
      <w:pPr>
        <w:pStyle w:val="46"/>
        <w:numPr>
          <w:ilvl w:val="0"/>
          <w:numId w:val="7"/>
        </w:numPr>
        <w:spacing w:before="136" w:after="160"/>
        <w:jc w:val="left"/>
        <w:rPr>
          <w:sz w:val="22"/>
          <w:szCs w:val="22"/>
        </w:rPr>
      </w:pPr>
      <w:r>
        <w:rPr>
          <w:sz w:val="22"/>
          <w:szCs w:val="22"/>
        </w:rPr>
        <w:t xml:space="preserve">If </w:t>
      </w:r>
      <w:r>
        <w:rPr>
          <w:sz w:val="22"/>
          <w:szCs w:val="22"/>
          <w:lang w:val="en-CA"/>
        </w:rPr>
        <w:t>both</w:t>
      </w:r>
      <w:r>
        <w:rPr>
          <w:sz w:val="22"/>
          <w:szCs w:val="22"/>
        </w:rPr>
        <w:t xml:space="preserve"> modes </w:t>
      </w:r>
      <w:r>
        <w:rPr>
          <w:sz w:val="22"/>
          <w:szCs w:val="22"/>
          <w:lang w:val="en-CA"/>
        </w:rPr>
        <w:t xml:space="preserve">Left and Above </w:t>
      </w:r>
      <w:r>
        <w:rPr>
          <w:sz w:val="22"/>
          <w:szCs w:val="22"/>
        </w:rPr>
        <w:t>are non-angular modes:</w:t>
      </w:r>
    </w:p>
    <w:p>
      <w:pPr>
        <w:pStyle w:val="46"/>
        <w:numPr>
          <w:ilvl w:val="1"/>
          <w:numId w:val="8"/>
        </w:numPr>
        <w:spacing w:before="136"/>
        <w:jc w:val="left"/>
        <w:rPr>
          <w:sz w:val="22"/>
          <w:szCs w:val="22"/>
        </w:rPr>
      </w:pPr>
      <w:r>
        <w:rPr>
          <w:sz w:val="22"/>
          <w:szCs w:val="22"/>
        </w:rPr>
        <w:t xml:space="preserve">MPM list </w:t>
      </w:r>
      <w:r>
        <w:rPr>
          <w:sz w:val="22"/>
          <w:szCs w:val="22"/>
        </w:rPr>
        <w:sym w:font="Wingdings" w:char="F0E0"/>
      </w:r>
      <w:r>
        <w:rPr>
          <w:sz w:val="22"/>
          <w:szCs w:val="22"/>
        </w:rPr>
        <w:t xml:space="preserve"> {Planar, DC, V, H, V − 4, V + 4}</w:t>
      </w:r>
    </w:p>
    <w:p>
      <w:pPr>
        <w:pStyle w:val="46"/>
        <w:numPr>
          <w:ilvl w:val="0"/>
          <w:numId w:val="7"/>
        </w:numPr>
        <w:spacing w:before="136" w:after="160"/>
        <w:jc w:val="left"/>
        <w:rPr>
          <w:sz w:val="22"/>
          <w:szCs w:val="22"/>
        </w:rPr>
      </w:pPr>
      <w:r>
        <w:rPr>
          <w:sz w:val="22"/>
          <w:szCs w:val="22"/>
          <w:lang w:val="en-CA"/>
        </w:rPr>
        <w:t>If</w:t>
      </w:r>
      <w:r>
        <w:rPr>
          <w:sz w:val="22"/>
          <w:szCs w:val="22"/>
        </w:rPr>
        <w:t xml:space="preserve"> one of modes </w:t>
      </w:r>
      <w:r>
        <w:rPr>
          <w:sz w:val="22"/>
          <w:szCs w:val="22"/>
          <w:lang w:val="en-CA"/>
        </w:rPr>
        <w:t>Left and Above</w:t>
      </w:r>
      <w:r>
        <w:rPr>
          <w:sz w:val="22"/>
          <w:szCs w:val="22"/>
        </w:rPr>
        <w:t xml:space="preserve"> is angular mode, and the other is non-angular:</w:t>
      </w:r>
    </w:p>
    <w:p>
      <w:pPr>
        <w:pStyle w:val="46"/>
        <w:numPr>
          <w:ilvl w:val="1"/>
          <w:numId w:val="8"/>
        </w:numPr>
        <w:spacing w:before="136"/>
        <w:jc w:val="left"/>
        <w:rPr>
          <w:sz w:val="22"/>
          <w:szCs w:val="22"/>
        </w:rPr>
      </w:pPr>
      <w:r>
        <w:rPr>
          <w:sz w:val="22"/>
          <w:szCs w:val="22"/>
        </w:rPr>
        <w:t>Set a mode Max as the larger mode in Left and Above</w:t>
      </w:r>
    </w:p>
    <w:p>
      <w:pPr>
        <w:pStyle w:val="46"/>
        <w:numPr>
          <w:ilvl w:val="1"/>
          <w:numId w:val="8"/>
        </w:numPr>
        <w:spacing w:before="136"/>
        <w:jc w:val="left"/>
        <w:rPr>
          <w:sz w:val="22"/>
          <w:szCs w:val="22"/>
        </w:rPr>
      </w:pPr>
      <w:r>
        <w:rPr>
          <w:sz w:val="22"/>
          <w:szCs w:val="22"/>
        </w:rPr>
        <w:t xml:space="preserve">MPM list </w:t>
      </w:r>
      <w:r>
        <w:rPr>
          <w:sz w:val="22"/>
          <w:szCs w:val="22"/>
        </w:rPr>
        <w:sym w:font="Wingdings" w:char="F0E0"/>
      </w:r>
      <w:r>
        <w:rPr>
          <w:sz w:val="22"/>
          <w:szCs w:val="22"/>
        </w:rPr>
        <w:t xml:space="preserve"> {Planar, Max, DC, Max − 1, Max + 1, Max − 2}</w:t>
      </w:r>
    </w:p>
    <w:p>
      <w:pPr>
        <w:pStyle w:val="46"/>
        <w:numPr>
          <w:ilvl w:val="0"/>
          <w:numId w:val="7"/>
        </w:numPr>
        <w:spacing w:before="136" w:after="160"/>
        <w:jc w:val="left"/>
        <w:rPr>
          <w:sz w:val="22"/>
          <w:szCs w:val="22"/>
        </w:rPr>
      </w:pPr>
      <w:r>
        <w:rPr>
          <w:sz w:val="22"/>
          <w:szCs w:val="22"/>
        </w:rPr>
        <w:t xml:space="preserve">If </w:t>
      </w:r>
      <w:r>
        <w:rPr>
          <w:sz w:val="22"/>
          <w:szCs w:val="22"/>
          <w:lang w:val="en-CA"/>
        </w:rPr>
        <w:t>Left and Above</w:t>
      </w:r>
      <w:r>
        <w:rPr>
          <w:sz w:val="22"/>
          <w:szCs w:val="22"/>
        </w:rPr>
        <w:t xml:space="preserve"> are both angular and they are different:</w:t>
      </w:r>
    </w:p>
    <w:p>
      <w:pPr>
        <w:pStyle w:val="46"/>
        <w:numPr>
          <w:ilvl w:val="1"/>
          <w:numId w:val="8"/>
        </w:numPr>
        <w:spacing w:before="136"/>
        <w:jc w:val="left"/>
        <w:rPr>
          <w:sz w:val="22"/>
          <w:szCs w:val="22"/>
        </w:rPr>
      </w:pPr>
      <w:r>
        <w:rPr>
          <w:sz w:val="22"/>
          <w:szCs w:val="22"/>
        </w:rPr>
        <w:t>Set a mode Max as the larger mode in Left and Above</w:t>
      </w:r>
    </w:p>
    <w:p>
      <w:pPr>
        <w:pStyle w:val="46"/>
        <w:numPr>
          <w:ilvl w:val="1"/>
          <w:numId w:val="8"/>
        </w:numPr>
        <w:spacing w:before="136"/>
        <w:jc w:val="left"/>
        <w:rPr>
          <w:sz w:val="22"/>
          <w:szCs w:val="22"/>
        </w:rPr>
      </w:pPr>
      <w:r>
        <w:rPr>
          <w:sz w:val="22"/>
          <w:szCs w:val="22"/>
        </w:rPr>
        <w:t xml:space="preserve">if the difference of mode Left and Above is </w:t>
      </w:r>
      <w:r>
        <w:rPr>
          <w:sz w:val="22"/>
          <w:szCs w:val="22"/>
          <w:lang w:val="en-CA"/>
        </w:rPr>
        <w:t>in the range of 2 to 62, inclusive</w:t>
      </w:r>
    </w:p>
    <w:p>
      <w:pPr>
        <w:pStyle w:val="46"/>
        <w:numPr>
          <w:ilvl w:val="2"/>
          <w:numId w:val="8"/>
        </w:numPr>
        <w:spacing w:before="136"/>
        <w:jc w:val="left"/>
        <w:rPr>
          <w:sz w:val="22"/>
          <w:szCs w:val="22"/>
        </w:rPr>
      </w:pPr>
      <w:r>
        <w:rPr>
          <w:sz w:val="22"/>
          <w:szCs w:val="22"/>
        </w:rPr>
        <w:t xml:space="preserve">MPM list </w:t>
      </w:r>
      <w:r>
        <w:rPr>
          <w:sz w:val="22"/>
          <w:szCs w:val="22"/>
        </w:rPr>
        <w:sym w:font="Wingdings" w:char="F0E0"/>
      </w:r>
      <w:r>
        <w:rPr>
          <w:sz w:val="22"/>
          <w:szCs w:val="22"/>
        </w:rPr>
        <w:t xml:space="preserve"> {Planar, Left, Above, DC, Max − 1, Max + 1}</w:t>
      </w:r>
    </w:p>
    <w:p>
      <w:pPr>
        <w:pStyle w:val="46"/>
        <w:numPr>
          <w:ilvl w:val="1"/>
          <w:numId w:val="8"/>
        </w:numPr>
        <w:spacing w:before="136"/>
        <w:jc w:val="left"/>
        <w:rPr>
          <w:sz w:val="22"/>
          <w:szCs w:val="22"/>
        </w:rPr>
      </w:pPr>
      <w:r>
        <w:rPr>
          <w:sz w:val="22"/>
          <w:szCs w:val="22"/>
        </w:rPr>
        <w:t>Otherwise</w:t>
      </w:r>
    </w:p>
    <w:p>
      <w:pPr>
        <w:pStyle w:val="46"/>
        <w:numPr>
          <w:ilvl w:val="2"/>
          <w:numId w:val="8"/>
        </w:numPr>
        <w:spacing w:before="136"/>
        <w:jc w:val="left"/>
        <w:rPr>
          <w:sz w:val="22"/>
          <w:szCs w:val="22"/>
        </w:rPr>
      </w:pPr>
      <w:r>
        <w:rPr>
          <w:sz w:val="22"/>
          <w:szCs w:val="22"/>
        </w:rPr>
        <w:t xml:space="preserve">MPM list </w:t>
      </w:r>
      <w:r>
        <w:rPr>
          <w:sz w:val="22"/>
          <w:szCs w:val="22"/>
        </w:rPr>
        <w:sym w:font="Wingdings" w:char="F0E0"/>
      </w:r>
      <w:r>
        <w:rPr>
          <w:sz w:val="22"/>
          <w:szCs w:val="22"/>
        </w:rPr>
        <w:t xml:space="preserve"> {Planar, Left, Above, DC, Max − 2, Max + 2}</w:t>
      </w:r>
    </w:p>
    <w:p>
      <w:pPr>
        <w:pStyle w:val="46"/>
        <w:numPr>
          <w:ilvl w:val="0"/>
          <w:numId w:val="7"/>
        </w:numPr>
        <w:spacing w:before="136" w:after="160"/>
        <w:jc w:val="left"/>
        <w:rPr>
          <w:sz w:val="22"/>
          <w:szCs w:val="22"/>
        </w:rPr>
      </w:pPr>
      <w:r>
        <w:rPr>
          <w:sz w:val="22"/>
          <w:szCs w:val="22"/>
        </w:rPr>
        <w:t xml:space="preserve">If </w:t>
      </w:r>
      <w:r>
        <w:rPr>
          <w:sz w:val="22"/>
          <w:szCs w:val="22"/>
          <w:lang w:val="en-CA"/>
        </w:rPr>
        <w:t>Left and Above</w:t>
      </w:r>
      <w:r>
        <w:rPr>
          <w:sz w:val="22"/>
          <w:szCs w:val="22"/>
        </w:rPr>
        <w:t xml:space="preserve"> are both angular and they are the same:</w:t>
      </w:r>
    </w:p>
    <w:p>
      <w:pPr>
        <w:pStyle w:val="46"/>
        <w:numPr>
          <w:ilvl w:val="1"/>
          <w:numId w:val="8"/>
        </w:numPr>
        <w:spacing w:before="136"/>
        <w:jc w:val="left"/>
        <w:rPr>
          <w:sz w:val="22"/>
          <w:szCs w:val="22"/>
        </w:rPr>
      </w:pPr>
      <w:r>
        <w:rPr>
          <w:sz w:val="22"/>
          <w:szCs w:val="22"/>
        </w:rPr>
        <w:t xml:space="preserve">MPM list </w:t>
      </w:r>
      <w:r>
        <w:rPr>
          <w:sz w:val="22"/>
          <w:szCs w:val="22"/>
        </w:rPr>
        <w:sym w:font="Wingdings" w:char="F0E0"/>
      </w:r>
      <w:r>
        <w:rPr>
          <w:sz w:val="22"/>
          <w:szCs w:val="22"/>
        </w:rPr>
        <w:t xml:space="preserve"> {Planar, Left, Left − 1, Left + 1, DC, Left − 2}</w:t>
      </w:r>
    </w:p>
    <w:p>
      <w:pPr>
        <w:rPr>
          <w:rFonts w:eastAsiaTheme="minorEastAsia"/>
          <w:szCs w:val="22"/>
          <w:lang w:eastAsia="ko-KR"/>
        </w:rPr>
      </w:pPr>
      <w:r>
        <w:rPr>
          <w:szCs w:val="22"/>
        </w:rPr>
        <w:t>Besides, the first bin of the mpm index codeword is CABAC context coded. In total three contexts are used, corresponding to whether the current intra block is MRL enabled, ISP enabled, or a normal intra block.</w:t>
      </w:r>
    </w:p>
    <w:p>
      <w:pPr>
        <w:spacing w:after="120"/>
        <w:jc w:val="both"/>
        <w:rPr>
          <w:szCs w:val="22"/>
          <w:lang w:val="en-CA"/>
        </w:rPr>
      </w:pPr>
      <w:r>
        <w:rPr>
          <w:rFonts w:hint="eastAsia"/>
          <w:lang w:val="en-CA" w:eastAsia="ko-KR"/>
        </w:rPr>
        <w:t>During 6 MPM list generation process, p</w:t>
      </w:r>
      <w:r>
        <w:rPr>
          <w:lang w:val="en-CA" w:eastAsia="ko-KR"/>
        </w:rPr>
        <w:t>runing is used to remove duplicated modes so that only unique modes can be included into the MPM list. For entropy coding of the 61 non-MPM modes, a Truncated Binary Code (TBC) is used.</w:t>
      </w:r>
      <w:r>
        <w:rPr>
          <w:szCs w:val="22"/>
          <w:lang w:val="en-CA"/>
        </w:rPr>
        <w:t xml:space="preserve"> </w:t>
      </w:r>
    </w:p>
    <w:p>
      <w:pPr>
        <w:pStyle w:val="5"/>
        <w:spacing w:before="136"/>
        <w:rPr>
          <w:rFonts w:eastAsia="Malgun Gothic"/>
          <w:lang w:eastAsia="ko-KR"/>
        </w:rPr>
      </w:pPr>
      <w:bookmarkStart w:id="80" w:name="_Ref523258494"/>
      <w:r>
        <w:t>Wide-angle intra prediction for non-square blocks</w:t>
      </w:r>
      <w:bookmarkEnd w:id="80"/>
    </w:p>
    <w:p>
      <w:pPr>
        <w:spacing w:after="120"/>
        <w:jc w:val="both"/>
        <w:rPr>
          <w:szCs w:val="22"/>
          <w:lang w:val="en-CA"/>
        </w:rPr>
      </w:pPr>
      <w:r>
        <w:rPr>
          <w:szCs w:val="22"/>
          <w:lang w:val="en-CA"/>
        </w:rPr>
        <w:t xml:space="preserve">Conventional angular intra prediction directions are defined from 45 degrees to −135 degrees in clockwise direction. In VVC, several conventional angular intra prediction modes are adaptively replaced with wide-angle intra prediction modes for non-square blocks. </w:t>
      </w:r>
      <w:r>
        <w:rPr>
          <w:szCs w:val="22"/>
          <w:lang w:val="en-CA" w:eastAsia="zh-CN"/>
        </w:rPr>
        <w:t xml:space="preserve">The replaced modes are signalled using the original mode indexes, which are remapped to the indexes of wide angular modes after parsing. The total number of intra prediction modes is unchanged, i.e., </w:t>
      </w:r>
      <w:r>
        <w:rPr>
          <w:szCs w:val="22"/>
          <w:lang w:val="en-CA"/>
        </w:rPr>
        <w:t>67</w:t>
      </w:r>
      <w:r>
        <w:rPr>
          <w:szCs w:val="22"/>
          <w:lang w:val="en-CA" w:eastAsia="zh-CN"/>
        </w:rPr>
        <w:t>, and the intra mode coding method is unchanged.</w:t>
      </w:r>
    </w:p>
    <w:p>
      <w:pPr>
        <w:keepNext/>
        <w:jc w:val="center"/>
        <w:rPr>
          <w:szCs w:val="22"/>
        </w:rPr>
      </w:pPr>
      <w:r>
        <w:rPr>
          <w:szCs w:val="22"/>
          <w:lang w:eastAsia="zh-CN"/>
        </w:rPr>
        <w:drawing>
          <wp:inline distT="0" distB="0" distL="0" distR="0">
            <wp:extent cx="3233420" cy="2209165"/>
            <wp:effectExtent l="0" t="0" r="5080" b="6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233420" cy="2209165"/>
                    </a:xfrm>
                    <a:prstGeom prst="rect">
                      <a:avLst/>
                    </a:prstGeom>
                    <a:noFill/>
                    <a:ln>
                      <a:noFill/>
                    </a:ln>
                  </pic:spPr>
                </pic:pic>
              </a:graphicData>
            </a:graphic>
          </wp:inline>
        </w:drawing>
      </w:r>
      <w:r>
        <w:rPr>
          <w:szCs w:val="22"/>
          <w:lang w:eastAsia="zh-CN"/>
        </w:rPr>
        <w:drawing>
          <wp:inline distT="0" distB="0" distL="0" distR="0">
            <wp:extent cx="2670175" cy="2545715"/>
            <wp:effectExtent l="0" t="0" r="0"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670175" cy="2545715"/>
                    </a:xfrm>
                    <a:prstGeom prst="rect">
                      <a:avLst/>
                    </a:prstGeom>
                    <a:noFill/>
                    <a:ln>
                      <a:noFill/>
                    </a:ln>
                  </pic:spPr>
                </pic:pic>
              </a:graphicData>
            </a:graphic>
          </wp:inline>
        </w:drawing>
      </w:r>
    </w:p>
    <w:p>
      <w:pPr>
        <w:pStyle w:val="13"/>
        <w:spacing w:before="136"/>
        <w:rPr>
          <w:b w:val="0"/>
          <w:i/>
          <w:lang w:val="en-CA"/>
        </w:rPr>
      </w:pPr>
      <w:bookmarkStart w:id="81" w:name="_Ref521505803"/>
      <w:bookmarkStart w:id="82" w:name="_Ref517970587"/>
      <w:r>
        <w:rPr>
          <w:lang w:val="en-GB"/>
        </w:rPr>
        <w:t xml:space="preserve">Figure </w:t>
      </w:r>
      <w:r>
        <w:rPr>
          <w:lang w:val="en-GB"/>
        </w:rPr>
        <w:fldChar w:fldCharType="begin"/>
      </w:r>
      <w:r>
        <w:rPr>
          <w:lang w:val="en-GB"/>
        </w:rPr>
        <w:instrText xml:space="preserve"> SEQ Figure \* ARABIC </w:instrText>
      </w:r>
      <w:r>
        <w:rPr>
          <w:lang w:val="en-GB"/>
        </w:rPr>
        <w:fldChar w:fldCharType="separate"/>
      </w:r>
      <w:r>
        <w:rPr>
          <w:lang w:val="en-GB"/>
        </w:rPr>
        <w:t>14</w:t>
      </w:r>
      <w:r>
        <w:rPr>
          <w:lang w:val="en-GB"/>
        </w:rPr>
        <w:fldChar w:fldCharType="end"/>
      </w:r>
      <w:bookmarkEnd w:id="81"/>
      <w:r>
        <w:rPr>
          <w:lang w:val="en-GB"/>
        </w:rPr>
        <w:t xml:space="preserve"> – </w:t>
      </w:r>
      <w:bookmarkEnd w:id="82"/>
      <w:r>
        <w:t xml:space="preserve">Reference samples for wide-angular intra prediction </w:t>
      </w:r>
    </w:p>
    <w:p>
      <w:pPr>
        <w:rPr>
          <w:szCs w:val="22"/>
          <w:lang w:val="en-CA"/>
        </w:rPr>
      </w:pPr>
      <w:r>
        <w:rPr>
          <w:szCs w:val="22"/>
          <w:lang w:val="en-CA"/>
        </w:rPr>
        <w:t xml:space="preserve">To support these prediction directions, the top reference with length 2W+1, and the left reference with length 2H+1, are defined as shown in </w:t>
      </w:r>
      <w:r>
        <w:rPr>
          <w:rFonts w:eastAsia="Malgun Gothic"/>
          <w:szCs w:val="22"/>
          <w:lang w:val="en-CA" w:eastAsia="ko-KR"/>
        </w:rPr>
        <w:fldChar w:fldCharType="begin"/>
      </w:r>
      <w:r>
        <w:rPr>
          <w:szCs w:val="22"/>
          <w:lang w:val="en-CA" w:eastAsia="zh-CN"/>
        </w:rPr>
        <w:instrText xml:space="preserve"> REF _Ref521505803 \h </w:instrText>
      </w:r>
      <w:r>
        <w:rPr>
          <w:rFonts w:eastAsia="Malgun Gothic"/>
          <w:szCs w:val="22"/>
          <w:lang w:val="en-CA" w:eastAsia="ko-KR"/>
        </w:rPr>
        <w:fldChar w:fldCharType="separate"/>
      </w:r>
      <w:r>
        <w:rPr>
          <w:lang w:val="en-GB"/>
        </w:rPr>
        <w:t>Figure 14</w:t>
      </w:r>
      <w:r>
        <w:rPr>
          <w:rFonts w:eastAsia="Malgun Gothic"/>
          <w:szCs w:val="22"/>
          <w:lang w:val="en-CA" w:eastAsia="ko-KR"/>
        </w:rPr>
        <w:fldChar w:fldCharType="end"/>
      </w:r>
      <w:r>
        <w:rPr>
          <w:szCs w:val="22"/>
          <w:lang w:val="en-CA"/>
        </w:rPr>
        <w:t xml:space="preserve">. </w:t>
      </w:r>
    </w:p>
    <w:p>
      <w:pPr>
        <w:rPr>
          <w:szCs w:val="22"/>
          <w:lang w:val="en-CA" w:eastAsia="zh-CN"/>
        </w:rPr>
      </w:pPr>
      <w:r>
        <w:rPr>
          <w:szCs w:val="22"/>
          <w:lang w:val="en-CA"/>
        </w:rPr>
        <w:t>The number of replaced mode</w:t>
      </w:r>
      <w:r>
        <w:rPr>
          <w:rFonts w:hint="eastAsia" w:eastAsiaTheme="minorEastAsia"/>
          <w:szCs w:val="22"/>
          <w:lang w:val="en-CA" w:eastAsia="ko-KR"/>
        </w:rPr>
        <w:t>s</w:t>
      </w:r>
      <w:r>
        <w:rPr>
          <w:szCs w:val="22"/>
          <w:lang w:val="en-CA"/>
        </w:rPr>
        <w:t xml:space="preserve"> in wide-angular direction mode depends on the aspect ratio of a block. T</w:t>
      </w:r>
      <w:r>
        <w:rPr>
          <w:szCs w:val="22"/>
          <w:lang w:val="en-CA" w:eastAsia="zh-CN"/>
        </w:rPr>
        <w:t xml:space="preserve">he replaced intra prediction modes are illustrated in </w:t>
      </w:r>
      <w:r>
        <w:rPr>
          <w:szCs w:val="22"/>
          <w:lang w:val="en-CA" w:eastAsia="zh-CN"/>
        </w:rPr>
        <w:fldChar w:fldCharType="begin"/>
      </w:r>
      <w:r>
        <w:rPr>
          <w:szCs w:val="22"/>
          <w:lang w:val="en-CA" w:eastAsia="zh-CN"/>
        </w:rPr>
        <w:instrText xml:space="preserve"> REF _Ref521506592 \h </w:instrText>
      </w:r>
      <w:r>
        <w:rPr>
          <w:szCs w:val="22"/>
          <w:lang w:val="en-CA" w:eastAsia="zh-CN"/>
        </w:rPr>
        <w:fldChar w:fldCharType="separate"/>
      </w:r>
      <w:r>
        <w:rPr>
          <w:lang w:val="en-GB"/>
        </w:rPr>
        <w:t>Table 3</w:t>
      </w:r>
      <w:r>
        <w:rPr>
          <w:lang w:val="en-GB"/>
        </w:rPr>
        <w:noBreakHyphen/>
      </w:r>
      <w:r>
        <w:rPr>
          <w:lang w:val="en-GB"/>
        </w:rPr>
        <w:t>2</w:t>
      </w:r>
      <w:r>
        <w:rPr>
          <w:szCs w:val="22"/>
          <w:lang w:val="en-CA" w:eastAsia="zh-CN"/>
        </w:rPr>
        <w:fldChar w:fldCharType="end"/>
      </w:r>
    </w:p>
    <w:p>
      <w:pPr>
        <w:pStyle w:val="13"/>
        <w:spacing w:before="136"/>
        <w:rPr>
          <w:b w:val="0"/>
          <w:i/>
          <w:lang w:val="en-CA" w:eastAsia="zh-CN"/>
        </w:rPr>
      </w:pPr>
      <w:bookmarkStart w:id="83" w:name="_Ref521506592"/>
      <w:bookmarkStart w:id="84" w:name="_Ref518164627"/>
      <w:r>
        <w:rPr>
          <w:lang w:val="en-GB"/>
        </w:rPr>
        <w:t>Table </w:t>
      </w:r>
      <w:r>
        <w:rPr>
          <w:lang w:val="en-GB"/>
        </w:rPr>
        <w:fldChar w:fldCharType="begin"/>
      </w:r>
      <w:r>
        <w:rPr>
          <w:lang w:val="en-GB"/>
        </w:rPr>
        <w:instrText xml:space="preserve"> STYLEREF 1 \s </w:instrText>
      </w:r>
      <w:r>
        <w:rPr>
          <w:lang w:val="en-GB"/>
        </w:rPr>
        <w:fldChar w:fldCharType="separate"/>
      </w:r>
      <w:r>
        <w:rPr>
          <w:lang w:val="en-GB"/>
        </w:rPr>
        <w:t>3</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lang w:val="en-GB"/>
        </w:rPr>
        <w:t>2</w:t>
      </w:r>
      <w:r>
        <w:rPr>
          <w:lang w:val="en-GB"/>
        </w:rPr>
        <w:fldChar w:fldCharType="end"/>
      </w:r>
      <w:bookmarkEnd w:id="83"/>
      <w:bookmarkEnd w:id="84"/>
      <w:r>
        <w:rPr>
          <w:rFonts w:hint="eastAsia"/>
          <w:lang w:eastAsia="ko-KR"/>
        </w:rPr>
        <w:t xml:space="preserve"> </w:t>
      </w:r>
      <w:r>
        <w:rPr>
          <w:lang w:eastAsia="ko-KR"/>
        </w:rPr>
        <w:t>–</w:t>
      </w:r>
      <w:r>
        <w:rPr>
          <w:rFonts w:hint="eastAsia"/>
          <w:lang w:eastAsia="ko-KR"/>
        </w:rPr>
        <w:t xml:space="preserve"> </w:t>
      </w:r>
      <w:r>
        <w:t>Intra prediction modes replaced by wide-angular modes</w:t>
      </w:r>
    </w:p>
    <w:tbl>
      <w:tblPr>
        <w:tblStyle w:val="30"/>
        <w:tblW w:w="6250" w:type="dxa"/>
        <w:tblInd w:w="15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3"/>
        <w:gridCol w:w="3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2533"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Theme="minorEastAsia"/>
                <w:szCs w:val="22"/>
                <w:lang w:val="en-CA" w:eastAsia="ko-KR"/>
              </w:rPr>
            </w:pPr>
            <w:r>
              <w:rPr>
                <w:rFonts w:hint="eastAsia" w:eastAsiaTheme="minorEastAsia"/>
                <w:szCs w:val="22"/>
                <w:lang w:val="en-CA" w:eastAsia="ko-KR"/>
              </w:rPr>
              <w:t>Aspect ratio</w:t>
            </w:r>
          </w:p>
        </w:tc>
        <w:tc>
          <w:tcPr>
            <w:tcW w:w="37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PMingLiU"/>
                <w:szCs w:val="22"/>
                <w:lang w:val="en-CA" w:eastAsia="zh-CN"/>
              </w:rPr>
            </w:pPr>
            <w:r>
              <w:rPr>
                <w:rFonts w:eastAsia="PMingLiU"/>
                <w:szCs w:val="22"/>
                <w:lang w:val="en-CA" w:eastAsia="zh-CN"/>
              </w:rPr>
              <w:t>Replaced intra prediction modes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2533"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Theme="minorEastAsia"/>
                <w:szCs w:val="22"/>
                <w:lang w:val="en-CA" w:eastAsia="ko-KR"/>
              </w:rPr>
            </w:pPr>
            <w:r>
              <w:rPr>
                <w:rFonts w:hint="eastAsia" w:eastAsiaTheme="minorEastAsia"/>
                <w:szCs w:val="22"/>
                <w:lang w:val="en-CA" w:eastAsia="ko-KR"/>
              </w:rPr>
              <w:t>W / H == 16</w:t>
            </w:r>
          </w:p>
        </w:tc>
        <w:tc>
          <w:tcPr>
            <w:tcW w:w="37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Theme="minorEastAsia"/>
                <w:szCs w:val="22"/>
                <w:lang w:val="en-CA" w:eastAsia="ko-KR"/>
              </w:rPr>
            </w:pPr>
            <w:r>
              <w:rPr>
                <w:rFonts w:hint="eastAsia" w:eastAsiaTheme="minorEastAsia"/>
                <w:szCs w:val="22"/>
                <w:lang w:val="en-CA" w:eastAsia="ko-KR"/>
              </w:rPr>
              <w:t>Modes 12, 13,14,15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2533"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Theme="minorEastAsia"/>
                <w:szCs w:val="22"/>
                <w:lang w:val="en-CA" w:eastAsia="ko-KR"/>
              </w:rPr>
            </w:pPr>
            <w:r>
              <w:rPr>
                <w:rFonts w:hint="eastAsia" w:eastAsiaTheme="minorEastAsia"/>
                <w:szCs w:val="22"/>
                <w:lang w:val="en-CA" w:eastAsia="ko-KR"/>
              </w:rPr>
              <w:t>W / H == 8</w:t>
            </w:r>
          </w:p>
        </w:tc>
        <w:tc>
          <w:tcPr>
            <w:tcW w:w="37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Theme="minorEastAsia"/>
                <w:szCs w:val="22"/>
                <w:lang w:val="en-CA" w:eastAsia="ko-KR"/>
              </w:rPr>
            </w:pPr>
            <w:r>
              <w:rPr>
                <w:rFonts w:hint="eastAsia" w:eastAsiaTheme="minorEastAsia"/>
                <w:szCs w:val="22"/>
                <w:lang w:val="en-CA" w:eastAsia="ko-KR"/>
              </w:rPr>
              <w:t>Modes 12,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2533"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Theme="minorEastAsia"/>
                <w:szCs w:val="22"/>
                <w:lang w:val="en-CA" w:eastAsia="ko-KR"/>
              </w:rPr>
            </w:pPr>
            <w:r>
              <w:rPr>
                <w:rFonts w:eastAsia="PMingLiU"/>
                <w:szCs w:val="22"/>
                <w:lang w:val="en-CA" w:eastAsia="zh-CN"/>
              </w:rPr>
              <w:t xml:space="preserve">W / H == </w:t>
            </w:r>
            <w:r>
              <w:rPr>
                <w:rFonts w:hint="eastAsia" w:eastAsiaTheme="minorEastAsia"/>
                <w:szCs w:val="22"/>
                <w:lang w:val="en-CA" w:eastAsia="ko-KR"/>
              </w:rPr>
              <w:t>4</w:t>
            </w:r>
          </w:p>
        </w:tc>
        <w:tc>
          <w:tcPr>
            <w:tcW w:w="37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PMingLiU"/>
                <w:szCs w:val="22"/>
                <w:lang w:val="en-CA" w:eastAsia="zh-CN"/>
              </w:rPr>
            </w:pPr>
            <w:r>
              <w:rPr>
                <w:rFonts w:eastAsia="PMingLiU"/>
                <w:szCs w:val="22"/>
                <w:lang w:val="en-CA" w:eastAsia="zh-CN"/>
              </w:rPr>
              <w:t>Modes 2,3,4,5,6,7,8,9,10,11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2533"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PMingLiU"/>
                <w:szCs w:val="22"/>
                <w:lang w:val="en-CA" w:eastAsia="zh-CN"/>
              </w:rPr>
            </w:pPr>
            <w:r>
              <w:rPr>
                <w:rFonts w:eastAsia="PMingLiU"/>
                <w:szCs w:val="22"/>
                <w:lang w:val="en-CA" w:eastAsia="zh-CN"/>
              </w:rPr>
              <w:t xml:space="preserve">W / H </w:t>
            </w:r>
            <w:r>
              <w:rPr>
                <w:rFonts w:hint="eastAsia" w:eastAsiaTheme="minorEastAsia"/>
                <w:szCs w:val="22"/>
                <w:lang w:val="en-CA" w:eastAsia="ko-KR"/>
              </w:rPr>
              <w:t>==</w:t>
            </w:r>
            <w:r>
              <w:rPr>
                <w:rFonts w:eastAsia="PMingLiU"/>
                <w:szCs w:val="22"/>
                <w:lang w:val="en-CA" w:eastAsia="zh-CN"/>
              </w:rPr>
              <w:t xml:space="preserve"> 2</w:t>
            </w:r>
          </w:p>
        </w:tc>
        <w:tc>
          <w:tcPr>
            <w:tcW w:w="37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PMingLiU"/>
                <w:szCs w:val="22"/>
                <w:lang w:val="en-CA" w:eastAsia="zh-CN"/>
              </w:rPr>
            </w:pPr>
            <w:r>
              <w:rPr>
                <w:rFonts w:eastAsia="PMingLiU"/>
                <w:szCs w:val="22"/>
                <w:lang w:val="en-CA" w:eastAsia="zh-CN"/>
              </w:rPr>
              <w:t>Modes 2,3,4,5,6,7,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8" w:hRule="atLeast"/>
        </w:trPr>
        <w:tc>
          <w:tcPr>
            <w:tcW w:w="2533"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PMingLiU"/>
                <w:szCs w:val="22"/>
                <w:lang w:val="en-CA" w:eastAsia="zh-CN"/>
              </w:rPr>
            </w:pPr>
            <w:r>
              <w:rPr>
                <w:rFonts w:eastAsia="PMingLiU"/>
                <w:szCs w:val="22"/>
                <w:lang w:val="en-CA" w:eastAsia="zh-CN"/>
              </w:rPr>
              <w:t>W / H == 1</w:t>
            </w:r>
          </w:p>
        </w:tc>
        <w:tc>
          <w:tcPr>
            <w:tcW w:w="37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PMingLiU"/>
                <w:szCs w:val="22"/>
                <w:lang w:val="en-CA" w:eastAsia="zh-CN"/>
              </w:rPr>
            </w:pPr>
            <w:r>
              <w:rPr>
                <w:rFonts w:eastAsia="PMingLiU"/>
                <w:szCs w:val="22"/>
                <w:lang w:val="en-CA" w:eastAsia="zh-CN"/>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2533"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PMingLiU"/>
                <w:szCs w:val="22"/>
                <w:lang w:val="en-CA" w:eastAsia="zh-CN"/>
              </w:rPr>
            </w:pPr>
            <w:r>
              <w:rPr>
                <w:rFonts w:hint="eastAsia" w:eastAsiaTheme="minorEastAsia"/>
                <w:szCs w:val="22"/>
                <w:lang w:val="en-CA" w:eastAsia="ko-KR"/>
              </w:rPr>
              <w:t>W</w:t>
            </w:r>
            <w:r>
              <w:rPr>
                <w:rFonts w:eastAsia="PMingLiU"/>
                <w:szCs w:val="22"/>
                <w:lang w:val="en-CA" w:eastAsia="zh-CN"/>
              </w:rPr>
              <w:t xml:space="preserve"> / </w:t>
            </w:r>
            <w:r>
              <w:rPr>
                <w:rFonts w:hint="eastAsia" w:eastAsiaTheme="minorEastAsia"/>
                <w:szCs w:val="22"/>
                <w:lang w:val="en-CA" w:eastAsia="ko-KR"/>
              </w:rPr>
              <w:t>H</w:t>
            </w:r>
            <w:r>
              <w:rPr>
                <w:rFonts w:eastAsia="PMingLiU"/>
                <w:szCs w:val="22"/>
                <w:lang w:val="en-CA" w:eastAsia="zh-CN"/>
              </w:rPr>
              <w:t xml:space="preserve"> == 1/2</w:t>
            </w:r>
          </w:p>
        </w:tc>
        <w:tc>
          <w:tcPr>
            <w:tcW w:w="37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PMingLiU"/>
                <w:szCs w:val="22"/>
                <w:lang w:val="en-CA" w:eastAsia="zh-CN"/>
              </w:rPr>
            </w:pPr>
            <w:r>
              <w:rPr>
                <w:rFonts w:eastAsia="PMingLiU"/>
                <w:szCs w:val="22"/>
                <w:lang w:val="en-CA" w:eastAsia="zh-CN"/>
              </w:rPr>
              <w:t>Modes 61,62,63,64,65,66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2533"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Theme="minorEastAsia"/>
                <w:szCs w:val="22"/>
                <w:lang w:val="en-CA" w:eastAsia="ko-KR"/>
              </w:rPr>
            </w:pPr>
            <w:r>
              <w:rPr>
                <w:rFonts w:hint="eastAsia" w:eastAsiaTheme="minorEastAsia"/>
                <w:szCs w:val="22"/>
                <w:lang w:val="en-CA" w:eastAsia="ko-KR"/>
              </w:rPr>
              <w:t>W</w:t>
            </w:r>
            <w:r>
              <w:rPr>
                <w:rFonts w:eastAsia="PMingLiU"/>
                <w:szCs w:val="22"/>
                <w:lang w:val="en-CA" w:eastAsia="zh-CN"/>
              </w:rPr>
              <w:t xml:space="preserve"> / </w:t>
            </w:r>
            <w:r>
              <w:rPr>
                <w:rFonts w:hint="eastAsia" w:eastAsiaTheme="minorEastAsia"/>
                <w:szCs w:val="22"/>
                <w:lang w:val="en-CA" w:eastAsia="ko-KR"/>
              </w:rPr>
              <w:t>H</w:t>
            </w:r>
            <w:r>
              <w:rPr>
                <w:rFonts w:eastAsia="PMingLiU"/>
                <w:szCs w:val="22"/>
                <w:lang w:val="en-CA" w:eastAsia="zh-CN"/>
              </w:rPr>
              <w:t xml:space="preserve"> </w:t>
            </w:r>
            <w:r>
              <w:rPr>
                <w:rFonts w:hint="eastAsia" w:eastAsiaTheme="minorEastAsia"/>
                <w:szCs w:val="22"/>
                <w:lang w:val="en-CA" w:eastAsia="ko-KR"/>
              </w:rPr>
              <w:t>==</w:t>
            </w:r>
            <w:r>
              <w:rPr>
                <w:rFonts w:eastAsia="PMingLiU"/>
                <w:szCs w:val="22"/>
                <w:lang w:val="en-CA" w:eastAsia="zh-CN"/>
              </w:rPr>
              <w:t xml:space="preserve"> 1/</w:t>
            </w:r>
            <w:r>
              <w:rPr>
                <w:rFonts w:hint="eastAsia" w:eastAsiaTheme="minorEastAsia"/>
                <w:szCs w:val="22"/>
                <w:lang w:val="en-CA" w:eastAsia="ko-KR"/>
              </w:rPr>
              <w:t>4</w:t>
            </w:r>
          </w:p>
        </w:tc>
        <w:tc>
          <w:tcPr>
            <w:tcW w:w="37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PMingLiU"/>
                <w:szCs w:val="22"/>
                <w:lang w:val="en-CA" w:eastAsia="zh-CN"/>
              </w:rPr>
            </w:pPr>
            <w:r>
              <w:rPr>
                <w:rFonts w:eastAsia="PMingLiU"/>
                <w:szCs w:val="22"/>
                <w:lang w:val="en-CA" w:eastAsia="zh-CN"/>
              </w:rPr>
              <w:t>Mode 57,58,59,60,61,62,63,64,65,66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2533"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Theme="minorEastAsia"/>
                <w:szCs w:val="22"/>
                <w:lang w:val="en-CA" w:eastAsia="ko-KR"/>
              </w:rPr>
            </w:pPr>
            <w:r>
              <w:rPr>
                <w:rFonts w:hint="eastAsia" w:eastAsiaTheme="minorEastAsia"/>
                <w:szCs w:val="22"/>
                <w:lang w:val="en-CA" w:eastAsia="ko-KR"/>
              </w:rPr>
              <w:t>W / H == 1/8</w:t>
            </w:r>
          </w:p>
        </w:tc>
        <w:tc>
          <w:tcPr>
            <w:tcW w:w="37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Theme="minorEastAsia"/>
                <w:szCs w:val="22"/>
                <w:lang w:val="en-CA" w:eastAsia="ko-KR"/>
              </w:rPr>
            </w:pPr>
            <w:r>
              <w:rPr>
                <w:rFonts w:hint="eastAsia" w:eastAsiaTheme="minorEastAsia"/>
                <w:szCs w:val="22"/>
                <w:lang w:val="en-CA" w:eastAsia="ko-KR"/>
              </w:rPr>
              <w:t>Modes 55, 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8" w:hRule="atLeast"/>
        </w:trPr>
        <w:tc>
          <w:tcPr>
            <w:tcW w:w="2533"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Theme="minorEastAsia"/>
                <w:szCs w:val="22"/>
                <w:lang w:val="en-CA" w:eastAsia="ko-KR"/>
              </w:rPr>
            </w:pPr>
            <w:r>
              <w:rPr>
                <w:rFonts w:hint="eastAsia" w:eastAsiaTheme="minorEastAsia"/>
                <w:szCs w:val="22"/>
                <w:lang w:val="en-CA" w:eastAsia="ko-KR"/>
              </w:rPr>
              <w:t>W / H == 1/16</w:t>
            </w:r>
          </w:p>
        </w:tc>
        <w:tc>
          <w:tcPr>
            <w:tcW w:w="37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rPr>
                <w:rFonts w:eastAsiaTheme="minorEastAsia"/>
                <w:szCs w:val="22"/>
                <w:lang w:val="en-CA" w:eastAsia="ko-KR"/>
              </w:rPr>
            </w:pPr>
            <w:r>
              <w:rPr>
                <w:rFonts w:hint="eastAsia" w:eastAsiaTheme="minorEastAsia"/>
                <w:szCs w:val="22"/>
                <w:lang w:val="en-CA" w:eastAsia="ko-KR"/>
              </w:rPr>
              <w:t>Modes 53, 54, 55, 56</w:t>
            </w:r>
          </w:p>
        </w:tc>
      </w:tr>
    </w:tbl>
    <w:p>
      <w:pPr>
        <w:jc w:val="center"/>
        <w:rPr>
          <w:rFonts w:eastAsia="Malgun Gothic"/>
          <w:szCs w:val="22"/>
        </w:rPr>
      </w:pPr>
    </w:p>
    <w:p>
      <w:pPr>
        <w:keepNext/>
        <w:keepLines/>
        <w:jc w:val="center"/>
        <w:rPr>
          <w:szCs w:val="22"/>
        </w:rPr>
      </w:pPr>
      <w:r>
        <w:rPr>
          <w:rFonts w:eastAsia="Malgun Gothic"/>
          <w:szCs w:val="22"/>
        </w:rPr>
        <w:object>
          <v:shape id="_x0000_i1027" o:spt="75" type="#_x0000_t75" style="height:159.75pt;width:296.25pt;" o:ole="t" filled="f" o:preferrelative="t" stroked="f" coordsize="21600,21600">
            <v:path/>
            <v:fill on="f" focussize="0,0"/>
            <v:stroke on="f" joinstyle="miter"/>
            <v:imagedata r:id="rId25" o:title=""/>
            <o:lock v:ext="edit" aspectratio="t"/>
            <w10:wrap type="none"/>
            <w10:anchorlock/>
          </v:shape>
          <o:OLEObject Type="Embed" ProgID="Visio.Drawing.15" ShapeID="_x0000_i1027" DrawAspect="Content" ObjectID="_1468075727" r:id="rId24">
            <o:LockedField>false</o:LockedField>
          </o:OLEObject>
        </w:object>
      </w:r>
    </w:p>
    <w:p>
      <w:pPr>
        <w:pStyle w:val="13"/>
        <w:keepLines/>
        <w:spacing w:before="136"/>
        <w:rPr>
          <w:lang w:val="en-CA"/>
        </w:rPr>
      </w:pPr>
      <w:bookmarkStart w:id="85" w:name="_Ref521505993"/>
      <w:bookmarkStart w:id="86" w:name="_Ref518842575"/>
      <w:r>
        <w:rPr>
          <w:lang w:val="en-GB"/>
        </w:rPr>
        <w:t xml:space="preserve">Figure </w:t>
      </w:r>
      <w:r>
        <w:rPr>
          <w:lang w:val="en-GB"/>
        </w:rPr>
        <w:fldChar w:fldCharType="begin"/>
      </w:r>
      <w:r>
        <w:rPr>
          <w:lang w:val="en-GB"/>
        </w:rPr>
        <w:instrText xml:space="preserve"> SEQ Figure \* ARABIC </w:instrText>
      </w:r>
      <w:r>
        <w:rPr>
          <w:lang w:val="en-GB"/>
        </w:rPr>
        <w:fldChar w:fldCharType="separate"/>
      </w:r>
      <w:r>
        <w:rPr>
          <w:lang w:val="en-GB"/>
        </w:rPr>
        <w:t>15</w:t>
      </w:r>
      <w:r>
        <w:rPr>
          <w:lang w:val="en-GB"/>
        </w:rPr>
        <w:fldChar w:fldCharType="end"/>
      </w:r>
      <w:bookmarkEnd w:id="85"/>
      <w:r>
        <w:rPr>
          <w:lang w:val="en-GB"/>
        </w:rPr>
        <w:t xml:space="preserve"> </w:t>
      </w:r>
      <w:bookmarkEnd w:id="86"/>
      <w:r>
        <w:rPr>
          <w:lang w:eastAsia="ko-KR"/>
        </w:rPr>
        <w:t xml:space="preserve">– </w:t>
      </w:r>
      <w:r>
        <w:t>Problem of discontinuity in case of directions beyond 45</w:t>
      </w:r>
      <w:r>
        <w:rPr>
          <w:rFonts w:hint="eastAsia" w:ascii="Malgun Gothic" w:hAnsi="Malgun Gothic"/>
        </w:rPr>
        <w:t>°</w:t>
      </w:r>
    </w:p>
    <w:p>
      <w:pPr>
        <w:jc w:val="both"/>
        <w:rPr>
          <w:rFonts w:eastAsiaTheme="minorEastAsia"/>
          <w:lang w:val="en-CA" w:eastAsia="ko-KR"/>
        </w:rPr>
      </w:pPr>
      <w:r>
        <w:rPr>
          <w:rFonts w:hint="eastAsia" w:eastAsia="Malgun Gothic"/>
          <w:szCs w:val="22"/>
          <w:lang w:eastAsia="ko-KR"/>
        </w:rPr>
        <w:t>As shown in</w:t>
      </w:r>
      <w:r>
        <w:rPr>
          <w:szCs w:val="22"/>
          <w:lang w:val="en-CA"/>
        </w:rPr>
        <w:t xml:space="preserve"> </w:t>
      </w:r>
      <w:r>
        <w:rPr>
          <w:rFonts w:eastAsia="Malgun Gothic"/>
          <w:szCs w:val="22"/>
          <w:lang w:val="en-CA" w:eastAsia="ko-KR"/>
        </w:rPr>
        <w:fldChar w:fldCharType="begin"/>
      </w:r>
      <w:r>
        <w:rPr>
          <w:szCs w:val="22"/>
          <w:lang w:val="en-CA"/>
        </w:rPr>
        <w:instrText xml:space="preserve"> REF _Ref521505993 \h </w:instrText>
      </w:r>
      <w:r>
        <w:rPr>
          <w:rFonts w:eastAsia="Malgun Gothic"/>
          <w:szCs w:val="22"/>
          <w:lang w:val="en-CA" w:eastAsia="ko-KR"/>
        </w:rPr>
        <w:fldChar w:fldCharType="separate"/>
      </w:r>
      <w:r>
        <w:rPr>
          <w:lang w:val="en-GB"/>
        </w:rPr>
        <w:t>Figure 15</w:t>
      </w:r>
      <w:r>
        <w:rPr>
          <w:rFonts w:eastAsia="Malgun Gothic"/>
          <w:szCs w:val="22"/>
          <w:lang w:val="en-CA" w:eastAsia="ko-KR"/>
        </w:rPr>
        <w:fldChar w:fldCharType="end"/>
      </w:r>
      <w:r>
        <w:rPr>
          <w:szCs w:val="22"/>
          <w:lang w:val="en-CA"/>
        </w:rPr>
        <w:t>,</w:t>
      </w:r>
      <w:r>
        <w:rPr>
          <w:szCs w:val="22"/>
        </w:rPr>
        <w:t xml:space="preserve"> two vertically-adjacent predicted samples may use two non-adjacent reference samples in the case of wide-angle intra prediction. Hence, low-pass reference samples filter and side smoothing are applied to the wide-angle prediction to reduce the negative effect of the increased gap </w:t>
      </w:r>
      <w:r>
        <w:rPr>
          <w:color w:val="000000"/>
          <w:szCs w:val="22"/>
        </w:rPr>
        <w:t>∆p</w:t>
      </w:r>
      <w:r>
        <w:rPr>
          <w:color w:val="000000"/>
          <w:szCs w:val="22"/>
          <w:vertAlign w:val="subscript"/>
        </w:rPr>
        <w:t>α</w:t>
      </w:r>
      <w:r>
        <w:rPr>
          <w:color w:val="000000"/>
          <w:szCs w:val="22"/>
        </w:rPr>
        <w:t>.</w:t>
      </w:r>
      <w:r>
        <w:rPr>
          <w:rFonts w:hint="eastAsia" w:eastAsiaTheme="minorEastAsia"/>
          <w:lang w:val="en-CA" w:eastAsia="ko-KR"/>
        </w:rPr>
        <w:t xml:space="preserve"> </w:t>
      </w:r>
      <w:r>
        <w:rPr>
          <w:lang w:val="en-CA" w:eastAsia="zh-TW"/>
        </w:rPr>
        <w:t xml:space="preserve">If a wide-angle mode represents a </w:t>
      </w:r>
      <w:r>
        <w:rPr>
          <w:lang w:val="en-CA"/>
        </w:rPr>
        <w:t>non-fractional</w:t>
      </w:r>
      <w:r>
        <w:rPr>
          <w:lang w:val="en-CA" w:eastAsia="zh-TW"/>
        </w:rPr>
        <w:t xml:space="preserve"> offset. There are 8 modes in the wide-angle modes satisfy this condition, which are [−14, −12, −10, −6, 72, 76, 78, 80]. When a block is predicted by these modes</w:t>
      </w:r>
      <w:r>
        <w:rPr>
          <w:rFonts w:hint="eastAsia" w:eastAsiaTheme="minorEastAsia"/>
          <w:lang w:val="en-CA" w:eastAsia="ko-KR"/>
        </w:rPr>
        <w:t>,</w:t>
      </w:r>
      <w:r>
        <w:rPr>
          <w:lang w:val="en-CA" w:eastAsia="zh-TW"/>
        </w:rPr>
        <w:t xml:space="preserve"> </w:t>
      </w:r>
      <w:r>
        <w:rPr>
          <w:rFonts w:hint="eastAsia" w:eastAsiaTheme="minorEastAsia"/>
          <w:lang w:val="en-CA" w:eastAsia="ko-KR"/>
        </w:rPr>
        <w:t>t</w:t>
      </w:r>
      <w:r>
        <w:rPr>
          <w:lang w:val="en-CA" w:eastAsia="zh-TW"/>
        </w:rPr>
        <w:t>he sample</w:t>
      </w:r>
      <w:r>
        <w:rPr>
          <w:rFonts w:hint="eastAsia" w:eastAsiaTheme="minorEastAsia"/>
          <w:lang w:val="en-CA" w:eastAsia="ko-KR"/>
        </w:rPr>
        <w:t>s</w:t>
      </w:r>
      <w:r>
        <w:rPr>
          <w:lang w:val="en-CA" w:eastAsia="zh-TW"/>
        </w:rPr>
        <w:t xml:space="preserve"> in the reference buffer</w:t>
      </w:r>
      <w:r>
        <w:rPr>
          <w:rFonts w:hint="eastAsia" w:eastAsiaTheme="minorEastAsia"/>
          <w:lang w:val="en-CA" w:eastAsia="ko-KR"/>
        </w:rPr>
        <w:t xml:space="preserve"> are directly copied</w:t>
      </w:r>
      <w:r>
        <w:rPr>
          <w:lang w:val="en-CA" w:eastAsia="zh-TW"/>
        </w:rPr>
        <w:t xml:space="preserve"> without applying any interpolation. With this modification, the number of samples needed to be smoothing is reduced. Besides, it aligns the design of non-fractional modes in the conventional prediction modes and wide-angle modes.</w:t>
      </w:r>
    </w:p>
    <w:p>
      <w:pPr>
        <w:jc w:val="both"/>
        <w:rPr>
          <w:rFonts w:eastAsiaTheme="minorEastAsia"/>
          <w:lang w:val="en-CA" w:eastAsia="ko-KR"/>
        </w:rPr>
      </w:pPr>
      <w:r>
        <w:rPr>
          <w:szCs w:val="22"/>
          <w:lang w:val="en-CA" w:eastAsia="ja-JP"/>
        </w:rPr>
        <w:t xml:space="preserve">In </w:t>
      </w:r>
      <w:r>
        <w:rPr>
          <w:rFonts w:hint="eastAsia" w:eastAsiaTheme="minorEastAsia"/>
          <w:szCs w:val="22"/>
          <w:lang w:val="en-CA" w:eastAsia="ko-KR"/>
        </w:rPr>
        <w:t>VVC</w:t>
      </w:r>
      <w:r>
        <w:rPr>
          <w:szCs w:val="22"/>
          <w:lang w:val="en-CA" w:eastAsia="ja-JP"/>
        </w:rPr>
        <w:t xml:space="preserve">, 4:2:2 and 4:4:4 chroma formats are supported as well as 4:2:0. Chroma derived mode (DM) derivation table for 4:2:2 chroma format </w:t>
      </w:r>
      <w:r>
        <w:rPr>
          <w:rFonts w:hint="eastAsia" w:eastAsiaTheme="minorEastAsia"/>
          <w:szCs w:val="22"/>
          <w:lang w:val="en-CA" w:eastAsia="ko-KR"/>
        </w:rPr>
        <w:t xml:space="preserve">was </w:t>
      </w:r>
      <w:r>
        <w:rPr>
          <w:rFonts w:eastAsiaTheme="minorEastAsia"/>
          <w:szCs w:val="22"/>
          <w:lang w:val="en-CA" w:eastAsia="ko-KR"/>
        </w:rPr>
        <w:t>initially</w:t>
      </w:r>
      <w:r>
        <w:rPr>
          <w:szCs w:val="22"/>
          <w:lang w:val="en-CA" w:eastAsia="ja-JP"/>
        </w:rPr>
        <w:t xml:space="preserve"> ported from </w:t>
      </w:r>
      <w:r>
        <w:rPr>
          <w:rFonts w:hint="eastAsia" w:eastAsiaTheme="minorEastAsia"/>
          <w:szCs w:val="22"/>
          <w:lang w:val="en-CA" w:eastAsia="ko-KR"/>
        </w:rPr>
        <w:t>HEVC</w:t>
      </w:r>
      <w:r>
        <w:rPr>
          <w:szCs w:val="22"/>
          <w:lang w:val="en-CA" w:eastAsia="ja-JP"/>
        </w:rPr>
        <w:t xml:space="preserve"> </w:t>
      </w:r>
      <w:r>
        <w:rPr>
          <w:rFonts w:eastAsiaTheme="minorEastAsia"/>
          <w:szCs w:val="22"/>
          <w:lang w:val="en-CA" w:eastAsia="ko-KR"/>
        </w:rPr>
        <w:t>extending</w:t>
      </w:r>
      <w:r>
        <w:rPr>
          <w:rFonts w:hint="eastAsia" w:eastAsiaTheme="minorEastAsia"/>
          <w:szCs w:val="22"/>
          <w:lang w:val="en-CA" w:eastAsia="ko-KR"/>
        </w:rPr>
        <w:t xml:space="preserve"> the number of entries</w:t>
      </w:r>
      <w:r>
        <w:rPr>
          <w:szCs w:val="22"/>
          <w:lang w:val="en-CA" w:eastAsia="ja-JP"/>
        </w:rPr>
        <w:t xml:space="preserve"> from 35 to 67 to align with the extension of intra prediction modes</w:t>
      </w:r>
      <w:r>
        <w:rPr>
          <w:rFonts w:hint="eastAsia" w:eastAsiaTheme="minorEastAsia"/>
          <w:szCs w:val="22"/>
          <w:lang w:val="en-CA" w:eastAsia="ko-KR"/>
        </w:rPr>
        <w:t>.</w:t>
      </w:r>
      <w:r>
        <w:rPr>
          <w:szCs w:val="22"/>
          <w:lang w:val="en-CA" w:eastAsia="ja-JP"/>
        </w:rPr>
        <w:t xml:space="preserve"> Since HEVC specification does not support prediction angle below −135 degree and above 45 degree, luma intra prediction modes ranging from 2 to 5 are mapped to 2. </w:t>
      </w:r>
      <w:r>
        <w:rPr>
          <w:rFonts w:hint="eastAsia" w:eastAsiaTheme="minorEastAsia"/>
          <w:szCs w:val="22"/>
          <w:lang w:val="en-CA" w:eastAsia="ko-KR"/>
        </w:rPr>
        <w:t xml:space="preserve">Therefore chroma DM derivation table for 4:2:2: chroma format is updated by </w:t>
      </w:r>
      <w:r>
        <w:rPr>
          <w:lang w:val="en-CA" w:eastAsia="ja-JP"/>
        </w:rPr>
        <w:t>replac</w:t>
      </w:r>
      <w:r>
        <w:rPr>
          <w:rFonts w:hint="eastAsia" w:eastAsiaTheme="minorEastAsia"/>
          <w:lang w:val="en-CA" w:eastAsia="ko-KR"/>
        </w:rPr>
        <w:t>ing</w:t>
      </w:r>
      <w:r>
        <w:rPr>
          <w:lang w:val="en-CA" w:eastAsia="ja-JP"/>
        </w:rPr>
        <w:t xml:space="preserve"> some values of the entries of the mapping table to convert prediction angle more precisely for chroma blocks</w:t>
      </w:r>
      <w:r>
        <w:rPr>
          <w:rFonts w:hint="eastAsia" w:eastAsiaTheme="minorEastAsia"/>
          <w:lang w:val="en-CA" w:eastAsia="ko-KR"/>
        </w:rPr>
        <w:t>.</w:t>
      </w:r>
      <w:r>
        <w:rPr>
          <w:rFonts w:hint="eastAsia" w:eastAsiaTheme="minorEastAsia"/>
          <w:szCs w:val="22"/>
          <w:lang w:val="en-CA" w:eastAsia="ko-KR"/>
        </w:rPr>
        <w:t xml:space="preserve"> </w:t>
      </w:r>
    </w:p>
    <w:p>
      <w:pPr>
        <w:pStyle w:val="5"/>
        <w:spacing w:before="136"/>
        <w:rPr>
          <w:rFonts w:eastAsia="Malgun Gothic"/>
          <w:sz w:val="22"/>
          <w:szCs w:val="22"/>
          <w:lang w:val="en-CA" w:eastAsia="ko-KR"/>
        </w:rPr>
      </w:pPr>
      <w:r>
        <w:rPr>
          <w:rFonts w:hint="eastAsia" w:eastAsiaTheme="minorEastAsia"/>
          <w:lang w:eastAsia="ko-KR"/>
        </w:rPr>
        <w:t xml:space="preserve">Mode </w:t>
      </w:r>
      <w:r>
        <w:rPr>
          <w:rFonts w:eastAsiaTheme="minorEastAsia"/>
          <w:lang w:eastAsia="ko-KR"/>
        </w:rPr>
        <w:t>d</w:t>
      </w:r>
      <w:r>
        <w:rPr>
          <w:rFonts w:hint="eastAsia" w:eastAsiaTheme="minorEastAsia"/>
          <w:lang w:eastAsia="ko-KR"/>
        </w:rPr>
        <w:t xml:space="preserve">ependent </w:t>
      </w:r>
      <w:r>
        <w:rPr>
          <w:rFonts w:eastAsiaTheme="minorEastAsia"/>
          <w:lang w:eastAsia="ko-KR"/>
        </w:rPr>
        <w:t>i</w:t>
      </w:r>
      <w:r>
        <w:rPr>
          <w:rFonts w:hint="eastAsia" w:eastAsiaTheme="minorEastAsia"/>
          <w:lang w:eastAsia="ko-KR"/>
        </w:rPr>
        <w:t xml:space="preserve">ntra </w:t>
      </w:r>
      <w:r>
        <w:rPr>
          <w:rFonts w:eastAsiaTheme="minorEastAsia"/>
          <w:lang w:eastAsia="ko-KR"/>
        </w:rPr>
        <w:t>s</w:t>
      </w:r>
      <w:r>
        <w:rPr>
          <w:rFonts w:hint="eastAsia" w:eastAsiaTheme="minorEastAsia"/>
          <w:lang w:eastAsia="ko-KR"/>
        </w:rPr>
        <w:t>moothing (MDIS)</w:t>
      </w:r>
    </w:p>
    <w:p>
      <w:pPr>
        <w:jc w:val="both"/>
        <w:rPr>
          <w:lang w:eastAsia="ko-KR"/>
        </w:rPr>
      </w:pPr>
      <w:r>
        <w:rPr>
          <w:szCs w:val="22"/>
          <w:lang w:val="en-CA"/>
        </w:rPr>
        <w:t xml:space="preserve">Four-tap intra interpolation filters are utilized to improve the directional intra prediction accuracy. In HEVC, a two-tap linear interpolation filter has been used to generate the intra prediction block in the directional prediction modes (i.e., excluding Planar and DC predictors). In VVC, </w:t>
      </w:r>
      <w:r>
        <w:rPr>
          <w:lang w:eastAsia="ko-KR"/>
        </w:rPr>
        <w:t xml:space="preserve">simplified 6-bit 4-tap </w:t>
      </w:r>
      <w:r>
        <w:t xml:space="preserve">Gaussian interpolation filter </w:t>
      </w:r>
      <w:r>
        <w:rPr>
          <w:rFonts w:hint="eastAsia" w:eastAsiaTheme="minorEastAsia"/>
          <w:lang w:eastAsia="ko-KR"/>
        </w:rPr>
        <w:t>is used</w:t>
      </w:r>
      <w:r>
        <w:rPr>
          <w:rFonts w:hint="eastAsia"/>
          <w:lang w:val="en-CA" w:eastAsia="ko-KR"/>
        </w:rPr>
        <w:t xml:space="preserve"> for</w:t>
      </w:r>
      <w:r>
        <w:rPr>
          <w:lang w:val="en-CA"/>
        </w:rPr>
        <w:t xml:space="preserve"> only directional intra modes. Non-directional intra prediction process is unmodified.</w:t>
      </w:r>
      <w:r>
        <w:rPr>
          <w:rFonts w:hint="eastAsia"/>
          <w:lang w:val="en-CA" w:eastAsia="ko-KR"/>
        </w:rPr>
        <w:t xml:space="preserve"> </w:t>
      </w:r>
      <w:r>
        <w:rPr>
          <w:rFonts w:hint="eastAsia"/>
          <w:lang w:eastAsia="ko-KR"/>
        </w:rPr>
        <w:t>The</w:t>
      </w:r>
      <w:r>
        <w:rPr>
          <w:lang w:eastAsia="ko-KR"/>
        </w:rPr>
        <w:t xml:space="preserve"> </w:t>
      </w:r>
      <w:r>
        <w:rPr>
          <w:rFonts w:hint="eastAsia"/>
          <w:lang w:eastAsia="ko-KR"/>
        </w:rPr>
        <w:t>selection</w:t>
      </w:r>
      <w:r>
        <w:rPr>
          <w:lang w:eastAsia="ko-KR"/>
        </w:rPr>
        <w:t xml:space="preserve"> of </w:t>
      </w:r>
      <w:r>
        <w:rPr>
          <w:rFonts w:hint="eastAsia"/>
          <w:lang w:eastAsia="ko-KR"/>
        </w:rPr>
        <w:t>the</w:t>
      </w:r>
      <w:r>
        <w:rPr>
          <w:lang w:eastAsia="ko-KR"/>
        </w:rPr>
        <w:t xml:space="preserve"> 4-tap filters</w:t>
      </w:r>
      <w:r>
        <w:rPr>
          <w:rFonts w:hint="eastAsia"/>
          <w:lang w:eastAsia="ko-KR"/>
        </w:rPr>
        <w:t xml:space="preserve"> is</w:t>
      </w:r>
      <w:r>
        <w:rPr>
          <w:lang w:eastAsia="ko-KR"/>
        </w:rPr>
        <w:t xml:space="preserve"> performed according to the MDIS condition for directional intra prediction modes that provide non-fractional displacements, i.e. to all the directional modes excluding the following: 2, HOR_IDX, DIA_IDX, VER_IDX, 66. </w:t>
      </w:r>
    </w:p>
    <w:p>
      <w:pPr>
        <w:rPr>
          <w:szCs w:val="22"/>
          <w:lang w:eastAsia="ko-KR"/>
        </w:rPr>
      </w:pPr>
      <w:r>
        <w:rPr>
          <w:szCs w:val="22"/>
          <w:lang w:eastAsia="ko-KR"/>
        </w:rPr>
        <w:t>Depending on the intra prediction mode, the following reference samples processing is performed:</w:t>
      </w:r>
    </w:p>
    <w:p>
      <w:pPr>
        <w:pStyle w:val="46"/>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Pr>
          <w:sz w:val="22"/>
          <w:szCs w:val="22"/>
          <w:lang w:val="en-GB" w:eastAsia="ko-KR"/>
        </w:rPr>
        <w:t>The directional intra-prediction mode is classified into one of the following groups:</w:t>
      </w:r>
    </w:p>
    <w:p>
      <w:pPr>
        <w:pStyle w:val="46"/>
        <w:numPr>
          <w:ilvl w:val="1"/>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Pr>
          <w:sz w:val="22"/>
          <w:szCs w:val="22"/>
          <w:lang w:val="en-GB" w:eastAsia="ko-KR"/>
        </w:rPr>
        <w:t>vertical or horizontal modes (HOR_IDX, VER_IDX),</w:t>
      </w:r>
    </w:p>
    <w:p>
      <w:pPr>
        <w:pStyle w:val="46"/>
        <w:numPr>
          <w:ilvl w:val="1"/>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Pr>
          <w:sz w:val="22"/>
          <w:szCs w:val="22"/>
          <w:lang w:val="en-GB" w:eastAsia="ko-KR"/>
        </w:rPr>
        <w:t>diagonal modes that represent angles which are multiple of 45 degree (2, DIA_IDX, VDIA_IDX),</w:t>
      </w:r>
    </w:p>
    <w:p>
      <w:pPr>
        <w:pStyle w:val="46"/>
        <w:numPr>
          <w:ilvl w:val="1"/>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Pr>
          <w:sz w:val="22"/>
          <w:szCs w:val="22"/>
          <w:lang w:val="en-GB" w:eastAsia="ko-KR"/>
        </w:rPr>
        <w:t>remaining directional modes;</w:t>
      </w:r>
    </w:p>
    <w:p>
      <w:pPr>
        <w:pStyle w:val="46"/>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Pr>
          <w:sz w:val="22"/>
          <w:szCs w:val="22"/>
          <w:lang w:val="en-GB" w:eastAsia="ko-KR"/>
        </w:rPr>
        <w:t>If the directional intra-prediction mode is classified as belonging to group A, then then no filters are applied to reference samples to generate predicted samples;</w:t>
      </w:r>
    </w:p>
    <w:p>
      <w:pPr>
        <w:pStyle w:val="46"/>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Pr>
          <w:sz w:val="22"/>
          <w:szCs w:val="22"/>
          <w:lang w:val="en-GB" w:eastAsia="ko-KR"/>
        </w:rPr>
        <w:t>Otherwise, if a mode falls into group B, then a [1, 2, 1] reference sample filter may be applied (depending on the MDIS condition) to reference samples to further copy these filtered values into an intra predictor according to the selected direction, but no interpolation filters are applied;</w:t>
      </w:r>
    </w:p>
    <w:p>
      <w:pPr>
        <w:pStyle w:val="46"/>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color w:val="000000"/>
          <w:sz w:val="22"/>
          <w:szCs w:val="22"/>
        </w:rPr>
      </w:pPr>
      <w:r>
        <w:rPr>
          <w:sz w:val="22"/>
          <w:szCs w:val="22"/>
          <w:lang w:val="en-GB" w:eastAsia="ko-KR"/>
        </w:rPr>
        <w:t>Otherwise, if a mode is classified as belonging to group C, then only an intra reference sample interpolation filter is applied to reference samples to generate a predicted sample that falls into a fractional or integer position between reference samples according to a selected direction (no reference sample filtering is performed).</w:t>
      </w:r>
    </w:p>
    <w:p>
      <w:pPr>
        <w:pStyle w:val="4"/>
        <w:spacing w:before="136"/>
        <w:rPr>
          <w:rFonts w:eastAsia="Malgun Gothic"/>
          <w:sz w:val="22"/>
          <w:szCs w:val="22"/>
          <w:lang w:val="en-CA" w:eastAsia="ko-KR"/>
        </w:rPr>
      </w:pPr>
      <w:bookmarkStart w:id="87" w:name="_Ref480746520"/>
      <w:bookmarkStart w:id="88" w:name="_Toc490559751"/>
      <w:bookmarkStart w:id="89" w:name="_Ref473727953"/>
      <w:bookmarkStart w:id="90" w:name="_Toc35804738"/>
      <w:bookmarkStart w:id="91" w:name="_Toc467250367"/>
      <w:r>
        <w:t>Cross-component linear model prediction</w:t>
      </w:r>
      <w:bookmarkEnd w:id="87"/>
      <w:bookmarkEnd w:id="88"/>
      <w:bookmarkEnd w:id="89"/>
      <w:bookmarkEnd w:id="90"/>
      <w:bookmarkEnd w:id="91"/>
    </w:p>
    <w:p>
      <w:pPr>
        <w:spacing w:after="120"/>
        <w:jc w:val="both"/>
        <w:rPr>
          <w:rFonts w:eastAsia="Malgun Gothic"/>
          <w:szCs w:val="22"/>
          <w:lang w:val="en-CA" w:eastAsia="ko-KR"/>
        </w:rPr>
      </w:pPr>
      <w:r>
        <w:rPr>
          <w:szCs w:val="22"/>
          <w:lang w:val="en-CA"/>
        </w:rPr>
        <w:t xml:space="preserve">To reduce the cross-component redundancy, a </w:t>
      </w:r>
      <w:r>
        <w:rPr>
          <w:lang w:val="en-CA"/>
        </w:rPr>
        <w:t>cross-component linear model (CC</w:t>
      </w:r>
      <w:r>
        <w:rPr>
          <w:szCs w:val="22"/>
          <w:lang w:val="en-CA"/>
        </w:rPr>
        <w:t>LM) prediction mode is used in the VVC, for which the chroma samples are predicted based on the reconstructed luma samples of the same CU by using a linear model as follows:</w:t>
      </w:r>
    </w:p>
    <w:p>
      <w:pPr>
        <w:jc w:val="right"/>
        <w:rPr>
          <w:szCs w:val="22"/>
          <w:lang w:val="en-CA"/>
        </w:rPr>
      </w:pPr>
      <m:oMath>
        <m:sSub>
          <m:sSubPr>
            <m:ctrlPr>
              <w:rPr>
                <w:rFonts w:ascii="Cambria Math" w:hAnsi="Cambria Math"/>
                <w:i/>
                <w:szCs w:val="22"/>
                <w:lang w:val="en-CA"/>
              </w:rPr>
            </m:ctrlPr>
          </m:sSubPr>
          <m:e>
            <m:r>
              <m:rPr>
                <m:sty m:val="p"/>
              </m:rPr>
              <w:rPr>
                <w:rFonts w:ascii="Cambria Math" w:hAnsi="Cambria Math"/>
                <w:szCs w:val="22"/>
                <w:lang w:val="en-CA"/>
              </w:rPr>
              <m:t>pred</m:t>
            </m:r>
            <m:ctrlPr>
              <w:rPr>
                <w:rFonts w:ascii="Cambria Math" w:hAnsi="Cambria Math"/>
                <w:i/>
                <w:szCs w:val="22"/>
                <w:lang w:val="en-CA"/>
              </w:rPr>
            </m:ctrlPr>
          </m:e>
          <m:sub>
            <m:r>
              <m:rPr>
                <m:sty m:val="p"/>
              </m:rPr>
              <w:rPr>
                <w:rFonts w:ascii="Cambria Math" w:hAnsi="Cambria Math"/>
                <w:szCs w:val="22"/>
                <w:lang w:val="en-CA"/>
              </w:rPr>
              <m:t>C</m:t>
            </m:r>
            <m:ctrlPr>
              <w:rPr>
                <w:rFonts w:ascii="Cambria Math" w:hAnsi="Cambria Math"/>
                <w:i/>
                <w:szCs w:val="22"/>
                <w:lang w:val="en-CA"/>
              </w:rPr>
            </m:ctrlPr>
          </m:sub>
        </m:sSub>
        <m:d>
          <m:dPr>
            <m:ctrlPr>
              <w:rPr>
                <w:rFonts w:ascii="Cambria Math" w:hAnsi="Cambria Math"/>
                <w:i/>
                <w:szCs w:val="22"/>
                <w:lang w:val="en-CA"/>
              </w:rPr>
            </m:ctrlPr>
          </m:dPr>
          <m:e>
            <m:r>
              <m:rPr>
                <m:sty m:val="p"/>
              </m:rPr>
              <w:rPr>
                <w:rFonts w:ascii="Cambria Math" w:hAnsi="Cambria Math"/>
                <w:szCs w:val="22"/>
                <w:lang w:val="en-CA"/>
              </w:rPr>
              <m:t>i, j</m:t>
            </m:r>
            <m:ctrlPr>
              <w:rPr>
                <w:rFonts w:ascii="Cambria Math" w:hAnsi="Cambria Math"/>
                <w:i/>
                <w:szCs w:val="22"/>
                <w:lang w:val="en-CA"/>
              </w:rPr>
            </m:ctrlPr>
          </m:e>
        </m:d>
        <m:r>
          <m:rPr>
            <m:sty m:val="p"/>
          </m:rPr>
          <w:rPr>
            <w:rFonts w:ascii="Cambria Math" w:hAnsi="Cambria Math"/>
            <w:szCs w:val="22"/>
            <w:lang w:val="en-CA"/>
          </w:rPr>
          <m:t>=α·</m:t>
        </m:r>
        <m:sSub>
          <m:sSubPr>
            <m:ctrlPr>
              <w:rPr>
                <w:rFonts w:ascii="Cambria Math" w:hAnsi="Cambria Math"/>
                <w:i/>
                <w:szCs w:val="22"/>
                <w:lang w:val="en-CA"/>
              </w:rPr>
            </m:ctrlPr>
          </m:sSubPr>
          <m:e>
            <m:r>
              <m:rPr>
                <m:sty m:val="p"/>
              </m:rPr>
              <w:rPr>
                <w:rFonts w:ascii="Cambria Math" w:hAnsi="Cambria Math"/>
                <w:szCs w:val="22"/>
                <w:lang w:val="en-CA"/>
              </w:rPr>
              <m:t>rec</m:t>
            </m:r>
            <m:ctrlPr>
              <w:rPr>
                <w:rFonts w:ascii="Cambria Math" w:hAnsi="Cambria Math"/>
                <w:i/>
                <w:szCs w:val="22"/>
                <w:lang w:val="en-CA"/>
              </w:rPr>
            </m:ctrlPr>
          </m:e>
          <m:sub>
            <m:r>
              <m:rPr>
                <m:sty m:val="p"/>
              </m:rPr>
              <w:rPr>
                <w:rFonts w:ascii="Cambria Math" w:hAnsi="Cambria Math"/>
                <w:szCs w:val="22"/>
                <w:lang w:val="en-CA"/>
              </w:rPr>
              <m:t>L</m:t>
            </m:r>
            <m:ctrlPr>
              <w:rPr>
                <w:rFonts w:ascii="Cambria Math" w:hAnsi="Cambria Math"/>
                <w:i/>
                <w:szCs w:val="22"/>
                <w:lang w:val="en-CA"/>
              </w:rPr>
            </m:ctrlPr>
          </m:sub>
        </m:sSub>
        <m:r>
          <m:rPr>
            <m:sty m:val="p"/>
          </m:rPr>
          <w:rPr>
            <w:rFonts w:ascii="Cambria Math" w:hAnsi="Cambria Math"/>
            <w:szCs w:val="22"/>
            <w:lang w:val="en-CA"/>
          </w:rPr>
          <m:t>'</m:t>
        </m:r>
        <m:d>
          <m:dPr>
            <m:ctrlPr>
              <w:rPr>
                <w:rFonts w:ascii="Cambria Math" w:hAnsi="Cambria Math"/>
                <w:i/>
                <w:szCs w:val="22"/>
                <w:lang w:val="en-CA"/>
              </w:rPr>
            </m:ctrlPr>
          </m:dPr>
          <m:e>
            <m:r>
              <m:rPr>
                <m:sty m:val="p"/>
              </m:rPr>
              <w:rPr>
                <w:rFonts w:ascii="Cambria Math" w:hAnsi="Cambria Math"/>
                <w:szCs w:val="22"/>
                <w:lang w:val="en-CA"/>
              </w:rPr>
              <m:t>i, j</m:t>
            </m:r>
            <m:ctrlPr>
              <w:rPr>
                <w:rFonts w:ascii="Cambria Math" w:hAnsi="Cambria Math"/>
                <w:i/>
                <w:szCs w:val="22"/>
                <w:lang w:val="en-CA"/>
              </w:rPr>
            </m:ctrlPr>
          </m:e>
        </m:d>
        <m:r>
          <m:rPr>
            <m:sty m:val="p"/>
          </m:rPr>
          <w:rPr>
            <w:rFonts w:ascii="Cambria Math" w:hAnsi="Cambria Math"/>
            <w:szCs w:val="22"/>
            <w:lang w:val="en-CA"/>
          </w:rPr>
          <m:t>+ β</m:t>
        </m:r>
      </m:oMath>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w:t>
      </w:r>
      <w:r>
        <w:rPr>
          <w:rFonts w:hint="eastAsia" w:eastAsia="Malgun Gothic"/>
          <w:szCs w:val="22"/>
          <w:lang w:val="en-CA" w:eastAsia="ko-KR"/>
        </w:rPr>
        <w:t>3</w:t>
      </w:r>
      <w:r>
        <w:rPr>
          <w:szCs w:val="22"/>
          <w:lang w:val="en-CA"/>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1</w:t>
      </w:r>
      <w:r>
        <w:rPr>
          <w:szCs w:val="22"/>
          <w:lang w:val="en-CA"/>
        </w:rPr>
        <w:fldChar w:fldCharType="end"/>
      </w:r>
      <w:r>
        <w:rPr>
          <w:szCs w:val="22"/>
          <w:lang w:val="en-CA"/>
        </w:rPr>
        <w:t>)</w:t>
      </w:r>
    </w:p>
    <w:p>
      <w:pPr>
        <w:spacing w:after="120"/>
        <w:jc w:val="both"/>
        <w:rPr>
          <w:rFonts w:eastAsiaTheme="minorEastAsia"/>
          <w:lang w:val="en-CA" w:eastAsia="ko-KR"/>
        </w:rPr>
      </w:pPr>
      <w:r>
        <w:rPr>
          <w:szCs w:val="22"/>
          <w:lang w:val="en-CA"/>
        </w:rPr>
        <w:t xml:space="preserve">where </w:t>
      </w:r>
      <w:r>
        <w:rPr>
          <w:szCs w:val="22"/>
          <w:lang w:val="en-CA"/>
        </w:rPr>
        <w:fldChar w:fldCharType="begin"/>
      </w:r>
      <w:r>
        <w:rPr>
          <w:szCs w:val="22"/>
          <w:lang w:val="en-CA"/>
        </w:rPr>
        <w:instrText xml:space="preserve"> QUOTE </w:instrText>
      </w:r>
      <m:oMath>
        <m:sSub>
          <m:sSubPr>
            <m:ctrlPr>
              <w:rPr>
                <w:rFonts w:ascii="Cambria Math" w:hAnsi="Cambria Math"/>
                <w:i/>
                <w:szCs w:val="22"/>
                <w:lang w:val="en-CA"/>
              </w:rPr>
            </m:ctrlPr>
          </m:sSubPr>
          <m:e>
            <m:r>
              <m:rPr>
                <m:sty m:val="p"/>
              </m:rPr>
              <w:rPr>
                <w:rFonts w:ascii="Cambria Math" w:hAnsi="Cambria Math"/>
                <w:szCs w:val="22"/>
                <w:lang w:val="en-CA"/>
              </w:rPr>
              <m:t xml:space="preserve">pred</m:t>
            </m:r>
            <m:ctrlPr>
              <w:rPr>
                <w:rFonts w:ascii="Cambria Math" w:hAnsi="Cambria Math"/>
                <w:i/>
                <w:szCs w:val="22"/>
                <w:lang w:val="en-CA"/>
              </w:rPr>
            </m:ctrlPr>
          </m:e>
          <m:sub>
            <m:r>
              <m:rPr>
                <m:sty m:val="p"/>
              </m:rPr>
              <w:rPr>
                <w:rFonts w:ascii="Cambria Math" w:hAnsi="Cambria Math"/>
                <w:szCs w:val="22"/>
                <w:lang w:val="en-CA"/>
              </w:rPr>
              <m:t xml:space="preserve">C</m:t>
            </m:r>
            <m:ctrlPr>
              <w:rPr>
                <w:rFonts w:ascii="Cambria Math" w:hAnsi="Cambria Math"/>
                <w:i/>
                <w:szCs w:val="22"/>
                <w:lang w:val="en-CA"/>
              </w:rPr>
            </m:ctrlPr>
          </m:sub>
        </m:sSub>
        <m:d>
          <m:dPr>
            <m:ctrlPr>
              <w:rPr>
                <w:rFonts w:ascii="Cambria Math" w:hAnsi="Cambria Math"/>
                <w:i/>
                <w:szCs w:val="22"/>
                <w:lang w:val="en-CA"/>
              </w:rPr>
            </m:ctrlPr>
          </m:dPr>
          <m:e>
            <m:r>
              <m:rPr>
                <m:sty m:val="p"/>
              </m:rPr>
              <w:rPr>
                <w:rFonts w:ascii="Cambria Math" w:hAnsi="Cambria Math"/>
                <w:szCs w:val="22"/>
                <w:lang w:val="en-CA"/>
              </w:rPr>
              <m:t xml:space="preserve">i, j</m:t>
            </m:r>
            <m:ctrlPr>
              <w:rPr>
                <w:rFonts w:ascii="Cambria Math" w:hAnsi="Cambria Math"/>
                <w:i/>
                <w:szCs w:val="22"/>
                <w:lang w:val="en-CA"/>
              </w:rPr>
            </m:ctrlPr>
          </m:e>
        </m:d>
      </m:oMath>
      <w:r>
        <w:rPr>
          <w:szCs w:val="22"/>
          <w:lang w:val="en-CA"/>
        </w:rPr>
        <w:instrText xml:space="preserve"> </w:instrText>
      </w:r>
      <w:r>
        <w:rPr>
          <w:szCs w:val="22"/>
          <w:lang w:val="en-CA"/>
        </w:rPr>
        <w:fldChar w:fldCharType="separate"/>
      </w:r>
      <m:oMath>
        <m:sSub>
          <m:sSubPr>
            <m:ctrlPr>
              <w:rPr>
                <w:rFonts w:ascii="Cambria Math" w:hAnsi="Cambria Math"/>
                <w:i/>
                <w:szCs w:val="22"/>
                <w:lang w:val="en-CA"/>
              </w:rPr>
            </m:ctrlPr>
          </m:sSubPr>
          <m:e>
            <m:r>
              <m:rPr>
                <m:sty m:val="p"/>
              </m:rPr>
              <w:rPr>
                <w:rFonts w:ascii="Cambria Math" w:hAnsi="Cambria Math"/>
                <w:szCs w:val="22"/>
                <w:lang w:val="en-CA"/>
              </w:rPr>
              <m:t>pred</m:t>
            </m:r>
            <m:ctrlPr>
              <w:rPr>
                <w:rFonts w:ascii="Cambria Math" w:hAnsi="Cambria Math"/>
                <w:i/>
                <w:szCs w:val="22"/>
                <w:lang w:val="en-CA"/>
              </w:rPr>
            </m:ctrlPr>
          </m:e>
          <m:sub>
            <m:r>
              <m:rPr>
                <m:sty m:val="p"/>
              </m:rPr>
              <w:rPr>
                <w:rFonts w:ascii="Cambria Math" w:hAnsi="Cambria Math"/>
                <w:szCs w:val="22"/>
                <w:lang w:val="en-CA"/>
              </w:rPr>
              <m:t>C</m:t>
            </m:r>
            <m:ctrlPr>
              <w:rPr>
                <w:rFonts w:ascii="Cambria Math" w:hAnsi="Cambria Math"/>
                <w:i/>
                <w:szCs w:val="22"/>
                <w:lang w:val="en-CA"/>
              </w:rPr>
            </m:ctrlPr>
          </m:sub>
        </m:sSub>
        <m:d>
          <m:dPr>
            <m:ctrlPr>
              <w:rPr>
                <w:rFonts w:ascii="Cambria Math" w:hAnsi="Cambria Math"/>
                <w:i/>
                <w:szCs w:val="22"/>
                <w:lang w:val="en-CA"/>
              </w:rPr>
            </m:ctrlPr>
          </m:dPr>
          <m:e>
            <m:r>
              <m:rPr>
                <m:sty m:val="p"/>
              </m:rPr>
              <w:rPr>
                <w:rFonts w:ascii="Cambria Math" w:hAnsi="Cambria Math"/>
                <w:szCs w:val="22"/>
                <w:lang w:val="en-CA"/>
              </w:rPr>
              <m:t>i,j</m:t>
            </m:r>
            <m:ctrlPr>
              <w:rPr>
                <w:rFonts w:ascii="Cambria Math" w:hAnsi="Cambria Math"/>
                <w:i/>
                <w:szCs w:val="22"/>
                <w:lang w:val="en-CA"/>
              </w:rPr>
            </m:ctrlPr>
          </m:e>
        </m:d>
      </m:oMath>
      <w:r>
        <w:rPr>
          <w:szCs w:val="22"/>
          <w:lang w:val="en-CA"/>
        </w:rPr>
        <w:fldChar w:fldCharType="end"/>
      </w:r>
      <w:r>
        <w:rPr>
          <w:szCs w:val="22"/>
          <w:lang w:val="en-CA"/>
        </w:rPr>
        <w:t xml:space="preserve"> represents the predicted chroma samples in a CU and </w:t>
      </w:r>
      <w:r>
        <w:rPr>
          <w:szCs w:val="22"/>
          <w:lang w:val="en-CA"/>
        </w:rPr>
        <w:fldChar w:fldCharType="begin"/>
      </w:r>
      <w:r>
        <w:rPr>
          <w:szCs w:val="22"/>
          <w:lang w:val="en-CA"/>
        </w:rPr>
        <w:instrText xml:space="preserve"> QUOTE </w:instrText>
      </w:r>
      <m:oMath>
        <m:sSub>
          <m:sSubPr>
            <m:ctrlPr>
              <w:rPr>
                <w:rFonts w:ascii="Cambria Math" w:hAnsi="Cambria Math"/>
                <w:i/>
                <w:szCs w:val="22"/>
                <w:lang w:val="en-CA"/>
              </w:rPr>
            </m:ctrlPr>
          </m:sSubPr>
          <m:e>
            <m:r>
              <m:rPr>
                <m:sty m:val="p"/>
              </m:rPr>
              <w:rPr>
                <w:rFonts w:ascii="Cambria Math" w:hAnsi="Cambria Math"/>
                <w:szCs w:val="22"/>
                <w:lang w:val="en-CA"/>
              </w:rPr>
              <m:t xml:space="preserve">rec</m:t>
            </m:r>
            <m:ctrlPr>
              <w:rPr>
                <w:rFonts w:ascii="Cambria Math" w:hAnsi="Cambria Math"/>
                <w:i/>
                <w:szCs w:val="22"/>
                <w:lang w:val="en-CA"/>
              </w:rPr>
            </m:ctrlPr>
          </m:e>
          <m:sub>
            <m:r>
              <m:rPr>
                <m:sty m:val="p"/>
              </m:rPr>
              <w:rPr>
                <w:rFonts w:ascii="Cambria Math" w:hAnsi="Cambria Math"/>
                <w:szCs w:val="22"/>
                <w:lang w:val="en-CA"/>
              </w:rPr>
              <m:t xml:space="preserve">L</m:t>
            </m:r>
            <m:ctrlPr>
              <w:rPr>
                <w:rFonts w:ascii="Cambria Math" w:hAnsi="Cambria Math"/>
                <w:i/>
                <w:szCs w:val="22"/>
                <w:lang w:val="en-CA"/>
              </w:rPr>
            </m:ctrlPr>
          </m:sub>
        </m:sSub>
        <m:d>
          <m:dPr>
            <m:ctrlPr>
              <w:rPr>
                <w:rFonts w:ascii="Cambria Math" w:hAnsi="Cambria Math"/>
                <w:i/>
                <w:szCs w:val="22"/>
                <w:lang w:val="en-CA"/>
              </w:rPr>
            </m:ctrlPr>
          </m:dPr>
          <m:e>
            <m:r>
              <m:rPr>
                <m:sty m:val="p"/>
              </m:rPr>
              <w:rPr>
                <w:rFonts w:ascii="Cambria Math" w:hAnsi="Cambria Math"/>
                <w:szCs w:val="22"/>
                <w:lang w:val="en-CA"/>
              </w:rPr>
              <m:t xml:space="preserve">i, j</m:t>
            </m:r>
            <m:ctrlPr>
              <w:rPr>
                <w:rFonts w:ascii="Cambria Math" w:hAnsi="Cambria Math"/>
                <w:i/>
                <w:szCs w:val="22"/>
                <w:lang w:val="en-CA"/>
              </w:rPr>
            </m:ctrlPr>
          </m:e>
        </m:d>
      </m:oMath>
      <w:r>
        <w:rPr>
          <w:szCs w:val="22"/>
          <w:lang w:val="en-CA"/>
        </w:rPr>
        <w:instrText xml:space="preserve"> </w:instrText>
      </w:r>
      <w:r>
        <w:rPr>
          <w:szCs w:val="22"/>
          <w:lang w:val="en-CA"/>
        </w:rPr>
        <w:fldChar w:fldCharType="separate"/>
      </w:r>
      <m:oMath>
        <m:sSub>
          <m:sSubPr>
            <m:ctrlPr>
              <w:rPr>
                <w:rFonts w:ascii="Cambria Math" w:hAnsi="Cambria Math"/>
                <w:i/>
                <w:szCs w:val="22"/>
                <w:lang w:val="en-CA"/>
              </w:rPr>
            </m:ctrlPr>
          </m:sSubPr>
          <m:e>
            <m:r>
              <m:rPr>
                <m:sty m:val="p"/>
              </m:rPr>
              <w:rPr>
                <w:rFonts w:ascii="Cambria Math" w:hAnsi="Cambria Math"/>
                <w:szCs w:val="22"/>
                <w:lang w:val="en-CA"/>
              </w:rPr>
              <m:t>rec</m:t>
            </m:r>
            <m:ctrlPr>
              <w:rPr>
                <w:rFonts w:ascii="Cambria Math" w:hAnsi="Cambria Math"/>
                <w:i/>
                <w:szCs w:val="22"/>
                <w:lang w:val="en-CA"/>
              </w:rPr>
            </m:ctrlPr>
          </m:e>
          <m:sub>
            <m:r>
              <m:rPr>
                <m:sty m:val="p"/>
              </m:rPr>
              <w:rPr>
                <w:rFonts w:ascii="Cambria Math" w:hAnsi="Cambria Math"/>
                <w:szCs w:val="22"/>
                <w:lang w:val="en-CA"/>
              </w:rPr>
              <m:t>L</m:t>
            </m:r>
            <m:ctrlPr>
              <w:rPr>
                <w:rFonts w:ascii="Cambria Math" w:hAnsi="Cambria Math"/>
                <w:i/>
                <w:szCs w:val="22"/>
                <w:lang w:val="en-CA"/>
              </w:rPr>
            </m:ctrlPr>
          </m:sub>
        </m:sSub>
        <m:r>
          <m:rPr>
            <m:sty m:val="p"/>
          </m:rPr>
          <w:rPr>
            <w:rFonts w:ascii="Cambria Math" w:hAnsi="Cambria Math"/>
            <w:szCs w:val="22"/>
            <w:lang w:val="en-CA"/>
          </w:rPr>
          <m:t>'</m:t>
        </m:r>
        <m:d>
          <m:dPr>
            <m:ctrlPr>
              <w:rPr>
                <w:rFonts w:ascii="Cambria Math" w:hAnsi="Cambria Math"/>
                <w:i/>
                <w:szCs w:val="22"/>
                <w:lang w:val="en-CA"/>
              </w:rPr>
            </m:ctrlPr>
          </m:dPr>
          <m:e>
            <m:r>
              <m:rPr>
                <m:sty m:val="p"/>
              </m:rPr>
              <w:rPr>
                <w:rFonts w:ascii="Cambria Math" w:hAnsi="Cambria Math"/>
                <w:szCs w:val="22"/>
                <w:lang w:val="en-CA"/>
              </w:rPr>
              <m:t>i,j</m:t>
            </m:r>
            <m:ctrlPr>
              <w:rPr>
                <w:rFonts w:ascii="Cambria Math" w:hAnsi="Cambria Math"/>
                <w:i/>
                <w:szCs w:val="22"/>
                <w:lang w:val="en-CA"/>
              </w:rPr>
            </m:ctrlPr>
          </m:e>
        </m:d>
      </m:oMath>
      <w:r>
        <w:rPr>
          <w:szCs w:val="22"/>
          <w:lang w:val="en-CA"/>
        </w:rPr>
        <w:fldChar w:fldCharType="end"/>
      </w:r>
      <w:r>
        <w:rPr>
          <w:szCs w:val="22"/>
          <w:lang w:val="en-CA"/>
        </w:rPr>
        <w:t xml:space="preserve"> represents the downsampled reconstructed luma samples of the same CU. </w:t>
      </w:r>
    </w:p>
    <w:p>
      <w:pPr>
        <w:rPr>
          <w:szCs w:val="22"/>
          <w:lang w:val="en-CA"/>
        </w:rPr>
      </w:pPr>
      <w:bookmarkStart w:id="92" w:name="_Hlk32788821"/>
      <w:r>
        <w:rPr>
          <w:rFonts w:hint="eastAsia" w:eastAsiaTheme="minorEastAsia"/>
          <w:szCs w:val="22"/>
          <w:lang w:val="en-CA" w:eastAsia="ko-KR"/>
        </w:rPr>
        <w:t>T</w:t>
      </w:r>
      <w:r>
        <w:rPr>
          <w:szCs w:val="22"/>
          <w:lang w:val="en-CA"/>
        </w:rPr>
        <w:t>he CCLM parameters</w:t>
      </w:r>
      <w:r>
        <w:rPr>
          <w:rFonts w:hint="eastAsia" w:eastAsiaTheme="minorEastAsia"/>
          <w:szCs w:val="22"/>
          <w:lang w:val="en-CA" w:eastAsia="ko-KR"/>
        </w:rPr>
        <w:t xml:space="preserve"> (</w:t>
      </w:r>
      <w:r>
        <w:rPr>
          <w:szCs w:val="22"/>
          <w:lang w:val="en-CA"/>
        </w:rPr>
        <w:fldChar w:fldCharType="begin"/>
      </w:r>
      <w:r>
        <w:rPr>
          <w:szCs w:val="22"/>
          <w:lang w:val="en-CA"/>
        </w:rPr>
        <w:instrText xml:space="preserve"> QUOTE </w:instrText>
      </w:r>
      <m:oMath>
        <m:r>
          <m:rPr>
            <m:sty m:val="p"/>
          </m:rPr>
          <w:rPr>
            <w:rFonts w:ascii="Cambria Math" w:hAnsi="Cambria Math"/>
            <w:szCs w:val="22"/>
            <w:lang w:val="en-CA"/>
          </w:rPr>
          <m:t xml:space="preserve">α</m:t>
        </m:r>
      </m:oMath>
      <w:r>
        <w:rPr>
          <w:szCs w:val="22"/>
          <w:lang w:val="en-CA"/>
        </w:rPr>
        <w:instrText xml:space="preserve"> </w:instrText>
      </w:r>
      <w:r>
        <w:rPr>
          <w:szCs w:val="22"/>
          <w:lang w:val="en-CA"/>
        </w:rPr>
        <w:fldChar w:fldCharType="separate"/>
      </w:r>
      <m:oMath>
        <m:r>
          <m:rPr>
            <m:sty m:val="p"/>
          </m:rPr>
          <w:rPr>
            <w:rFonts w:ascii="Cambria Math" w:hAnsi="Cambria Math"/>
            <w:szCs w:val="22"/>
            <w:lang w:val="en-CA"/>
          </w:rPr>
          <m:t>α</m:t>
        </m:r>
      </m:oMath>
      <w:r>
        <w:rPr>
          <w:szCs w:val="22"/>
          <w:lang w:val="en-CA"/>
        </w:rPr>
        <w:fldChar w:fldCharType="end"/>
      </w:r>
      <w:r>
        <w:rPr>
          <w:szCs w:val="22"/>
          <w:lang w:val="en-CA"/>
        </w:rPr>
        <w:t xml:space="preserve"> and </w:t>
      </w:r>
      <w:r>
        <w:rPr>
          <w:szCs w:val="22"/>
          <w:lang w:val="en-CA"/>
        </w:rPr>
        <w:fldChar w:fldCharType="begin"/>
      </w:r>
      <w:r>
        <w:rPr>
          <w:szCs w:val="22"/>
          <w:lang w:val="en-CA"/>
        </w:rPr>
        <w:instrText xml:space="preserve"> QUOTE </w:instrText>
      </w:r>
      <m:oMath>
        <m:r>
          <m:rPr>
            <m:sty m:val="p"/>
          </m:rPr>
          <w:rPr>
            <w:rFonts w:ascii="Cambria Math" w:hAnsi="Cambria Math"/>
            <w:szCs w:val="22"/>
            <w:lang w:val="en-CA"/>
          </w:rPr>
          <m:t xml:space="preserve">β</m:t>
        </m:r>
      </m:oMath>
      <w:r>
        <w:rPr>
          <w:szCs w:val="22"/>
          <w:lang w:val="en-CA"/>
        </w:rPr>
        <w:instrText xml:space="preserve"> </w:instrText>
      </w:r>
      <w:r>
        <w:rPr>
          <w:szCs w:val="22"/>
          <w:lang w:val="en-CA"/>
        </w:rPr>
        <w:fldChar w:fldCharType="separate"/>
      </w:r>
      <m:oMath>
        <m:r>
          <m:rPr>
            <m:sty m:val="p"/>
          </m:rPr>
          <w:rPr>
            <w:rFonts w:ascii="Cambria Math" w:hAnsi="Cambria Math"/>
            <w:szCs w:val="22"/>
            <w:lang w:val="en-CA"/>
          </w:rPr>
          <m:t>β</m:t>
        </m:r>
      </m:oMath>
      <w:r>
        <w:rPr>
          <w:szCs w:val="22"/>
          <w:lang w:val="en-CA"/>
        </w:rPr>
        <w:fldChar w:fldCharType="end"/>
      </w:r>
      <w:r>
        <w:rPr>
          <w:rFonts w:hint="eastAsia" w:eastAsiaTheme="minorEastAsia"/>
          <w:szCs w:val="22"/>
          <w:lang w:val="en-CA" w:eastAsia="ko-KR"/>
        </w:rPr>
        <w:t>) are derived</w:t>
      </w:r>
      <w:r>
        <w:rPr>
          <w:szCs w:val="22"/>
          <w:lang w:val="en-CA"/>
        </w:rPr>
        <w:t xml:space="preserve"> with at most four neighbouring chroma samples and their corresponding down-sampled luma samples.</w:t>
      </w:r>
      <w:r>
        <w:rPr>
          <w:rFonts w:hint="eastAsia" w:eastAsiaTheme="minorEastAsia"/>
          <w:szCs w:val="22"/>
          <w:lang w:val="en-CA" w:eastAsia="ko-KR"/>
        </w:rPr>
        <w:t xml:space="preserve"> </w:t>
      </w:r>
      <w:bookmarkEnd w:id="92"/>
      <w:r>
        <w:rPr>
          <w:szCs w:val="22"/>
          <w:lang w:val="en-CA"/>
        </w:rPr>
        <w:t>Suppose the current chroma block dimensions are W×H, then W'’ and H’ are set as</w:t>
      </w:r>
    </w:p>
    <w:p>
      <w:pPr>
        <w:pStyle w:val="46"/>
        <w:numPr>
          <w:ilvl w:val="0"/>
          <w:numId w:val="7"/>
        </w:numPr>
        <w:spacing w:before="136" w:after="160"/>
        <w:jc w:val="left"/>
        <w:rPr>
          <w:sz w:val="22"/>
          <w:szCs w:val="22"/>
          <w:lang w:val="en-CA"/>
        </w:rPr>
      </w:pPr>
      <w:r>
        <w:rPr>
          <w:sz w:val="22"/>
          <w:szCs w:val="22"/>
          <w:lang w:val="en-CA"/>
        </w:rPr>
        <w:t>W’ = W, H’ = H when LM mode is applied;</w:t>
      </w:r>
    </w:p>
    <w:p>
      <w:pPr>
        <w:pStyle w:val="46"/>
        <w:numPr>
          <w:ilvl w:val="0"/>
          <w:numId w:val="7"/>
        </w:numPr>
        <w:spacing w:before="136" w:after="160"/>
        <w:jc w:val="left"/>
        <w:rPr>
          <w:sz w:val="22"/>
          <w:szCs w:val="22"/>
          <w:lang w:val="en-CA"/>
        </w:rPr>
      </w:pPr>
      <w:r>
        <w:rPr>
          <w:sz w:val="22"/>
          <w:szCs w:val="22"/>
          <w:lang w:val="en-CA"/>
        </w:rPr>
        <w:t>W’ =W + H when LM-A mode is applied;</w:t>
      </w:r>
    </w:p>
    <w:p>
      <w:pPr>
        <w:pStyle w:val="46"/>
        <w:numPr>
          <w:ilvl w:val="0"/>
          <w:numId w:val="7"/>
        </w:numPr>
        <w:spacing w:before="136" w:after="160"/>
        <w:jc w:val="left"/>
        <w:rPr>
          <w:sz w:val="22"/>
          <w:szCs w:val="22"/>
          <w:lang w:val="en-CA"/>
        </w:rPr>
      </w:pPr>
      <w:r>
        <w:rPr>
          <w:sz w:val="22"/>
          <w:szCs w:val="22"/>
          <w:lang w:val="en-CA"/>
        </w:rPr>
        <w:t>H’ = H + W when LM-L mode is applied;</w:t>
      </w:r>
    </w:p>
    <w:p>
      <w:pPr>
        <w:rPr>
          <w:szCs w:val="22"/>
          <w:lang w:val="en-CA"/>
        </w:rPr>
      </w:pPr>
      <w:r>
        <w:rPr>
          <w:szCs w:val="22"/>
          <w:lang w:val="en-CA"/>
        </w:rPr>
        <w:t>The above neighbouring positions are denoted as S[ 0, −1 ]…S[ W’ − 1, −1 ] and the the left neighbouring positions are denoted as S[ −1, 0 ]…S[ −1, H’ − 1 ]. Then the four samples are selected as</w:t>
      </w:r>
    </w:p>
    <w:p>
      <w:pPr>
        <w:pStyle w:val="46"/>
        <w:numPr>
          <w:ilvl w:val="0"/>
          <w:numId w:val="10"/>
        </w:numPr>
        <w:spacing w:before="136" w:after="160"/>
        <w:jc w:val="left"/>
        <w:rPr>
          <w:sz w:val="22"/>
          <w:szCs w:val="22"/>
          <w:lang w:val="en-CA"/>
        </w:rPr>
      </w:pPr>
      <w:r>
        <w:rPr>
          <w:sz w:val="22"/>
          <w:szCs w:val="22"/>
          <w:lang w:val="en-CA"/>
        </w:rPr>
        <w:t>S[W’ / 4, −1 ], S[ 3 * W’ / 4, −1 ], S[ −1, H’ / 4 ], S[ −1, 3 * H’ / 4 ] when LM mode is applied and both above and left neighbouring samples are available;</w:t>
      </w:r>
    </w:p>
    <w:p>
      <w:pPr>
        <w:pStyle w:val="46"/>
        <w:numPr>
          <w:ilvl w:val="0"/>
          <w:numId w:val="10"/>
        </w:numPr>
        <w:spacing w:before="136" w:after="160"/>
        <w:jc w:val="left"/>
        <w:rPr>
          <w:sz w:val="22"/>
          <w:szCs w:val="22"/>
          <w:lang w:val="en-CA"/>
        </w:rPr>
      </w:pPr>
      <w:r>
        <w:rPr>
          <w:sz w:val="22"/>
          <w:szCs w:val="22"/>
          <w:lang w:val="en-CA"/>
        </w:rPr>
        <w:t>S[ W’ / 8, −1 ], S[ 3 * W’ / 8, −1 ], S[ 5 * W’ / 8, −1 ], S[ 7 * W’ / 8, −1 ] when LM-A mode is applied or only the above neighbouring samples are available;</w:t>
      </w:r>
    </w:p>
    <w:p>
      <w:pPr>
        <w:pStyle w:val="46"/>
        <w:numPr>
          <w:ilvl w:val="0"/>
          <w:numId w:val="10"/>
        </w:numPr>
        <w:spacing w:before="136" w:after="160"/>
        <w:jc w:val="left"/>
        <w:rPr>
          <w:sz w:val="22"/>
          <w:szCs w:val="22"/>
          <w:lang w:val="en-CA"/>
        </w:rPr>
      </w:pPr>
      <w:r>
        <w:rPr>
          <w:sz w:val="22"/>
          <w:szCs w:val="22"/>
          <w:lang w:val="en-CA"/>
        </w:rPr>
        <w:t>S[ −1, H’ / 8 ], S[ −1, 3 * H’ / 8 ], S[ −1, 5 * H’ / 8 ], S[ −1, 7 * H’ / 8 ] when LM-L mode is applied or only the left neighbouring samples are available;</w:t>
      </w:r>
    </w:p>
    <w:p>
      <w:pPr>
        <w:rPr>
          <w:rFonts w:eastAsiaTheme="minorEastAsia"/>
          <w:szCs w:val="22"/>
          <w:lang w:eastAsia="ko-KR"/>
        </w:rPr>
      </w:pPr>
      <w:r>
        <w:rPr>
          <w:szCs w:val="22"/>
          <w:lang w:val="en-CA"/>
        </w:rPr>
        <w:t xml:space="preserve">The four neighbouring luma samples at the selected positions are </w:t>
      </w:r>
      <w:r>
        <w:rPr>
          <w:szCs w:val="22"/>
          <w:lang w:val="en-CA" w:eastAsia="zh-CN"/>
        </w:rPr>
        <w:t>down-</w:t>
      </w:r>
      <w:r>
        <w:rPr>
          <w:szCs w:val="22"/>
          <w:lang w:val="en-CA"/>
        </w:rPr>
        <w:t xml:space="preserve">sampled and compared four times to find two smaller values: </w:t>
      </w:r>
      <w:r>
        <w:rPr>
          <w:i/>
          <w:szCs w:val="22"/>
          <w:lang w:val="en-CA"/>
        </w:rPr>
        <w:t>x</w:t>
      </w:r>
      <w:r>
        <w:rPr>
          <w:szCs w:val="22"/>
          <w:vertAlign w:val="superscript"/>
          <w:lang w:val="en-CA"/>
        </w:rPr>
        <w:t>0</w:t>
      </w:r>
      <w:r>
        <w:rPr>
          <w:i/>
          <w:szCs w:val="22"/>
          <w:vertAlign w:val="subscript"/>
          <w:lang w:val="en-CA"/>
        </w:rPr>
        <w:t>A</w:t>
      </w:r>
      <w:r>
        <w:rPr>
          <w:szCs w:val="22"/>
          <w:lang w:val="en-CA"/>
        </w:rPr>
        <w:t xml:space="preserve"> and </w:t>
      </w:r>
      <w:r>
        <w:rPr>
          <w:i/>
          <w:szCs w:val="22"/>
          <w:lang w:val="en-CA"/>
        </w:rPr>
        <w:t>x</w:t>
      </w:r>
      <w:r>
        <w:rPr>
          <w:szCs w:val="22"/>
          <w:vertAlign w:val="superscript"/>
          <w:lang w:val="en-CA"/>
        </w:rPr>
        <w:t>1</w:t>
      </w:r>
      <w:r>
        <w:rPr>
          <w:i/>
          <w:szCs w:val="22"/>
          <w:vertAlign w:val="subscript"/>
          <w:lang w:val="en-CA"/>
        </w:rPr>
        <w:t>A</w:t>
      </w:r>
      <w:r>
        <w:rPr>
          <w:szCs w:val="22"/>
          <w:lang w:val="en-CA"/>
        </w:rPr>
        <w:t xml:space="preserve">, and two larger values: </w:t>
      </w:r>
      <w:r>
        <w:rPr>
          <w:i/>
          <w:szCs w:val="22"/>
          <w:lang w:val="en-CA"/>
        </w:rPr>
        <w:t>x</w:t>
      </w:r>
      <w:r>
        <w:rPr>
          <w:szCs w:val="22"/>
          <w:vertAlign w:val="superscript"/>
          <w:lang w:val="en-CA"/>
        </w:rPr>
        <w:t>0</w:t>
      </w:r>
      <w:r>
        <w:rPr>
          <w:i/>
          <w:szCs w:val="22"/>
          <w:vertAlign w:val="subscript"/>
          <w:lang w:val="en-CA"/>
        </w:rPr>
        <w:t>B</w:t>
      </w:r>
      <w:r>
        <w:rPr>
          <w:szCs w:val="22"/>
          <w:lang w:val="en-CA"/>
        </w:rPr>
        <w:t xml:space="preserve"> and </w:t>
      </w:r>
      <w:r>
        <w:rPr>
          <w:i/>
          <w:szCs w:val="22"/>
          <w:lang w:val="en-CA"/>
        </w:rPr>
        <w:t>x</w:t>
      </w:r>
      <w:r>
        <w:rPr>
          <w:szCs w:val="22"/>
          <w:vertAlign w:val="superscript"/>
          <w:lang w:val="en-CA"/>
        </w:rPr>
        <w:t>1</w:t>
      </w:r>
      <w:r>
        <w:rPr>
          <w:i/>
          <w:szCs w:val="22"/>
          <w:vertAlign w:val="subscript"/>
          <w:lang w:val="en-CA"/>
        </w:rPr>
        <w:t>B</w:t>
      </w:r>
      <w:r>
        <w:rPr>
          <w:szCs w:val="22"/>
          <w:lang w:val="en-CA"/>
        </w:rPr>
        <w:t xml:space="preserve">. Their corresponding chroma sample values are denoted as </w:t>
      </w:r>
      <w:r>
        <w:rPr>
          <w:i/>
          <w:szCs w:val="22"/>
          <w:lang w:val="en-CA"/>
        </w:rPr>
        <w:t>y</w:t>
      </w:r>
      <w:r>
        <w:rPr>
          <w:szCs w:val="22"/>
          <w:vertAlign w:val="superscript"/>
          <w:lang w:val="en-CA"/>
        </w:rPr>
        <w:t>0</w:t>
      </w:r>
      <w:r>
        <w:rPr>
          <w:i/>
          <w:szCs w:val="22"/>
          <w:vertAlign w:val="subscript"/>
          <w:lang w:val="en-CA"/>
        </w:rPr>
        <w:t>A</w:t>
      </w:r>
      <w:r>
        <w:rPr>
          <w:szCs w:val="22"/>
          <w:lang w:val="en-CA"/>
        </w:rPr>
        <w:t xml:space="preserve">, </w:t>
      </w:r>
      <w:r>
        <w:rPr>
          <w:i/>
          <w:szCs w:val="22"/>
          <w:lang w:val="en-CA"/>
        </w:rPr>
        <w:t>y</w:t>
      </w:r>
      <w:r>
        <w:rPr>
          <w:szCs w:val="22"/>
          <w:vertAlign w:val="superscript"/>
          <w:lang w:val="en-CA"/>
        </w:rPr>
        <w:t>1</w:t>
      </w:r>
      <w:r>
        <w:rPr>
          <w:i/>
          <w:szCs w:val="22"/>
          <w:vertAlign w:val="subscript"/>
          <w:lang w:val="en-CA"/>
        </w:rPr>
        <w:t>A</w:t>
      </w:r>
      <w:r>
        <w:rPr>
          <w:szCs w:val="22"/>
          <w:lang w:val="en-CA"/>
        </w:rPr>
        <w:t xml:space="preserve">, </w:t>
      </w:r>
      <w:r>
        <w:rPr>
          <w:i/>
          <w:szCs w:val="22"/>
          <w:lang w:val="en-CA"/>
        </w:rPr>
        <w:t>y</w:t>
      </w:r>
      <w:r>
        <w:rPr>
          <w:szCs w:val="22"/>
          <w:vertAlign w:val="superscript"/>
          <w:lang w:val="en-CA"/>
        </w:rPr>
        <w:t>0</w:t>
      </w:r>
      <w:r>
        <w:rPr>
          <w:i/>
          <w:szCs w:val="22"/>
          <w:vertAlign w:val="subscript"/>
          <w:lang w:val="en-CA"/>
        </w:rPr>
        <w:t>B</w:t>
      </w:r>
      <w:r>
        <w:rPr>
          <w:szCs w:val="22"/>
          <w:lang w:val="en-CA"/>
        </w:rPr>
        <w:t xml:space="preserve"> and </w:t>
      </w:r>
      <w:r>
        <w:rPr>
          <w:i/>
          <w:szCs w:val="22"/>
          <w:lang w:val="en-CA"/>
        </w:rPr>
        <w:t>y</w:t>
      </w:r>
      <w:r>
        <w:rPr>
          <w:szCs w:val="22"/>
          <w:vertAlign w:val="superscript"/>
          <w:lang w:val="en-CA"/>
        </w:rPr>
        <w:t>1</w:t>
      </w:r>
      <w:r>
        <w:rPr>
          <w:i/>
          <w:szCs w:val="22"/>
          <w:vertAlign w:val="subscript"/>
          <w:lang w:val="en-CA"/>
        </w:rPr>
        <w:t>B</w:t>
      </w:r>
      <w:r>
        <w:rPr>
          <w:szCs w:val="22"/>
          <w:lang w:val="en-CA"/>
        </w:rPr>
        <w:t xml:space="preserve">. Then </w:t>
      </w:r>
      <w:r>
        <w:rPr>
          <w:i/>
          <w:szCs w:val="22"/>
          <w:lang w:val="en-CA"/>
        </w:rPr>
        <w:t>x</w:t>
      </w:r>
      <w:r>
        <w:rPr>
          <w:i/>
          <w:szCs w:val="22"/>
          <w:vertAlign w:val="subscript"/>
          <w:lang w:val="en-CA"/>
        </w:rPr>
        <w:t>A</w:t>
      </w:r>
      <w:r>
        <w:rPr>
          <w:szCs w:val="22"/>
          <w:lang w:val="en-CA"/>
        </w:rPr>
        <w:t xml:space="preserve">, </w:t>
      </w:r>
      <w:r>
        <w:rPr>
          <w:i/>
          <w:szCs w:val="22"/>
          <w:lang w:val="en-CA"/>
        </w:rPr>
        <w:t>x</w:t>
      </w:r>
      <w:r>
        <w:rPr>
          <w:i/>
          <w:szCs w:val="22"/>
          <w:vertAlign w:val="subscript"/>
          <w:lang w:val="en-CA"/>
        </w:rPr>
        <w:t>B</w:t>
      </w:r>
      <w:r>
        <w:rPr>
          <w:szCs w:val="22"/>
          <w:lang w:val="en-CA"/>
        </w:rPr>
        <w:t>,</w:t>
      </w:r>
      <w:r>
        <w:rPr>
          <w:i/>
          <w:szCs w:val="22"/>
          <w:lang w:val="en-CA"/>
        </w:rPr>
        <w:t xml:space="preserve"> y</w:t>
      </w:r>
      <w:r>
        <w:rPr>
          <w:i/>
          <w:szCs w:val="22"/>
          <w:vertAlign w:val="subscript"/>
          <w:lang w:val="en-CA"/>
        </w:rPr>
        <w:t>A</w:t>
      </w:r>
      <w:r>
        <w:rPr>
          <w:szCs w:val="22"/>
          <w:lang w:val="en-CA"/>
        </w:rPr>
        <w:t xml:space="preserve"> and </w:t>
      </w:r>
      <w:r>
        <w:rPr>
          <w:i/>
          <w:szCs w:val="22"/>
          <w:lang w:val="en-CA"/>
        </w:rPr>
        <w:t>y</w:t>
      </w:r>
      <w:r>
        <w:rPr>
          <w:i/>
          <w:szCs w:val="22"/>
          <w:vertAlign w:val="subscript"/>
          <w:lang w:val="en-CA"/>
        </w:rPr>
        <w:t>B</w:t>
      </w:r>
      <w:r>
        <w:rPr>
          <w:szCs w:val="22"/>
        </w:rPr>
        <w:t xml:space="preserve"> are derived as:</w:t>
      </w:r>
    </w:p>
    <w:p>
      <w:pPr>
        <w:jc w:val="right"/>
        <w:rPr>
          <w:rFonts w:eastAsiaTheme="minorEastAsia"/>
          <w:szCs w:val="22"/>
          <w:lang w:val="en-CA" w:eastAsia="ko-KR"/>
        </w:rPr>
      </w:pPr>
      <w:r>
        <w:rPr>
          <w:rFonts w:eastAsiaTheme="minorEastAsia"/>
          <w:i/>
          <w:szCs w:val="22"/>
          <w:lang w:val="en-CA" w:eastAsia="ko-KR"/>
        </w:rPr>
        <w:t>X</w:t>
      </w:r>
      <w:r>
        <w:rPr>
          <w:rFonts w:eastAsiaTheme="minorEastAsia"/>
          <w:i/>
          <w:szCs w:val="22"/>
          <w:vertAlign w:val="subscript"/>
          <w:lang w:val="en-CA" w:eastAsia="ko-KR"/>
        </w:rPr>
        <w:t>a</w:t>
      </w:r>
      <w:r>
        <w:rPr>
          <w:szCs w:val="22"/>
          <w:lang w:val="en-CA"/>
        </w:rPr>
        <w:t>=(</w:t>
      </w:r>
      <w:r>
        <w:rPr>
          <w:i/>
          <w:szCs w:val="22"/>
          <w:lang w:val="en-CA"/>
        </w:rPr>
        <w:t>x</w:t>
      </w:r>
      <w:r>
        <w:rPr>
          <w:szCs w:val="22"/>
          <w:vertAlign w:val="superscript"/>
          <w:lang w:val="en-CA"/>
        </w:rPr>
        <w:t>0</w:t>
      </w:r>
      <w:r>
        <w:rPr>
          <w:i/>
          <w:szCs w:val="22"/>
          <w:vertAlign w:val="subscript"/>
          <w:lang w:val="en-CA"/>
        </w:rPr>
        <w:t>A</w:t>
      </w:r>
      <w:r>
        <w:rPr>
          <w:szCs w:val="22"/>
          <w:lang w:val="en-CA"/>
        </w:rPr>
        <w:t xml:space="preserve"> + </w:t>
      </w:r>
      <w:r>
        <w:rPr>
          <w:i/>
          <w:szCs w:val="22"/>
          <w:lang w:val="en-CA"/>
        </w:rPr>
        <w:t>x</w:t>
      </w:r>
      <w:r>
        <w:rPr>
          <w:szCs w:val="22"/>
          <w:vertAlign w:val="superscript"/>
          <w:lang w:val="en-CA"/>
        </w:rPr>
        <w:t>1</w:t>
      </w:r>
      <w:r>
        <w:rPr>
          <w:i/>
          <w:szCs w:val="22"/>
          <w:vertAlign w:val="subscript"/>
          <w:lang w:val="en-CA"/>
        </w:rPr>
        <w:t>A</w:t>
      </w:r>
      <w:r>
        <w:rPr>
          <w:szCs w:val="22"/>
          <w:lang w:val="en-CA"/>
        </w:rPr>
        <w:t xml:space="preserve"> +1)&gt;&gt;1;</w:t>
      </w:r>
      <w:r>
        <w:rPr>
          <w:i/>
          <w:szCs w:val="22"/>
          <w:lang w:val="en-CA"/>
        </w:rPr>
        <w:t xml:space="preserve"> </w:t>
      </w:r>
      <w:r>
        <w:rPr>
          <w:rFonts w:eastAsiaTheme="minorEastAsia"/>
          <w:i/>
          <w:szCs w:val="22"/>
          <w:lang w:val="en-CA" w:eastAsia="ko-KR"/>
        </w:rPr>
        <w:t>X</w:t>
      </w:r>
      <w:r>
        <w:rPr>
          <w:rFonts w:eastAsiaTheme="minorEastAsia"/>
          <w:i/>
          <w:szCs w:val="22"/>
          <w:vertAlign w:val="subscript"/>
          <w:lang w:val="en-CA" w:eastAsia="ko-KR"/>
        </w:rPr>
        <w:t>b</w:t>
      </w:r>
      <w:r>
        <w:rPr>
          <w:szCs w:val="22"/>
          <w:lang w:val="en-CA"/>
        </w:rPr>
        <w:t>=(</w:t>
      </w:r>
      <w:r>
        <w:rPr>
          <w:i/>
          <w:szCs w:val="22"/>
          <w:lang w:val="en-CA"/>
        </w:rPr>
        <w:t>x</w:t>
      </w:r>
      <w:r>
        <w:rPr>
          <w:szCs w:val="22"/>
          <w:vertAlign w:val="superscript"/>
          <w:lang w:val="en-CA"/>
        </w:rPr>
        <w:t>0</w:t>
      </w:r>
      <w:r>
        <w:rPr>
          <w:i/>
          <w:szCs w:val="22"/>
          <w:vertAlign w:val="subscript"/>
          <w:lang w:val="en-CA"/>
        </w:rPr>
        <w:t>B</w:t>
      </w:r>
      <w:r>
        <w:rPr>
          <w:szCs w:val="22"/>
          <w:lang w:val="en-CA"/>
        </w:rPr>
        <w:t xml:space="preserve"> + </w:t>
      </w:r>
      <w:r>
        <w:rPr>
          <w:i/>
          <w:szCs w:val="22"/>
          <w:lang w:val="en-CA"/>
        </w:rPr>
        <w:t>x</w:t>
      </w:r>
      <w:r>
        <w:rPr>
          <w:szCs w:val="22"/>
          <w:vertAlign w:val="superscript"/>
          <w:lang w:val="en-CA"/>
        </w:rPr>
        <w:t>1</w:t>
      </w:r>
      <w:r>
        <w:rPr>
          <w:i/>
          <w:szCs w:val="22"/>
          <w:vertAlign w:val="subscript"/>
          <w:lang w:val="en-CA"/>
        </w:rPr>
        <w:t>B</w:t>
      </w:r>
      <w:r>
        <w:rPr>
          <w:szCs w:val="22"/>
          <w:lang w:val="en-CA"/>
        </w:rPr>
        <w:t xml:space="preserve"> +1)&gt;&gt;1;</w:t>
      </w:r>
      <w:r>
        <w:rPr>
          <w:i/>
          <w:szCs w:val="22"/>
          <w:lang w:val="en-CA"/>
        </w:rPr>
        <w:t xml:space="preserve"> </w:t>
      </w:r>
      <w:r>
        <w:rPr>
          <w:rFonts w:eastAsiaTheme="minorEastAsia"/>
          <w:i/>
          <w:szCs w:val="22"/>
          <w:lang w:val="en-CA" w:eastAsia="ko-KR"/>
        </w:rPr>
        <w:t>Y</w:t>
      </w:r>
      <w:r>
        <w:rPr>
          <w:rFonts w:eastAsiaTheme="minorEastAsia"/>
          <w:i/>
          <w:szCs w:val="22"/>
          <w:vertAlign w:val="subscript"/>
          <w:lang w:val="en-CA" w:eastAsia="ko-KR"/>
        </w:rPr>
        <w:t>a</w:t>
      </w:r>
      <w:r>
        <w:rPr>
          <w:szCs w:val="22"/>
          <w:lang w:val="en-CA"/>
        </w:rPr>
        <w:t>=(</w:t>
      </w:r>
      <w:r>
        <w:rPr>
          <w:i/>
          <w:szCs w:val="22"/>
          <w:lang w:val="en-CA"/>
        </w:rPr>
        <w:t>y</w:t>
      </w:r>
      <w:r>
        <w:rPr>
          <w:szCs w:val="22"/>
          <w:vertAlign w:val="superscript"/>
          <w:lang w:val="en-CA"/>
        </w:rPr>
        <w:t>0</w:t>
      </w:r>
      <w:r>
        <w:rPr>
          <w:i/>
          <w:szCs w:val="22"/>
          <w:vertAlign w:val="subscript"/>
          <w:lang w:val="en-CA"/>
        </w:rPr>
        <w:t>A</w:t>
      </w:r>
      <w:r>
        <w:rPr>
          <w:szCs w:val="22"/>
          <w:lang w:val="en-CA"/>
        </w:rPr>
        <w:t xml:space="preserve"> + </w:t>
      </w:r>
      <w:r>
        <w:rPr>
          <w:i/>
          <w:szCs w:val="22"/>
          <w:lang w:val="en-CA"/>
        </w:rPr>
        <w:t>y</w:t>
      </w:r>
      <w:r>
        <w:rPr>
          <w:szCs w:val="22"/>
          <w:vertAlign w:val="superscript"/>
          <w:lang w:val="en-CA"/>
        </w:rPr>
        <w:t>1</w:t>
      </w:r>
      <w:r>
        <w:rPr>
          <w:i/>
          <w:szCs w:val="22"/>
          <w:vertAlign w:val="subscript"/>
          <w:lang w:val="en-CA"/>
        </w:rPr>
        <w:t>A</w:t>
      </w:r>
      <w:r>
        <w:rPr>
          <w:szCs w:val="22"/>
          <w:lang w:val="en-CA"/>
        </w:rPr>
        <w:t xml:space="preserve"> +1)&gt;&gt;1;</w:t>
      </w:r>
      <w:r>
        <w:rPr>
          <w:i/>
          <w:szCs w:val="22"/>
          <w:lang w:val="en-CA"/>
        </w:rPr>
        <w:t xml:space="preserve"> </w:t>
      </w:r>
      <w:r>
        <w:rPr>
          <w:rFonts w:eastAsiaTheme="minorEastAsia"/>
          <w:i/>
          <w:szCs w:val="22"/>
          <w:lang w:val="en-CA" w:eastAsia="ko-KR"/>
        </w:rPr>
        <w:t>Y</w:t>
      </w:r>
      <w:r>
        <w:rPr>
          <w:rFonts w:eastAsiaTheme="minorEastAsia"/>
          <w:i/>
          <w:szCs w:val="22"/>
          <w:vertAlign w:val="subscript"/>
          <w:lang w:val="en-CA" w:eastAsia="ko-KR"/>
        </w:rPr>
        <w:t>b</w:t>
      </w:r>
      <w:r>
        <w:rPr>
          <w:szCs w:val="22"/>
          <w:lang w:val="en-CA"/>
        </w:rPr>
        <w:t>=(</w:t>
      </w:r>
      <w:r>
        <w:rPr>
          <w:i/>
          <w:szCs w:val="22"/>
          <w:lang w:val="en-CA"/>
        </w:rPr>
        <w:t>y</w:t>
      </w:r>
      <w:r>
        <w:rPr>
          <w:szCs w:val="22"/>
          <w:vertAlign w:val="superscript"/>
          <w:lang w:val="en-CA"/>
        </w:rPr>
        <w:t>0</w:t>
      </w:r>
      <w:r>
        <w:rPr>
          <w:i/>
          <w:szCs w:val="22"/>
          <w:vertAlign w:val="subscript"/>
          <w:lang w:val="en-CA"/>
        </w:rPr>
        <w:t>B</w:t>
      </w:r>
      <w:r>
        <w:rPr>
          <w:szCs w:val="22"/>
          <w:lang w:val="en-CA"/>
        </w:rPr>
        <w:t xml:space="preserve"> + </w:t>
      </w:r>
      <w:r>
        <w:rPr>
          <w:i/>
          <w:szCs w:val="22"/>
          <w:lang w:val="en-CA"/>
        </w:rPr>
        <w:t>y</w:t>
      </w:r>
      <w:r>
        <w:rPr>
          <w:szCs w:val="22"/>
          <w:vertAlign w:val="superscript"/>
          <w:lang w:val="en-CA"/>
        </w:rPr>
        <w:t>1</w:t>
      </w:r>
      <w:r>
        <w:rPr>
          <w:i/>
          <w:szCs w:val="22"/>
          <w:vertAlign w:val="subscript"/>
          <w:lang w:val="en-CA"/>
        </w:rPr>
        <w:t>B</w:t>
      </w:r>
      <w:r>
        <w:rPr>
          <w:szCs w:val="22"/>
          <w:lang w:val="en-CA"/>
        </w:rPr>
        <w:t xml:space="preserve"> +1)&gt;&gt;1</w:t>
      </w:r>
      <w:r>
        <w:rPr>
          <w:rFonts w:eastAsiaTheme="minorEastAsia"/>
          <w:szCs w:val="22"/>
          <w:lang w:val="en-CA" w:eastAsia="ko-KR"/>
        </w:rPr>
        <w:tab/>
      </w:r>
      <w:r>
        <w:rPr>
          <w:rFonts w:eastAsiaTheme="minorEastAsia"/>
          <w:szCs w:val="22"/>
          <w:lang w:val="en-CA" w:eastAsia="ko-KR"/>
        </w:rPr>
        <w:tab/>
      </w:r>
      <w:r>
        <w:rPr>
          <w:rFonts w:hint="eastAsia" w:eastAsiaTheme="minorEastAsia"/>
          <w:szCs w:val="22"/>
          <w:lang w:val="en-CA" w:eastAsia="ko-KR"/>
        </w:rPr>
        <w:t>(</w:t>
      </w:r>
      <w:r>
        <w:rPr>
          <w:rFonts w:hint="eastAsia" w:eastAsia="Malgun Gothic"/>
          <w:szCs w:val="22"/>
          <w:lang w:val="en-CA" w:eastAsia="ko-KR"/>
        </w:rPr>
        <w:t>3</w:t>
      </w:r>
      <w:r>
        <w:rPr>
          <w:szCs w:val="22"/>
          <w:lang w:val="en-CA"/>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2</w:t>
      </w:r>
      <w:r>
        <w:rPr>
          <w:szCs w:val="22"/>
          <w:lang w:val="en-CA"/>
        </w:rPr>
        <w:fldChar w:fldCharType="end"/>
      </w:r>
      <w:r>
        <w:rPr>
          <w:rFonts w:hint="eastAsia" w:eastAsiaTheme="minorEastAsia"/>
          <w:szCs w:val="22"/>
          <w:lang w:val="en-CA" w:eastAsia="ko-KR"/>
        </w:rPr>
        <w:t>)</w:t>
      </w:r>
    </w:p>
    <w:p>
      <w:pPr>
        <w:spacing w:after="120"/>
        <w:jc w:val="both"/>
        <w:rPr>
          <w:szCs w:val="22"/>
          <w:lang w:eastAsia="ko-KR"/>
        </w:rPr>
      </w:pPr>
      <w:r>
        <w:rPr>
          <w:rFonts w:hint="eastAsia" w:eastAsiaTheme="minorEastAsia"/>
          <w:szCs w:val="22"/>
          <w:lang w:val="en-CA" w:eastAsia="ko-KR"/>
        </w:rPr>
        <w:t>Finally, t</w:t>
      </w:r>
      <w:r>
        <w:rPr>
          <w:szCs w:val="22"/>
          <w:lang w:val="en-CA"/>
        </w:rPr>
        <w:t xml:space="preserve">he linear model parameters </w:t>
      </w:r>
      <m:oMath>
        <m:r>
          <w:rPr>
            <w:rFonts w:ascii="Cambria Math" w:hAnsi="Cambria Math"/>
            <w:szCs w:val="22"/>
            <w:lang w:val="en-CA"/>
          </w:rPr>
          <m:t>α</m:t>
        </m:r>
      </m:oMath>
      <w:r>
        <w:rPr>
          <w:szCs w:val="22"/>
          <w:lang w:val="en-CA"/>
        </w:rPr>
        <w:t xml:space="preserve"> and </w:t>
      </w:r>
      <m:oMath>
        <m:r>
          <w:rPr>
            <w:rFonts w:ascii="Cambria Math" w:hAnsi="Cambria Math"/>
            <w:szCs w:val="22"/>
            <w:lang w:val="en-CA"/>
          </w:rPr>
          <m:t>β</m:t>
        </m:r>
      </m:oMath>
      <w:r>
        <w:rPr>
          <w:szCs w:val="22"/>
          <w:lang w:val="en-CA"/>
        </w:rPr>
        <w:t xml:space="preserve"> </w:t>
      </w:r>
      <w:r>
        <w:rPr>
          <w:szCs w:val="22"/>
        </w:rPr>
        <w:t>are obtained according to the following equation</w:t>
      </w:r>
      <w:r>
        <w:rPr>
          <w:rFonts w:hint="eastAsia"/>
          <w:szCs w:val="22"/>
          <w:lang w:eastAsia="ko-KR"/>
        </w:rPr>
        <w:t>s.</w:t>
      </w:r>
    </w:p>
    <w:p>
      <w:pPr>
        <w:pStyle w:val="55"/>
        <w:spacing w:before="136"/>
        <w:jc w:val="right"/>
        <w:rPr>
          <w:rFonts w:eastAsiaTheme="minorEastAsia"/>
          <w:sz w:val="22"/>
          <w:szCs w:val="22"/>
          <w:lang w:val="en-CA" w:eastAsia="ko-KR"/>
        </w:rPr>
      </w:pPr>
      <m:oMath>
        <m:r>
          <w:rPr>
            <w:rFonts w:ascii="Cambria Math" w:hAnsi="Cambria Math"/>
            <w:szCs w:val="22"/>
            <w:lang w:val="en-CA"/>
          </w:rPr>
          <m:t>α</m:t>
        </m:r>
        <m:r>
          <m:rPr>
            <m:sty m:val="p"/>
          </m:rPr>
          <w:rPr>
            <w:rFonts w:ascii="Cambria Math" w:hAnsi="Cambria Math" w:eastAsia="宋体"/>
            <w:sz w:val="22"/>
            <w:szCs w:val="22"/>
            <w:lang w:val="en-CA"/>
          </w:rPr>
          <m:t>=</m:t>
        </m:r>
        <m:f>
          <m:fPr>
            <m:ctrlPr>
              <w:rPr>
                <w:rFonts w:ascii="Cambria Math" w:hAnsi="Cambria Math" w:eastAsia="宋体"/>
                <w:sz w:val="22"/>
                <w:szCs w:val="22"/>
                <w:lang w:val="en-CA"/>
              </w:rPr>
            </m:ctrlPr>
          </m:fPr>
          <m:num>
            <m:sSub>
              <m:sSubPr>
                <m:ctrlPr>
                  <w:rPr>
                    <w:rFonts w:ascii="Cambria Math" w:hAnsi="Cambria Math" w:eastAsia="宋体"/>
                    <w:sz w:val="22"/>
                    <w:szCs w:val="22"/>
                    <w:lang w:val="en-CA"/>
                  </w:rPr>
                </m:ctrlPr>
              </m:sSubPr>
              <m:e>
                <m:r>
                  <w:rPr>
                    <w:rFonts w:ascii="Cambria Math" w:hAnsi="Cambria Math" w:eastAsia="宋体"/>
                    <w:sz w:val="22"/>
                    <w:szCs w:val="22"/>
                    <w:lang w:val="en-CA"/>
                  </w:rPr>
                  <m:t>Y</m:t>
                </m:r>
                <m:ctrlPr>
                  <w:rPr>
                    <w:rFonts w:ascii="Cambria Math" w:hAnsi="Cambria Math" w:eastAsia="宋体"/>
                    <w:sz w:val="22"/>
                    <w:szCs w:val="22"/>
                    <w:lang w:val="en-CA"/>
                  </w:rPr>
                </m:ctrlPr>
              </m:e>
              <m:sub>
                <m:r>
                  <w:rPr>
                    <w:rFonts w:ascii="Cambria Math" w:hAnsi="Cambria Math" w:eastAsia="宋体"/>
                    <w:sz w:val="22"/>
                    <w:szCs w:val="22"/>
                    <w:lang w:val="en-CA"/>
                  </w:rPr>
                  <m:t>a</m:t>
                </m:r>
                <m:ctrlPr>
                  <w:rPr>
                    <w:rFonts w:ascii="Cambria Math" w:hAnsi="Cambria Math" w:eastAsia="宋体"/>
                    <w:sz w:val="22"/>
                    <w:szCs w:val="22"/>
                    <w:lang w:val="en-CA"/>
                  </w:rPr>
                </m:ctrlPr>
              </m:sub>
            </m:sSub>
            <m:r>
              <m:rPr>
                <m:sty m:val="p"/>
              </m:rPr>
              <w:rPr>
                <w:rFonts w:ascii="Cambria Math" w:hAnsi="Cambria Math" w:eastAsia="宋体"/>
                <w:sz w:val="22"/>
                <w:szCs w:val="22"/>
                <w:lang w:val="en-CA"/>
              </w:rPr>
              <m:t xml:space="preserve"> -</m:t>
            </m:r>
            <m:sSub>
              <m:sSubPr>
                <m:ctrlPr>
                  <w:rPr>
                    <w:rFonts w:ascii="Cambria Math" w:hAnsi="Cambria Math" w:eastAsia="宋体"/>
                    <w:sz w:val="22"/>
                    <w:szCs w:val="22"/>
                    <w:lang w:val="en-CA"/>
                  </w:rPr>
                </m:ctrlPr>
              </m:sSubPr>
              <m:e>
                <m:r>
                  <w:rPr>
                    <w:rFonts w:ascii="Cambria Math" w:hAnsi="Cambria Math" w:eastAsia="宋体"/>
                    <w:sz w:val="22"/>
                    <w:szCs w:val="22"/>
                    <w:lang w:val="en-CA"/>
                  </w:rPr>
                  <m:t>Y</m:t>
                </m:r>
                <m:ctrlPr>
                  <w:rPr>
                    <w:rFonts w:ascii="Cambria Math" w:hAnsi="Cambria Math" w:eastAsia="宋体"/>
                    <w:sz w:val="22"/>
                    <w:szCs w:val="22"/>
                    <w:lang w:val="en-CA"/>
                  </w:rPr>
                </m:ctrlPr>
              </m:e>
              <m:sub>
                <m:r>
                  <w:rPr>
                    <w:rFonts w:ascii="Cambria Math" w:hAnsi="Cambria Math" w:eastAsia="宋体"/>
                    <w:sz w:val="22"/>
                    <w:szCs w:val="22"/>
                    <w:lang w:val="en-CA"/>
                  </w:rPr>
                  <m:t>b</m:t>
                </m:r>
                <m:ctrlPr>
                  <w:rPr>
                    <w:rFonts w:ascii="Cambria Math" w:hAnsi="Cambria Math" w:eastAsia="宋体"/>
                    <w:sz w:val="22"/>
                    <w:szCs w:val="22"/>
                    <w:lang w:val="en-CA"/>
                  </w:rPr>
                </m:ctrlPr>
              </m:sub>
            </m:sSub>
            <m:ctrlPr>
              <w:rPr>
                <w:rFonts w:ascii="Cambria Math" w:hAnsi="Cambria Math" w:eastAsia="宋体"/>
                <w:sz w:val="22"/>
                <w:szCs w:val="22"/>
                <w:lang w:val="en-CA"/>
              </w:rPr>
            </m:ctrlPr>
          </m:num>
          <m:den>
            <m:sSub>
              <m:sSubPr>
                <m:ctrlPr>
                  <w:rPr>
                    <w:rFonts w:ascii="Cambria Math" w:hAnsi="Cambria Math" w:eastAsia="宋体"/>
                    <w:sz w:val="22"/>
                    <w:szCs w:val="22"/>
                    <w:lang w:val="en-CA"/>
                  </w:rPr>
                </m:ctrlPr>
              </m:sSubPr>
              <m:e>
                <m:r>
                  <m:rPr>
                    <m:sty m:val="p"/>
                  </m:rPr>
                  <w:rPr>
                    <w:rFonts w:ascii="Cambria Math" w:hAnsi="Cambria Math" w:eastAsia="宋体"/>
                    <w:sz w:val="22"/>
                    <w:szCs w:val="22"/>
                    <w:lang w:val="en-CA"/>
                  </w:rPr>
                  <m:t>X</m:t>
                </m:r>
                <m:ctrlPr>
                  <w:rPr>
                    <w:rFonts w:ascii="Cambria Math" w:hAnsi="Cambria Math" w:eastAsia="宋体"/>
                    <w:sz w:val="22"/>
                    <w:szCs w:val="22"/>
                    <w:lang w:val="en-CA"/>
                  </w:rPr>
                </m:ctrlPr>
              </m:e>
              <m:sub>
                <m:r>
                  <w:rPr>
                    <w:rFonts w:ascii="Cambria Math" w:hAnsi="Cambria Math" w:eastAsia="宋体"/>
                    <w:sz w:val="22"/>
                    <w:szCs w:val="22"/>
                    <w:lang w:val="en-CA"/>
                  </w:rPr>
                  <m:t>a</m:t>
                </m:r>
                <m:ctrlPr>
                  <w:rPr>
                    <w:rFonts w:ascii="Cambria Math" w:hAnsi="Cambria Math" w:eastAsia="宋体"/>
                    <w:sz w:val="22"/>
                    <w:szCs w:val="22"/>
                    <w:lang w:val="en-CA"/>
                  </w:rPr>
                </m:ctrlPr>
              </m:sub>
            </m:sSub>
            <m:r>
              <m:rPr>
                <m:sty m:val="p"/>
              </m:rPr>
              <w:rPr>
                <w:rFonts w:ascii="Cambria Math" w:hAnsi="Cambria Math" w:eastAsia="宋体"/>
                <w:sz w:val="22"/>
                <w:szCs w:val="22"/>
                <w:lang w:val="en-CA"/>
              </w:rPr>
              <m:t>-</m:t>
            </m:r>
            <m:sSub>
              <m:sSubPr>
                <m:ctrlPr>
                  <w:rPr>
                    <w:rFonts w:ascii="Cambria Math" w:hAnsi="Cambria Math" w:eastAsia="宋体"/>
                    <w:sz w:val="22"/>
                    <w:szCs w:val="22"/>
                    <w:lang w:val="en-CA"/>
                  </w:rPr>
                </m:ctrlPr>
              </m:sSubPr>
              <m:e>
                <m:r>
                  <w:rPr>
                    <w:rFonts w:ascii="Cambria Math" w:hAnsi="Cambria Math" w:eastAsia="宋体"/>
                    <w:sz w:val="22"/>
                    <w:szCs w:val="22"/>
                    <w:lang w:val="en-CA"/>
                  </w:rPr>
                  <m:t>X</m:t>
                </m:r>
                <m:ctrlPr>
                  <w:rPr>
                    <w:rFonts w:ascii="Cambria Math" w:hAnsi="Cambria Math" w:eastAsia="宋体"/>
                    <w:sz w:val="22"/>
                    <w:szCs w:val="22"/>
                    <w:lang w:val="en-CA"/>
                  </w:rPr>
                </m:ctrlPr>
              </m:e>
              <m:sub>
                <m:r>
                  <w:rPr>
                    <w:rFonts w:ascii="Cambria Math" w:hAnsi="Cambria Math" w:eastAsia="宋体"/>
                    <w:sz w:val="22"/>
                    <w:szCs w:val="22"/>
                    <w:lang w:val="en-CA"/>
                  </w:rPr>
                  <m:t>b</m:t>
                </m:r>
                <m:ctrlPr>
                  <w:rPr>
                    <w:rFonts w:ascii="Cambria Math" w:hAnsi="Cambria Math" w:eastAsia="宋体"/>
                    <w:sz w:val="22"/>
                    <w:szCs w:val="22"/>
                    <w:lang w:val="en-CA"/>
                  </w:rPr>
                </m:ctrlPr>
              </m:sub>
            </m:sSub>
            <m:ctrlPr>
              <w:rPr>
                <w:rFonts w:ascii="Cambria Math" w:hAnsi="Cambria Math" w:eastAsia="宋体"/>
                <w:sz w:val="22"/>
                <w:szCs w:val="22"/>
                <w:lang w:val="en-CA"/>
              </w:rPr>
            </m:ctrlPr>
          </m:den>
        </m:f>
      </m:oMath>
      <w:r>
        <w:rPr>
          <w:sz w:val="22"/>
          <w:szCs w:val="22"/>
          <w:lang w:val="en-CA"/>
        </w:rPr>
        <w:tab/>
      </w:r>
      <w:r>
        <w:rPr>
          <w:sz w:val="22"/>
          <w:szCs w:val="22"/>
          <w:lang w:val="en-CA"/>
        </w:rPr>
        <w:tab/>
      </w:r>
      <w:r>
        <w:rPr>
          <w:sz w:val="22"/>
          <w:szCs w:val="22"/>
          <w:lang w:val="en-CA"/>
        </w:rPr>
        <w:tab/>
      </w:r>
      <w:r>
        <w:rPr>
          <w:sz w:val="22"/>
          <w:szCs w:val="22"/>
          <w:lang w:val="en-CA"/>
        </w:rPr>
        <w:tab/>
      </w:r>
      <w:r>
        <w:rPr>
          <w:sz w:val="22"/>
          <w:szCs w:val="22"/>
          <w:lang w:val="en-CA"/>
        </w:rPr>
        <w:tab/>
      </w:r>
      <w:r>
        <w:rPr>
          <w:sz w:val="22"/>
          <w:szCs w:val="22"/>
          <w:lang w:val="en-CA"/>
        </w:rPr>
        <w:tab/>
      </w:r>
      <w:r>
        <w:rPr>
          <w:sz w:val="22"/>
          <w:szCs w:val="22"/>
          <w:lang w:val="en-CA"/>
        </w:rPr>
        <w:tab/>
      </w:r>
      <w:r>
        <w:rPr>
          <w:sz w:val="22"/>
          <w:szCs w:val="22"/>
          <w:lang w:val="en-CA"/>
        </w:rPr>
        <w:t>(</w:t>
      </w:r>
      <w:r>
        <w:rPr>
          <w:rFonts w:hint="eastAsia" w:eastAsia="Malgun Gothic"/>
          <w:sz w:val="22"/>
          <w:szCs w:val="22"/>
          <w:lang w:val="en-CA" w:eastAsia="ko-KR"/>
        </w:rPr>
        <w:t>3</w:t>
      </w:r>
      <w:r>
        <w:rPr>
          <w:sz w:val="22"/>
          <w:szCs w:val="22"/>
          <w:lang w:val="en-CA"/>
        </w:rPr>
        <w:t>-</w:t>
      </w:r>
      <w:r>
        <w:rPr>
          <w:sz w:val="22"/>
          <w:szCs w:val="22"/>
          <w:lang w:val="en-CA"/>
        </w:rPr>
        <w:fldChar w:fldCharType="begin"/>
      </w:r>
      <w:r>
        <w:rPr>
          <w:sz w:val="22"/>
          <w:szCs w:val="22"/>
          <w:lang w:val="en-CA"/>
        </w:rPr>
        <w:instrText xml:space="preserve"> SEQ Eq \* MERGEFORMAT </w:instrText>
      </w:r>
      <w:r>
        <w:rPr>
          <w:sz w:val="22"/>
          <w:szCs w:val="22"/>
          <w:lang w:val="en-CA"/>
        </w:rPr>
        <w:fldChar w:fldCharType="separate"/>
      </w:r>
      <w:r>
        <w:rPr>
          <w:sz w:val="22"/>
          <w:szCs w:val="22"/>
          <w:lang w:val="en-CA"/>
        </w:rPr>
        <w:t>3</w:t>
      </w:r>
      <w:r>
        <w:rPr>
          <w:sz w:val="22"/>
          <w:szCs w:val="22"/>
          <w:lang w:val="en-CA"/>
        </w:rPr>
        <w:fldChar w:fldCharType="end"/>
      </w:r>
      <w:r>
        <w:rPr>
          <w:sz w:val="22"/>
          <w:szCs w:val="22"/>
          <w:lang w:val="en-CA"/>
        </w:rPr>
        <w:t>)</w:t>
      </w:r>
    </w:p>
    <w:p>
      <w:pPr>
        <w:pStyle w:val="55"/>
        <w:spacing w:before="136"/>
        <w:jc w:val="right"/>
        <w:rPr>
          <w:rFonts w:eastAsia="Malgun Gothic"/>
          <w:sz w:val="22"/>
          <w:szCs w:val="22"/>
          <w:lang w:val="en-CA"/>
        </w:rPr>
      </w:pPr>
      <m:oMath>
        <m:r>
          <m:rPr>
            <m:sty m:val="p"/>
          </m:rPr>
          <w:rPr>
            <w:rFonts w:ascii="Cambria Math" w:hAnsi="Cambria Math"/>
            <w:sz w:val="22"/>
            <w:szCs w:val="22"/>
            <w:lang w:val="en-CA"/>
          </w:rPr>
          <m:t>β=</m:t>
        </m:r>
        <m:sSub>
          <m:sSubPr>
            <m:ctrlPr>
              <w:rPr>
                <w:rFonts w:ascii="Cambria Math" w:hAnsi="Cambria Math"/>
                <w:i/>
                <w:sz w:val="22"/>
                <w:szCs w:val="22"/>
                <w:lang w:val="en-CA"/>
              </w:rPr>
            </m:ctrlPr>
          </m:sSubPr>
          <m:e>
            <m:r>
              <w:rPr>
                <w:rFonts w:ascii="Cambria Math" w:hAnsi="Cambria Math"/>
                <w:sz w:val="22"/>
                <w:szCs w:val="22"/>
                <w:lang w:val="en-CA"/>
              </w:rPr>
              <m:t>Y</m:t>
            </m:r>
            <m:ctrlPr>
              <w:rPr>
                <w:rFonts w:ascii="Cambria Math" w:hAnsi="Cambria Math"/>
                <w:i/>
                <w:sz w:val="22"/>
                <w:szCs w:val="22"/>
                <w:lang w:val="en-CA"/>
              </w:rPr>
            </m:ctrlPr>
          </m:e>
          <m:sub>
            <m:r>
              <w:rPr>
                <w:rFonts w:ascii="Cambria Math" w:hAnsi="Cambria Math"/>
                <w:sz w:val="22"/>
                <w:szCs w:val="22"/>
                <w:lang w:val="en-CA"/>
              </w:rPr>
              <m:t>b</m:t>
            </m:r>
            <m:ctrlPr>
              <w:rPr>
                <w:rFonts w:ascii="Cambria Math" w:hAnsi="Cambria Math"/>
                <w:i/>
                <w:sz w:val="22"/>
                <w:szCs w:val="22"/>
                <w:lang w:val="en-CA"/>
              </w:rPr>
            </m:ctrlPr>
          </m:sub>
        </m:sSub>
        <m:r>
          <m:rPr>
            <m:sty m:val="p"/>
          </m:rPr>
          <w:rPr>
            <w:rFonts w:ascii="Cambria Math" w:hAnsi="Cambria Math"/>
            <w:sz w:val="22"/>
            <w:szCs w:val="22"/>
            <w:lang w:val="en-CA"/>
          </w:rPr>
          <m:t>-</m:t>
        </m:r>
        <m:r>
          <m:rPr>
            <m:sty m:val="p"/>
          </m:rPr>
          <w:rPr>
            <w:rFonts w:hint="eastAsia" w:ascii="Cambria Math" w:hAnsi="Cambria Math" w:eastAsia="宋体"/>
            <w:sz w:val="22"/>
            <w:szCs w:val="22"/>
            <w:lang w:val="en-CA"/>
          </w:rPr>
          <m:t>α</m:t>
        </m:r>
        <m:r>
          <m:rPr>
            <m:sty m:val="p"/>
          </m:rPr>
          <w:rPr>
            <w:rFonts w:ascii="Cambria Math" w:hAnsi="Cambria Math"/>
            <w:sz w:val="22"/>
            <w:szCs w:val="22"/>
            <w:lang w:val="en-CA"/>
          </w:rPr>
          <m:t>·</m:t>
        </m:r>
        <m:sSub>
          <m:sSubPr>
            <m:ctrlPr>
              <w:rPr>
                <w:rFonts w:ascii="Cambria Math" w:hAnsi="Cambria Math"/>
                <w:sz w:val="22"/>
                <w:szCs w:val="22"/>
                <w:lang w:val="en-CA"/>
              </w:rPr>
            </m:ctrlPr>
          </m:sSubPr>
          <m:e>
            <m:r>
              <w:rPr>
                <w:rFonts w:ascii="Cambria Math" w:hAnsi="Cambria Math"/>
                <w:sz w:val="22"/>
                <w:szCs w:val="22"/>
                <w:lang w:val="en-CA"/>
              </w:rPr>
              <m:t>X</m:t>
            </m:r>
            <m:ctrlPr>
              <w:rPr>
                <w:rFonts w:ascii="Cambria Math" w:hAnsi="Cambria Math"/>
                <w:sz w:val="22"/>
                <w:szCs w:val="22"/>
                <w:lang w:val="en-CA"/>
              </w:rPr>
            </m:ctrlPr>
          </m:e>
          <m:sub>
            <m:r>
              <w:rPr>
                <w:rFonts w:ascii="Cambria Math" w:hAnsi="Cambria Math"/>
                <w:sz w:val="22"/>
                <w:szCs w:val="22"/>
                <w:lang w:val="en-CA"/>
              </w:rPr>
              <m:t>b</m:t>
            </m:r>
            <m:ctrlPr>
              <w:rPr>
                <w:rFonts w:ascii="Cambria Math" w:hAnsi="Cambria Math"/>
                <w:sz w:val="22"/>
                <w:szCs w:val="22"/>
                <w:lang w:val="en-CA"/>
              </w:rPr>
            </m:ctrlPr>
          </m:sub>
        </m:sSub>
      </m:oMath>
      <w:r>
        <w:rPr>
          <w:rFonts w:eastAsiaTheme="minorEastAsia"/>
          <w:sz w:val="22"/>
          <w:szCs w:val="22"/>
          <w:lang w:val="en-CA" w:eastAsia="ko-KR"/>
        </w:rPr>
        <w:tab/>
      </w:r>
      <w:r>
        <w:rPr>
          <w:sz w:val="22"/>
          <w:szCs w:val="22"/>
          <w:lang w:val="en-CA"/>
        </w:rPr>
        <w:tab/>
      </w:r>
      <w:r>
        <w:rPr>
          <w:sz w:val="22"/>
          <w:szCs w:val="22"/>
          <w:lang w:val="en-CA"/>
        </w:rPr>
        <w:tab/>
      </w:r>
      <w:r>
        <w:rPr>
          <w:sz w:val="22"/>
          <w:szCs w:val="22"/>
          <w:lang w:val="en-CA"/>
        </w:rPr>
        <w:tab/>
      </w:r>
      <w:r>
        <w:rPr>
          <w:sz w:val="22"/>
          <w:szCs w:val="22"/>
          <w:lang w:val="en-CA"/>
        </w:rPr>
        <w:tab/>
      </w:r>
      <w:r>
        <w:rPr>
          <w:sz w:val="22"/>
          <w:szCs w:val="22"/>
          <w:lang w:val="en-CA"/>
        </w:rPr>
        <w:tab/>
      </w:r>
      <w:r>
        <w:rPr>
          <w:sz w:val="22"/>
          <w:szCs w:val="22"/>
          <w:lang w:val="en-CA"/>
        </w:rPr>
        <w:tab/>
      </w:r>
      <w:r>
        <w:rPr>
          <w:sz w:val="22"/>
          <w:szCs w:val="22"/>
          <w:lang w:val="en-CA"/>
        </w:rPr>
        <w:t>(</w:t>
      </w:r>
      <w:r>
        <w:rPr>
          <w:rFonts w:hint="eastAsia" w:eastAsia="Malgun Gothic"/>
          <w:sz w:val="22"/>
          <w:szCs w:val="22"/>
          <w:lang w:val="en-CA" w:eastAsia="ko-KR"/>
        </w:rPr>
        <w:t>3</w:t>
      </w:r>
      <w:r>
        <w:rPr>
          <w:sz w:val="22"/>
          <w:szCs w:val="22"/>
          <w:lang w:val="en-CA"/>
        </w:rPr>
        <w:t>-</w:t>
      </w:r>
      <w:r>
        <w:rPr>
          <w:sz w:val="22"/>
          <w:szCs w:val="22"/>
          <w:lang w:val="en-CA"/>
        </w:rPr>
        <w:fldChar w:fldCharType="begin"/>
      </w:r>
      <w:r>
        <w:rPr>
          <w:sz w:val="22"/>
          <w:szCs w:val="22"/>
          <w:lang w:val="en-CA"/>
        </w:rPr>
        <w:instrText xml:space="preserve"> SEQ Eq \* MERGEFORMAT </w:instrText>
      </w:r>
      <w:r>
        <w:rPr>
          <w:sz w:val="22"/>
          <w:szCs w:val="22"/>
          <w:lang w:val="en-CA"/>
        </w:rPr>
        <w:fldChar w:fldCharType="separate"/>
      </w:r>
      <w:r>
        <w:rPr>
          <w:sz w:val="22"/>
          <w:szCs w:val="22"/>
          <w:lang w:val="en-CA"/>
        </w:rPr>
        <w:t>4</w:t>
      </w:r>
      <w:r>
        <w:rPr>
          <w:sz w:val="22"/>
          <w:szCs w:val="22"/>
          <w:lang w:val="en-CA"/>
        </w:rPr>
        <w:fldChar w:fldCharType="end"/>
      </w:r>
      <w:r>
        <w:rPr>
          <w:sz w:val="22"/>
          <w:szCs w:val="22"/>
          <w:lang w:val="en-CA"/>
        </w:rPr>
        <w:t>)</w:t>
      </w:r>
    </w:p>
    <w:p>
      <w:pPr>
        <w:spacing w:after="120"/>
        <w:jc w:val="both"/>
        <w:rPr>
          <w:szCs w:val="22"/>
          <w:lang w:val="en-CA"/>
        </w:rPr>
      </w:pPr>
      <w:r>
        <w:rPr>
          <w:szCs w:val="22"/>
          <w:lang w:val="en-GB" w:eastAsia="ko-KR"/>
        </w:rPr>
        <w:fldChar w:fldCharType="begin"/>
      </w:r>
      <w:r>
        <w:rPr>
          <w:szCs w:val="22"/>
          <w:lang w:val="en-GB"/>
        </w:rPr>
        <w:instrText xml:space="preserve"> REF _Ref521507888 \h </w:instrText>
      </w:r>
      <w:r>
        <w:rPr>
          <w:szCs w:val="22"/>
          <w:lang w:val="en-GB" w:eastAsia="ko-KR"/>
        </w:rPr>
        <w:instrText xml:space="preserve"> \* MERGEFORMAT </w:instrText>
      </w:r>
      <w:r>
        <w:rPr>
          <w:szCs w:val="22"/>
          <w:lang w:val="en-GB" w:eastAsia="ko-KR"/>
        </w:rPr>
        <w:fldChar w:fldCharType="separate"/>
      </w:r>
      <w:r>
        <w:rPr>
          <w:szCs w:val="22"/>
          <w:lang w:val="en-GB"/>
        </w:rPr>
        <w:t>Figure 16</w:t>
      </w:r>
      <w:r>
        <w:rPr>
          <w:szCs w:val="22"/>
          <w:lang w:val="en-GB" w:eastAsia="ko-KR"/>
        </w:rPr>
        <w:fldChar w:fldCharType="end"/>
      </w:r>
      <w:r>
        <w:rPr>
          <w:szCs w:val="22"/>
          <w:lang w:val="en-CA"/>
        </w:rPr>
        <w:t xml:space="preserve"> shows an example of the location of the left and above samples and the sample of the current block involved in the CCLM mode.</w:t>
      </w:r>
    </w:p>
    <w:p>
      <w:pPr>
        <w:keepNext/>
        <w:keepLines/>
        <w:jc w:val="center"/>
        <w:rPr>
          <w:szCs w:val="22"/>
          <w:lang w:val="en-CA"/>
        </w:rPr>
      </w:pPr>
      <w:r>
        <w:rPr>
          <w:szCs w:val="22"/>
          <w:lang w:eastAsia="zh-CN"/>
        </w:rPr>
        <w:drawing>
          <wp:inline distT="0" distB="0" distL="0" distR="0">
            <wp:extent cx="3767455" cy="198247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767455" cy="1982470"/>
                    </a:xfrm>
                    <a:prstGeom prst="rect">
                      <a:avLst/>
                    </a:prstGeom>
                    <a:noFill/>
                    <a:ln>
                      <a:noFill/>
                    </a:ln>
                  </pic:spPr>
                </pic:pic>
              </a:graphicData>
            </a:graphic>
          </wp:inline>
        </w:drawing>
      </w:r>
    </w:p>
    <w:p>
      <w:pPr>
        <w:spacing w:after="120"/>
        <w:jc w:val="center"/>
        <w:rPr>
          <w:rFonts w:eastAsia="Malgun Gothic"/>
          <w:b/>
          <w:sz w:val="20"/>
          <w:lang w:val="en-CA" w:eastAsia="ko-KR"/>
        </w:rPr>
      </w:pPr>
      <w:bookmarkStart w:id="93" w:name="_Ref521507888"/>
      <w:bookmarkStart w:id="94" w:name="_Ref474326689"/>
      <w:r>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Pr>
          <w:b/>
          <w:sz w:val="20"/>
          <w:lang w:val="en-GB"/>
        </w:rPr>
        <w:t>16</w:t>
      </w:r>
      <w:r>
        <w:rPr>
          <w:b/>
          <w:sz w:val="20"/>
          <w:lang w:val="en-GB"/>
        </w:rPr>
        <w:fldChar w:fldCharType="end"/>
      </w:r>
      <w:bookmarkEnd w:id="93"/>
      <w:r>
        <w:rPr>
          <w:b/>
          <w:sz w:val="20"/>
          <w:lang w:val="en-GB"/>
        </w:rPr>
        <w:t xml:space="preserve"> </w:t>
      </w:r>
      <w:bookmarkEnd w:id="94"/>
      <w:r>
        <w:rPr>
          <w:rFonts w:eastAsia="Malgun Gothic"/>
          <w:b/>
          <w:sz w:val="20"/>
          <w:lang w:val="en-CA" w:eastAsia="ko-KR"/>
        </w:rPr>
        <w:t>–</w:t>
      </w:r>
      <w:r>
        <w:rPr>
          <w:rFonts w:hint="eastAsia" w:eastAsia="Malgun Gothic"/>
          <w:b/>
          <w:sz w:val="20"/>
          <w:lang w:val="en-CA" w:eastAsia="ko-KR"/>
        </w:rPr>
        <w:t xml:space="preserve"> </w:t>
      </w:r>
      <w:r>
        <w:rPr>
          <w:b/>
          <w:sz w:val="20"/>
          <w:lang w:val="en-CA"/>
        </w:rPr>
        <w:t>Locations of the samples used for the derivation of α and β</w:t>
      </w:r>
    </w:p>
    <w:p>
      <w:pPr>
        <w:jc w:val="both"/>
        <w:rPr>
          <w:lang w:val="en-CA" w:eastAsia="ja-JP"/>
        </w:rPr>
      </w:pPr>
      <w:r>
        <w:rPr>
          <w:lang w:eastAsia="zh-CN"/>
        </w:rPr>
        <w:t xml:space="preserve">The division operation to calculate </w:t>
      </w:r>
      <w:r>
        <w:rPr>
          <w:rFonts w:hint="eastAsia"/>
          <w:lang w:val="en-CA" w:eastAsia="ko-KR"/>
        </w:rPr>
        <w:t>parameter</w:t>
      </w:r>
      <w:r>
        <w:rPr>
          <w:lang w:val="en-CA"/>
        </w:rPr>
        <w:t xml:space="preserve"> </w:t>
      </w:r>
      <w:r>
        <w:rPr>
          <w:lang w:val="en-CA"/>
        </w:rPr>
        <w:fldChar w:fldCharType="begin"/>
      </w:r>
      <w:r>
        <w:rPr>
          <w:lang w:val="en-CA"/>
        </w:rPr>
        <w:instrText xml:space="preserve"> QUOTE </w:instrText>
      </w:r>
      <m:oMath>
        <m:r>
          <m:rPr>
            <m:sty m:val="p"/>
          </m:rPr>
          <w:rPr>
            <w:rFonts w:ascii="Cambria Math" w:hAnsi="Cambria Math"/>
            <w:lang w:val="en-CA"/>
          </w:rPr>
          <m:t xml:space="preserve">α</m:t>
        </m:r>
      </m:oMath>
      <w:r>
        <w:rPr>
          <w:lang w:val="en-CA"/>
        </w:rPr>
        <w:instrText xml:space="preserve"> </w:instrText>
      </w:r>
      <w:r>
        <w:rPr>
          <w:lang w:val="en-CA"/>
        </w:rPr>
        <w:fldChar w:fldCharType="separate"/>
      </w:r>
      <m:oMath>
        <m:r>
          <m:rPr>
            <m:sty m:val="p"/>
          </m:rPr>
          <w:rPr>
            <w:rFonts w:ascii="Cambria Math" w:hAnsi="Cambria Math"/>
            <w:lang w:val="en-CA"/>
          </w:rPr>
          <m:t>α</m:t>
        </m:r>
      </m:oMath>
      <w:r>
        <w:rPr>
          <w:lang w:val="en-CA"/>
        </w:rPr>
        <w:fldChar w:fldCharType="end"/>
      </w:r>
      <w:r>
        <w:rPr>
          <w:rFonts w:hint="eastAsia"/>
          <w:lang w:eastAsia="zh-CN"/>
        </w:rPr>
        <w:t xml:space="preserve"> </w:t>
      </w:r>
      <w:r>
        <w:rPr>
          <w:lang w:eastAsia="zh-CN"/>
        </w:rPr>
        <w:t>is implemented with a look-</w:t>
      </w:r>
      <w:r>
        <w:rPr>
          <w:lang w:val="en-CA" w:eastAsia="ja-JP"/>
        </w:rPr>
        <w:t xml:space="preserve">up table. To reduce the memory required for storing the table, the </w:t>
      </w:r>
      <w:r>
        <w:rPr>
          <w:i/>
          <w:lang w:val="en-CA" w:eastAsia="ja-JP"/>
        </w:rPr>
        <w:t>diff</w:t>
      </w:r>
      <w:r>
        <w:rPr>
          <w:lang w:val="en-CA" w:eastAsia="ja-JP"/>
        </w:rPr>
        <w:t xml:space="preserve"> value (difference between maximum and minimum values) </w:t>
      </w:r>
      <w:r>
        <w:rPr>
          <w:rFonts w:hint="eastAsia"/>
          <w:lang w:val="en-CA" w:eastAsia="ja-JP"/>
        </w:rPr>
        <w:t>and</w:t>
      </w:r>
      <w:r>
        <w:rPr>
          <w:lang w:val="en-CA" w:eastAsia="ja-JP"/>
        </w:rPr>
        <w:t xml:space="preserve"> the</w:t>
      </w:r>
      <w:r>
        <w:rPr>
          <w:rFonts w:hint="eastAsia"/>
          <w:lang w:val="en-CA" w:eastAsia="ko-KR"/>
        </w:rPr>
        <w:t xml:space="preserve"> parameter</w:t>
      </w:r>
      <w:r>
        <w:rPr>
          <w:lang w:val="en-CA"/>
        </w:rPr>
        <w:t xml:space="preserve"> </w:t>
      </w:r>
      <w:r>
        <w:rPr>
          <w:lang w:val="en-CA"/>
        </w:rPr>
        <w:fldChar w:fldCharType="begin"/>
      </w:r>
      <w:r>
        <w:rPr>
          <w:lang w:val="en-CA"/>
        </w:rPr>
        <w:instrText xml:space="preserve"> QUOTE </w:instrText>
      </w:r>
      <m:oMath>
        <m:r>
          <m:rPr>
            <m:sty m:val="p"/>
          </m:rPr>
          <w:rPr>
            <w:rFonts w:ascii="Cambria Math" w:hAnsi="Cambria Math"/>
            <w:lang w:val="en-CA"/>
          </w:rPr>
          <m:t xml:space="preserve">α</m:t>
        </m:r>
      </m:oMath>
      <w:r>
        <w:rPr>
          <w:lang w:val="en-CA"/>
        </w:rPr>
        <w:instrText xml:space="preserve"> </w:instrText>
      </w:r>
      <w:r>
        <w:rPr>
          <w:lang w:val="en-CA"/>
        </w:rPr>
        <w:fldChar w:fldCharType="separate"/>
      </w:r>
      <m:oMath>
        <m:r>
          <m:rPr>
            <m:sty m:val="p"/>
          </m:rPr>
          <w:rPr>
            <w:rFonts w:ascii="Cambria Math" w:hAnsi="Cambria Math"/>
            <w:lang w:val="en-CA"/>
          </w:rPr>
          <m:t>α</m:t>
        </m:r>
      </m:oMath>
      <w:r>
        <w:rPr>
          <w:lang w:val="en-CA"/>
        </w:rPr>
        <w:fldChar w:fldCharType="end"/>
      </w:r>
      <w:r>
        <w:rPr>
          <w:lang w:val="en-CA" w:eastAsia="ja-JP"/>
        </w:rPr>
        <w:t xml:space="preserve"> are expressed by an exponential notation. For example, </w:t>
      </w:r>
      <w:r>
        <w:rPr>
          <w:i/>
          <w:lang w:val="en-CA" w:eastAsia="ja-JP"/>
        </w:rPr>
        <w:t>diff</w:t>
      </w:r>
      <w:r>
        <w:rPr>
          <w:lang w:val="en-CA" w:eastAsia="ja-JP"/>
        </w:rPr>
        <w:t xml:space="preserve"> is approximated with a 4-bit significant part and an exponent. Consequently, the table for 1/diff is reduced into 16 elements for 16 values of the significand as follows:</w:t>
      </w:r>
    </w:p>
    <w:p>
      <w:pPr>
        <w:tabs>
          <w:tab w:val="clear" w:pos="360"/>
        </w:tabs>
        <w:jc w:val="right"/>
      </w:pPr>
      <w:r>
        <w:t>DivTable [ ] = { 0, 7, 6, 5, 5, 4, 4, 3, 3, 2, 2, 1, 1, 1, 1, 0 }</w:t>
      </w:r>
      <w:r>
        <w:tab/>
      </w:r>
      <w:r>
        <w:tab/>
      </w:r>
      <w:r>
        <w:rPr>
          <w:szCs w:val="22"/>
          <w:lang w:val="en-CA"/>
        </w:rPr>
        <w:t>(</w:t>
      </w:r>
      <w:r>
        <w:rPr>
          <w:rFonts w:hint="eastAsia" w:eastAsia="Malgun Gothic"/>
          <w:szCs w:val="22"/>
          <w:lang w:val="en-CA" w:eastAsia="ko-KR"/>
        </w:rPr>
        <w:t>3</w:t>
      </w:r>
      <w:r>
        <w:rPr>
          <w:szCs w:val="22"/>
          <w:lang w:val="en-CA"/>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5</w:t>
      </w:r>
      <w:r>
        <w:rPr>
          <w:szCs w:val="22"/>
          <w:lang w:val="en-CA"/>
        </w:rPr>
        <w:fldChar w:fldCharType="end"/>
      </w:r>
      <w:r>
        <w:rPr>
          <w:szCs w:val="22"/>
          <w:lang w:val="en-CA"/>
        </w:rPr>
        <w:t>)</w:t>
      </w:r>
    </w:p>
    <w:p>
      <w:pPr>
        <w:spacing w:after="120"/>
        <w:jc w:val="both"/>
        <w:rPr>
          <w:lang w:eastAsia="zh-CN"/>
        </w:rPr>
      </w:pPr>
      <w:r>
        <w:rPr>
          <w:lang w:val="en-CA" w:eastAsia="ja-JP"/>
        </w:rPr>
        <w:t>This would have a benefit of both reducing the complexity of the calculation as well as the memory size required for storing the needed tables</w:t>
      </w:r>
    </w:p>
    <w:p>
      <w:pPr>
        <w:spacing w:after="120"/>
        <w:jc w:val="both"/>
        <w:rPr>
          <w:lang w:eastAsia="zh-CN"/>
        </w:rPr>
      </w:pPr>
      <w:r>
        <w:rPr>
          <w:lang w:eastAsia="zh-CN"/>
        </w:rPr>
        <w:t>B</w:t>
      </w:r>
      <w:r>
        <w:rPr>
          <w:rFonts w:hint="eastAsia"/>
          <w:lang w:eastAsia="zh-CN"/>
        </w:rPr>
        <w:t>eside</w:t>
      </w:r>
      <w:r>
        <w:rPr>
          <w:lang w:eastAsia="zh-CN"/>
        </w:rPr>
        <w:t>s</w:t>
      </w:r>
      <w:r>
        <w:rPr>
          <w:rFonts w:hint="eastAsia"/>
          <w:lang w:eastAsia="zh-CN"/>
        </w:rPr>
        <w:t xml:space="preserve"> the</w:t>
      </w:r>
      <w:r>
        <w:rPr>
          <w:lang w:eastAsia="zh-CN"/>
        </w:rPr>
        <w:t xml:space="preserve"> above template and left template can be used to calculate the linear model coefficients together, they also can be used alternatively in the other 2 LM modes, called LM_A, and LM_L modes.</w:t>
      </w:r>
    </w:p>
    <w:p>
      <w:pPr>
        <w:spacing w:after="120"/>
        <w:jc w:val="both"/>
        <w:rPr>
          <w:rFonts w:eastAsiaTheme="minorEastAsia"/>
          <w:lang w:eastAsia="ko-KR"/>
        </w:rPr>
      </w:pPr>
      <w:r>
        <w:rPr>
          <w:lang w:eastAsia="zh-CN"/>
        </w:rPr>
        <w:t>I</w:t>
      </w:r>
      <w:r>
        <w:rPr>
          <w:rFonts w:hint="eastAsia"/>
          <w:lang w:eastAsia="zh-CN"/>
        </w:rPr>
        <w:t xml:space="preserve">n </w:t>
      </w:r>
      <w:r>
        <w:rPr>
          <w:lang w:eastAsia="zh-CN"/>
        </w:rPr>
        <w:t>LM_A mode, only the above template are used to calculate the linear model coefficients. To get more samples, the above template are extended to (W+H).</w:t>
      </w:r>
      <w:r>
        <w:rPr>
          <w:rFonts w:hint="eastAsia" w:eastAsiaTheme="minorEastAsia"/>
          <w:lang w:eastAsia="ko-KR"/>
        </w:rPr>
        <w:t xml:space="preserve"> </w:t>
      </w:r>
      <w:r>
        <w:rPr>
          <w:lang w:eastAsia="zh-CN"/>
        </w:rPr>
        <w:t>In LM_L mode, only left template are used to calculate the linear model coefficients. To get more samples, the left template are extended to (H+W).</w:t>
      </w:r>
    </w:p>
    <w:p>
      <w:pPr>
        <w:jc w:val="both"/>
      </w:pPr>
      <w:r>
        <w:t xml:space="preserve">For a non-square block, the above template are extended to W+W, the left template are extended to H+H. </w:t>
      </w:r>
    </w:p>
    <w:p>
      <w:pPr>
        <w:jc w:val="both"/>
        <w:rPr>
          <w:lang w:val="en-CA"/>
        </w:rPr>
      </w:pPr>
      <w:r>
        <w:rPr>
          <w:lang w:val="en-CA"/>
        </w:rPr>
        <w:t xml:space="preserve">To match the chroma sample locations for </w:t>
      </w:r>
      <w:r>
        <w:rPr>
          <w:szCs w:val="22"/>
          <w:lang w:val="en-CA"/>
        </w:rPr>
        <w:t>4:2:0 video sequences</w:t>
      </w:r>
      <w:r>
        <w:rPr>
          <w:lang w:val="en-CA"/>
        </w:rPr>
        <w:t>, two types of downsampling filter are applied to luma samples to achieve 2 to 1 downsampling ratio in both horizontal and vertical directions</w:t>
      </w:r>
      <w:r>
        <w:rPr>
          <w:szCs w:val="22"/>
          <w:lang w:val="en-CA"/>
        </w:rPr>
        <w:t xml:space="preserve">. The selection of downsampling filter is specified by a SPS level flag. </w:t>
      </w:r>
      <w:r>
        <w:rPr>
          <w:lang w:val="en-CA"/>
        </w:rPr>
        <w:t>The two downsmapling filters are as follows, which are corresponding to “type-0” and “type-2” content, respectively.</w:t>
      </w:r>
    </w:p>
    <w:p>
      <w:pPr>
        <w:jc w:val="right"/>
        <w:rPr>
          <w:lang w:val="en-CA"/>
        </w:rPr>
      </w:pPr>
      <m:oMath>
        <m:sSub>
          <m:sSubPr>
            <m:ctrlPr>
              <w:rPr>
                <w:rFonts w:ascii="Cambria Math" w:hAnsi="Cambria Math"/>
                <w:i/>
                <w:szCs w:val="22"/>
                <w:lang w:val="en-CA"/>
              </w:rPr>
            </m:ctrlPr>
          </m:sSubPr>
          <m:e>
            <m:r>
              <m:rPr>
                <m:sty m:val="p"/>
              </m:rPr>
              <w:rPr>
                <w:rFonts w:ascii="Cambria Math" w:hAnsi="Cambria Math"/>
                <w:lang w:val="en-CA"/>
              </w:rPr>
              <m:t>Rec</m:t>
            </m:r>
            <m:ctrlPr>
              <w:rPr>
                <w:rFonts w:ascii="Cambria Math" w:hAnsi="Cambria Math"/>
                <w:i/>
                <w:szCs w:val="22"/>
                <w:lang w:val="en-CA"/>
              </w:rPr>
            </m:ctrlPr>
          </m:e>
          <m:sub>
            <m:r>
              <m:rPr>
                <m:sty m:val="p"/>
              </m:rPr>
              <w:rPr>
                <w:rFonts w:ascii="Cambria Math" w:hAnsi="Cambria Math"/>
                <w:lang w:val="en-CA"/>
              </w:rPr>
              <m:t>L</m:t>
            </m:r>
            <m:ctrlPr>
              <w:rPr>
                <w:rFonts w:ascii="Cambria Math" w:hAnsi="Cambria Math"/>
                <w:i/>
                <w:szCs w:val="22"/>
                <w:lang w:val="en-CA"/>
              </w:rPr>
            </m:ctrlPr>
          </m:sub>
        </m:sSub>
        <m:r>
          <m:rPr>
            <m:sty m:val="p"/>
          </m:rPr>
          <w:rPr>
            <w:rFonts w:ascii="Cambria Math" w:hAnsi="Cambria Math"/>
            <w:lang w:val="en-CA"/>
          </w:rPr>
          <m:t>'</m:t>
        </m:r>
        <m:d>
          <m:dPr>
            <m:ctrlPr>
              <w:rPr>
                <w:rFonts w:ascii="Cambria Math" w:hAnsi="Cambria Math"/>
                <w:szCs w:val="22"/>
                <w:lang w:val="en-CA"/>
              </w:rPr>
            </m:ctrlPr>
          </m:dPr>
          <m:e>
            <m:r>
              <w:rPr>
                <w:rFonts w:ascii="Cambria Math" w:hAnsi="Cambria Math"/>
                <w:lang w:val="en-CA"/>
              </w:rPr>
              <m:t>i,j</m:t>
            </m:r>
            <m:ctrlPr>
              <w:rPr>
                <w:rFonts w:ascii="Cambria Math" w:hAnsi="Cambria Math"/>
                <w:szCs w:val="22"/>
                <w:lang w:val="en-CA"/>
              </w:rPr>
            </m:ctrlPr>
          </m:e>
        </m:d>
        <m:r>
          <w:rPr>
            <w:rFonts w:ascii="Cambria Math" w:hAnsi="Cambria Math"/>
            <w:lang w:val="en-CA"/>
          </w:rPr>
          <m:t xml:space="preserve">= </m:t>
        </m:r>
        <m:d>
          <m:dPr>
            <m:begChr m:val="["/>
            <m:endChr m:val="]"/>
            <m:ctrlPr>
              <w:rPr>
                <w:rFonts w:ascii="Cambria Math" w:hAnsi="Cambria Math"/>
                <w:i/>
                <w:szCs w:val="22"/>
                <w:lang w:val="en-CA"/>
              </w:rPr>
            </m:ctrlPr>
          </m:dPr>
          <m:e>
            <m:eqArr>
              <m:eqArrPr>
                <m:ctrlPr>
                  <w:rPr>
                    <w:rFonts w:ascii="Cambria Math" w:hAnsi="Cambria Math"/>
                    <w:i/>
                    <w:szCs w:val="22"/>
                    <w:lang w:val="en-CA"/>
                  </w:rPr>
                </m:ctrlPr>
              </m:eqArrPr>
              <m:e>
                <m:sSub>
                  <m:sSubPr>
                    <m:ctrlPr>
                      <w:rPr>
                        <w:rFonts w:ascii="Cambria Math" w:hAnsi="Cambria Math"/>
                        <w:i/>
                        <w:szCs w:val="22"/>
                        <w:lang w:val="en-CA"/>
                      </w:rPr>
                    </m:ctrlPr>
                  </m:sSubPr>
                  <m:e>
                    <m:r>
                      <m:rPr>
                        <m:sty m:val="p"/>
                      </m:rPr>
                      <w:rPr>
                        <w:rFonts w:ascii="Cambria Math" w:hAnsi="Cambria Math"/>
                        <w:lang w:val="en-CA"/>
                      </w:rPr>
                      <m:t>rec</m:t>
                    </m:r>
                    <m:ctrlPr>
                      <w:rPr>
                        <w:rFonts w:ascii="Cambria Math" w:hAnsi="Cambria Math"/>
                        <w:i/>
                        <w:szCs w:val="22"/>
                        <w:lang w:val="en-CA"/>
                      </w:rPr>
                    </m:ctrlPr>
                  </m:e>
                  <m:sub>
                    <m:r>
                      <m:rPr>
                        <m:sty m:val="p"/>
                      </m:rPr>
                      <w:rPr>
                        <w:rFonts w:ascii="Cambria Math" w:hAnsi="Cambria Math"/>
                        <w:lang w:val="en-CA"/>
                      </w:rPr>
                      <m:t>L</m:t>
                    </m:r>
                    <m:ctrlPr>
                      <w:rPr>
                        <w:rFonts w:ascii="Cambria Math" w:hAnsi="Cambria Math"/>
                        <w:i/>
                        <w:szCs w:val="22"/>
                        <w:lang w:val="en-CA"/>
                      </w:rPr>
                    </m:ctrlPr>
                  </m:sub>
                </m:sSub>
                <m:d>
                  <m:dPr>
                    <m:ctrlPr>
                      <w:rPr>
                        <w:rFonts w:ascii="Cambria Math" w:hAnsi="Cambria Math"/>
                        <w:szCs w:val="22"/>
                        <w:lang w:val="en-CA"/>
                      </w:rPr>
                    </m:ctrlPr>
                  </m:dPr>
                  <m:e>
                    <m:r>
                      <w:rPr>
                        <w:rFonts w:ascii="Cambria Math" w:hAnsi="Cambria Math"/>
                        <w:lang w:val="en-CA"/>
                      </w:rPr>
                      <m:t>2i-1, 2j-1</m:t>
                    </m:r>
                    <m:ctrlPr>
                      <w:rPr>
                        <w:rFonts w:ascii="Cambria Math" w:hAnsi="Cambria Math"/>
                        <w:szCs w:val="22"/>
                        <w:lang w:val="en-CA"/>
                      </w:rPr>
                    </m:ctrlP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2∙rec</m:t>
                    </m:r>
                    <m:ctrlPr>
                      <w:rPr>
                        <w:rFonts w:ascii="Cambria Math" w:hAnsi="Cambria Math"/>
                        <w:i/>
                        <w:szCs w:val="22"/>
                        <w:lang w:val="en-CA"/>
                      </w:rPr>
                    </m:ctrlPr>
                  </m:e>
                  <m:sub>
                    <m:r>
                      <m:rPr>
                        <m:sty m:val="p"/>
                      </m:rPr>
                      <w:rPr>
                        <w:rFonts w:ascii="Cambria Math" w:hAnsi="Cambria Math"/>
                        <w:lang w:val="en-CA"/>
                      </w:rPr>
                      <m:t>L</m:t>
                    </m:r>
                    <m:ctrlPr>
                      <w:rPr>
                        <w:rFonts w:ascii="Cambria Math" w:hAnsi="Cambria Math"/>
                        <w:i/>
                        <w:szCs w:val="22"/>
                        <w:lang w:val="en-CA"/>
                      </w:rPr>
                    </m:ctrlPr>
                  </m:sub>
                </m:sSub>
                <m:d>
                  <m:dPr>
                    <m:ctrlPr>
                      <w:rPr>
                        <w:rFonts w:ascii="Cambria Math" w:hAnsi="Cambria Math"/>
                        <w:szCs w:val="22"/>
                        <w:lang w:val="en-CA"/>
                      </w:rPr>
                    </m:ctrlPr>
                  </m:dPr>
                  <m:e>
                    <m:r>
                      <w:rPr>
                        <w:rFonts w:ascii="Cambria Math" w:hAnsi="Cambria Math"/>
                        <w:lang w:val="en-CA"/>
                      </w:rPr>
                      <m:t>2i-1,2j-1</m:t>
                    </m:r>
                    <m:ctrlPr>
                      <w:rPr>
                        <w:rFonts w:ascii="Cambria Math" w:hAnsi="Cambria Math"/>
                        <w:szCs w:val="22"/>
                        <w:lang w:val="en-CA"/>
                      </w:rPr>
                    </m:ctrlP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ctrlPr>
                      <w:rPr>
                        <w:rFonts w:ascii="Cambria Math" w:hAnsi="Cambria Math"/>
                        <w:i/>
                        <w:szCs w:val="22"/>
                        <w:lang w:val="en-CA"/>
                      </w:rPr>
                    </m:ctrlPr>
                  </m:e>
                  <m:sub>
                    <m:r>
                      <m:rPr>
                        <m:sty m:val="p"/>
                      </m:rPr>
                      <w:rPr>
                        <w:rFonts w:ascii="Cambria Math" w:hAnsi="Cambria Math"/>
                        <w:lang w:val="en-CA"/>
                      </w:rPr>
                      <m:t>L</m:t>
                    </m:r>
                    <m:ctrlPr>
                      <w:rPr>
                        <w:rFonts w:ascii="Cambria Math" w:hAnsi="Cambria Math"/>
                        <w:i/>
                        <w:szCs w:val="22"/>
                        <w:lang w:val="en-CA"/>
                      </w:rPr>
                    </m:ctrlPr>
                  </m:sub>
                </m:sSub>
                <m:d>
                  <m:dPr>
                    <m:ctrlPr>
                      <w:rPr>
                        <w:rFonts w:ascii="Cambria Math" w:hAnsi="Cambria Math"/>
                        <w:szCs w:val="22"/>
                        <w:lang w:val="en-CA"/>
                      </w:rPr>
                    </m:ctrlPr>
                  </m:dPr>
                  <m:e>
                    <m:r>
                      <w:rPr>
                        <w:rFonts w:ascii="Cambria Math" w:hAnsi="Cambria Math"/>
                        <w:lang w:val="en-CA"/>
                      </w:rPr>
                      <m:t>2i+1,2j-1</m:t>
                    </m:r>
                    <m:ctrlPr>
                      <w:rPr>
                        <w:rFonts w:ascii="Cambria Math" w:hAnsi="Cambria Math"/>
                        <w:szCs w:val="22"/>
                        <w:lang w:val="en-CA"/>
                      </w:rPr>
                    </m:ctrlPr>
                  </m:e>
                </m:d>
                <m:r>
                  <w:rPr>
                    <w:rFonts w:ascii="Cambria Math" w:hAnsi="Cambria Math"/>
                    <w:lang w:val="en-CA"/>
                  </w:rPr>
                  <m:t>+</m:t>
                </m:r>
                <m:ctrlPr>
                  <w:rPr>
                    <w:rFonts w:ascii="Cambria Math" w:hAnsi="Cambria Math"/>
                    <w:i/>
                    <w:lang w:val="en-CA"/>
                  </w:rPr>
                </m:ctrlPr>
              </m:e>
              <m:e>
                <m:sSub>
                  <m:sSubPr>
                    <m:ctrlPr>
                      <w:rPr>
                        <w:rFonts w:ascii="Cambria Math" w:hAnsi="Cambria Math"/>
                        <w:i/>
                        <w:szCs w:val="22"/>
                        <w:lang w:val="en-CA"/>
                      </w:rPr>
                    </m:ctrlPr>
                  </m:sSubPr>
                  <m:e>
                    <m:sSub>
                      <m:sSubPr>
                        <m:ctrlPr>
                          <w:rPr>
                            <w:rFonts w:ascii="Cambria Math" w:hAnsi="Cambria Math"/>
                            <w:i/>
                            <w:szCs w:val="22"/>
                            <w:lang w:val="en-CA"/>
                          </w:rPr>
                        </m:ctrlPr>
                      </m:sSubPr>
                      <m:e>
                        <m:r>
                          <m:rPr>
                            <m:sty m:val="p"/>
                          </m:rPr>
                          <w:rPr>
                            <w:rFonts w:ascii="Cambria Math" w:hAnsi="Cambria Math"/>
                            <w:lang w:val="en-CA"/>
                          </w:rPr>
                          <m:t>rec</m:t>
                        </m:r>
                        <m:ctrlPr>
                          <w:rPr>
                            <w:rFonts w:ascii="Cambria Math" w:hAnsi="Cambria Math"/>
                            <w:i/>
                            <w:szCs w:val="22"/>
                            <w:lang w:val="en-CA"/>
                          </w:rPr>
                        </m:ctrlPr>
                      </m:e>
                      <m:sub>
                        <m:r>
                          <m:rPr>
                            <m:sty m:val="p"/>
                          </m:rPr>
                          <w:rPr>
                            <w:rFonts w:ascii="Cambria Math" w:hAnsi="Cambria Math"/>
                            <w:lang w:val="en-CA"/>
                          </w:rPr>
                          <m:t>L</m:t>
                        </m:r>
                        <m:ctrlPr>
                          <w:rPr>
                            <w:rFonts w:ascii="Cambria Math" w:hAnsi="Cambria Math"/>
                            <w:i/>
                            <w:szCs w:val="22"/>
                            <w:lang w:val="en-CA"/>
                          </w:rPr>
                        </m:ctrlPr>
                      </m:sub>
                    </m:sSub>
                    <m:d>
                      <m:dPr>
                        <m:ctrlPr>
                          <w:rPr>
                            <w:rFonts w:ascii="Cambria Math" w:hAnsi="Cambria Math"/>
                            <w:szCs w:val="22"/>
                            <w:lang w:val="en-CA"/>
                          </w:rPr>
                        </m:ctrlPr>
                      </m:dPr>
                      <m:e>
                        <m:r>
                          <w:rPr>
                            <w:rFonts w:ascii="Cambria Math" w:hAnsi="Cambria Math"/>
                            <w:lang w:val="en-CA"/>
                          </w:rPr>
                          <m:t>2i-1, 2j</m:t>
                        </m:r>
                        <m:ctrlPr>
                          <w:rPr>
                            <w:rFonts w:ascii="Cambria Math" w:hAnsi="Cambria Math"/>
                            <w:szCs w:val="22"/>
                            <w:lang w:val="en-CA"/>
                          </w:rPr>
                        </m:ctrlPr>
                      </m:e>
                    </m:d>
                    <m:r>
                      <m:rPr>
                        <m:sty m:val="p"/>
                      </m:rPr>
                      <w:rPr>
                        <w:rFonts w:ascii="Cambria Math" w:hAnsi="Cambria Math"/>
                        <w:lang w:val="en-CA"/>
                      </w:rPr>
                      <m:t>+2∙rec</m:t>
                    </m:r>
                    <m:ctrlPr>
                      <w:rPr>
                        <w:rFonts w:ascii="Cambria Math" w:hAnsi="Cambria Math"/>
                        <w:i/>
                        <w:szCs w:val="22"/>
                        <w:lang w:val="en-CA"/>
                      </w:rPr>
                    </m:ctrlPr>
                  </m:e>
                  <m:sub>
                    <m:r>
                      <m:rPr>
                        <m:sty m:val="p"/>
                      </m:rPr>
                      <w:rPr>
                        <w:rFonts w:ascii="Cambria Math" w:hAnsi="Cambria Math"/>
                        <w:lang w:val="en-CA"/>
                      </w:rPr>
                      <m:t>L</m:t>
                    </m:r>
                    <m:ctrlPr>
                      <w:rPr>
                        <w:rFonts w:ascii="Cambria Math" w:hAnsi="Cambria Math"/>
                        <w:i/>
                        <w:szCs w:val="22"/>
                        <w:lang w:val="en-CA"/>
                      </w:rPr>
                    </m:ctrlPr>
                  </m:sub>
                </m:sSub>
                <m:d>
                  <m:dPr>
                    <m:ctrlPr>
                      <w:rPr>
                        <w:rFonts w:ascii="Cambria Math" w:hAnsi="Cambria Math"/>
                        <w:szCs w:val="22"/>
                        <w:lang w:val="en-CA"/>
                      </w:rPr>
                    </m:ctrlPr>
                  </m:dPr>
                  <m:e>
                    <m:r>
                      <w:rPr>
                        <w:rFonts w:ascii="Cambria Math" w:hAnsi="Cambria Math"/>
                        <w:lang w:val="en-CA"/>
                      </w:rPr>
                      <m:t>2i, 2j</m:t>
                    </m:r>
                    <m:ctrlPr>
                      <w:rPr>
                        <w:rFonts w:ascii="Cambria Math" w:hAnsi="Cambria Math"/>
                        <w:szCs w:val="22"/>
                        <w:lang w:val="en-CA"/>
                      </w:rPr>
                    </m:ctrlP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ctrlPr>
                      <w:rPr>
                        <w:rFonts w:ascii="Cambria Math" w:hAnsi="Cambria Math"/>
                        <w:i/>
                        <w:szCs w:val="22"/>
                        <w:lang w:val="en-CA"/>
                      </w:rPr>
                    </m:ctrlPr>
                  </m:e>
                  <m:sub>
                    <m:r>
                      <m:rPr>
                        <m:sty m:val="p"/>
                      </m:rPr>
                      <w:rPr>
                        <w:rFonts w:ascii="Cambria Math" w:hAnsi="Cambria Math"/>
                        <w:lang w:val="en-CA"/>
                      </w:rPr>
                      <m:t>L</m:t>
                    </m:r>
                    <m:ctrlPr>
                      <w:rPr>
                        <w:rFonts w:ascii="Cambria Math" w:hAnsi="Cambria Math"/>
                        <w:i/>
                        <w:szCs w:val="22"/>
                        <w:lang w:val="en-CA"/>
                      </w:rPr>
                    </m:ctrlPr>
                  </m:sub>
                </m:sSub>
                <m:d>
                  <m:dPr>
                    <m:ctrlPr>
                      <w:rPr>
                        <w:rFonts w:ascii="Cambria Math" w:hAnsi="Cambria Math"/>
                        <w:szCs w:val="22"/>
                        <w:lang w:val="en-CA"/>
                      </w:rPr>
                    </m:ctrlPr>
                  </m:dPr>
                  <m:e>
                    <m:r>
                      <w:rPr>
                        <w:rFonts w:ascii="Cambria Math" w:hAnsi="Cambria Math"/>
                        <w:lang w:val="en-CA"/>
                      </w:rPr>
                      <m:t>2i+1, 2j</m:t>
                    </m:r>
                    <m:ctrlPr>
                      <w:rPr>
                        <w:rFonts w:ascii="Cambria Math" w:hAnsi="Cambria Math"/>
                        <w:szCs w:val="22"/>
                        <w:lang w:val="en-CA"/>
                      </w:rPr>
                    </m:ctrlPr>
                  </m:e>
                </m:d>
                <m:r>
                  <w:rPr>
                    <w:rFonts w:ascii="Cambria Math" w:hAnsi="Cambria Math"/>
                    <w:lang w:val="en-CA"/>
                  </w:rPr>
                  <m:t>+4</m:t>
                </m:r>
                <m:ctrlPr>
                  <w:rPr>
                    <w:rFonts w:ascii="Cambria Math" w:hAnsi="Cambria Math"/>
                    <w:i/>
                    <w:lang w:val="en-CA"/>
                  </w:rPr>
                </m:ctrlPr>
              </m:e>
            </m:eqArr>
            <m:ctrlPr>
              <w:rPr>
                <w:rFonts w:ascii="Cambria Math" w:hAnsi="Cambria Math"/>
                <w:i/>
                <w:szCs w:val="22"/>
                <w:lang w:val="en-CA"/>
              </w:rPr>
            </m:ctrlPr>
          </m:e>
        </m:d>
        <m:r>
          <w:rPr>
            <w:rFonts w:ascii="Cambria Math" w:hAnsi="Cambria Math"/>
            <w:lang w:val="en-CA"/>
          </w:rPr>
          <m:t>≫3</m:t>
        </m:r>
      </m:oMath>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6</w:t>
      </w:r>
      <w:r>
        <w:rPr>
          <w:szCs w:val="22"/>
          <w:lang w:val="en-CA"/>
        </w:rPr>
        <w:fldChar w:fldCharType="end"/>
      </w:r>
      <w:r>
        <w:rPr>
          <w:szCs w:val="22"/>
          <w:lang w:val="en-CA"/>
        </w:rPr>
        <w:t>)</w:t>
      </w:r>
    </w:p>
    <w:p>
      <w:pPr>
        <w:jc w:val="right"/>
        <w:rPr>
          <w:lang w:val="en-CA"/>
        </w:rPr>
      </w:pPr>
      <m:oMath>
        <m:sSub>
          <m:sSubPr>
            <m:ctrlPr>
              <w:rPr>
                <w:rFonts w:ascii="Cambria Math" w:hAnsi="Cambria Math"/>
                <w:i/>
                <w:szCs w:val="22"/>
                <w:lang w:val="en-CA"/>
              </w:rPr>
            </m:ctrlPr>
          </m:sSubPr>
          <m:e>
            <m:r>
              <m:rPr>
                <m:sty m:val="p"/>
              </m:rPr>
              <w:rPr>
                <w:rFonts w:ascii="Cambria Math" w:hAnsi="Cambria Math"/>
                <w:lang w:val="en-CA"/>
              </w:rPr>
              <m:t>rec</m:t>
            </m:r>
            <m:ctrlPr>
              <w:rPr>
                <w:rFonts w:ascii="Cambria Math" w:hAnsi="Cambria Math"/>
                <w:i/>
                <w:szCs w:val="22"/>
                <w:lang w:val="en-CA"/>
              </w:rPr>
            </m:ctrlPr>
          </m:e>
          <m:sub>
            <m:r>
              <m:rPr>
                <m:sty m:val="p"/>
              </m:rPr>
              <w:rPr>
                <w:rFonts w:ascii="Cambria Math" w:hAnsi="Cambria Math"/>
                <w:lang w:val="en-CA"/>
              </w:rPr>
              <m:t>L</m:t>
            </m:r>
            <m:ctrlPr>
              <w:rPr>
                <w:rFonts w:ascii="Cambria Math" w:hAnsi="Cambria Math"/>
                <w:i/>
                <w:szCs w:val="22"/>
                <w:lang w:val="en-CA"/>
              </w:rPr>
            </m:ctrlPr>
          </m:sub>
        </m:sSub>
        <m:r>
          <m:rPr>
            <m:sty m:val="p"/>
          </m:rPr>
          <w:rPr>
            <w:rFonts w:ascii="Cambria Math" w:hAnsi="Cambria Math"/>
            <w:lang w:val="en-CA"/>
          </w:rPr>
          <m:t>'</m:t>
        </m:r>
        <m:d>
          <m:dPr>
            <m:ctrlPr>
              <w:rPr>
                <w:rFonts w:ascii="Cambria Math" w:hAnsi="Cambria Math"/>
                <w:szCs w:val="22"/>
                <w:lang w:val="en-CA"/>
              </w:rPr>
            </m:ctrlPr>
          </m:dPr>
          <m:e>
            <m:r>
              <w:rPr>
                <w:rFonts w:ascii="Cambria Math" w:hAnsi="Cambria Math"/>
                <w:lang w:val="en-CA"/>
              </w:rPr>
              <m:t>i,j</m:t>
            </m:r>
            <m:ctrlPr>
              <w:rPr>
                <w:rFonts w:ascii="Cambria Math" w:hAnsi="Cambria Math"/>
                <w:szCs w:val="22"/>
                <w:lang w:val="en-CA"/>
              </w:rPr>
            </m:ctrlPr>
          </m:e>
        </m:d>
        <m:r>
          <w:rPr>
            <w:rFonts w:ascii="Cambria Math" w:hAnsi="Cambria Math"/>
            <w:lang w:val="en-CA"/>
          </w:rPr>
          <m:t xml:space="preserve">= </m:t>
        </m:r>
        <m:d>
          <m:dPr>
            <m:begChr m:val="["/>
            <m:endChr m:val="]"/>
            <m:ctrlPr>
              <w:rPr>
                <w:rFonts w:ascii="Cambria Math" w:hAnsi="Cambria Math"/>
                <w:i/>
                <w:szCs w:val="22"/>
                <w:lang w:val="en-CA"/>
              </w:rPr>
            </m:ctrlPr>
          </m:dPr>
          <m:e>
            <m:eqArr>
              <m:eqArrPr>
                <m:ctrlPr>
                  <w:rPr>
                    <w:rFonts w:ascii="Cambria Math" w:hAnsi="Cambria Math"/>
                    <w:i/>
                    <w:szCs w:val="22"/>
                    <w:lang w:val="en-CA"/>
                  </w:rPr>
                </m:ctrlPr>
              </m:eqArrPr>
              <m:e>
                <m:sSub>
                  <m:sSubPr>
                    <m:ctrlPr>
                      <w:rPr>
                        <w:rFonts w:ascii="Cambria Math" w:hAnsi="Cambria Math"/>
                        <w:i/>
                        <w:szCs w:val="22"/>
                        <w:lang w:val="en-CA"/>
                      </w:rPr>
                    </m:ctrlPr>
                  </m:sSubPr>
                  <m:e>
                    <m:r>
                      <m:rPr>
                        <m:sty m:val="p"/>
                      </m:rPr>
                      <w:rPr>
                        <w:rFonts w:ascii="Cambria Math" w:hAnsi="Cambria Math"/>
                        <w:lang w:val="en-CA"/>
                      </w:rPr>
                      <m:t>rec</m:t>
                    </m:r>
                    <m:ctrlPr>
                      <w:rPr>
                        <w:rFonts w:ascii="Cambria Math" w:hAnsi="Cambria Math"/>
                        <w:i/>
                        <w:szCs w:val="22"/>
                        <w:lang w:val="en-CA"/>
                      </w:rPr>
                    </m:ctrlPr>
                  </m:e>
                  <m:sub>
                    <m:r>
                      <m:rPr>
                        <m:sty m:val="p"/>
                      </m:rPr>
                      <w:rPr>
                        <w:rFonts w:ascii="Cambria Math" w:hAnsi="Cambria Math"/>
                        <w:lang w:val="en-CA"/>
                      </w:rPr>
                      <m:t>L</m:t>
                    </m:r>
                    <m:ctrlPr>
                      <w:rPr>
                        <w:rFonts w:ascii="Cambria Math" w:hAnsi="Cambria Math"/>
                        <w:i/>
                        <w:szCs w:val="22"/>
                        <w:lang w:val="en-CA"/>
                      </w:rPr>
                    </m:ctrlPr>
                  </m:sub>
                </m:sSub>
                <m:d>
                  <m:dPr>
                    <m:ctrlPr>
                      <w:rPr>
                        <w:rFonts w:ascii="Cambria Math" w:hAnsi="Cambria Math"/>
                        <w:szCs w:val="22"/>
                        <w:lang w:val="en-CA"/>
                      </w:rPr>
                    </m:ctrlPr>
                  </m:dPr>
                  <m:e>
                    <m:r>
                      <w:rPr>
                        <w:rFonts w:ascii="Cambria Math" w:hAnsi="Cambria Math"/>
                        <w:lang w:val="en-CA"/>
                      </w:rPr>
                      <m:t>2i,2j-1</m:t>
                    </m:r>
                    <m:ctrlPr>
                      <w:rPr>
                        <w:rFonts w:ascii="Cambria Math" w:hAnsi="Cambria Math"/>
                        <w:szCs w:val="22"/>
                        <w:lang w:val="en-CA"/>
                      </w:rPr>
                    </m:ctrlP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ctrlPr>
                      <w:rPr>
                        <w:rFonts w:ascii="Cambria Math" w:hAnsi="Cambria Math"/>
                        <w:i/>
                        <w:szCs w:val="22"/>
                        <w:lang w:val="en-CA"/>
                      </w:rPr>
                    </m:ctrlPr>
                  </m:e>
                  <m:sub>
                    <m:r>
                      <m:rPr>
                        <m:sty m:val="p"/>
                      </m:rPr>
                      <w:rPr>
                        <w:rFonts w:ascii="Cambria Math" w:hAnsi="Cambria Math"/>
                        <w:lang w:val="en-CA"/>
                      </w:rPr>
                      <m:t>L</m:t>
                    </m:r>
                    <m:ctrlPr>
                      <w:rPr>
                        <w:rFonts w:ascii="Cambria Math" w:hAnsi="Cambria Math"/>
                        <w:i/>
                        <w:szCs w:val="22"/>
                        <w:lang w:val="en-CA"/>
                      </w:rPr>
                    </m:ctrlPr>
                  </m:sub>
                </m:sSub>
                <m:d>
                  <m:dPr>
                    <m:ctrlPr>
                      <w:rPr>
                        <w:rFonts w:ascii="Cambria Math" w:hAnsi="Cambria Math"/>
                        <w:szCs w:val="22"/>
                        <w:lang w:val="en-CA"/>
                      </w:rPr>
                    </m:ctrlPr>
                  </m:dPr>
                  <m:e>
                    <m:r>
                      <w:rPr>
                        <w:rFonts w:ascii="Cambria Math" w:hAnsi="Cambria Math"/>
                        <w:lang w:val="en-CA"/>
                      </w:rPr>
                      <m:t>2i-1,2j</m:t>
                    </m:r>
                    <m:ctrlPr>
                      <w:rPr>
                        <w:rFonts w:ascii="Cambria Math" w:hAnsi="Cambria Math"/>
                        <w:szCs w:val="22"/>
                        <w:lang w:val="en-CA"/>
                      </w:rPr>
                    </m:ctrlP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4∙rec</m:t>
                    </m:r>
                    <m:ctrlPr>
                      <w:rPr>
                        <w:rFonts w:ascii="Cambria Math" w:hAnsi="Cambria Math"/>
                        <w:i/>
                        <w:szCs w:val="22"/>
                        <w:lang w:val="en-CA"/>
                      </w:rPr>
                    </m:ctrlPr>
                  </m:e>
                  <m:sub>
                    <m:r>
                      <m:rPr>
                        <m:sty m:val="p"/>
                      </m:rPr>
                      <w:rPr>
                        <w:rFonts w:ascii="Cambria Math" w:hAnsi="Cambria Math"/>
                        <w:lang w:val="en-CA"/>
                      </w:rPr>
                      <m:t>L</m:t>
                    </m:r>
                    <m:ctrlPr>
                      <w:rPr>
                        <w:rFonts w:ascii="Cambria Math" w:hAnsi="Cambria Math"/>
                        <w:i/>
                        <w:szCs w:val="22"/>
                        <w:lang w:val="en-CA"/>
                      </w:rPr>
                    </m:ctrlPr>
                  </m:sub>
                </m:sSub>
                <m:d>
                  <m:dPr>
                    <m:ctrlPr>
                      <w:rPr>
                        <w:rFonts w:ascii="Cambria Math" w:hAnsi="Cambria Math"/>
                        <w:szCs w:val="22"/>
                        <w:lang w:val="en-CA"/>
                      </w:rPr>
                    </m:ctrlPr>
                  </m:dPr>
                  <m:e>
                    <m:r>
                      <w:rPr>
                        <w:rFonts w:ascii="Cambria Math" w:hAnsi="Cambria Math"/>
                        <w:lang w:val="en-CA"/>
                      </w:rPr>
                      <m:t>2i,2j</m:t>
                    </m:r>
                    <m:ctrlPr>
                      <w:rPr>
                        <w:rFonts w:ascii="Cambria Math" w:hAnsi="Cambria Math"/>
                        <w:szCs w:val="22"/>
                        <w:lang w:val="en-CA"/>
                      </w:rPr>
                    </m:ctrlPr>
                  </m:e>
                </m:d>
                <m:ctrlPr>
                  <w:rPr>
                    <w:rFonts w:ascii="Cambria Math" w:hAnsi="Cambria Math"/>
                    <w:i/>
                    <w:lang w:val="en-CA"/>
                  </w:rPr>
                </m:ctrlPr>
              </m:e>
              <m:e>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ctrlPr>
                      <w:rPr>
                        <w:rFonts w:ascii="Cambria Math" w:hAnsi="Cambria Math"/>
                        <w:i/>
                        <w:szCs w:val="22"/>
                        <w:lang w:val="en-CA"/>
                      </w:rPr>
                    </m:ctrlPr>
                  </m:e>
                  <m:sub>
                    <m:r>
                      <m:rPr>
                        <m:sty m:val="p"/>
                      </m:rPr>
                      <w:rPr>
                        <w:rFonts w:ascii="Cambria Math" w:hAnsi="Cambria Math"/>
                        <w:lang w:val="en-CA"/>
                      </w:rPr>
                      <m:t>L</m:t>
                    </m:r>
                    <m:ctrlPr>
                      <w:rPr>
                        <w:rFonts w:ascii="Cambria Math" w:hAnsi="Cambria Math"/>
                        <w:i/>
                        <w:szCs w:val="22"/>
                        <w:lang w:val="en-CA"/>
                      </w:rPr>
                    </m:ctrlPr>
                  </m:sub>
                </m:sSub>
                <m:d>
                  <m:dPr>
                    <m:ctrlPr>
                      <w:rPr>
                        <w:rFonts w:ascii="Cambria Math" w:hAnsi="Cambria Math"/>
                        <w:szCs w:val="22"/>
                        <w:lang w:val="en-CA"/>
                      </w:rPr>
                    </m:ctrlPr>
                  </m:dPr>
                  <m:e>
                    <m:r>
                      <w:rPr>
                        <w:rFonts w:ascii="Cambria Math" w:hAnsi="Cambria Math"/>
                        <w:lang w:val="en-CA"/>
                      </w:rPr>
                      <m:t>2i+1,2j</m:t>
                    </m:r>
                    <m:ctrlPr>
                      <w:rPr>
                        <w:rFonts w:ascii="Cambria Math" w:hAnsi="Cambria Math"/>
                        <w:szCs w:val="22"/>
                        <w:lang w:val="en-CA"/>
                      </w:rPr>
                    </m:ctrlP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ctrlPr>
                      <w:rPr>
                        <w:rFonts w:ascii="Cambria Math" w:hAnsi="Cambria Math"/>
                        <w:i/>
                        <w:szCs w:val="22"/>
                        <w:lang w:val="en-CA"/>
                      </w:rPr>
                    </m:ctrlPr>
                  </m:e>
                  <m:sub>
                    <m:r>
                      <m:rPr>
                        <m:sty m:val="p"/>
                      </m:rPr>
                      <w:rPr>
                        <w:rFonts w:ascii="Cambria Math" w:hAnsi="Cambria Math"/>
                        <w:lang w:val="en-CA"/>
                      </w:rPr>
                      <m:t>L</m:t>
                    </m:r>
                    <m:ctrlPr>
                      <w:rPr>
                        <w:rFonts w:ascii="Cambria Math" w:hAnsi="Cambria Math"/>
                        <w:i/>
                        <w:szCs w:val="22"/>
                        <w:lang w:val="en-CA"/>
                      </w:rPr>
                    </m:ctrlPr>
                  </m:sub>
                </m:sSub>
                <m:d>
                  <m:dPr>
                    <m:ctrlPr>
                      <w:rPr>
                        <w:rFonts w:ascii="Cambria Math" w:hAnsi="Cambria Math"/>
                        <w:szCs w:val="22"/>
                        <w:lang w:val="en-CA"/>
                      </w:rPr>
                    </m:ctrlPr>
                  </m:dPr>
                  <m:e>
                    <m:r>
                      <w:rPr>
                        <w:rFonts w:ascii="Cambria Math" w:hAnsi="Cambria Math"/>
                        <w:lang w:val="en-CA"/>
                      </w:rPr>
                      <m:t>2i,2j+1</m:t>
                    </m:r>
                    <m:ctrlPr>
                      <w:rPr>
                        <w:rFonts w:ascii="Cambria Math" w:hAnsi="Cambria Math"/>
                        <w:szCs w:val="22"/>
                        <w:lang w:val="en-CA"/>
                      </w:rPr>
                    </m:ctrlPr>
                  </m:e>
                </m:d>
                <m:r>
                  <w:rPr>
                    <w:rFonts w:ascii="Cambria Math" w:hAnsi="Cambria Math"/>
                    <w:lang w:val="en-CA"/>
                  </w:rPr>
                  <m:t>+4</m:t>
                </m:r>
                <m:ctrlPr>
                  <w:rPr>
                    <w:rFonts w:ascii="Cambria Math" w:hAnsi="Cambria Math"/>
                    <w:i/>
                    <w:lang w:val="en-CA"/>
                  </w:rPr>
                </m:ctrlPr>
              </m:e>
            </m:eqArr>
            <m:ctrlPr>
              <w:rPr>
                <w:rFonts w:ascii="Cambria Math" w:hAnsi="Cambria Math"/>
                <w:i/>
                <w:szCs w:val="22"/>
                <w:lang w:val="en-CA"/>
              </w:rPr>
            </m:ctrlPr>
          </m:e>
        </m:d>
        <m:r>
          <w:rPr>
            <w:rFonts w:ascii="Cambria Math" w:hAnsi="Cambria Math"/>
            <w:lang w:val="en-CA"/>
          </w:rPr>
          <m:t>≫3</m:t>
        </m:r>
      </m:oMath>
      <w:r>
        <w:rPr>
          <w:szCs w:val="22"/>
          <w:lang w:val="en-CA"/>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7</w:t>
      </w:r>
      <w:r>
        <w:rPr>
          <w:szCs w:val="22"/>
          <w:lang w:val="en-CA"/>
        </w:rPr>
        <w:fldChar w:fldCharType="end"/>
      </w:r>
      <w:r>
        <w:rPr>
          <w:szCs w:val="22"/>
          <w:lang w:val="en-CA"/>
        </w:rPr>
        <w:t>)</w:t>
      </w:r>
    </w:p>
    <w:p>
      <w:pPr>
        <w:spacing w:after="120"/>
        <w:jc w:val="both"/>
        <w:rPr>
          <w:lang w:val="en-CA"/>
        </w:rPr>
      </w:pPr>
      <w:r>
        <w:rPr>
          <w:rFonts w:hint="eastAsia"/>
          <w:lang w:val="en-CA" w:eastAsia="ko-KR"/>
        </w:rPr>
        <w:t xml:space="preserve">Note that </w:t>
      </w:r>
      <w:r>
        <w:rPr>
          <w:rFonts w:hint="eastAsia"/>
          <w:lang w:eastAsia="ko-KR"/>
        </w:rPr>
        <w:t xml:space="preserve">only one luma line (general line buffer in intra prediction) is used to make the downsampled luma samples </w:t>
      </w:r>
      <w:r>
        <w:rPr>
          <w:lang w:eastAsia="ko-KR"/>
        </w:rPr>
        <w:t xml:space="preserve">when </w:t>
      </w:r>
      <w:r>
        <w:rPr>
          <w:rFonts w:hint="eastAsia"/>
          <w:lang w:eastAsia="ko-KR"/>
        </w:rPr>
        <w:t xml:space="preserve">the upper </w:t>
      </w:r>
      <w:r>
        <w:rPr>
          <w:lang w:eastAsia="ko-KR"/>
        </w:rPr>
        <w:t xml:space="preserve">reference line is at the </w:t>
      </w:r>
      <w:r>
        <w:rPr>
          <w:rFonts w:hint="eastAsia"/>
          <w:lang w:eastAsia="ko-KR"/>
        </w:rPr>
        <w:t>CTU boundary.</w:t>
      </w:r>
    </w:p>
    <w:p>
      <w:pPr>
        <w:spacing w:after="120"/>
        <w:jc w:val="both"/>
        <w:rPr>
          <w:lang w:val="en-CA"/>
        </w:rPr>
      </w:pPr>
      <w:r>
        <w:rPr>
          <w:lang w:val="en-CA"/>
        </w:rPr>
        <w:t xml:space="preserve">This </w:t>
      </w:r>
      <w:r>
        <w:rPr>
          <w:rFonts w:hint="eastAsia"/>
          <w:lang w:val="en-CA" w:eastAsia="ko-KR"/>
        </w:rPr>
        <w:t>parameter</w:t>
      </w:r>
      <w:r>
        <w:rPr>
          <w:lang w:val="en-CA"/>
        </w:rPr>
        <w:t xml:space="preserve"> computation is performed as part of the decoding process, and is not just as an encoder search operation. As a result, no syntax is used to convey the α and β values to the decoder.</w:t>
      </w:r>
    </w:p>
    <w:p>
      <w:pPr>
        <w:jc w:val="both"/>
        <w:rPr>
          <w:rFonts w:eastAsiaTheme="minorEastAsia"/>
          <w:lang w:eastAsia="ko-KR"/>
        </w:rPr>
      </w:pPr>
      <w:r>
        <w:rPr>
          <w:rFonts w:hint="eastAsia" w:eastAsia="Malgun Gothic"/>
          <w:lang w:val="en-CA" w:eastAsia="ko-KR"/>
        </w:rPr>
        <w:t>For chroma intra mode coding</w:t>
      </w:r>
      <w:r>
        <w:rPr>
          <w:lang w:val="en-CA"/>
        </w:rPr>
        <w:t xml:space="preserve">, a total of </w:t>
      </w:r>
      <w:r>
        <w:rPr>
          <w:rFonts w:hint="eastAsia" w:eastAsiaTheme="minorEastAsia"/>
          <w:lang w:val="en-CA" w:eastAsia="ko-KR"/>
        </w:rPr>
        <w:t>8</w:t>
      </w:r>
      <w:r>
        <w:rPr>
          <w:lang w:val="en-CA"/>
        </w:rPr>
        <w:t xml:space="preserve"> intra modes are allowed for chroma </w:t>
      </w:r>
      <w:r>
        <w:rPr>
          <w:rFonts w:hint="eastAsia" w:eastAsia="Malgun Gothic"/>
          <w:lang w:val="en-CA" w:eastAsia="ko-KR"/>
        </w:rPr>
        <w:t>intra mode</w:t>
      </w:r>
      <w:r>
        <w:rPr>
          <w:lang w:val="en-CA"/>
        </w:rPr>
        <w:t xml:space="preserve"> coding. Those modes include </w:t>
      </w:r>
      <w:r>
        <w:rPr>
          <w:rFonts w:hint="eastAsia" w:eastAsia="Malgun Gothic"/>
          <w:lang w:val="en-CA" w:eastAsia="ko-KR"/>
        </w:rPr>
        <w:t>five</w:t>
      </w:r>
      <w:r>
        <w:rPr>
          <w:lang w:val="en-CA"/>
        </w:rPr>
        <w:t xml:space="preserve"> traditional intra modes and </w:t>
      </w:r>
      <w:r>
        <w:rPr>
          <w:rFonts w:hint="eastAsia" w:eastAsiaTheme="minorEastAsia"/>
          <w:lang w:val="en-CA" w:eastAsia="ko-KR"/>
        </w:rPr>
        <w:t>three</w:t>
      </w:r>
      <w:r>
        <w:rPr>
          <w:lang w:val="en-CA"/>
        </w:rPr>
        <w:t xml:space="preserve"> </w:t>
      </w:r>
      <w:r>
        <w:rPr>
          <w:lang w:val="en-CA" w:eastAsia="zh-CN"/>
        </w:rPr>
        <w:t>cross-component linear model</w:t>
      </w:r>
      <w:r>
        <w:rPr>
          <w:lang w:val="en-CA"/>
        </w:rPr>
        <w:t xml:space="preserve"> mode</w:t>
      </w:r>
      <w:r>
        <w:rPr>
          <w:rFonts w:hint="eastAsia" w:eastAsiaTheme="minorEastAsia"/>
          <w:lang w:val="en-CA" w:eastAsia="ko-KR"/>
        </w:rPr>
        <w:t>s</w:t>
      </w:r>
      <w:r>
        <w:rPr>
          <w:lang w:val="en-CA"/>
        </w:rPr>
        <w:t xml:space="preserve"> (CCLM</w:t>
      </w:r>
      <w:r>
        <w:rPr>
          <w:rFonts w:hint="eastAsia" w:eastAsiaTheme="minorEastAsia"/>
          <w:lang w:val="en-CA" w:eastAsia="ko-KR"/>
        </w:rPr>
        <w:t>, LM_A, and LM_L</w:t>
      </w:r>
      <w:r>
        <w:rPr>
          <w:lang w:val="en-CA"/>
        </w:rPr>
        <w:t xml:space="preserve">). </w:t>
      </w:r>
      <w:r>
        <w:rPr>
          <w:rFonts w:hint="eastAsia"/>
          <w:lang w:val="en-CA" w:eastAsia="ko-KR"/>
        </w:rPr>
        <w:t xml:space="preserve">Chroma </w:t>
      </w:r>
      <w:r>
        <w:rPr>
          <w:lang w:val="en-CA"/>
        </w:rPr>
        <w:t>mode signalling</w:t>
      </w:r>
      <w:r>
        <w:rPr>
          <w:rFonts w:hint="eastAsia"/>
          <w:lang w:val="en-CA" w:eastAsia="ko-KR"/>
        </w:rPr>
        <w:t xml:space="preserve"> and derivation process are shown in</w:t>
      </w:r>
      <w:r>
        <w:rPr>
          <w:lang w:val="en-CA" w:eastAsia="ko-KR"/>
        </w:rPr>
        <w:t xml:space="preserve"> </w:t>
      </w:r>
      <w:r>
        <w:rPr>
          <w:lang w:val="en-CA" w:eastAsia="ko-KR"/>
        </w:rPr>
        <w:fldChar w:fldCharType="begin"/>
      </w:r>
      <w:r>
        <w:rPr>
          <w:lang w:val="en-CA" w:eastAsia="ko-KR"/>
        </w:rPr>
        <w:instrText xml:space="preserve"> REF _Ref531557317 \h  \* MERGEFORMAT </w:instrText>
      </w:r>
      <w:r>
        <w:rPr>
          <w:lang w:val="en-CA" w:eastAsia="ko-KR"/>
        </w:rPr>
        <w:fldChar w:fldCharType="separate"/>
      </w:r>
      <w:r>
        <w:rPr>
          <w:lang w:val="en-GB"/>
        </w:rPr>
        <w:t>Table 3</w:t>
      </w:r>
      <w:r>
        <w:rPr>
          <w:lang w:val="en-GB"/>
        </w:rPr>
        <w:noBreakHyphen/>
      </w:r>
      <w:r>
        <w:rPr>
          <w:lang w:val="en-GB"/>
        </w:rPr>
        <w:t>3</w:t>
      </w:r>
      <w:r>
        <w:rPr>
          <w:lang w:val="en-CA" w:eastAsia="ko-KR"/>
        </w:rPr>
        <w:fldChar w:fldCharType="end"/>
      </w:r>
      <w:r>
        <w:rPr>
          <w:rFonts w:hint="eastAsia"/>
          <w:lang w:val="en-CA" w:eastAsia="ko-KR"/>
        </w:rPr>
        <w:t xml:space="preserve">. </w:t>
      </w:r>
      <w:r>
        <w:rPr>
          <w:lang w:eastAsia="ko-KR"/>
        </w:rPr>
        <w:t>Chroma mode</w:t>
      </w:r>
      <w:r>
        <w:rPr>
          <w:rFonts w:hint="eastAsia"/>
          <w:lang w:eastAsia="ko-KR"/>
        </w:rPr>
        <w:t xml:space="preserve"> coding</w:t>
      </w:r>
      <w:r>
        <w:rPr>
          <w:lang w:eastAsia="ko-KR"/>
        </w:rPr>
        <w:t xml:space="preserve"> directly </w:t>
      </w:r>
      <w:r>
        <w:rPr>
          <w:rFonts w:hint="eastAsia"/>
          <w:lang w:eastAsia="ko-KR"/>
        </w:rPr>
        <w:t>depends on</w:t>
      </w:r>
      <w:r>
        <w:rPr>
          <w:lang w:eastAsia="ko-KR"/>
        </w:rPr>
        <w:t xml:space="preserve"> the intra prediction mode of the corresponding luma block. </w:t>
      </w:r>
      <w:r>
        <w:rPr>
          <w:rFonts w:hint="eastAsia" w:eastAsiaTheme="minorEastAsia"/>
          <w:lang w:eastAsia="ko-KR"/>
        </w:rPr>
        <w:t>Since separate block partitioning structure for luma and chroma components is enabled in I slices,</w:t>
      </w:r>
      <w:r>
        <w:rPr>
          <w:lang w:eastAsia="ko-KR"/>
        </w:rPr>
        <w:t xml:space="preserve"> </w:t>
      </w:r>
      <w:r>
        <w:rPr>
          <w:rFonts w:hint="eastAsia" w:eastAsiaTheme="minorEastAsia"/>
          <w:lang w:eastAsia="ko-KR"/>
        </w:rPr>
        <w:t>one chroma block may</w:t>
      </w:r>
      <w:r>
        <w:rPr>
          <w:lang w:eastAsia="ko-KR"/>
        </w:rPr>
        <w:t xml:space="preserve"> </w:t>
      </w:r>
      <w:r>
        <w:rPr>
          <w:rFonts w:hint="eastAsia" w:eastAsiaTheme="minorEastAsia"/>
          <w:lang w:eastAsia="ko-KR"/>
        </w:rPr>
        <w:t xml:space="preserve">correspond to </w:t>
      </w:r>
      <w:r>
        <w:rPr>
          <w:lang w:eastAsia="ko-KR"/>
        </w:rPr>
        <w:t xml:space="preserve">multiple luma blocks. </w:t>
      </w:r>
      <w:r>
        <w:rPr>
          <w:rFonts w:hint="eastAsia" w:eastAsiaTheme="minorEastAsia"/>
          <w:lang w:eastAsia="ko-KR"/>
        </w:rPr>
        <w:t>Therefore</w:t>
      </w:r>
      <w:r>
        <w:rPr>
          <w:lang w:eastAsia="ko-KR"/>
        </w:rPr>
        <w:t xml:space="preserve">, </w:t>
      </w:r>
      <w:r>
        <w:rPr>
          <w:rFonts w:hint="eastAsia" w:eastAsiaTheme="minorEastAsia"/>
          <w:lang w:eastAsia="ko-KR"/>
        </w:rPr>
        <w:t xml:space="preserve">for Chroma DM mode, </w:t>
      </w:r>
      <w:r>
        <w:rPr>
          <w:lang w:eastAsia="ko-KR"/>
        </w:rPr>
        <w:t xml:space="preserve">the intra prediction mode of the corresponding luma block covering the </w:t>
      </w:r>
      <w:r>
        <w:rPr>
          <w:rFonts w:hint="eastAsia" w:eastAsiaTheme="minorEastAsia"/>
          <w:lang w:eastAsia="ko-KR"/>
        </w:rPr>
        <w:t>center</w:t>
      </w:r>
      <w:r>
        <w:rPr>
          <w:lang w:eastAsia="ko-KR"/>
        </w:rPr>
        <w:t xml:space="preserve"> position of the current chroma block is directly inherited. </w:t>
      </w:r>
    </w:p>
    <w:p>
      <w:pPr>
        <w:pStyle w:val="13"/>
        <w:keepLines/>
        <w:spacing w:before="136"/>
        <w:rPr>
          <w:lang w:val="en-GB" w:eastAsia="ko-KR"/>
        </w:rPr>
      </w:pPr>
      <w:bookmarkStart w:id="95" w:name="_Ref531557317"/>
      <w:r>
        <w:rPr>
          <w:lang w:val="en-GB"/>
        </w:rPr>
        <w:t>Table </w:t>
      </w:r>
      <w:r>
        <w:rPr>
          <w:lang w:val="en-GB"/>
        </w:rPr>
        <w:fldChar w:fldCharType="begin"/>
      </w:r>
      <w:r>
        <w:rPr>
          <w:lang w:val="en-GB"/>
        </w:rPr>
        <w:instrText xml:space="preserve"> STYLEREF 1 \s </w:instrText>
      </w:r>
      <w:r>
        <w:rPr>
          <w:lang w:val="en-GB"/>
        </w:rPr>
        <w:fldChar w:fldCharType="separate"/>
      </w:r>
      <w:r>
        <w:rPr>
          <w:lang w:val="en-GB"/>
        </w:rPr>
        <w:t>3</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lang w:val="en-GB"/>
        </w:rPr>
        <w:t>3</w:t>
      </w:r>
      <w:r>
        <w:rPr>
          <w:lang w:val="en-GB"/>
        </w:rPr>
        <w:fldChar w:fldCharType="end"/>
      </w:r>
      <w:bookmarkEnd w:id="95"/>
      <w:r>
        <w:rPr>
          <w:rFonts w:hint="eastAsia"/>
          <w:lang w:eastAsia="ko-KR"/>
        </w:rPr>
        <w:t xml:space="preserve"> </w:t>
      </w:r>
      <w:r>
        <w:rPr>
          <w:lang w:val="en-GB"/>
        </w:rPr>
        <w:t xml:space="preserve">– </w:t>
      </w:r>
      <w:r>
        <w:rPr>
          <w:rFonts w:hint="eastAsia"/>
          <w:lang w:val="en-GB" w:eastAsia="ko-KR"/>
        </w:rPr>
        <w:t xml:space="preserve">Derivation of chroma prediction mode from luma mode </w:t>
      </w:r>
      <w:r>
        <w:rPr>
          <w:lang w:val="en-GB" w:eastAsia="ko-KR"/>
        </w:rPr>
        <w:t>when cclm_</w:t>
      </w:r>
      <w:r>
        <w:rPr>
          <w:rFonts w:hint="eastAsia"/>
          <w:lang w:val="en-GB" w:eastAsia="ko-KR"/>
        </w:rPr>
        <w:t>is enabled</w:t>
      </w:r>
    </w:p>
    <w:tbl>
      <w:tblPr>
        <w:tblStyle w:val="30"/>
        <w:tblW w:w="722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6"/>
        <w:gridCol w:w="656"/>
        <w:gridCol w:w="656"/>
        <w:gridCol w:w="656"/>
        <w:gridCol w:w="656"/>
        <w:gridCol w:w="2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6" w:type="dxa"/>
            <w:vMerge w:val="restart"/>
            <w:vAlign w:val="center"/>
          </w:tcPr>
          <w:p>
            <w:pPr>
              <w:keepNext/>
              <w:keepLines/>
              <w:spacing w:after="60"/>
              <w:rPr>
                <w:rFonts w:eastAsiaTheme="minorEastAsia"/>
                <w:sz w:val="24"/>
                <w:lang w:val="fr-CH" w:eastAsia="ko-KR"/>
              </w:rPr>
            </w:pPr>
            <w:r>
              <w:rPr>
                <w:rFonts w:eastAsiaTheme="minorEastAsia"/>
                <w:lang w:val="fr-CH" w:eastAsia="ko-KR"/>
              </w:rPr>
              <w:t>C</w:t>
            </w:r>
            <w:r>
              <w:rPr>
                <w:rFonts w:hint="eastAsia" w:eastAsiaTheme="minorEastAsia"/>
                <w:lang w:val="fr-CH" w:eastAsia="ko-KR"/>
              </w:rPr>
              <w:t>hroma prediction mode</w:t>
            </w:r>
          </w:p>
        </w:tc>
        <w:tc>
          <w:tcPr>
            <w:tcW w:w="4807" w:type="dxa"/>
            <w:gridSpan w:val="5"/>
          </w:tcPr>
          <w:p>
            <w:pPr>
              <w:keepNext/>
              <w:keepLines/>
              <w:spacing w:after="60"/>
              <w:rPr>
                <w:rFonts w:eastAsiaTheme="minorEastAsia"/>
                <w:sz w:val="24"/>
                <w:lang w:eastAsia="ko-KR"/>
              </w:rPr>
            </w:pPr>
            <w:r>
              <w:rPr>
                <w:rFonts w:eastAsiaTheme="minorEastAsia"/>
                <w:lang w:eastAsia="ko-KR"/>
              </w:rPr>
              <w:t>C</w:t>
            </w:r>
            <w:r>
              <w:rPr>
                <w:rFonts w:hint="eastAsia" w:eastAsiaTheme="minorEastAsia"/>
                <w:lang w:eastAsia="ko-KR"/>
              </w:rPr>
              <w:t>orresponding luma intra prediction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6" w:type="dxa"/>
            <w:vMerge w:val="continue"/>
          </w:tcPr>
          <w:p>
            <w:pPr>
              <w:keepNext/>
              <w:keepLines/>
              <w:spacing w:after="60"/>
              <w:rPr>
                <w:lang w:eastAsia="ko-KR"/>
              </w:rPr>
            </w:pPr>
          </w:p>
        </w:tc>
        <w:tc>
          <w:tcPr>
            <w:tcW w:w="656" w:type="dxa"/>
          </w:tcPr>
          <w:p>
            <w:pPr>
              <w:keepNext/>
              <w:keepLines/>
              <w:spacing w:after="60"/>
              <w:rPr>
                <w:lang w:eastAsia="ko-KR"/>
              </w:rPr>
            </w:pPr>
            <w:r>
              <w:rPr>
                <w:lang w:eastAsia="ko-KR"/>
              </w:rPr>
              <w:t>0</w:t>
            </w:r>
          </w:p>
        </w:tc>
        <w:tc>
          <w:tcPr>
            <w:tcW w:w="656" w:type="dxa"/>
          </w:tcPr>
          <w:p>
            <w:pPr>
              <w:keepNext/>
              <w:keepLines/>
              <w:spacing w:after="60"/>
              <w:rPr>
                <w:lang w:eastAsia="ko-KR"/>
              </w:rPr>
            </w:pPr>
            <w:r>
              <w:rPr>
                <w:lang w:eastAsia="ko-KR"/>
              </w:rPr>
              <w:t>50</w:t>
            </w:r>
          </w:p>
        </w:tc>
        <w:tc>
          <w:tcPr>
            <w:tcW w:w="656" w:type="dxa"/>
          </w:tcPr>
          <w:p>
            <w:pPr>
              <w:keepNext/>
              <w:keepLines/>
              <w:spacing w:after="60"/>
              <w:rPr>
                <w:lang w:eastAsia="ko-KR"/>
              </w:rPr>
            </w:pPr>
            <w:r>
              <w:rPr>
                <w:lang w:eastAsia="ko-KR"/>
              </w:rPr>
              <w:t>18</w:t>
            </w:r>
          </w:p>
        </w:tc>
        <w:tc>
          <w:tcPr>
            <w:tcW w:w="656" w:type="dxa"/>
          </w:tcPr>
          <w:p>
            <w:pPr>
              <w:keepNext/>
              <w:keepLines/>
              <w:spacing w:after="60"/>
              <w:rPr>
                <w:lang w:eastAsia="ko-KR"/>
              </w:rPr>
            </w:pPr>
            <w:r>
              <w:rPr>
                <w:lang w:eastAsia="ko-KR"/>
              </w:rPr>
              <w:t>1</w:t>
            </w:r>
          </w:p>
        </w:tc>
        <w:tc>
          <w:tcPr>
            <w:tcW w:w="2183" w:type="dxa"/>
          </w:tcPr>
          <w:p>
            <w:pPr>
              <w:keepNext/>
              <w:keepLines/>
              <w:spacing w:after="60"/>
              <w:rPr>
                <w:lang w:eastAsia="ko-KR"/>
              </w:rPr>
            </w:pPr>
            <w:r>
              <w:rPr>
                <w:lang w:eastAsia="ko-KR"/>
              </w:rPr>
              <w:t>X ( 0  &lt;=  X  &lt;=  66 )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6" w:type="dxa"/>
          </w:tcPr>
          <w:p>
            <w:pPr>
              <w:keepNext/>
              <w:keepLines/>
              <w:spacing w:after="60"/>
              <w:rPr>
                <w:lang w:eastAsia="ko-KR"/>
              </w:rPr>
            </w:pPr>
            <w:r>
              <w:t>0</w:t>
            </w:r>
          </w:p>
        </w:tc>
        <w:tc>
          <w:tcPr>
            <w:tcW w:w="656" w:type="dxa"/>
          </w:tcPr>
          <w:p>
            <w:pPr>
              <w:keepNext/>
              <w:keepLines/>
              <w:spacing w:after="60"/>
              <w:rPr>
                <w:lang w:eastAsia="ko-KR"/>
              </w:rPr>
            </w:pPr>
            <w:r>
              <w:rPr>
                <w:lang w:eastAsia="ko-KR"/>
              </w:rPr>
              <w:t>66</w:t>
            </w:r>
          </w:p>
        </w:tc>
        <w:tc>
          <w:tcPr>
            <w:tcW w:w="656" w:type="dxa"/>
          </w:tcPr>
          <w:p>
            <w:pPr>
              <w:keepNext/>
              <w:keepLines/>
              <w:spacing w:after="60"/>
              <w:rPr>
                <w:lang w:eastAsia="ko-KR"/>
              </w:rPr>
            </w:pPr>
            <w:r>
              <w:rPr>
                <w:lang w:eastAsia="ko-KR"/>
              </w:rPr>
              <w:t>0</w:t>
            </w:r>
          </w:p>
        </w:tc>
        <w:tc>
          <w:tcPr>
            <w:tcW w:w="656" w:type="dxa"/>
          </w:tcPr>
          <w:p>
            <w:pPr>
              <w:keepNext/>
              <w:keepLines/>
              <w:spacing w:after="60"/>
              <w:rPr>
                <w:lang w:eastAsia="ko-KR"/>
              </w:rPr>
            </w:pPr>
            <w:r>
              <w:rPr>
                <w:lang w:eastAsia="ko-KR"/>
              </w:rPr>
              <w:t>0</w:t>
            </w:r>
          </w:p>
        </w:tc>
        <w:tc>
          <w:tcPr>
            <w:tcW w:w="656" w:type="dxa"/>
          </w:tcPr>
          <w:p>
            <w:pPr>
              <w:keepNext/>
              <w:keepLines/>
              <w:spacing w:after="60"/>
              <w:rPr>
                <w:lang w:eastAsia="ko-KR"/>
              </w:rPr>
            </w:pPr>
            <w:r>
              <w:rPr>
                <w:lang w:eastAsia="ko-KR"/>
              </w:rPr>
              <w:t>0</w:t>
            </w:r>
          </w:p>
        </w:tc>
        <w:tc>
          <w:tcPr>
            <w:tcW w:w="2183" w:type="dxa"/>
          </w:tcPr>
          <w:p>
            <w:pPr>
              <w:keepNext/>
              <w:keepLines/>
              <w:spacing w:after="60"/>
              <w:rPr>
                <w:lang w:eastAsia="ko-KR"/>
              </w:rPr>
            </w:pPr>
            <w:r>
              <w:rPr>
                <w:lang w:eastAsia="ko-K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6" w:type="dxa"/>
          </w:tcPr>
          <w:p>
            <w:pPr>
              <w:keepNext/>
              <w:keepLines/>
              <w:spacing w:after="60"/>
              <w:rPr>
                <w:lang w:eastAsia="ko-KR"/>
              </w:rPr>
            </w:pPr>
            <w:r>
              <w:rPr>
                <w:lang w:eastAsia="ko-KR"/>
              </w:rPr>
              <w:t>1</w:t>
            </w:r>
          </w:p>
        </w:tc>
        <w:tc>
          <w:tcPr>
            <w:tcW w:w="656" w:type="dxa"/>
          </w:tcPr>
          <w:p>
            <w:pPr>
              <w:keepNext/>
              <w:keepLines/>
              <w:spacing w:after="60"/>
              <w:rPr>
                <w:lang w:eastAsia="ko-KR"/>
              </w:rPr>
            </w:pPr>
            <w:r>
              <w:rPr>
                <w:lang w:eastAsia="ko-KR"/>
              </w:rPr>
              <w:t>50</w:t>
            </w:r>
          </w:p>
        </w:tc>
        <w:tc>
          <w:tcPr>
            <w:tcW w:w="656" w:type="dxa"/>
          </w:tcPr>
          <w:p>
            <w:pPr>
              <w:keepNext/>
              <w:keepLines/>
              <w:spacing w:after="60"/>
              <w:rPr>
                <w:lang w:eastAsia="ko-KR"/>
              </w:rPr>
            </w:pPr>
            <w:r>
              <w:rPr>
                <w:lang w:eastAsia="ko-KR"/>
              </w:rPr>
              <w:t>66</w:t>
            </w:r>
          </w:p>
        </w:tc>
        <w:tc>
          <w:tcPr>
            <w:tcW w:w="656" w:type="dxa"/>
          </w:tcPr>
          <w:p>
            <w:pPr>
              <w:keepNext/>
              <w:keepLines/>
              <w:spacing w:after="60"/>
              <w:rPr>
                <w:lang w:eastAsia="ko-KR"/>
              </w:rPr>
            </w:pPr>
            <w:r>
              <w:rPr>
                <w:lang w:eastAsia="ko-KR"/>
              </w:rPr>
              <w:t>50</w:t>
            </w:r>
          </w:p>
        </w:tc>
        <w:tc>
          <w:tcPr>
            <w:tcW w:w="656" w:type="dxa"/>
          </w:tcPr>
          <w:p>
            <w:pPr>
              <w:keepNext/>
              <w:keepLines/>
              <w:spacing w:after="60"/>
              <w:rPr>
                <w:lang w:eastAsia="ko-KR"/>
              </w:rPr>
            </w:pPr>
            <w:r>
              <w:rPr>
                <w:lang w:eastAsia="ko-KR"/>
              </w:rPr>
              <w:t>50</w:t>
            </w:r>
          </w:p>
        </w:tc>
        <w:tc>
          <w:tcPr>
            <w:tcW w:w="2183" w:type="dxa"/>
          </w:tcPr>
          <w:p>
            <w:pPr>
              <w:keepNext/>
              <w:keepLines/>
              <w:spacing w:after="60"/>
              <w:rPr>
                <w:lang w:eastAsia="ko-KR"/>
              </w:rPr>
            </w:pPr>
            <w:r>
              <w:rPr>
                <w:lang w:eastAsia="ko-KR"/>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6" w:type="dxa"/>
          </w:tcPr>
          <w:p>
            <w:pPr>
              <w:keepNext/>
              <w:keepLines/>
              <w:spacing w:after="60"/>
              <w:rPr>
                <w:lang w:eastAsia="ko-KR"/>
              </w:rPr>
            </w:pPr>
            <w:r>
              <w:rPr>
                <w:lang w:eastAsia="ko-KR"/>
              </w:rPr>
              <w:t>2</w:t>
            </w:r>
          </w:p>
        </w:tc>
        <w:tc>
          <w:tcPr>
            <w:tcW w:w="656" w:type="dxa"/>
          </w:tcPr>
          <w:p>
            <w:pPr>
              <w:keepNext/>
              <w:keepLines/>
              <w:spacing w:after="60"/>
              <w:rPr>
                <w:lang w:eastAsia="ko-KR"/>
              </w:rPr>
            </w:pPr>
            <w:r>
              <w:rPr>
                <w:lang w:eastAsia="ko-KR"/>
              </w:rPr>
              <w:t>18</w:t>
            </w:r>
          </w:p>
        </w:tc>
        <w:tc>
          <w:tcPr>
            <w:tcW w:w="656" w:type="dxa"/>
          </w:tcPr>
          <w:p>
            <w:pPr>
              <w:keepNext/>
              <w:keepLines/>
              <w:spacing w:after="60"/>
              <w:rPr>
                <w:lang w:eastAsia="ko-KR"/>
              </w:rPr>
            </w:pPr>
            <w:r>
              <w:rPr>
                <w:lang w:eastAsia="ko-KR"/>
              </w:rPr>
              <w:t>18</w:t>
            </w:r>
          </w:p>
        </w:tc>
        <w:tc>
          <w:tcPr>
            <w:tcW w:w="656" w:type="dxa"/>
          </w:tcPr>
          <w:p>
            <w:pPr>
              <w:keepNext/>
              <w:keepLines/>
              <w:spacing w:after="60"/>
              <w:rPr>
                <w:lang w:eastAsia="ko-KR"/>
              </w:rPr>
            </w:pPr>
            <w:r>
              <w:rPr>
                <w:lang w:eastAsia="ko-KR"/>
              </w:rPr>
              <w:t>66</w:t>
            </w:r>
          </w:p>
        </w:tc>
        <w:tc>
          <w:tcPr>
            <w:tcW w:w="656" w:type="dxa"/>
          </w:tcPr>
          <w:p>
            <w:pPr>
              <w:keepNext/>
              <w:keepLines/>
              <w:spacing w:after="60"/>
              <w:rPr>
                <w:lang w:eastAsia="ko-KR"/>
              </w:rPr>
            </w:pPr>
            <w:r>
              <w:rPr>
                <w:lang w:eastAsia="ko-KR"/>
              </w:rPr>
              <w:t>18</w:t>
            </w:r>
          </w:p>
        </w:tc>
        <w:tc>
          <w:tcPr>
            <w:tcW w:w="2183" w:type="dxa"/>
          </w:tcPr>
          <w:p>
            <w:pPr>
              <w:keepNext/>
              <w:keepLines/>
              <w:spacing w:after="60"/>
              <w:rPr>
                <w:lang w:eastAsia="ko-KR"/>
              </w:rPr>
            </w:pPr>
            <w:r>
              <w:rPr>
                <w:lang w:eastAsia="ko-K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6" w:type="dxa"/>
          </w:tcPr>
          <w:p>
            <w:pPr>
              <w:keepNext/>
              <w:keepLines/>
              <w:spacing w:after="60"/>
              <w:rPr>
                <w:lang w:eastAsia="ko-KR"/>
              </w:rPr>
            </w:pPr>
            <w:r>
              <w:rPr>
                <w:lang w:eastAsia="ko-KR"/>
              </w:rPr>
              <w:t>3</w:t>
            </w:r>
          </w:p>
        </w:tc>
        <w:tc>
          <w:tcPr>
            <w:tcW w:w="656" w:type="dxa"/>
          </w:tcPr>
          <w:p>
            <w:pPr>
              <w:keepNext/>
              <w:keepLines/>
              <w:spacing w:after="60"/>
              <w:rPr>
                <w:lang w:eastAsia="ko-KR"/>
              </w:rPr>
            </w:pPr>
            <w:r>
              <w:rPr>
                <w:lang w:eastAsia="ko-KR"/>
              </w:rPr>
              <w:t>1</w:t>
            </w:r>
          </w:p>
        </w:tc>
        <w:tc>
          <w:tcPr>
            <w:tcW w:w="656" w:type="dxa"/>
          </w:tcPr>
          <w:p>
            <w:pPr>
              <w:keepNext/>
              <w:keepLines/>
              <w:spacing w:after="60"/>
              <w:rPr>
                <w:lang w:eastAsia="ko-KR"/>
              </w:rPr>
            </w:pPr>
            <w:r>
              <w:rPr>
                <w:lang w:eastAsia="ko-KR"/>
              </w:rPr>
              <w:t>1</w:t>
            </w:r>
          </w:p>
        </w:tc>
        <w:tc>
          <w:tcPr>
            <w:tcW w:w="656" w:type="dxa"/>
          </w:tcPr>
          <w:p>
            <w:pPr>
              <w:keepNext/>
              <w:keepLines/>
              <w:spacing w:after="60"/>
              <w:rPr>
                <w:lang w:eastAsia="ko-KR"/>
              </w:rPr>
            </w:pPr>
            <w:r>
              <w:rPr>
                <w:lang w:eastAsia="ko-KR"/>
              </w:rPr>
              <w:t>1</w:t>
            </w:r>
          </w:p>
        </w:tc>
        <w:tc>
          <w:tcPr>
            <w:tcW w:w="656" w:type="dxa"/>
          </w:tcPr>
          <w:p>
            <w:pPr>
              <w:keepNext/>
              <w:keepLines/>
              <w:spacing w:after="60"/>
              <w:rPr>
                <w:lang w:eastAsia="ko-KR"/>
              </w:rPr>
            </w:pPr>
            <w:r>
              <w:rPr>
                <w:lang w:eastAsia="ko-KR"/>
              </w:rPr>
              <w:t>66</w:t>
            </w:r>
          </w:p>
        </w:tc>
        <w:tc>
          <w:tcPr>
            <w:tcW w:w="2183" w:type="dxa"/>
          </w:tcPr>
          <w:p>
            <w:pPr>
              <w:keepNext/>
              <w:keepLines/>
              <w:spacing w:after="60"/>
              <w:rPr>
                <w:lang w:eastAsia="ko-KR"/>
              </w:rPr>
            </w:pPr>
            <w:r>
              <w:rPr>
                <w:lang w:eastAsia="ko-K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6" w:type="dxa"/>
          </w:tcPr>
          <w:p>
            <w:pPr>
              <w:keepNext/>
              <w:keepLines/>
              <w:spacing w:after="60"/>
              <w:rPr>
                <w:lang w:eastAsia="ko-KR"/>
              </w:rPr>
            </w:pPr>
            <w:r>
              <w:rPr>
                <w:lang w:eastAsia="ko-KR"/>
              </w:rPr>
              <w:t>4</w:t>
            </w:r>
          </w:p>
        </w:tc>
        <w:tc>
          <w:tcPr>
            <w:tcW w:w="656" w:type="dxa"/>
          </w:tcPr>
          <w:p>
            <w:pPr>
              <w:keepNext/>
              <w:keepLines/>
              <w:spacing w:after="60"/>
              <w:rPr>
                <w:rFonts w:eastAsiaTheme="minorEastAsia"/>
                <w:lang w:eastAsia="ko-KR"/>
              </w:rPr>
            </w:pPr>
            <w:r>
              <w:rPr>
                <w:lang w:eastAsia="ko-KR"/>
              </w:rPr>
              <w:t>0</w:t>
            </w:r>
          </w:p>
        </w:tc>
        <w:tc>
          <w:tcPr>
            <w:tcW w:w="656" w:type="dxa"/>
          </w:tcPr>
          <w:p>
            <w:pPr>
              <w:keepNext/>
              <w:keepLines/>
              <w:spacing w:after="60"/>
              <w:rPr>
                <w:rFonts w:eastAsiaTheme="minorEastAsia"/>
                <w:lang w:eastAsia="ko-KR"/>
              </w:rPr>
            </w:pPr>
            <w:r>
              <w:rPr>
                <w:lang w:eastAsia="ko-KR"/>
              </w:rPr>
              <w:t>50</w:t>
            </w:r>
          </w:p>
        </w:tc>
        <w:tc>
          <w:tcPr>
            <w:tcW w:w="656" w:type="dxa"/>
          </w:tcPr>
          <w:p>
            <w:pPr>
              <w:keepNext/>
              <w:keepLines/>
              <w:spacing w:after="60"/>
              <w:rPr>
                <w:rFonts w:eastAsiaTheme="minorEastAsia"/>
                <w:lang w:eastAsia="ko-KR"/>
              </w:rPr>
            </w:pPr>
            <w:r>
              <w:rPr>
                <w:lang w:eastAsia="ko-KR"/>
              </w:rPr>
              <w:t>18</w:t>
            </w:r>
          </w:p>
        </w:tc>
        <w:tc>
          <w:tcPr>
            <w:tcW w:w="656" w:type="dxa"/>
          </w:tcPr>
          <w:p>
            <w:pPr>
              <w:keepNext/>
              <w:keepLines/>
              <w:spacing w:after="60"/>
              <w:rPr>
                <w:rFonts w:eastAsiaTheme="minorEastAsia"/>
                <w:lang w:eastAsia="ko-KR"/>
              </w:rPr>
            </w:pPr>
            <w:r>
              <w:rPr>
                <w:lang w:eastAsia="ko-KR"/>
              </w:rPr>
              <w:t>1</w:t>
            </w:r>
          </w:p>
        </w:tc>
        <w:tc>
          <w:tcPr>
            <w:tcW w:w="2183" w:type="dxa"/>
          </w:tcPr>
          <w:p>
            <w:pPr>
              <w:keepNext/>
              <w:keepLines/>
              <w:spacing w:after="60"/>
              <w:rPr>
                <w:rFonts w:eastAsiaTheme="minorEastAsia"/>
                <w:lang w:eastAsia="ko-KR"/>
              </w:rPr>
            </w:pPr>
            <w:r>
              <w:rPr>
                <w:lang w:eastAsia="ko-KR"/>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6" w:type="dxa"/>
          </w:tcPr>
          <w:p>
            <w:pPr>
              <w:keepNext/>
              <w:keepLines/>
              <w:spacing w:after="60"/>
              <w:rPr>
                <w:rFonts w:eastAsiaTheme="minorEastAsia"/>
                <w:lang w:eastAsia="ko-KR"/>
              </w:rPr>
            </w:pPr>
            <w:r>
              <w:rPr>
                <w:rFonts w:hint="eastAsia" w:eastAsiaTheme="minorEastAsia"/>
                <w:lang w:eastAsia="ko-KR"/>
              </w:rPr>
              <w:t>5</w:t>
            </w:r>
          </w:p>
        </w:tc>
        <w:tc>
          <w:tcPr>
            <w:tcW w:w="656" w:type="dxa"/>
          </w:tcPr>
          <w:p>
            <w:pPr>
              <w:keepNext/>
              <w:keepLines/>
              <w:spacing w:after="60"/>
              <w:rPr>
                <w:rFonts w:eastAsiaTheme="minorEastAsia"/>
                <w:lang w:eastAsia="ko-KR"/>
              </w:rPr>
            </w:pPr>
            <w:r>
              <w:rPr>
                <w:rFonts w:hint="eastAsia" w:eastAsiaTheme="minorEastAsia"/>
                <w:lang w:eastAsia="ko-KR"/>
              </w:rPr>
              <w:t>81</w:t>
            </w:r>
          </w:p>
        </w:tc>
        <w:tc>
          <w:tcPr>
            <w:tcW w:w="656" w:type="dxa"/>
          </w:tcPr>
          <w:p>
            <w:pPr>
              <w:keepNext/>
              <w:keepLines/>
              <w:spacing w:after="60"/>
              <w:rPr>
                <w:rFonts w:eastAsiaTheme="minorEastAsia"/>
                <w:lang w:eastAsia="ko-KR"/>
              </w:rPr>
            </w:pPr>
            <w:r>
              <w:rPr>
                <w:rFonts w:hint="eastAsia" w:eastAsiaTheme="minorEastAsia"/>
                <w:lang w:eastAsia="ko-KR"/>
              </w:rPr>
              <w:t>81</w:t>
            </w:r>
          </w:p>
        </w:tc>
        <w:tc>
          <w:tcPr>
            <w:tcW w:w="656" w:type="dxa"/>
          </w:tcPr>
          <w:p>
            <w:pPr>
              <w:keepNext/>
              <w:keepLines/>
              <w:spacing w:after="60"/>
              <w:rPr>
                <w:rFonts w:eastAsiaTheme="minorEastAsia"/>
                <w:lang w:eastAsia="ko-KR"/>
              </w:rPr>
            </w:pPr>
            <w:r>
              <w:rPr>
                <w:rFonts w:hint="eastAsia" w:eastAsiaTheme="minorEastAsia"/>
                <w:lang w:eastAsia="ko-KR"/>
              </w:rPr>
              <w:t>81</w:t>
            </w:r>
          </w:p>
        </w:tc>
        <w:tc>
          <w:tcPr>
            <w:tcW w:w="656" w:type="dxa"/>
          </w:tcPr>
          <w:p>
            <w:pPr>
              <w:keepNext/>
              <w:keepLines/>
              <w:spacing w:after="60"/>
              <w:rPr>
                <w:rFonts w:eastAsiaTheme="minorEastAsia"/>
                <w:lang w:eastAsia="ko-KR"/>
              </w:rPr>
            </w:pPr>
            <w:r>
              <w:rPr>
                <w:rFonts w:hint="eastAsia" w:eastAsiaTheme="minorEastAsia"/>
                <w:lang w:eastAsia="ko-KR"/>
              </w:rPr>
              <w:t>81</w:t>
            </w:r>
          </w:p>
        </w:tc>
        <w:tc>
          <w:tcPr>
            <w:tcW w:w="2183" w:type="dxa"/>
          </w:tcPr>
          <w:p>
            <w:pPr>
              <w:keepNext/>
              <w:keepLines/>
              <w:spacing w:after="60"/>
              <w:rPr>
                <w:rFonts w:eastAsiaTheme="minorEastAsia"/>
                <w:lang w:eastAsia="ko-KR"/>
              </w:rPr>
            </w:pPr>
            <w:r>
              <w:rPr>
                <w:rFonts w:hint="eastAsia" w:eastAsiaTheme="minorEastAsia"/>
                <w:lang w:eastAsia="ko-KR"/>
              </w:rPr>
              <w:t>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6" w:type="dxa"/>
          </w:tcPr>
          <w:p>
            <w:pPr>
              <w:keepNext/>
              <w:keepLines/>
              <w:spacing w:after="60"/>
              <w:rPr>
                <w:rFonts w:eastAsiaTheme="minorEastAsia"/>
                <w:lang w:eastAsia="ko-KR"/>
              </w:rPr>
            </w:pPr>
            <w:r>
              <w:rPr>
                <w:rFonts w:hint="eastAsia" w:eastAsiaTheme="minorEastAsia"/>
                <w:lang w:eastAsia="ko-KR"/>
              </w:rPr>
              <w:t>6</w:t>
            </w:r>
          </w:p>
        </w:tc>
        <w:tc>
          <w:tcPr>
            <w:tcW w:w="656" w:type="dxa"/>
          </w:tcPr>
          <w:p>
            <w:pPr>
              <w:keepNext/>
              <w:keepLines/>
              <w:spacing w:after="60"/>
              <w:rPr>
                <w:rFonts w:eastAsiaTheme="minorEastAsia"/>
                <w:lang w:eastAsia="ko-KR"/>
              </w:rPr>
            </w:pPr>
            <w:r>
              <w:rPr>
                <w:rFonts w:hint="eastAsia" w:eastAsiaTheme="minorEastAsia"/>
                <w:lang w:eastAsia="ko-KR"/>
              </w:rPr>
              <w:t>82</w:t>
            </w:r>
          </w:p>
        </w:tc>
        <w:tc>
          <w:tcPr>
            <w:tcW w:w="656" w:type="dxa"/>
          </w:tcPr>
          <w:p>
            <w:pPr>
              <w:keepNext/>
              <w:keepLines/>
              <w:spacing w:after="60"/>
              <w:rPr>
                <w:rFonts w:eastAsiaTheme="minorEastAsia"/>
                <w:lang w:eastAsia="ko-KR"/>
              </w:rPr>
            </w:pPr>
            <w:r>
              <w:rPr>
                <w:rFonts w:hint="eastAsia" w:eastAsiaTheme="minorEastAsia"/>
                <w:lang w:eastAsia="ko-KR"/>
              </w:rPr>
              <w:t>82</w:t>
            </w:r>
          </w:p>
        </w:tc>
        <w:tc>
          <w:tcPr>
            <w:tcW w:w="656" w:type="dxa"/>
          </w:tcPr>
          <w:p>
            <w:pPr>
              <w:keepNext/>
              <w:keepLines/>
              <w:spacing w:after="60"/>
              <w:rPr>
                <w:rFonts w:eastAsiaTheme="minorEastAsia"/>
                <w:lang w:eastAsia="ko-KR"/>
              </w:rPr>
            </w:pPr>
            <w:r>
              <w:rPr>
                <w:rFonts w:hint="eastAsia" w:eastAsiaTheme="minorEastAsia"/>
                <w:lang w:eastAsia="ko-KR"/>
              </w:rPr>
              <w:t>82</w:t>
            </w:r>
          </w:p>
        </w:tc>
        <w:tc>
          <w:tcPr>
            <w:tcW w:w="656" w:type="dxa"/>
          </w:tcPr>
          <w:p>
            <w:pPr>
              <w:keepNext/>
              <w:keepLines/>
              <w:spacing w:after="60"/>
              <w:rPr>
                <w:rFonts w:eastAsiaTheme="minorEastAsia"/>
                <w:lang w:eastAsia="ko-KR"/>
              </w:rPr>
            </w:pPr>
            <w:r>
              <w:rPr>
                <w:rFonts w:hint="eastAsia" w:eastAsiaTheme="minorEastAsia"/>
                <w:lang w:eastAsia="ko-KR"/>
              </w:rPr>
              <w:t>82</w:t>
            </w:r>
          </w:p>
        </w:tc>
        <w:tc>
          <w:tcPr>
            <w:tcW w:w="2183" w:type="dxa"/>
          </w:tcPr>
          <w:p>
            <w:pPr>
              <w:keepNext/>
              <w:keepLines/>
              <w:spacing w:after="60"/>
              <w:rPr>
                <w:rFonts w:eastAsiaTheme="minorEastAsia"/>
                <w:lang w:eastAsia="ko-KR"/>
              </w:rPr>
            </w:pPr>
            <w:r>
              <w:rPr>
                <w:rFonts w:hint="eastAsia" w:eastAsiaTheme="minorEastAsia"/>
                <w:lang w:eastAsia="ko-KR"/>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6" w:type="dxa"/>
          </w:tcPr>
          <w:p>
            <w:pPr>
              <w:keepNext/>
              <w:keepLines/>
              <w:spacing w:after="60"/>
              <w:rPr>
                <w:rFonts w:eastAsiaTheme="minorEastAsia"/>
                <w:lang w:eastAsia="ko-KR"/>
              </w:rPr>
            </w:pPr>
            <w:r>
              <w:rPr>
                <w:rFonts w:hint="eastAsia" w:eastAsiaTheme="minorEastAsia"/>
                <w:lang w:eastAsia="ko-KR"/>
              </w:rPr>
              <w:t>7</w:t>
            </w:r>
          </w:p>
        </w:tc>
        <w:tc>
          <w:tcPr>
            <w:tcW w:w="656" w:type="dxa"/>
          </w:tcPr>
          <w:p>
            <w:pPr>
              <w:keepNext/>
              <w:keepLines/>
              <w:spacing w:after="60"/>
              <w:rPr>
                <w:lang w:eastAsia="ko-KR"/>
              </w:rPr>
            </w:pPr>
            <w:r>
              <w:rPr>
                <w:rFonts w:hint="eastAsia" w:eastAsiaTheme="minorEastAsia"/>
                <w:lang w:eastAsia="ko-KR"/>
              </w:rPr>
              <w:t>83</w:t>
            </w:r>
          </w:p>
        </w:tc>
        <w:tc>
          <w:tcPr>
            <w:tcW w:w="656" w:type="dxa"/>
          </w:tcPr>
          <w:p>
            <w:pPr>
              <w:keepNext/>
              <w:keepLines/>
              <w:spacing w:after="60"/>
              <w:rPr>
                <w:lang w:eastAsia="ko-KR"/>
              </w:rPr>
            </w:pPr>
            <w:r>
              <w:rPr>
                <w:rFonts w:hint="eastAsia" w:eastAsiaTheme="minorEastAsia"/>
                <w:lang w:eastAsia="ko-KR"/>
              </w:rPr>
              <w:t>83</w:t>
            </w:r>
          </w:p>
        </w:tc>
        <w:tc>
          <w:tcPr>
            <w:tcW w:w="656" w:type="dxa"/>
          </w:tcPr>
          <w:p>
            <w:pPr>
              <w:keepNext/>
              <w:keepLines/>
              <w:spacing w:after="60"/>
              <w:rPr>
                <w:lang w:eastAsia="ko-KR"/>
              </w:rPr>
            </w:pPr>
            <w:r>
              <w:rPr>
                <w:rFonts w:hint="eastAsia" w:eastAsiaTheme="minorEastAsia"/>
                <w:lang w:eastAsia="ko-KR"/>
              </w:rPr>
              <w:t>83</w:t>
            </w:r>
          </w:p>
        </w:tc>
        <w:tc>
          <w:tcPr>
            <w:tcW w:w="656" w:type="dxa"/>
          </w:tcPr>
          <w:p>
            <w:pPr>
              <w:keepNext/>
              <w:keepLines/>
              <w:spacing w:after="60"/>
              <w:rPr>
                <w:lang w:eastAsia="ko-KR"/>
              </w:rPr>
            </w:pPr>
            <w:r>
              <w:rPr>
                <w:rFonts w:hint="eastAsia" w:eastAsiaTheme="minorEastAsia"/>
                <w:lang w:eastAsia="ko-KR"/>
              </w:rPr>
              <w:t>83</w:t>
            </w:r>
          </w:p>
        </w:tc>
        <w:tc>
          <w:tcPr>
            <w:tcW w:w="2183" w:type="dxa"/>
          </w:tcPr>
          <w:p>
            <w:pPr>
              <w:keepNext/>
              <w:keepLines/>
              <w:spacing w:after="60"/>
              <w:rPr>
                <w:lang w:eastAsia="ko-KR"/>
              </w:rPr>
            </w:pPr>
            <w:r>
              <w:rPr>
                <w:rFonts w:hint="eastAsia" w:eastAsiaTheme="minorEastAsia"/>
                <w:lang w:eastAsia="ko-KR"/>
              </w:rPr>
              <w:t>83</w:t>
            </w:r>
          </w:p>
        </w:tc>
      </w:tr>
    </w:tbl>
    <w:p>
      <w:pPr>
        <w:jc w:val="both"/>
        <w:rPr>
          <w:rFonts w:eastAsiaTheme="minorEastAsia"/>
          <w:lang w:eastAsia="ko-KR"/>
        </w:rPr>
      </w:pPr>
      <w:bookmarkStart w:id="96" w:name="_Toc467250368"/>
      <w:bookmarkStart w:id="97" w:name="_Ref480746532"/>
      <w:bookmarkStart w:id="98" w:name="_Hlk519514662"/>
      <w:r>
        <w:rPr>
          <w:rFonts w:hint="eastAsia" w:eastAsiaTheme="minorEastAsia"/>
          <w:szCs w:val="22"/>
          <w:lang w:val="en-CA" w:eastAsia="ko-KR"/>
        </w:rPr>
        <w:t>A</w:t>
      </w:r>
      <w:r>
        <w:rPr>
          <w:szCs w:val="22"/>
          <w:lang w:val="en-CA"/>
        </w:rPr>
        <w:t xml:space="preserve"> single binarization table</w:t>
      </w:r>
      <w:r>
        <w:rPr>
          <w:rFonts w:hint="eastAsia" w:eastAsiaTheme="minorEastAsia"/>
          <w:szCs w:val="22"/>
          <w:lang w:val="en-CA" w:eastAsia="ko-KR"/>
        </w:rPr>
        <w:t xml:space="preserve"> is used regardless of the value of</w:t>
      </w:r>
      <w:r>
        <w:rPr>
          <w:szCs w:val="22"/>
          <w:lang w:val="en-CA"/>
        </w:rPr>
        <w:t xml:space="preserve"> sps_cclm_enabled_flag</w:t>
      </w:r>
      <w:r>
        <w:rPr>
          <w:rFonts w:hint="eastAsia" w:eastAsiaTheme="minorEastAsia"/>
          <w:szCs w:val="22"/>
          <w:lang w:val="en-CA" w:eastAsia="ko-KR"/>
        </w:rPr>
        <w:t xml:space="preserve"> as shown in </w:t>
      </w:r>
      <w:r>
        <w:rPr>
          <w:rFonts w:eastAsiaTheme="minorEastAsia"/>
          <w:lang w:eastAsia="ko-KR"/>
        </w:rPr>
        <w:fldChar w:fldCharType="begin"/>
      </w:r>
      <w:r>
        <w:rPr>
          <w:rFonts w:eastAsiaTheme="minorEastAsia"/>
          <w:lang w:eastAsia="ko-KR"/>
        </w:rPr>
        <w:instrText xml:space="preserve"> </w:instrText>
      </w:r>
      <w:r>
        <w:rPr>
          <w:rFonts w:hint="eastAsia" w:eastAsiaTheme="minorEastAsia"/>
          <w:lang w:eastAsia="ko-KR"/>
        </w:rPr>
        <w:instrText xml:space="preserve">REF _Ref18948122 \h</w:instrText>
      </w:r>
      <w:r>
        <w:rPr>
          <w:rFonts w:eastAsiaTheme="minorEastAsia"/>
          <w:lang w:eastAsia="ko-KR"/>
        </w:rPr>
        <w:instrText xml:space="preserve"> </w:instrText>
      </w:r>
      <w:r>
        <w:rPr>
          <w:rFonts w:eastAsiaTheme="minorEastAsia"/>
          <w:lang w:eastAsia="ko-KR"/>
        </w:rPr>
        <w:fldChar w:fldCharType="separate"/>
      </w:r>
      <w:r>
        <w:rPr>
          <w:lang w:val="en-GB"/>
        </w:rPr>
        <w:t>Table 3</w:t>
      </w:r>
      <w:r>
        <w:rPr>
          <w:lang w:val="en-GB"/>
        </w:rPr>
        <w:noBreakHyphen/>
      </w:r>
      <w:r>
        <w:rPr>
          <w:lang w:val="en-GB"/>
        </w:rPr>
        <w:t>4</w:t>
      </w:r>
      <w:r>
        <w:rPr>
          <w:rFonts w:eastAsiaTheme="minorEastAsia"/>
          <w:lang w:eastAsia="ko-KR"/>
        </w:rPr>
        <w:fldChar w:fldCharType="end"/>
      </w:r>
      <w:r>
        <w:rPr>
          <w:lang w:eastAsia="ko-KR"/>
        </w:rPr>
        <w:t xml:space="preserve">. </w:t>
      </w:r>
    </w:p>
    <w:p>
      <w:pPr>
        <w:pStyle w:val="13"/>
        <w:spacing w:before="136"/>
      </w:pPr>
      <w:bookmarkStart w:id="99" w:name="_Ref18948122"/>
      <w:r>
        <w:rPr>
          <w:lang w:val="en-GB"/>
        </w:rPr>
        <w:t>Table </w:t>
      </w:r>
      <w:r>
        <w:rPr>
          <w:lang w:val="en-GB"/>
        </w:rPr>
        <w:fldChar w:fldCharType="begin"/>
      </w:r>
      <w:r>
        <w:rPr>
          <w:lang w:val="en-GB"/>
        </w:rPr>
        <w:instrText xml:space="preserve"> STYLEREF 1 \s </w:instrText>
      </w:r>
      <w:r>
        <w:rPr>
          <w:lang w:val="en-GB"/>
        </w:rPr>
        <w:fldChar w:fldCharType="separate"/>
      </w:r>
      <w:r>
        <w:rPr>
          <w:lang w:val="en-GB"/>
        </w:rPr>
        <w:t>3</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lang w:val="en-GB"/>
        </w:rPr>
        <w:t>4</w:t>
      </w:r>
      <w:r>
        <w:rPr>
          <w:lang w:val="en-GB"/>
        </w:rPr>
        <w:fldChar w:fldCharType="end"/>
      </w:r>
      <w:bookmarkEnd w:id="99"/>
      <w:r>
        <w:rPr>
          <w:lang w:val="en-GB"/>
        </w:rPr>
        <w:t xml:space="preserve">– </w:t>
      </w:r>
      <w:r>
        <w:rPr>
          <w:rFonts w:hint="eastAsia"/>
          <w:lang w:val="en-GB" w:eastAsia="ko-KR"/>
        </w:rPr>
        <w:t>Unified binarization table for chroma prediction mode</w:t>
      </w:r>
    </w:p>
    <w:tbl>
      <w:tblPr>
        <w:tblStyle w:val="30"/>
        <w:tblW w:w="401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5"/>
        <w:gridCol w:w="1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jc w:val="center"/>
        </w:trPr>
        <w:tc>
          <w:tcPr>
            <w:tcW w:w="2685" w:type="dxa"/>
            <w:vAlign w:val="center"/>
          </w:tcPr>
          <w:p>
            <w:pPr>
              <w:keepNext/>
              <w:keepLines/>
              <w:jc w:val="center"/>
              <w:rPr>
                <w:lang w:val="en-CA"/>
              </w:rPr>
            </w:pPr>
            <w:r>
              <w:rPr>
                <w:lang w:val="en-CA"/>
              </w:rPr>
              <w:t>Value of intra_chroma_pred_mode</w:t>
            </w:r>
          </w:p>
        </w:tc>
        <w:tc>
          <w:tcPr>
            <w:tcW w:w="1328" w:type="dxa"/>
            <w:vAlign w:val="center"/>
          </w:tcPr>
          <w:p>
            <w:pPr>
              <w:keepNext/>
              <w:keepLines/>
              <w:jc w:val="center"/>
              <w:rPr>
                <w:lang w:val="en-CA"/>
              </w:rPr>
            </w:pPr>
            <w:r>
              <w:rPr>
                <w:lang w:val="en-CA"/>
              </w:rPr>
              <w:t>Bin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jc w:val="center"/>
        </w:trPr>
        <w:tc>
          <w:tcPr>
            <w:tcW w:w="2685" w:type="dxa"/>
            <w:vAlign w:val="center"/>
          </w:tcPr>
          <w:p>
            <w:pPr>
              <w:keepNext/>
              <w:keepLines/>
              <w:jc w:val="center"/>
              <w:rPr>
                <w:rFonts w:eastAsia="Malgun Gothic"/>
                <w:lang w:val="en-CA" w:eastAsia="ko-KR"/>
              </w:rPr>
            </w:pPr>
            <w:r>
              <w:rPr>
                <w:rFonts w:eastAsia="Malgun Gothic"/>
                <w:lang w:val="en-CA" w:eastAsia="ko-KR"/>
              </w:rPr>
              <w:t>4</w:t>
            </w:r>
          </w:p>
        </w:tc>
        <w:tc>
          <w:tcPr>
            <w:tcW w:w="1328" w:type="dxa"/>
            <w:vAlign w:val="center"/>
          </w:tcPr>
          <w:p>
            <w:pPr>
              <w:keepNext/>
              <w:keepLines/>
              <w:rPr>
                <w:lang w:val="en-CA" w:eastAsia="zh-CN"/>
              </w:rPr>
            </w:pPr>
            <w:r>
              <w:rPr>
                <w:lang w:val="en-CA" w:eastAsia="zh-CN"/>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685" w:type="dxa"/>
            <w:vAlign w:val="center"/>
          </w:tcPr>
          <w:p>
            <w:pPr>
              <w:keepNext/>
              <w:keepLines/>
              <w:jc w:val="center"/>
              <w:rPr>
                <w:lang w:val="en-CA" w:eastAsia="ko-KR"/>
              </w:rPr>
            </w:pPr>
            <w:r>
              <w:rPr>
                <w:lang w:val="en-CA" w:eastAsia="ko-KR"/>
              </w:rPr>
              <w:t>0</w:t>
            </w:r>
          </w:p>
        </w:tc>
        <w:tc>
          <w:tcPr>
            <w:tcW w:w="1328" w:type="dxa"/>
            <w:vAlign w:val="center"/>
          </w:tcPr>
          <w:p>
            <w:pPr>
              <w:keepNext/>
              <w:keepLines/>
              <w:rPr>
                <w:lang w:val="en-CA" w:eastAsia="ko-KR"/>
              </w:rPr>
            </w:pPr>
            <w:r>
              <w:rPr>
                <w:lang w:val="en-CA" w:eastAsia="ko-KR"/>
              </w:rPr>
              <w:t>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685" w:type="dxa"/>
            <w:vAlign w:val="center"/>
          </w:tcPr>
          <w:p>
            <w:pPr>
              <w:keepNext/>
              <w:keepLines/>
              <w:jc w:val="center"/>
              <w:rPr>
                <w:lang w:val="en-CA" w:eastAsia="ko-KR"/>
              </w:rPr>
            </w:pPr>
            <w:r>
              <w:rPr>
                <w:lang w:val="en-CA" w:eastAsia="ko-KR"/>
              </w:rPr>
              <w:t>1</w:t>
            </w:r>
          </w:p>
        </w:tc>
        <w:tc>
          <w:tcPr>
            <w:tcW w:w="1328" w:type="dxa"/>
            <w:vAlign w:val="center"/>
          </w:tcPr>
          <w:p>
            <w:pPr>
              <w:keepNext/>
              <w:keepLines/>
              <w:rPr>
                <w:lang w:val="en-CA" w:eastAsia="ko-KR"/>
              </w:rPr>
            </w:pPr>
            <w:r>
              <w:rPr>
                <w:lang w:val="en-CA" w:eastAsia="ko-KR"/>
              </w:rPr>
              <w:t>0101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685" w:type="dxa"/>
            <w:vAlign w:val="center"/>
          </w:tcPr>
          <w:p>
            <w:pPr>
              <w:keepNext/>
              <w:keepLines/>
              <w:jc w:val="center"/>
              <w:rPr>
                <w:lang w:val="en-CA" w:eastAsia="ko-KR"/>
              </w:rPr>
            </w:pPr>
            <w:r>
              <w:rPr>
                <w:lang w:val="en-CA" w:eastAsia="ko-KR"/>
              </w:rPr>
              <w:t>2</w:t>
            </w:r>
          </w:p>
        </w:tc>
        <w:tc>
          <w:tcPr>
            <w:tcW w:w="1328" w:type="dxa"/>
            <w:vAlign w:val="center"/>
          </w:tcPr>
          <w:p>
            <w:pPr>
              <w:keepNext/>
              <w:keepLines/>
              <w:rPr>
                <w:lang w:val="en-CA" w:eastAsia="ko-KR"/>
              </w:rPr>
            </w:pPr>
            <w:r>
              <w:rPr>
                <w:lang w:val="en-CA" w:eastAsia="ko-KR"/>
              </w:rPr>
              <w:t>0110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685" w:type="dxa"/>
            <w:vAlign w:val="center"/>
          </w:tcPr>
          <w:p>
            <w:pPr>
              <w:keepNext/>
              <w:keepLines/>
              <w:jc w:val="center"/>
              <w:rPr>
                <w:lang w:val="en-CA" w:eastAsia="ko-KR"/>
              </w:rPr>
            </w:pPr>
            <w:r>
              <w:rPr>
                <w:lang w:val="en-CA" w:eastAsia="ko-KR"/>
              </w:rPr>
              <w:t>3</w:t>
            </w:r>
          </w:p>
        </w:tc>
        <w:tc>
          <w:tcPr>
            <w:tcW w:w="1328" w:type="dxa"/>
            <w:vAlign w:val="center"/>
          </w:tcPr>
          <w:p>
            <w:pPr>
              <w:keepNext/>
              <w:keepLines/>
              <w:rPr>
                <w:lang w:val="en-CA" w:eastAsia="ko-KR"/>
              </w:rPr>
            </w:pPr>
            <w:r>
              <w:rPr>
                <w:lang w:val="en-CA" w:eastAsia="ko-KR"/>
              </w:rPr>
              <w:t>0111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685" w:type="dxa"/>
            <w:vAlign w:val="center"/>
          </w:tcPr>
          <w:p>
            <w:pPr>
              <w:keepNext/>
              <w:keepLines/>
              <w:jc w:val="center"/>
              <w:rPr>
                <w:lang w:val="en-CA" w:eastAsia="ko-KR"/>
              </w:rPr>
            </w:pPr>
            <w:r>
              <w:rPr>
                <w:lang w:val="en-CA" w:eastAsia="ko-KR"/>
              </w:rPr>
              <w:t>5</w:t>
            </w:r>
          </w:p>
        </w:tc>
        <w:tc>
          <w:tcPr>
            <w:tcW w:w="1328" w:type="dxa"/>
            <w:vAlign w:val="center"/>
          </w:tcPr>
          <w:p>
            <w:pPr>
              <w:keepNext/>
              <w:keepLines/>
              <w:rPr>
                <w:lang w:val="en-CA" w:eastAsia="ko-KR"/>
              </w:rPr>
            </w:pPr>
            <w:r>
              <w:rPr>
                <w:lang w:val="en-CA" w:eastAsia="ko-K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685" w:type="dxa"/>
            <w:vAlign w:val="center"/>
          </w:tcPr>
          <w:p>
            <w:pPr>
              <w:keepNext/>
              <w:keepLines/>
              <w:jc w:val="center"/>
              <w:rPr>
                <w:lang w:val="en-CA" w:eastAsia="ko-KR"/>
              </w:rPr>
            </w:pPr>
            <w:r>
              <w:rPr>
                <w:lang w:val="en-CA" w:eastAsia="ko-KR"/>
              </w:rPr>
              <w:t>6</w:t>
            </w:r>
          </w:p>
        </w:tc>
        <w:tc>
          <w:tcPr>
            <w:tcW w:w="1328" w:type="dxa"/>
            <w:vAlign w:val="center"/>
          </w:tcPr>
          <w:p>
            <w:pPr>
              <w:keepNext/>
              <w:keepLines/>
              <w:rPr>
                <w:lang w:val="en-CA" w:eastAsia="ko-KR"/>
              </w:rPr>
            </w:pPr>
            <w:r>
              <w:rPr>
                <w:lang w:val="en-CA" w:eastAsia="ko-KR"/>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685" w:type="dxa"/>
            <w:vAlign w:val="center"/>
          </w:tcPr>
          <w:p>
            <w:pPr>
              <w:keepNext/>
              <w:keepLines/>
              <w:jc w:val="center"/>
              <w:rPr>
                <w:lang w:val="en-CA" w:eastAsia="ko-KR"/>
              </w:rPr>
            </w:pPr>
            <w:r>
              <w:rPr>
                <w:lang w:val="en-CA" w:eastAsia="ko-KR"/>
              </w:rPr>
              <w:t>7</w:t>
            </w:r>
          </w:p>
        </w:tc>
        <w:tc>
          <w:tcPr>
            <w:tcW w:w="1328" w:type="dxa"/>
            <w:vAlign w:val="center"/>
          </w:tcPr>
          <w:p>
            <w:pPr>
              <w:keepNext/>
              <w:keepLines/>
              <w:rPr>
                <w:lang w:val="en-CA" w:eastAsia="ko-KR"/>
              </w:rPr>
            </w:pPr>
            <w:r>
              <w:rPr>
                <w:lang w:val="en-CA" w:eastAsia="ko-KR"/>
              </w:rPr>
              <w:t>111</w:t>
            </w:r>
          </w:p>
        </w:tc>
      </w:tr>
    </w:tbl>
    <w:p>
      <w:pPr>
        <w:jc w:val="both"/>
        <w:rPr>
          <w:rFonts w:eastAsiaTheme="minorEastAsia"/>
          <w:lang w:eastAsia="ko-KR"/>
        </w:rPr>
      </w:pPr>
      <w:r>
        <w:rPr>
          <w:rFonts w:hint="eastAsia" w:eastAsiaTheme="minorEastAsia"/>
          <w:lang w:eastAsia="ko-KR"/>
        </w:rPr>
        <w:t xml:space="preserve">In </w:t>
      </w:r>
      <w:r>
        <w:rPr>
          <w:rFonts w:eastAsiaTheme="minorEastAsia"/>
          <w:lang w:eastAsia="ko-KR"/>
        </w:rPr>
        <w:fldChar w:fldCharType="begin"/>
      </w:r>
      <w:r>
        <w:rPr>
          <w:rFonts w:eastAsiaTheme="minorEastAsia"/>
          <w:lang w:eastAsia="ko-KR"/>
        </w:rPr>
        <w:instrText xml:space="preserve"> </w:instrText>
      </w:r>
      <w:r>
        <w:rPr>
          <w:rFonts w:hint="eastAsia" w:eastAsiaTheme="minorEastAsia"/>
          <w:lang w:eastAsia="ko-KR"/>
        </w:rPr>
        <w:instrText xml:space="preserve">REF _Ref18948122 \h</w:instrText>
      </w:r>
      <w:r>
        <w:rPr>
          <w:rFonts w:eastAsiaTheme="minorEastAsia"/>
          <w:lang w:eastAsia="ko-KR"/>
        </w:rPr>
        <w:instrText xml:space="preserve"> </w:instrText>
      </w:r>
      <w:r>
        <w:rPr>
          <w:rFonts w:eastAsiaTheme="minorEastAsia"/>
          <w:lang w:eastAsia="ko-KR"/>
        </w:rPr>
        <w:fldChar w:fldCharType="separate"/>
      </w:r>
      <w:r>
        <w:rPr>
          <w:lang w:val="en-GB"/>
        </w:rPr>
        <w:t>Table 3</w:t>
      </w:r>
      <w:r>
        <w:rPr>
          <w:lang w:val="en-GB"/>
        </w:rPr>
        <w:noBreakHyphen/>
      </w:r>
      <w:r>
        <w:rPr>
          <w:lang w:val="en-GB"/>
        </w:rPr>
        <w:t>4</w:t>
      </w:r>
      <w:r>
        <w:rPr>
          <w:rFonts w:eastAsiaTheme="minorEastAsia"/>
          <w:lang w:eastAsia="ko-KR"/>
        </w:rPr>
        <w:fldChar w:fldCharType="end"/>
      </w:r>
      <w:r>
        <w:rPr>
          <w:rFonts w:eastAsiaTheme="minorEastAsia"/>
          <w:lang w:eastAsia="ko-KR"/>
        </w:rPr>
        <w:t>, the first bin indicates whether it is regular (0) or LM modes (1). If it is LM mode, then the next bin indicates whether it is LM_CHROMA (0) or not. If it is not LM_CHROMA, next 1 bin indicates whether it is LM_L (0) or LM_A (1). For this case, when sps_cclm_enabled_flag is 0, the first bin of the binarization table for the corresponding intra_chroma_pred_mode can be discarded prior to the entropy coding. Or, in other words, the first bin is inferred to be 0 and hence not coded. This single binarization table is used for both sps_cclm_enabled_flag equal to 0 and 1 cases.</w:t>
      </w:r>
      <w:r>
        <w:rPr>
          <w:rFonts w:hint="eastAsia" w:eastAsiaTheme="minorEastAsia"/>
          <w:lang w:eastAsia="ko-KR"/>
        </w:rPr>
        <w:t xml:space="preserve"> </w:t>
      </w:r>
      <w:r>
        <w:rPr>
          <w:rFonts w:eastAsiaTheme="minorEastAsia"/>
          <w:lang w:eastAsia="ko-KR"/>
        </w:rPr>
        <w:t>T</w:t>
      </w:r>
      <w:r>
        <w:rPr>
          <w:rFonts w:hint="eastAsia" w:eastAsiaTheme="minorEastAsia"/>
          <w:lang w:eastAsia="ko-KR"/>
        </w:rPr>
        <w:t>he first two bins</w:t>
      </w:r>
      <w:r>
        <w:rPr>
          <w:rFonts w:eastAsiaTheme="minorEastAsia"/>
          <w:lang w:eastAsia="ko-KR"/>
        </w:rPr>
        <w:t xml:space="preserve"> in</w:t>
      </w:r>
      <w:r>
        <w:rPr>
          <w:rFonts w:hint="eastAsia" w:eastAsiaTheme="minorEastAsia"/>
          <w:lang w:eastAsia="ko-KR"/>
        </w:rPr>
        <w:t xml:space="preserve"> </w:t>
      </w:r>
      <w:r>
        <w:rPr>
          <w:rFonts w:eastAsiaTheme="minorEastAsia"/>
          <w:lang w:eastAsia="ko-KR"/>
        </w:rPr>
        <w:fldChar w:fldCharType="begin"/>
      </w:r>
      <w:r>
        <w:rPr>
          <w:rFonts w:eastAsiaTheme="minorEastAsia"/>
          <w:lang w:eastAsia="ko-KR"/>
        </w:rPr>
        <w:instrText xml:space="preserve"> </w:instrText>
      </w:r>
      <w:r>
        <w:rPr>
          <w:rFonts w:hint="eastAsia" w:eastAsiaTheme="minorEastAsia"/>
          <w:lang w:eastAsia="ko-KR"/>
        </w:rPr>
        <w:instrText xml:space="preserve">REF _Ref18948122 \h</w:instrText>
      </w:r>
      <w:r>
        <w:rPr>
          <w:rFonts w:eastAsiaTheme="minorEastAsia"/>
          <w:lang w:eastAsia="ko-KR"/>
        </w:rPr>
        <w:instrText xml:space="preserve"> </w:instrText>
      </w:r>
      <w:r>
        <w:rPr>
          <w:rFonts w:eastAsiaTheme="minorEastAsia"/>
          <w:lang w:eastAsia="ko-KR"/>
        </w:rPr>
        <w:fldChar w:fldCharType="separate"/>
      </w:r>
      <w:r>
        <w:rPr>
          <w:lang w:val="en-GB"/>
        </w:rPr>
        <w:t>Table 3</w:t>
      </w:r>
      <w:r>
        <w:rPr>
          <w:lang w:val="en-GB"/>
        </w:rPr>
        <w:noBreakHyphen/>
      </w:r>
      <w:r>
        <w:rPr>
          <w:lang w:val="en-GB"/>
        </w:rPr>
        <w:t>4</w:t>
      </w:r>
      <w:r>
        <w:rPr>
          <w:rFonts w:eastAsiaTheme="minorEastAsia"/>
          <w:lang w:eastAsia="ko-KR"/>
        </w:rPr>
        <w:fldChar w:fldCharType="end"/>
      </w:r>
      <w:r>
        <w:rPr>
          <w:rFonts w:eastAsiaTheme="minorEastAsia"/>
          <w:lang w:eastAsia="ko-KR"/>
        </w:rPr>
        <w:t xml:space="preserve"> </w:t>
      </w:r>
      <w:r>
        <w:rPr>
          <w:rFonts w:hint="eastAsia" w:eastAsiaTheme="minorEastAsia"/>
          <w:lang w:eastAsia="ko-KR"/>
        </w:rPr>
        <w:t>are context coded with its own context model, and the rest bins are bypass coded.</w:t>
      </w:r>
    </w:p>
    <w:p>
      <w:pPr>
        <w:rPr>
          <w:rFonts w:eastAsia="等线"/>
          <w:szCs w:val="22"/>
          <w:lang w:eastAsia="zh-CN"/>
        </w:rPr>
      </w:pPr>
      <w:r>
        <w:rPr>
          <w:rFonts w:hint="eastAsia" w:eastAsiaTheme="minorEastAsia"/>
          <w:szCs w:val="22"/>
          <w:lang w:eastAsia="ko-KR"/>
        </w:rPr>
        <w:t xml:space="preserve">In addition, in order to reduce luma-chroma latency in dual tree, </w:t>
      </w:r>
      <w:r>
        <w:rPr>
          <w:rFonts w:eastAsia="等线"/>
          <w:szCs w:val="22"/>
          <w:lang w:eastAsia="zh-CN"/>
        </w:rPr>
        <w:t>when the 64x64 luma coding tree node is partitioned with Not Split (and ISP is not used for the 64x64 CU) or QT, the chroma CUs in 32x32 / 32x16 chroma coding tree node are allowed to use CCLM in the following way:</w:t>
      </w:r>
    </w:p>
    <w:p>
      <w:pPr>
        <w:pStyle w:val="46"/>
        <w:numPr>
          <w:ilvl w:val="0"/>
          <w:numId w:val="1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660" w:leftChars="300"/>
        <w:contextualSpacing w:val="0"/>
        <w:rPr>
          <w:rFonts w:eastAsia="等线"/>
          <w:sz w:val="22"/>
          <w:szCs w:val="22"/>
          <w:lang w:val="en-CA"/>
        </w:rPr>
      </w:pPr>
      <w:r>
        <w:rPr>
          <w:rFonts w:hint="eastAsia" w:eastAsiaTheme="minorEastAsia"/>
          <w:sz w:val="22"/>
          <w:szCs w:val="22"/>
          <w:lang w:val="en-CA" w:eastAsia="ko-KR"/>
        </w:rPr>
        <w:t>I</w:t>
      </w:r>
      <w:r>
        <w:rPr>
          <w:rFonts w:eastAsia="等线"/>
          <w:sz w:val="22"/>
          <w:szCs w:val="22"/>
          <w:lang w:val="en-CA"/>
        </w:rPr>
        <w:t>f the 32x32 chroma node is not split or partitioned QT split, all chroma CUs in the 32x32 node can use CCLM</w:t>
      </w:r>
    </w:p>
    <w:p>
      <w:pPr>
        <w:pStyle w:val="46"/>
        <w:numPr>
          <w:ilvl w:val="0"/>
          <w:numId w:val="1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660" w:leftChars="300"/>
        <w:contextualSpacing w:val="0"/>
        <w:rPr>
          <w:rFonts w:eastAsia="等线"/>
          <w:sz w:val="22"/>
          <w:szCs w:val="22"/>
          <w:lang w:val="en-CA"/>
        </w:rPr>
      </w:pPr>
      <w:r>
        <w:rPr>
          <w:rFonts w:hint="eastAsia" w:eastAsiaTheme="minorEastAsia"/>
          <w:sz w:val="22"/>
          <w:szCs w:val="22"/>
          <w:lang w:val="en-CA" w:eastAsia="ko-KR"/>
        </w:rPr>
        <w:t>I</w:t>
      </w:r>
      <w:r>
        <w:rPr>
          <w:rFonts w:eastAsia="等线"/>
          <w:sz w:val="22"/>
          <w:szCs w:val="22"/>
          <w:lang w:val="en-CA"/>
        </w:rPr>
        <w:t>f the 32x32 chroma node is partitioned with Horizontal BT, and the 32x16 child node does not split or uses Vertical BT split, all chroma CUs in the 32x16 chroma node can use CCLM.</w:t>
      </w:r>
    </w:p>
    <w:p>
      <w:pPr>
        <w:rPr>
          <w:rFonts w:eastAsiaTheme="minorEastAsia"/>
          <w:szCs w:val="22"/>
          <w:lang w:eastAsia="ko-KR"/>
        </w:rPr>
      </w:pPr>
      <w:r>
        <w:rPr>
          <w:rFonts w:hint="eastAsia" w:eastAsia="等线"/>
          <w:szCs w:val="22"/>
          <w:lang w:eastAsia="zh-CN"/>
        </w:rPr>
        <w:t xml:space="preserve">In </w:t>
      </w:r>
      <w:r>
        <w:rPr>
          <w:rFonts w:eastAsia="等线"/>
          <w:szCs w:val="22"/>
          <w:lang w:eastAsia="zh-CN"/>
        </w:rPr>
        <w:t xml:space="preserve">all the </w:t>
      </w:r>
      <w:r>
        <w:rPr>
          <w:rFonts w:hint="eastAsia" w:eastAsia="等线"/>
          <w:szCs w:val="22"/>
          <w:lang w:eastAsia="zh-CN"/>
        </w:rPr>
        <w:t>other</w:t>
      </w:r>
      <w:r>
        <w:rPr>
          <w:rFonts w:eastAsia="等线"/>
          <w:szCs w:val="22"/>
          <w:lang w:eastAsia="zh-CN"/>
        </w:rPr>
        <w:t xml:space="preserve"> luma and chroma coding tree split</w:t>
      </w:r>
      <w:r>
        <w:rPr>
          <w:rFonts w:hint="eastAsia" w:eastAsia="等线"/>
          <w:szCs w:val="22"/>
          <w:lang w:eastAsia="zh-CN"/>
        </w:rPr>
        <w:t xml:space="preserve"> conditions, CCLM is not allowed</w:t>
      </w:r>
      <w:r>
        <w:rPr>
          <w:rFonts w:eastAsia="等线"/>
          <w:szCs w:val="22"/>
          <w:lang w:eastAsia="zh-CN"/>
        </w:rPr>
        <w:t xml:space="preserve"> for chroma CU</w:t>
      </w:r>
      <w:r>
        <w:rPr>
          <w:rFonts w:hint="eastAsia" w:eastAsia="等线"/>
          <w:szCs w:val="22"/>
          <w:lang w:eastAsia="zh-CN"/>
        </w:rPr>
        <w:t>.</w:t>
      </w:r>
    </w:p>
    <w:p>
      <w:pPr>
        <w:pStyle w:val="4"/>
        <w:spacing w:before="136"/>
        <w:rPr>
          <w:rFonts w:eastAsia="Malgun Gothic"/>
          <w:lang w:val="en-CA" w:eastAsia="ko-KR"/>
        </w:rPr>
      </w:pPr>
      <w:bookmarkStart w:id="100" w:name="_Toc35804739"/>
      <w:r>
        <w:t>Position</w:t>
      </w:r>
      <w:r>
        <w:rPr>
          <w:lang w:val="en-CA"/>
        </w:rPr>
        <w:t xml:space="preserve"> dependent intra prediction combination</w:t>
      </w:r>
      <w:bookmarkEnd w:id="96"/>
      <w:bookmarkEnd w:id="97"/>
      <w:bookmarkEnd w:id="100"/>
    </w:p>
    <w:p>
      <w:pPr>
        <w:spacing w:after="120"/>
        <w:jc w:val="both"/>
        <w:rPr>
          <w:szCs w:val="22"/>
        </w:rPr>
      </w:pPr>
      <w:r>
        <w:rPr>
          <w:szCs w:val="22"/>
          <w:lang w:val="en-CA"/>
        </w:rPr>
        <w:t xml:space="preserve">In VVC, the results of intra prediction of DC, planar and several angular modes are further modified by a position dependent intra prediction combination (PDPC) method. PDPC is an intra prediction method which invokes a combination of the un-filtered boundary reference samples and HEVC style intra prediction with filtered boundary reference samples. </w:t>
      </w:r>
      <w:r>
        <w:rPr>
          <w:szCs w:val="22"/>
        </w:rPr>
        <w:t xml:space="preserve">PDPC is applied to the following intra modes without signalling: planar, DC, horizontal, vertical, bottom-left angular mode and its </w:t>
      </w:r>
      <w:r>
        <w:rPr>
          <w:i/>
          <w:szCs w:val="22"/>
        </w:rPr>
        <w:t>eight</w:t>
      </w:r>
      <w:r>
        <w:rPr>
          <w:szCs w:val="22"/>
        </w:rPr>
        <w:t xml:space="preserve"> adjacent angular modes, and top-right angular mode and its </w:t>
      </w:r>
      <w:r>
        <w:rPr>
          <w:i/>
          <w:szCs w:val="22"/>
        </w:rPr>
        <w:t xml:space="preserve">eight </w:t>
      </w:r>
      <w:r>
        <w:rPr>
          <w:szCs w:val="22"/>
        </w:rPr>
        <w:t xml:space="preserve">adjacent angular modes. </w:t>
      </w:r>
    </w:p>
    <w:p>
      <w:pPr>
        <w:rPr>
          <w:rFonts w:eastAsia="Malgun Gothic"/>
          <w:szCs w:val="22"/>
        </w:rPr>
      </w:pPr>
      <w:r>
        <w:rPr>
          <w:szCs w:val="22"/>
        </w:rPr>
        <w:t xml:space="preserve">The prediction sample </w:t>
      </w:r>
      <w:r>
        <w:rPr>
          <w:i/>
          <w:szCs w:val="22"/>
        </w:rPr>
        <w:t>pred</w:t>
      </w:r>
      <w:r>
        <w:rPr>
          <w:szCs w:val="22"/>
        </w:rPr>
        <w:t>(</w:t>
      </w:r>
      <w:r>
        <w:rPr>
          <w:i/>
          <w:szCs w:val="22"/>
        </w:rPr>
        <w:t>x’</w:t>
      </w:r>
      <w:r>
        <w:rPr>
          <w:szCs w:val="22"/>
        </w:rPr>
        <w:t>,</w:t>
      </w:r>
      <w:r>
        <w:rPr>
          <w:i/>
          <w:szCs w:val="22"/>
        </w:rPr>
        <w:t>y’</w:t>
      </w:r>
      <w:r>
        <w:rPr>
          <w:szCs w:val="22"/>
        </w:rPr>
        <w:t xml:space="preserve">) is predicted using an intra prediction mode (DC, planar, angular) and a linear combination of reference samples according to the </w:t>
      </w:r>
      <w:r>
        <w:rPr>
          <w:rFonts w:hint="eastAsia" w:eastAsia="Malgun Gothic"/>
          <w:szCs w:val="22"/>
          <w:lang w:eastAsia="ko-KR"/>
        </w:rPr>
        <w:t>Equation 3-</w:t>
      </w:r>
      <w:r>
        <w:rPr>
          <w:rFonts w:eastAsia="Malgun Gothic"/>
          <w:szCs w:val="22"/>
          <w:lang w:eastAsia="ko-KR"/>
        </w:rPr>
        <w:t>8</w:t>
      </w:r>
      <w:r>
        <w:rPr>
          <w:rFonts w:hint="eastAsia" w:eastAsia="Malgun Gothic"/>
          <w:szCs w:val="22"/>
          <w:lang w:eastAsia="ko-KR"/>
        </w:rPr>
        <w:t xml:space="preserve"> as follows</w:t>
      </w:r>
      <w:r>
        <w:rPr>
          <w:szCs w:val="22"/>
        </w:rPr>
        <w:t>:</w:t>
      </w:r>
    </w:p>
    <w:p>
      <w:pPr>
        <w:jc w:val="right"/>
        <w:rPr>
          <w:rFonts w:eastAsia="Malgun Gothic"/>
          <w:szCs w:val="22"/>
          <w:lang w:val="en-CA"/>
        </w:rPr>
      </w:pPr>
      <w:r>
        <w:rPr>
          <w:i/>
          <w:szCs w:val="22"/>
          <w:lang w:val="en-CA"/>
        </w:rPr>
        <w:t>pred</w:t>
      </w:r>
      <w:r>
        <w:rPr>
          <w:szCs w:val="22"/>
          <w:lang w:val="en-CA"/>
        </w:rPr>
        <w:t>(</w:t>
      </w:r>
      <w:r>
        <w:rPr>
          <w:i/>
          <w:szCs w:val="22"/>
          <w:lang w:val="en-CA"/>
        </w:rPr>
        <w:t>x’</w:t>
      </w:r>
      <w:r>
        <w:rPr>
          <w:szCs w:val="22"/>
          <w:lang w:val="en-CA"/>
        </w:rPr>
        <w:t>,</w:t>
      </w:r>
      <w:r>
        <w:rPr>
          <w:i/>
          <w:szCs w:val="22"/>
          <w:lang w:val="en-CA"/>
        </w:rPr>
        <w:t>y’</w:t>
      </w:r>
      <w:r>
        <w:rPr>
          <w:szCs w:val="22"/>
          <w:lang w:val="en-CA"/>
        </w:rPr>
        <w:t>)=(</w:t>
      </w:r>
      <w:r>
        <w:rPr>
          <w:i/>
          <w:szCs w:val="22"/>
          <w:lang w:val="en-CA"/>
        </w:rPr>
        <w:t>wL</w:t>
      </w:r>
      <w:r>
        <w:rPr>
          <w:szCs w:val="22"/>
          <w:lang w:val="en-CA"/>
        </w:rPr>
        <w:t>×</w:t>
      </w:r>
      <w:r>
        <w:rPr>
          <w:i/>
          <w:szCs w:val="22"/>
          <w:lang w:val="en-CA"/>
        </w:rPr>
        <w:t>R</w:t>
      </w:r>
      <w:r>
        <w:rPr>
          <w:szCs w:val="22"/>
          <w:vertAlign w:val="subscript"/>
          <w:lang w:val="en-CA"/>
        </w:rPr>
        <w:t>−1</w:t>
      </w:r>
      <w:r>
        <w:rPr>
          <w:i/>
          <w:szCs w:val="22"/>
          <w:vertAlign w:val="subscript"/>
          <w:lang w:val="en-CA"/>
        </w:rPr>
        <w:t>,y’</w:t>
      </w:r>
      <w:r>
        <w:rPr>
          <w:szCs w:val="22"/>
          <w:lang w:val="en-CA"/>
        </w:rPr>
        <w:t xml:space="preserve"> + </w:t>
      </w:r>
      <w:r>
        <w:rPr>
          <w:i/>
          <w:szCs w:val="22"/>
          <w:lang w:val="en-CA"/>
        </w:rPr>
        <w:t>wT</w:t>
      </w:r>
      <w:r>
        <w:rPr>
          <w:szCs w:val="22"/>
          <w:lang w:val="en-CA"/>
        </w:rPr>
        <w:t>×</w:t>
      </w:r>
      <w:r>
        <w:rPr>
          <w:i/>
          <w:szCs w:val="22"/>
          <w:lang w:val="en-CA"/>
        </w:rPr>
        <w:t>R</w:t>
      </w:r>
      <w:r>
        <w:rPr>
          <w:i/>
          <w:szCs w:val="22"/>
          <w:vertAlign w:val="subscript"/>
          <w:lang w:val="en-CA"/>
        </w:rPr>
        <w:t>x’,</w:t>
      </w:r>
      <w:r>
        <w:rPr>
          <w:szCs w:val="22"/>
          <w:vertAlign w:val="subscript"/>
          <w:lang w:val="en-CA"/>
        </w:rPr>
        <w:t>−1</w:t>
      </w:r>
      <w:r>
        <w:rPr>
          <w:szCs w:val="22"/>
          <w:lang w:val="en-CA"/>
        </w:rPr>
        <w:t> − </w:t>
      </w:r>
      <w:r>
        <w:rPr>
          <w:i/>
          <w:szCs w:val="22"/>
          <w:lang w:val="en-CA"/>
        </w:rPr>
        <w:t>wTL</w:t>
      </w:r>
      <w:r>
        <w:rPr>
          <w:szCs w:val="22"/>
          <w:lang w:val="en-CA"/>
        </w:rPr>
        <w:t xml:space="preserve"> ×</w:t>
      </w:r>
      <w:r>
        <w:rPr>
          <w:i/>
          <w:szCs w:val="22"/>
          <w:lang w:val="en-CA"/>
        </w:rPr>
        <w:t>R</w:t>
      </w:r>
      <w:r>
        <w:rPr>
          <w:szCs w:val="22"/>
          <w:vertAlign w:val="subscript"/>
          <w:lang w:val="en-CA"/>
        </w:rPr>
        <w:t>−1</w:t>
      </w:r>
      <w:r>
        <w:rPr>
          <w:i/>
          <w:szCs w:val="22"/>
          <w:vertAlign w:val="subscript"/>
          <w:lang w:val="en-CA"/>
        </w:rPr>
        <w:t>,</w:t>
      </w:r>
      <w:r>
        <w:rPr>
          <w:szCs w:val="22"/>
          <w:vertAlign w:val="subscript"/>
          <w:lang w:val="en-CA"/>
        </w:rPr>
        <w:t>−1</w:t>
      </w:r>
      <w:r>
        <w:rPr>
          <w:szCs w:val="22"/>
          <w:lang w:val="en-CA"/>
        </w:rPr>
        <w:t xml:space="preserve">+(64 − </w:t>
      </w:r>
      <w:r>
        <w:rPr>
          <w:i/>
          <w:szCs w:val="22"/>
          <w:lang w:val="en-CA"/>
        </w:rPr>
        <w:t>wL</w:t>
      </w:r>
      <w:r>
        <w:rPr>
          <w:szCs w:val="22"/>
          <w:lang w:val="en-CA"/>
        </w:rPr>
        <w:t xml:space="preserve"> − </w:t>
      </w:r>
      <w:r>
        <w:rPr>
          <w:i/>
          <w:szCs w:val="22"/>
          <w:lang w:val="en-CA"/>
        </w:rPr>
        <w:t>wT</w:t>
      </w:r>
      <w:r>
        <w:rPr>
          <w:szCs w:val="22"/>
          <w:lang w:val="en-CA"/>
        </w:rPr>
        <w:t>+</w:t>
      </w:r>
      <w:r>
        <w:rPr>
          <w:i/>
          <w:szCs w:val="22"/>
          <w:lang w:val="en-CA"/>
        </w:rPr>
        <w:t>wTL</w:t>
      </w:r>
      <w:r>
        <w:rPr>
          <w:szCs w:val="22"/>
          <w:lang w:val="en-CA"/>
        </w:rPr>
        <w:t>)×</w:t>
      </w:r>
      <w:r>
        <w:rPr>
          <w:i/>
          <w:szCs w:val="22"/>
          <w:lang w:val="en-CA"/>
        </w:rPr>
        <w:t>pred</w:t>
      </w:r>
      <w:r>
        <w:rPr>
          <w:szCs w:val="22"/>
          <w:lang w:val="en-CA"/>
        </w:rPr>
        <w:t>(</w:t>
      </w:r>
      <w:r>
        <w:rPr>
          <w:i/>
          <w:szCs w:val="22"/>
          <w:lang w:val="en-CA"/>
        </w:rPr>
        <w:t>x’</w:t>
      </w:r>
      <w:r>
        <w:rPr>
          <w:szCs w:val="22"/>
          <w:lang w:val="en-CA"/>
        </w:rPr>
        <w:t>,</w:t>
      </w:r>
      <w:r>
        <w:rPr>
          <w:i/>
          <w:szCs w:val="22"/>
          <w:lang w:val="en-CA"/>
        </w:rPr>
        <w:t>y’</w:t>
      </w:r>
      <w:r>
        <w:rPr>
          <w:szCs w:val="22"/>
          <w:lang w:val="en-CA"/>
        </w:rPr>
        <w:t>) + 32 )&gt;&gt;6</w:t>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8</w:t>
      </w:r>
      <w:r>
        <w:rPr>
          <w:szCs w:val="22"/>
          <w:lang w:val="en-CA"/>
        </w:rPr>
        <w:fldChar w:fldCharType="end"/>
      </w:r>
      <w:r>
        <w:rPr>
          <w:szCs w:val="22"/>
          <w:lang w:val="en-CA"/>
        </w:rPr>
        <w:t>)</w:t>
      </w:r>
    </w:p>
    <w:p>
      <w:pPr>
        <w:jc w:val="both"/>
        <w:rPr>
          <w:rFonts w:eastAsia="Malgun Gothic"/>
          <w:szCs w:val="22"/>
          <w:lang w:val="en-CA"/>
        </w:rPr>
      </w:pPr>
      <w:r>
        <w:rPr>
          <w:szCs w:val="22"/>
          <w:lang w:val="en-CA"/>
        </w:rPr>
        <w:t xml:space="preserve">where </w:t>
      </w:r>
      <w:r>
        <w:rPr>
          <w:i/>
          <w:szCs w:val="22"/>
          <w:lang w:val="en-CA"/>
        </w:rPr>
        <w:t>R</w:t>
      </w:r>
      <w:r>
        <w:rPr>
          <w:i/>
          <w:szCs w:val="22"/>
          <w:vertAlign w:val="subscript"/>
          <w:lang w:val="en-CA"/>
        </w:rPr>
        <w:t>x,</w:t>
      </w:r>
      <w:r>
        <w:rPr>
          <w:szCs w:val="22"/>
          <w:vertAlign w:val="subscript"/>
          <w:lang w:val="en-CA"/>
        </w:rPr>
        <w:t>−1</w:t>
      </w:r>
      <w:r>
        <w:rPr>
          <w:szCs w:val="22"/>
          <w:lang w:val="en-CA"/>
        </w:rPr>
        <w:t xml:space="preserve">, </w:t>
      </w:r>
      <w:r>
        <w:rPr>
          <w:i/>
          <w:szCs w:val="22"/>
          <w:lang w:val="en-CA"/>
        </w:rPr>
        <w:t>R</w:t>
      </w:r>
      <w:r>
        <w:rPr>
          <w:szCs w:val="22"/>
          <w:vertAlign w:val="subscript"/>
          <w:lang w:val="en-CA"/>
        </w:rPr>
        <w:t>−1</w:t>
      </w:r>
      <w:r>
        <w:rPr>
          <w:i/>
          <w:szCs w:val="22"/>
          <w:vertAlign w:val="subscript"/>
          <w:lang w:val="en-CA"/>
        </w:rPr>
        <w:t>,y</w:t>
      </w:r>
      <w:r>
        <w:rPr>
          <w:szCs w:val="22"/>
          <w:lang w:val="en-CA"/>
        </w:rPr>
        <w:t> represent the reference samples located at the top and left boundaries of current sample (</w:t>
      </w:r>
      <w:r>
        <w:rPr>
          <w:i/>
          <w:szCs w:val="22"/>
          <w:lang w:val="en-CA"/>
        </w:rPr>
        <w:t>x</w:t>
      </w:r>
      <w:r>
        <w:rPr>
          <w:szCs w:val="22"/>
          <w:lang w:val="en-CA"/>
        </w:rPr>
        <w:t xml:space="preserve">, </w:t>
      </w:r>
      <w:r>
        <w:rPr>
          <w:i/>
          <w:szCs w:val="22"/>
          <w:lang w:val="en-CA"/>
        </w:rPr>
        <w:t>y</w:t>
      </w:r>
      <w:r>
        <w:rPr>
          <w:szCs w:val="22"/>
          <w:lang w:val="en-CA"/>
        </w:rPr>
        <w:t xml:space="preserve">), respectively, and </w:t>
      </w:r>
      <w:r>
        <w:rPr>
          <w:i/>
          <w:szCs w:val="22"/>
          <w:lang w:val="en-CA"/>
        </w:rPr>
        <w:t>R</w:t>
      </w:r>
      <w:r>
        <w:rPr>
          <w:szCs w:val="22"/>
          <w:vertAlign w:val="subscript"/>
          <w:lang w:val="en-CA"/>
        </w:rPr>
        <w:t>−1</w:t>
      </w:r>
      <w:r>
        <w:rPr>
          <w:i/>
          <w:szCs w:val="22"/>
          <w:vertAlign w:val="subscript"/>
          <w:lang w:val="en-CA"/>
        </w:rPr>
        <w:t>,</w:t>
      </w:r>
      <w:r>
        <w:rPr>
          <w:szCs w:val="22"/>
          <w:vertAlign w:val="subscript"/>
          <w:lang w:val="en-CA"/>
        </w:rPr>
        <w:t>−1</w:t>
      </w:r>
      <w:r>
        <w:rPr>
          <w:szCs w:val="22"/>
          <w:lang w:val="en-CA"/>
        </w:rPr>
        <w:t> represents the reference sample located at the top-left corner of the current block.</w:t>
      </w:r>
    </w:p>
    <w:p>
      <w:pPr>
        <w:jc w:val="both"/>
        <w:rPr>
          <w:rFonts w:eastAsiaTheme="minorEastAsia"/>
          <w:szCs w:val="22"/>
          <w:lang w:val="en-CA" w:eastAsia="ko-KR"/>
        </w:rPr>
      </w:pPr>
      <w:r>
        <w:rPr>
          <w:szCs w:val="22"/>
          <w:lang w:val="en-CA"/>
        </w:rPr>
        <w:t>If PDPC is applied to DC, planar, horizontal, and vertical intra modes, additional boundary filters are not needed, as required in the case of HEVC DC mode boundary filter or horizontal/vertical mode edge filters.</w:t>
      </w:r>
      <w:r>
        <w:rPr>
          <w:rFonts w:hint="eastAsia" w:eastAsiaTheme="minorEastAsia"/>
          <w:szCs w:val="22"/>
          <w:lang w:val="en-CA" w:eastAsia="ko-KR"/>
        </w:rPr>
        <w:t xml:space="preserve"> PDPC process for DC and Planar modes is identical and clipping operation is avoided. For angular modes, </w:t>
      </w:r>
      <w:r>
        <w:t>pdpc scale factor</w:t>
      </w:r>
      <w:r>
        <w:rPr>
          <w:rFonts w:hint="eastAsia" w:eastAsiaTheme="minorEastAsia"/>
          <w:lang w:eastAsia="ko-KR"/>
        </w:rPr>
        <w:t xml:space="preserve"> is adjusted</w:t>
      </w:r>
      <w:r>
        <w:t xml:space="preserve"> such that range check is not needed and condition on angle to enable pdpc is removed (scale &gt;=0 is used)</w:t>
      </w:r>
      <w:r>
        <w:rPr>
          <w:rFonts w:hint="eastAsia" w:eastAsiaTheme="minorEastAsia"/>
          <w:lang w:eastAsia="ko-KR"/>
        </w:rPr>
        <w:t>. In addition, PDPC weight is based on 32 in all angular mode cases.</w:t>
      </w:r>
      <w:ins w:id="47" w:author="Jianle Chen" w:date="2020-03-22T19:23:00Z">
        <w:r>
          <w:rPr>
            <w:rFonts w:eastAsiaTheme="minorEastAsia"/>
            <w:lang w:eastAsia="ko-KR"/>
          </w:rPr>
          <w:t xml:space="preserve"> </w:t>
        </w:r>
      </w:ins>
      <w:ins w:id="48" w:author="Jianle Chen" w:date="2020-03-22T19:23:00Z">
        <w:r>
          <w:rPr>
            <w:szCs w:val="22"/>
          </w:rPr>
          <w:t xml:space="preserve">The PDPC weights are </w:t>
        </w:r>
      </w:ins>
      <w:ins w:id="49" w:author="Jianle Chen" w:date="2020-03-22T19:23:00Z">
        <w:r>
          <w:rPr>
            <w:rFonts w:hint="eastAsia"/>
            <w:szCs w:val="22"/>
          </w:rPr>
          <w:t xml:space="preserve">dependent on prediction modes </w:t>
        </w:r>
      </w:ins>
      <w:ins w:id="50" w:author="Jianle Chen" w:date="2020-03-22T19:23:00Z">
        <w:r>
          <w:rPr>
            <w:szCs w:val="22"/>
          </w:rPr>
          <w:t xml:space="preserve">and </w:t>
        </w:r>
      </w:ins>
      <w:ins w:id="51" w:author="Jianle Chen" w:date="2020-03-22T19:23:00Z">
        <w:r>
          <w:rPr>
            <w:rFonts w:hint="eastAsia"/>
            <w:szCs w:val="22"/>
          </w:rPr>
          <w:t xml:space="preserve">are shown in </w:t>
        </w:r>
      </w:ins>
      <w:ins w:id="52" w:author="Jianle Chen" w:date="2020-03-22T19:23:00Z">
        <w:r>
          <w:rPr>
            <w:rFonts w:eastAsiaTheme="minorEastAsia"/>
            <w:szCs w:val="22"/>
            <w:lang w:eastAsia="ko-KR"/>
          </w:rPr>
          <w:fldChar w:fldCharType="begin"/>
        </w:r>
      </w:ins>
      <w:ins w:id="53" w:author="Jianle Chen" w:date="2020-03-22T19:23:00Z">
        <w:r>
          <w:rPr>
            <w:szCs w:val="22"/>
          </w:rPr>
          <w:instrText xml:space="preserve"> </w:instrText>
        </w:r>
      </w:ins>
      <w:ins w:id="54" w:author="Jianle Chen" w:date="2020-03-22T19:23:00Z">
        <w:r>
          <w:rPr>
            <w:rFonts w:hint="eastAsia"/>
            <w:szCs w:val="22"/>
          </w:rPr>
          <w:instrText xml:space="preserve">REF _Ref521509196 \h</w:instrText>
        </w:r>
      </w:ins>
      <w:ins w:id="55" w:author="Jianle Chen" w:date="2020-03-22T19:23:00Z">
        <w:r>
          <w:rPr>
            <w:szCs w:val="22"/>
          </w:rPr>
          <w:instrText xml:space="preserve"> </w:instrText>
        </w:r>
      </w:ins>
      <w:ins w:id="56" w:author="Jianle Chen" w:date="2020-03-22T19:23:00Z">
        <w:r>
          <w:rPr>
            <w:rFonts w:eastAsiaTheme="minorEastAsia"/>
            <w:szCs w:val="22"/>
            <w:lang w:eastAsia="ko-KR"/>
          </w:rPr>
          <w:instrText xml:space="preserve"> \* MERGEFORMAT </w:instrText>
        </w:r>
      </w:ins>
      <w:ins w:id="57" w:author="Jianle Chen" w:date="2020-03-22T19:23:00Z">
        <w:r>
          <w:rPr>
            <w:rFonts w:eastAsiaTheme="minorEastAsia"/>
            <w:szCs w:val="22"/>
            <w:lang w:eastAsia="ko-KR"/>
          </w:rPr>
          <w:fldChar w:fldCharType="separate"/>
        </w:r>
      </w:ins>
      <w:ins w:id="58" w:author="Jianle Chen" w:date="2020-03-22T21:08:00Z">
        <w:r>
          <w:rPr>
            <w:szCs w:val="22"/>
            <w:lang w:val="en-GB"/>
          </w:rPr>
          <w:t>Table 3</w:t>
        </w:r>
        <w:r>
          <w:rPr>
            <w:szCs w:val="22"/>
            <w:lang w:val="en-GB"/>
          </w:rPr>
          <w:noBreakHyphen/>
        </w:r>
        <w:r>
          <w:rPr>
            <w:szCs w:val="22"/>
            <w:lang w:val="en-GB"/>
          </w:rPr>
          <w:t>5</w:t>
        </w:r>
      </w:ins>
      <w:ins w:id="59" w:author="Jianle Chen" w:date="2020-03-22T19:23:00Z">
        <w:r>
          <w:rPr>
            <w:rFonts w:eastAsiaTheme="minorEastAsia"/>
            <w:szCs w:val="22"/>
            <w:lang w:eastAsia="ko-KR"/>
          </w:rPr>
          <w:fldChar w:fldCharType="end"/>
        </w:r>
      </w:ins>
      <w:ins w:id="60" w:author="Jianle Chen" w:date="2020-03-22T19:23:00Z">
        <w:r>
          <w:rPr>
            <w:rFonts w:hint="eastAsia"/>
            <w:szCs w:val="22"/>
          </w:rPr>
          <w:t>.</w:t>
        </w:r>
      </w:ins>
      <w:ins w:id="61" w:author="Jianle Chen" w:date="2020-03-22T19:24:00Z">
        <w:r>
          <w:rPr>
            <w:szCs w:val="22"/>
          </w:rPr>
          <w:t xml:space="preserve"> PDPC is applied to the block with </w:t>
        </w:r>
      </w:ins>
      <w:ins w:id="62" w:author="Jianle Chen" w:date="2020-03-22T19:25:00Z">
        <w:r>
          <w:rPr>
            <w:szCs w:val="22"/>
          </w:rPr>
          <w:t>both width and height greater than or equal to 4.</w:t>
        </w:r>
      </w:ins>
    </w:p>
    <w:p>
      <w:pPr>
        <w:jc w:val="both"/>
        <w:rPr>
          <w:szCs w:val="22"/>
        </w:rPr>
      </w:pPr>
      <w:r>
        <w:rPr>
          <w:rFonts w:eastAsia="Malgun Gothic"/>
          <w:szCs w:val="22"/>
          <w:lang w:eastAsia="ko-KR"/>
        </w:rPr>
        <w:fldChar w:fldCharType="begin"/>
      </w:r>
      <w:r>
        <w:rPr>
          <w:rFonts w:eastAsia="Malgun Gothic"/>
          <w:szCs w:val="22"/>
          <w:lang w:eastAsia="ko-KR"/>
        </w:rPr>
        <w:instrText xml:space="preserve"> REF _Ref521508285 \h  \* MERGEFORMAT </w:instrText>
      </w:r>
      <w:r>
        <w:rPr>
          <w:rFonts w:eastAsia="Malgun Gothic"/>
          <w:szCs w:val="22"/>
          <w:lang w:eastAsia="ko-KR"/>
        </w:rPr>
        <w:fldChar w:fldCharType="separate"/>
      </w:r>
      <w:r>
        <w:rPr>
          <w:szCs w:val="22"/>
          <w:lang w:val="en-GB"/>
        </w:rPr>
        <w:t>Figure 17</w:t>
      </w:r>
      <w:r>
        <w:rPr>
          <w:rFonts w:eastAsia="Malgun Gothic"/>
          <w:szCs w:val="22"/>
          <w:lang w:eastAsia="ko-KR"/>
        </w:rPr>
        <w:fldChar w:fldCharType="end"/>
      </w:r>
      <w:r>
        <w:rPr>
          <w:szCs w:val="22"/>
        </w:rPr>
        <w:t xml:space="preserve"> illustrates the definition of reference samples </w:t>
      </w:r>
      <w:r>
        <w:rPr>
          <w:rFonts w:hint="eastAsia"/>
          <w:szCs w:val="22"/>
        </w:rPr>
        <w:t>(</w:t>
      </w:r>
      <w:r>
        <w:rPr>
          <w:i/>
          <w:szCs w:val="22"/>
          <w:lang w:val="en-CA"/>
        </w:rPr>
        <w:t>R</w:t>
      </w:r>
      <w:r>
        <w:rPr>
          <w:i/>
          <w:szCs w:val="22"/>
          <w:vertAlign w:val="subscript"/>
          <w:lang w:val="en-CA"/>
        </w:rPr>
        <w:t>x,</w:t>
      </w:r>
      <w:r>
        <w:rPr>
          <w:szCs w:val="22"/>
          <w:vertAlign w:val="subscript"/>
          <w:lang w:val="en-CA"/>
        </w:rPr>
        <w:t>−1</w:t>
      </w:r>
      <w:r>
        <w:rPr>
          <w:szCs w:val="22"/>
          <w:lang w:val="en-CA"/>
        </w:rPr>
        <w:t xml:space="preserve">, </w:t>
      </w:r>
      <w:r>
        <w:rPr>
          <w:i/>
          <w:szCs w:val="22"/>
          <w:lang w:val="en-CA"/>
        </w:rPr>
        <w:t>R</w:t>
      </w:r>
      <w:r>
        <w:rPr>
          <w:szCs w:val="22"/>
          <w:vertAlign w:val="subscript"/>
          <w:lang w:val="en-CA"/>
        </w:rPr>
        <w:t>−1</w:t>
      </w:r>
      <w:r>
        <w:rPr>
          <w:i/>
          <w:szCs w:val="22"/>
          <w:vertAlign w:val="subscript"/>
          <w:lang w:val="en-CA"/>
        </w:rPr>
        <w:t>,y</w:t>
      </w:r>
      <w:r>
        <w:rPr>
          <w:szCs w:val="22"/>
          <w:lang w:val="en-CA"/>
        </w:rPr>
        <w:t xml:space="preserve"> and </w:t>
      </w:r>
      <w:r>
        <w:rPr>
          <w:i/>
          <w:szCs w:val="22"/>
          <w:lang w:val="en-CA"/>
        </w:rPr>
        <w:t>R</w:t>
      </w:r>
      <w:r>
        <w:rPr>
          <w:szCs w:val="22"/>
          <w:vertAlign w:val="subscript"/>
          <w:lang w:val="en-CA"/>
        </w:rPr>
        <w:t>−1</w:t>
      </w:r>
      <w:r>
        <w:rPr>
          <w:i/>
          <w:szCs w:val="22"/>
          <w:vertAlign w:val="subscript"/>
          <w:lang w:val="en-CA"/>
        </w:rPr>
        <w:t>,</w:t>
      </w:r>
      <w:r>
        <w:rPr>
          <w:szCs w:val="22"/>
          <w:vertAlign w:val="subscript"/>
          <w:lang w:val="en-CA"/>
        </w:rPr>
        <w:t>−1</w:t>
      </w:r>
      <w:r>
        <w:rPr>
          <w:rFonts w:hint="eastAsia"/>
          <w:szCs w:val="22"/>
          <w:lang w:val="en-CA"/>
        </w:rPr>
        <w:t>)</w:t>
      </w:r>
      <w:r>
        <w:rPr>
          <w:szCs w:val="22"/>
          <w:lang w:val="en-CA"/>
        </w:rPr>
        <w:t xml:space="preserve"> for PDPC applied </w:t>
      </w:r>
      <w:r>
        <w:rPr>
          <w:rFonts w:hint="eastAsia"/>
          <w:szCs w:val="22"/>
          <w:lang w:val="en-CA"/>
        </w:rPr>
        <w:t>over various prediction modes</w:t>
      </w:r>
      <w:r>
        <w:rPr>
          <w:szCs w:val="22"/>
          <w:lang w:val="en-CA"/>
        </w:rPr>
        <w:t xml:space="preserve">. The prediction sample </w:t>
      </w:r>
      <w:r>
        <w:rPr>
          <w:i/>
          <w:szCs w:val="22"/>
        </w:rPr>
        <w:t>pred</w:t>
      </w:r>
      <w:r>
        <w:rPr>
          <w:szCs w:val="22"/>
        </w:rPr>
        <w:t>(</w:t>
      </w:r>
      <w:r>
        <w:rPr>
          <w:i/>
          <w:szCs w:val="22"/>
        </w:rPr>
        <w:t>x’</w:t>
      </w:r>
      <w:r>
        <w:rPr>
          <w:szCs w:val="22"/>
        </w:rPr>
        <w:t xml:space="preserve">, </w:t>
      </w:r>
      <w:r>
        <w:rPr>
          <w:i/>
          <w:szCs w:val="22"/>
        </w:rPr>
        <w:t>y’</w:t>
      </w:r>
      <w:r>
        <w:rPr>
          <w:szCs w:val="22"/>
        </w:rPr>
        <w:t>)</w:t>
      </w:r>
      <w:r>
        <w:rPr>
          <w:szCs w:val="22"/>
          <w:lang w:val="en-CA"/>
        </w:rPr>
        <w:t xml:space="preserve"> is located at </w:t>
      </w:r>
      <w:r>
        <w:rPr>
          <w:szCs w:val="22"/>
        </w:rPr>
        <w:t>(</w:t>
      </w:r>
      <w:r>
        <w:rPr>
          <w:i/>
          <w:szCs w:val="22"/>
        </w:rPr>
        <w:t>x’</w:t>
      </w:r>
      <w:r>
        <w:rPr>
          <w:szCs w:val="22"/>
        </w:rPr>
        <w:t xml:space="preserve">, </w:t>
      </w:r>
      <w:r>
        <w:rPr>
          <w:i/>
          <w:szCs w:val="22"/>
        </w:rPr>
        <w:t>y’</w:t>
      </w:r>
      <w:r>
        <w:rPr>
          <w:szCs w:val="22"/>
        </w:rPr>
        <w:t>)</w:t>
      </w:r>
      <w:r>
        <w:rPr>
          <w:szCs w:val="22"/>
          <w:lang w:val="en-CA"/>
        </w:rPr>
        <w:t xml:space="preserve"> within the prediction block. As an example, the coordinate </w:t>
      </w:r>
      <w:r>
        <w:rPr>
          <w:i/>
          <w:szCs w:val="22"/>
          <w:lang w:val="en-CA"/>
        </w:rPr>
        <w:t>x</w:t>
      </w:r>
      <w:r>
        <w:rPr>
          <w:szCs w:val="22"/>
          <w:lang w:val="en-CA"/>
        </w:rPr>
        <w:t xml:space="preserve"> of the reference sample </w:t>
      </w:r>
      <w:r>
        <w:rPr>
          <w:i/>
          <w:szCs w:val="22"/>
          <w:lang w:val="en-CA"/>
        </w:rPr>
        <w:t>R</w:t>
      </w:r>
      <w:r>
        <w:rPr>
          <w:i/>
          <w:szCs w:val="22"/>
          <w:vertAlign w:val="subscript"/>
          <w:lang w:val="en-CA"/>
        </w:rPr>
        <w:t>x,</w:t>
      </w:r>
      <w:r>
        <w:rPr>
          <w:szCs w:val="22"/>
          <w:vertAlign w:val="subscript"/>
          <w:lang w:val="en-CA"/>
        </w:rPr>
        <w:t>−1</w:t>
      </w:r>
      <w:r>
        <w:rPr>
          <w:szCs w:val="22"/>
          <w:lang w:val="en-CA"/>
        </w:rPr>
        <w:t xml:space="preserve"> is given by: </w:t>
      </w:r>
      <w:r>
        <w:rPr>
          <w:i/>
          <w:szCs w:val="22"/>
        </w:rPr>
        <w:t>x</w:t>
      </w:r>
      <w:r>
        <w:rPr>
          <w:szCs w:val="22"/>
        </w:rPr>
        <w:t xml:space="preserve"> = </w:t>
      </w:r>
      <w:r>
        <w:rPr>
          <w:i/>
          <w:szCs w:val="22"/>
        </w:rPr>
        <w:t>x’</w:t>
      </w:r>
      <w:r>
        <w:rPr>
          <w:szCs w:val="22"/>
        </w:rPr>
        <w:t xml:space="preserve"> + </w:t>
      </w:r>
      <w:r>
        <w:rPr>
          <w:i/>
          <w:szCs w:val="22"/>
        </w:rPr>
        <w:t>y’</w:t>
      </w:r>
      <w:r>
        <w:rPr>
          <w:szCs w:val="22"/>
        </w:rPr>
        <w:t xml:space="preserve"> + 1, and the coordinate </w:t>
      </w:r>
      <w:r>
        <w:rPr>
          <w:i/>
          <w:szCs w:val="22"/>
        </w:rPr>
        <w:t>y</w:t>
      </w:r>
      <w:r>
        <w:rPr>
          <w:szCs w:val="22"/>
        </w:rPr>
        <w:t xml:space="preserve"> of the reference sample </w:t>
      </w:r>
      <w:r>
        <w:rPr>
          <w:i/>
          <w:szCs w:val="22"/>
          <w:lang w:val="en-CA"/>
        </w:rPr>
        <w:t>R</w:t>
      </w:r>
      <w:r>
        <w:rPr>
          <w:szCs w:val="22"/>
          <w:vertAlign w:val="subscript"/>
          <w:lang w:val="en-CA"/>
        </w:rPr>
        <w:t>−1</w:t>
      </w:r>
      <w:r>
        <w:rPr>
          <w:i/>
          <w:szCs w:val="22"/>
          <w:vertAlign w:val="subscript"/>
          <w:lang w:val="en-CA"/>
        </w:rPr>
        <w:t>,y</w:t>
      </w:r>
      <w:r>
        <w:rPr>
          <w:szCs w:val="22"/>
          <w:lang w:val="en-CA"/>
        </w:rPr>
        <w:t xml:space="preserve"> is similarly given by: </w:t>
      </w:r>
      <w:r>
        <w:rPr>
          <w:i/>
          <w:szCs w:val="22"/>
        </w:rPr>
        <w:t>y</w:t>
      </w:r>
      <w:r>
        <w:rPr>
          <w:szCs w:val="22"/>
        </w:rPr>
        <w:t xml:space="preserve"> = </w:t>
      </w:r>
      <w:r>
        <w:rPr>
          <w:i/>
          <w:szCs w:val="22"/>
        </w:rPr>
        <w:t>x’</w:t>
      </w:r>
      <w:r>
        <w:rPr>
          <w:szCs w:val="22"/>
        </w:rPr>
        <w:t xml:space="preserve"> + </w:t>
      </w:r>
      <w:r>
        <w:rPr>
          <w:i/>
          <w:szCs w:val="22"/>
        </w:rPr>
        <w:t>y’</w:t>
      </w:r>
      <w:r>
        <w:rPr>
          <w:szCs w:val="22"/>
        </w:rPr>
        <w:t xml:space="preserve"> + 1 for the diagonal modes. For the other annular mode, </w:t>
      </w:r>
      <w:r>
        <w:rPr>
          <w:szCs w:val="22"/>
          <w:lang w:val="en-CA"/>
        </w:rPr>
        <w:t xml:space="preserve">the reference samples </w:t>
      </w:r>
      <w:r>
        <w:rPr>
          <w:i/>
          <w:szCs w:val="22"/>
          <w:lang w:val="en-CA"/>
        </w:rPr>
        <w:t>R</w:t>
      </w:r>
      <w:r>
        <w:rPr>
          <w:i/>
          <w:szCs w:val="22"/>
          <w:vertAlign w:val="subscript"/>
          <w:lang w:val="en-CA"/>
        </w:rPr>
        <w:t>x,</w:t>
      </w:r>
      <w:r>
        <w:rPr>
          <w:szCs w:val="22"/>
          <w:vertAlign w:val="subscript"/>
          <w:lang w:val="en-CA"/>
        </w:rPr>
        <w:t xml:space="preserve">−1 </w:t>
      </w:r>
      <w:r>
        <w:rPr>
          <w:szCs w:val="22"/>
          <w:lang w:val="en-CA"/>
        </w:rPr>
        <w:t>and</w:t>
      </w:r>
      <w:r>
        <w:rPr>
          <w:szCs w:val="22"/>
          <w:vertAlign w:val="subscript"/>
          <w:lang w:val="en-CA"/>
        </w:rPr>
        <w:t xml:space="preserve"> </w:t>
      </w:r>
      <w:r>
        <w:rPr>
          <w:i/>
          <w:szCs w:val="22"/>
          <w:lang w:val="en-CA"/>
        </w:rPr>
        <w:t>R</w:t>
      </w:r>
      <w:r>
        <w:rPr>
          <w:szCs w:val="22"/>
          <w:vertAlign w:val="subscript"/>
          <w:lang w:val="en-CA"/>
        </w:rPr>
        <w:t>−1</w:t>
      </w:r>
      <w:r>
        <w:rPr>
          <w:i/>
          <w:szCs w:val="22"/>
          <w:vertAlign w:val="subscript"/>
          <w:lang w:val="en-CA"/>
        </w:rPr>
        <w:t>,y</w:t>
      </w:r>
      <w:r>
        <w:rPr>
          <w:i/>
          <w:szCs w:val="22"/>
          <w:lang w:val="en-CA"/>
        </w:rPr>
        <w:t xml:space="preserve"> </w:t>
      </w:r>
      <w:r>
        <w:rPr>
          <w:szCs w:val="22"/>
          <w:lang w:val="en-CA"/>
        </w:rPr>
        <w:t>could be located in fractional sample position. In this case, the sample value of the nearest integer sample location is used.</w:t>
      </w:r>
    </w:p>
    <w:tbl>
      <w:tblPr>
        <w:tblStyle w:val="30"/>
        <w:tblW w:w="9350" w:type="dxa"/>
        <w:tblInd w:w="0" w:type="dxa"/>
        <w:tblLayout w:type="fixed"/>
        <w:tblCellMar>
          <w:top w:w="0" w:type="dxa"/>
          <w:left w:w="108" w:type="dxa"/>
          <w:bottom w:w="0" w:type="dxa"/>
          <w:right w:w="108" w:type="dxa"/>
        </w:tblCellMar>
      </w:tblPr>
      <w:tblGrid>
        <w:gridCol w:w="4675"/>
        <w:gridCol w:w="4675"/>
      </w:tblGrid>
      <w:tr>
        <w:tblPrEx>
          <w:tblLayout w:type="fixed"/>
          <w:tblCellMar>
            <w:top w:w="0" w:type="dxa"/>
            <w:left w:w="108" w:type="dxa"/>
            <w:bottom w:w="0" w:type="dxa"/>
            <w:right w:w="108" w:type="dxa"/>
          </w:tblCellMar>
        </w:tblPrEx>
        <w:tc>
          <w:tcPr>
            <w:tcW w:w="4675" w:type="dxa"/>
          </w:tcPr>
          <w:p>
            <w:pPr>
              <w:keepNext/>
              <w:keepLines/>
              <w:rPr>
                <w:szCs w:val="22"/>
              </w:rPr>
            </w:pPr>
            <w:r>
              <w:rPr>
                <w:szCs w:val="22"/>
                <w:lang w:eastAsia="zh-CN"/>
              </w:rPr>
              <w:drawing>
                <wp:inline distT="0" distB="0" distL="0" distR="0">
                  <wp:extent cx="2392045" cy="2194560"/>
                  <wp:effectExtent l="0" t="0" r="8255"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392045" cy="2194560"/>
                          </a:xfrm>
                          <a:prstGeom prst="rect">
                            <a:avLst/>
                          </a:prstGeom>
                          <a:noFill/>
                          <a:ln>
                            <a:noFill/>
                          </a:ln>
                        </pic:spPr>
                      </pic:pic>
                    </a:graphicData>
                  </a:graphic>
                </wp:inline>
              </w:drawing>
            </w:r>
          </w:p>
          <w:p>
            <w:pPr>
              <w:keepNext/>
              <w:keepLines/>
              <w:numPr>
                <w:ilvl w:val="0"/>
                <w:numId w:val="12"/>
              </w:numPr>
              <w:tabs>
                <w:tab w:val="left" w:pos="1800"/>
                <w:tab w:val="left" w:pos="2160"/>
                <w:tab w:val="left" w:pos="2520"/>
                <w:tab w:val="left" w:pos="2880"/>
                <w:tab w:val="left" w:pos="3240"/>
                <w:tab w:val="left" w:pos="3600"/>
                <w:tab w:val="left" w:pos="3960"/>
                <w:tab w:val="left" w:pos="4320"/>
              </w:tabs>
              <w:jc w:val="both"/>
              <w:rPr>
                <w:szCs w:val="22"/>
              </w:rPr>
            </w:pPr>
            <w:r>
              <w:rPr>
                <w:szCs w:val="22"/>
              </w:rPr>
              <w:t>Diagonal top-right mode</w:t>
            </w:r>
          </w:p>
        </w:tc>
        <w:tc>
          <w:tcPr>
            <w:tcW w:w="4675" w:type="dxa"/>
          </w:tcPr>
          <w:p>
            <w:pPr>
              <w:keepNext/>
              <w:keepLines/>
              <w:rPr>
                <w:szCs w:val="22"/>
              </w:rPr>
            </w:pPr>
            <w:r>
              <w:rPr>
                <w:szCs w:val="22"/>
                <w:lang w:eastAsia="zh-CN"/>
              </w:rPr>
              <w:drawing>
                <wp:inline distT="0" distB="0" distL="0" distR="0">
                  <wp:extent cx="2399665" cy="2216785"/>
                  <wp:effectExtent l="0" t="0" r="63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399665" cy="2216785"/>
                          </a:xfrm>
                          <a:prstGeom prst="rect">
                            <a:avLst/>
                          </a:prstGeom>
                          <a:noFill/>
                          <a:ln>
                            <a:noFill/>
                          </a:ln>
                        </pic:spPr>
                      </pic:pic>
                    </a:graphicData>
                  </a:graphic>
                </wp:inline>
              </w:drawing>
            </w:r>
          </w:p>
          <w:p>
            <w:pPr>
              <w:keepNext/>
              <w:keepLines/>
              <w:numPr>
                <w:ilvl w:val="0"/>
                <w:numId w:val="12"/>
              </w:numPr>
              <w:tabs>
                <w:tab w:val="left" w:pos="1800"/>
                <w:tab w:val="left" w:pos="2160"/>
                <w:tab w:val="left" w:pos="2520"/>
                <w:tab w:val="left" w:pos="2880"/>
                <w:tab w:val="left" w:pos="3240"/>
                <w:tab w:val="left" w:pos="3600"/>
                <w:tab w:val="left" w:pos="3960"/>
                <w:tab w:val="left" w:pos="4320"/>
              </w:tabs>
              <w:jc w:val="both"/>
              <w:rPr>
                <w:szCs w:val="22"/>
              </w:rPr>
            </w:pPr>
            <w:r>
              <w:rPr>
                <w:szCs w:val="22"/>
              </w:rPr>
              <w:t>Diagonal bottom-left mode</w:t>
            </w:r>
          </w:p>
        </w:tc>
      </w:tr>
      <w:tr>
        <w:tblPrEx>
          <w:tblLayout w:type="fixed"/>
          <w:tblCellMar>
            <w:top w:w="0" w:type="dxa"/>
            <w:left w:w="108" w:type="dxa"/>
            <w:bottom w:w="0" w:type="dxa"/>
            <w:right w:w="108" w:type="dxa"/>
          </w:tblCellMar>
        </w:tblPrEx>
        <w:tc>
          <w:tcPr>
            <w:tcW w:w="4675" w:type="dxa"/>
          </w:tcPr>
          <w:p>
            <w:pPr>
              <w:keepNext/>
              <w:keepLines/>
              <w:rPr>
                <w:szCs w:val="22"/>
              </w:rPr>
            </w:pPr>
            <w:r>
              <w:rPr>
                <w:szCs w:val="22"/>
                <w:lang w:eastAsia="zh-CN"/>
              </w:rPr>
              <w:drawing>
                <wp:inline distT="0" distB="0" distL="0" distR="0">
                  <wp:extent cx="2531110" cy="2355215"/>
                  <wp:effectExtent l="0" t="0" r="2540" b="6985"/>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531110" cy="2355215"/>
                          </a:xfrm>
                          <a:prstGeom prst="rect">
                            <a:avLst/>
                          </a:prstGeom>
                          <a:noFill/>
                          <a:ln>
                            <a:noFill/>
                          </a:ln>
                        </pic:spPr>
                      </pic:pic>
                    </a:graphicData>
                  </a:graphic>
                </wp:inline>
              </w:drawing>
            </w:r>
          </w:p>
          <w:p>
            <w:pPr>
              <w:keepNext/>
              <w:keepLines/>
              <w:tabs>
                <w:tab w:val="left" w:pos="1800"/>
                <w:tab w:val="left" w:pos="2160"/>
                <w:tab w:val="left" w:pos="2520"/>
                <w:tab w:val="left" w:pos="2880"/>
                <w:tab w:val="left" w:pos="3240"/>
                <w:tab w:val="left" w:pos="3600"/>
                <w:tab w:val="left" w:pos="3960"/>
                <w:tab w:val="left" w:pos="4320"/>
              </w:tabs>
              <w:ind w:left="720"/>
              <w:jc w:val="both"/>
              <w:rPr>
                <w:szCs w:val="22"/>
              </w:rPr>
            </w:pPr>
            <w:r>
              <w:rPr>
                <w:rFonts w:hint="eastAsia" w:eastAsiaTheme="minorEastAsia"/>
                <w:szCs w:val="22"/>
                <w:lang w:eastAsia="ko-KR"/>
              </w:rPr>
              <w:t xml:space="preserve">(c) </w:t>
            </w:r>
            <w:r>
              <w:rPr>
                <w:szCs w:val="22"/>
              </w:rPr>
              <w:t>Adjacent diagonal top-right mode</w:t>
            </w:r>
          </w:p>
        </w:tc>
        <w:tc>
          <w:tcPr>
            <w:tcW w:w="4675" w:type="dxa"/>
          </w:tcPr>
          <w:p>
            <w:pPr>
              <w:keepNext/>
              <w:keepLines/>
              <w:rPr>
                <w:rFonts w:eastAsiaTheme="minorEastAsia"/>
                <w:szCs w:val="22"/>
                <w:lang w:eastAsia="ko-KR"/>
              </w:rPr>
            </w:pPr>
            <w:r>
              <w:rPr>
                <w:szCs w:val="22"/>
                <w:lang w:eastAsia="zh-CN"/>
              </w:rPr>
              <w:drawing>
                <wp:inline distT="0" distB="0" distL="0" distR="0">
                  <wp:extent cx="2560320" cy="2385060"/>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560320" cy="2385060"/>
                          </a:xfrm>
                          <a:prstGeom prst="rect">
                            <a:avLst/>
                          </a:prstGeom>
                          <a:noFill/>
                          <a:ln>
                            <a:noFill/>
                          </a:ln>
                        </pic:spPr>
                      </pic:pic>
                    </a:graphicData>
                  </a:graphic>
                </wp:inline>
              </w:drawing>
            </w:r>
          </w:p>
          <w:p>
            <w:pPr>
              <w:pStyle w:val="46"/>
              <w:keepNext/>
              <w:keepLines/>
              <w:numPr>
                <w:ilvl w:val="0"/>
                <w:numId w:val="13"/>
              </w:numPr>
              <w:tabs>
                <w:tab w:val="left" w:pos="1800"/>
                <w:tab w:val="left" w:pos="2160"/>
                <w:tab w:val="left" w:pos="2520"/>
                <w:tab w:val="left" w:pos="2880"/>
                <w:tab w:val="left" w:pos="3240"/>
                <w:tab w:val="left" w:pos="3600"/>
                <w:tab w:val="left" w:pos="3960"/>
                <w:tab w:val="left" w:pos="4320"/>
              </w:tabs>
              <w:spacing w:before="136"/>
              <w:rPr>
                <w:szCs w:val="22"/>
              </w:rPr>
            </w:pPr>
            <w:r>
              <w:rPr>
                <w:sz w:val="22"/>
                <w:szCs w:val="22"/>
              </w:rPr>
              <w:t>Adjacent diagonal bottom-left mode</w:t>
            </w:r>
          </w:p>
        </w:tc>
      </w:tr>
    </w:tbl>
    <w:p>
      <w:pPr>
        <w:keepNext/>
        <w:keepLines/>
        <w:jc w:val="center"/>
        <w:rPr>
          <w:rFonts w:eastAsia="Malgun Gothic"/>
          <w:b/>
          <w:iCs/>
          <w:sz w:val="20"/>
        </w:rPr>
      </w:pPr>
      <w:bookmarkStart w:id="101" w:name="_Ref521508285"/>
      <w:bookmarkStart w:id="102" w:name="_Ref518309243"/>
      <w:r>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Pr>
          <w:b/>
          <w:sz w:val="20"/>
          <w:lang w:val="en-GB"/>
        </w:rPr>
        <w:t>17</w:t>
      </w:r>
      <w:r>
        <w:rPr>
          <w:b/>
          <w:sz w:val="20"/>
          <w:lang w:val="en-GB"/>
        </w:rPr>
        <w:fldChar w:fldCharType="end"/>
      </w:r>
      <w:bookmarkEnd w:id="101"/>
      <w:r>
        <w:rPr>
          <w:b/>
          <w:sz w:val="20"/>
          <w:lang w:val="en-GB"/>
        </w:rPr>
        <w:t xml:space="preserve"> </w:t>
      </w:r>
      <w:r>
        <w:rPr>
          <w:rFonts w:hint="eastAsia"/>
          <w:b/>
          <w:sz w:val="20"/>
        </w:rPr>
        <w:t>-</w:t>
      </w:r>
      <w:bookmarkEnd w:id="102"/>
      <w:r>
        <w:rPr>
          <w:b/>
          <w:iCs/>
          <w:sz w:val="20"/>
        </w:rPr>
        <w:t xml:space="preserve"> Definition of samples used by PDPC applied to diagonal and adjacent angular intra modes.</w:t>
      </w:r>
    </w:p>
    <w:p>
      <w:pPr>
        <w:rPr>
          <w:del w:id="63" w:author="Jianle Chen" w:date="2020-03-22T19:25:00Z"/>
          <w:szCs w:val="22"/>
        </w:rPr>
      </w:pPr>
      <w:del w:id="64" w:author="Jianle Chen" w:date="2020-03-22T19:22:00Z">
        <w:r>
          <w:rPr>
            <w:szCs w:val="22"/>
          </w:rPr>
          <w:delText xml:space="preserve">The PDPC weights are </w:delText>
        </w:r>
      </w:del>
      <w:del w:id="65" w:author="Jianle Chen" w:date="2020-03-22T19:22:00Z">
        <w:r>
          <w:rPr>
            <w:rFonts w:hint="eastAsia"/>
            <w:szCs w:val="22"/>
          </w:rPr>
          <w:delText xml:space="preserve">dependent on prediction modes </w:delText>
        </w:r>
      </w:del>
      <w:del w:id="66" w:author="Jianle Chen" w:date="2020-03-22T19:22:00Z">
        <w:r>
          <w:rPr>
            <w:szCs w:val="22"/>
          </w:rPr>
          <w:delText xml:space="preserve">and </w:delText>
        </w:r>
      </w:del>
      <w:del w:id="67" w:author="Jianle Chen" w:date="2020-03-22T19:22:00Z">
        <w:r>
          <w:rPr>
            <w:rFonts w:hint="eastAsia"/>
            <w:szCs w:val="22"/>
          </w:rPr>
          <w:delText xml:space="preserve">are shown in </w:delText>
        </w:r>
      </w:del>
      <w:del w:id="68" w:author="Jianle Chen" w:date="2020-03-22T18:45:00Z">
        <w:r>
          <w:rPr>
            <w:rFonts w:hint="eastAsia" w:eastAsiaTheme="minorEastAsia"/>
            <w:szCs w:val="22"/>
            <w:lang w:eastAsia="ko-KR"/>
          </w:rPr>
          <w:delText>4</w:delText>
        </w:r>
      </w:del>
      <w:del w:id="69" w:author="Jianle Chen" w:date="2020-03-22T19:22:00Z">
        <w:r>
          <w:rPr>
            <w:rFonts w:hint="eastAsia"/>
            <w:szCs w:val="22"/>
          </w:rPr>
          <w:delText>.</w:delText>
        </w:r>
      </w:del>
      <w:del w:id="70" w:author="Jianle Chen" w:date="2020-03-22T19:22:00Z">
        <w:r>
          <w:rPr>
            <w:szCs w:val="22"/>
          </w:rPr>
          <w:delText xml:space="preserve"> </w:delText>
        </w:r>
      </w:del>
      <w:ins w:id="71" w:author="seunghwan3.kim" w:date="2020-03-19T21:06:00Z">
        <w:del w:id="72" w:author="Jianle Chen" w:date="2020-03-22T19:25:00Z">
          <w:r>
            <w:rPr>
              <w:lang w:eastAsia="ko-KR"/>
            </w:rPr>
            <w:delText xml:space="preserve">Considering that 2xN chroma blocks </w:delText>
          </w:r>
        </w:del>
      </w:ins>
      <w:ins w:id="73" w:author="seunghwan3.kim" w:date="2020-03-19T21:07:00Z">
        <w:del w:id="74" w:author="Jianle Chen" w:date="2020-03-22T19:25:00Z">
          <w:r>
            <w:rPr>
              <w:lang w:eastAsia="ko-KR"/>
            </w:rPr>
            <w:delText>do not exist</w:delText>
          </w:r>
        </w:del>
      </w:ins>
      <w:ins w:id="75" w:author="seunghwan3.kim" w:date="2020-03-19T21:06:00Z">
        <w:del w:id="76" w:author="Jianle Chen" w:date="2020-03-22T19:25:00Z">
          <w:r>
            <w:rPr>
              <w:lang w:eastAsia="ko-KR"/>
            </w:rPr>
            <w:delText xml:space="preserve"> in chroma intra prediction, and PDPC is applied to luma block which is greater than or equal to 4x4, PDPC condition is different for Nx2 blocks according to luma and chroma intra prediction. </w:delText>
          </w:r>
        </w:del>
      </w:ins>
      <w:ins w:id="77" w:author="seunghwan3.kim" w:date="2020-03-19T21:07:00Z">
        <w:del w:id="78" w:author="Jianle Chen" w:date="2020-03-22T19:25:00Z">
          <w:r>
            <w:rPr>
              <w:lang w:eastAsia="ko-KR"/>
            </w:rPr>
            <w:delText xml:space="preserve">Hence, </w:delText>
          </w:r>
        </w:del>
      </w:ins>
      <w:ins w:id="79" w:author="seunghwan3.kim" w:date="2020-03-19T21:06:00Z">
        <w:del w:id="80" w:author="Jianle Chen" w:date="2020-03-22T19:25:00Z">
          <w:r>
            <w:rPr>
              <w:lang w:eastAsia="ko-KR"/>
            </w:rPr>
            <w:delText xml:space="preserve">chroma Nx2 blocks </w:delText>
          </w:r>
        </w:del>
      </w:ins>
      <w:ins w:id="81" w:author="seunghwan3.kim" w:date="2020-03-19T21:07:00Z">
        <w:del w:id="82" w:author="Jianle Chen" w:date="2020-03-22T19:25:00Z">
          <w:r>
            <w:rPr>
              <w:lang w:eastAsia="ko-KR"/>
            </w:rPr>
            <w:delText xml:space="preserve">is removed </w:delText>
          </w:r>
        </w:del>
      </w:ins>
      <w:ins w:id="83" w:author="seunghwan3.kim" w:date="2020-03-19T21:06:00Z">
        <w:del w:id="84" w:author="Jianle Chen" w:date="2020-03-22T19:25:00Z">
          <w:r>
            <w:rPr>
              <w:lang w:eastAsia="ko-KR"/>
            </w:rPr>
            <w:delText>in PDPC.</w:delText>
          </w:r>
        </w:del>
      </w:ins>
    </w:p>
    <w:p>
      <w:pPr>
        <w:jc w:val="center"/>
        <w:rPr>
          <w:b/>
          <w:sz w:val="20"/>
        </w:rPr>
      </w:pPr>
      <w:bookmarkStart w:id="103" w:name="_Ref521509196"/>
      <w:r>
        <w:rPr>
          <w:b/>
          <w:sz w:val="20"/>
          <w:lang w:val="en-GB"/>
        </w:rPr>
        <w:t>Table </w:t>
      </w:r>
      <w:r>
        <w:rPr>
          <w:b/>
          <w:sz w:val="20"/>
          <w:lang w:val="en-GB"/>
        </w:rPr>
        <w:fldChar w:fldCharType="begin"/>
      </w:r>
      <w:r>
        <w:rPr>
          <w:b/>
          <w:sz w:val="20"/>
          <w:lang w:val="en-GB"/>
        </w:rPr>
        <w:instrText xml:space="preserve"> STYLEREF 1 \s </w:instrText>
      </w:r>
      <w:r>
        <w:rPr>
          <w:b/>
          <w:sz w:val="20"/>
          <w:lang w:val="en-GB"/>
        </w:rPr>
        <w:fldChar w:fldCharType="separate"/>
      </w:r>
      <w:r>
        <w:rPr>
          <w:b/>
          <w:sz w:val="20"/>
          <w:lang w:val="en-GB"/>
        </w:rPr>
        <w:t>3</w:t>
      </w:r>
      <w:r>
        <w:rPr>
          <w:b/>
          <w:sz w:val="20"/>
          <w:lang w:val="en-GB"/>
        </w:rPr>
        <w:fldChar w:fldCharType="end"/>
      </w:r>
      <w:r>
        <w:rPr>
          <w:b/>
          <w:sz w:val="20"/>
          <w:lang w:val="en-GB"/>
        </w:rPr>
        <w:noBreakHyphen/>
      </w:r>
      <w:r>
        <w:rPr>
          <w:b/>
          <w:sz w:val="20"/>
          <w:lang w:val="en-GB"/>
        </w:rPr>
        <w:fldChar w:fldCharType="begin"/>
      </w:r>
      <w:r>
        <w:rPr>
          <w:b/>
          <w:sz w:val="20"/>
          <w:lang w:val="en-GB"/>
        </w:rPr>
        <w:instrText xml:space="preserve"> SEQ Table \* ARABIC \s 1 </w:instrText>
      </w:r>
      <w:r>
        <w:rPr>
          <w:b/>
          <w:sz w:val="20"/>
          <w:lang w:val="en-GB"/>
        </w:rPr>
        <w:fldChar w:fldCharType="separate"/>
      </w:r>
      <w:r>
        <w:rPr>
          <w:b/>
          <w:sz w:val="20"/>
          <w:lang w:val="en-GB"/>
        </w:rPr>
        <w:t>5</w:t>
      </w:r>
      <w:r>
        <w:rPr>
          <w:b/>
          <w:sz w:val="20"/>
          <w:lang w:val="en-GB"/>
        </w:rPr>
        <w:fldChar w:fldCharType="end"/>
      </w:r>
      <w:bookmarkEnd w:id="103"/>
      <w:r>
        <w:rPr>
          <w:b/>
          <w:sz w:val="20"/>
          <w:lang w:val="en-GB"/>
        </w:rPr>
        <w:t xml:space="preserve"> </w:t>
      </w:r>
      <w:r>
        <w:rPr>
          <w:rFonts w:hint="eastAsia"/>
          <w:b/>
          <w:sz w:val="20"/>
        </w:rPr>
        <w:t>- Example of PDPC weights according to prediction modes</w:t>
      </w:r>
    </w:p>
    <w:tbl>
      <w:tblPr>
        <w:tblStyle w:val="30"/>
        <w:tblW w:w="91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5"/>
        <w:gridCol w:w="2633"/>
        <w:gridCol w:w="2610"/>
        <w:gridCol w:w="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75" w:type="dxa"/>
            <w:shd w:val="clear" w:color="auto" w:fill="auto"/>
          </w:tcPr>
          <w:p>
            <w:pPr>
              <w:jc w:val="center"/>
            </w:pPr>
            <w:r>
              <w:t>Prediction modes</w:t>
            </w:r>
          </w:p>
        </w:tc>
        <w:tc>
          <w:tcPr>
            <w:tcW w:w="2633" w:type="dxa"/>
            <w:shd w:val="clear" w:color="auto" w:fill="auto"/>
          </w:tcPr>
          <w:p>
            <w:pPr>
              <w:jc w:val="center"/>
            </w:pPr>
            <w:r>
              <w:t>wT</w:t>
            </w:r>
          </w:p>
        </w:tc>
        <w:tc>
          <w:tcPr>
            <w:tcW w:w="2610" w:type="dxa"/>
            <w:shd w:val="clear" w:color="auto" w:fill="auto"/>
          </w:tcPr>
          <w:p>
            <w:pPr>
              <w:jc w:val="center"/>
            </w:pPr>
            <w:r>
              <w:t>wL</w:t>
            </w:r>
          </w:p>
        </w:tc>
        <w:tc>
          <w:tcPr>
            <w:tcW w:w="990" w:type="dxa"/>
            <w:shd w:val="clear" w:color="auto" w:fill="auto"/>
          </w:tcPr>
          <w:p>
            <w:pPr>
              <w:jc w:val="center"/>
            </w:pPr>
            <w:r>
              <w:t>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75" w:type="dxa"/>
            <w:shd w:val="clear" w:color="auto" w:fill="auto"/>
          </w:tcPr>
          <w:p>
            <w:r>
              <w:t>Diagonal top-right</w:t>
            </w:r>
          </w:p>
        </w:tc>
        <w:tc>
          <w:tcPr>
            <w:tcW w:w="2633" w:type="dxa"/>
            <w:shd w:val="clear" w:color="auto" w:fill="auto"/>
          </w:tcPr>
          <w:p>
            <w:pPr>
              <w:jc w:val="center"/>
            </w:pPr>
            <w:r>
              <w:rPr>
                <w:lang w:val="en-GB"/>
              </w:rPr>
              <w:t xml:space="preserve">16 &gt;&gt; ( ( </w:t>
            </w:r>
            <w:r>
              <w:rPr>
                <w:i/>
                <w:lang w:val="en-GB"/>
              </w:rPr>
              <w:t>y’</w:t>
            </w:r>
            <w:r>
              <w:rPr>
                <w:lang w:val="en-GB"/>
              </w:rPr>
              <w:t xml:space="preserve">&lt;&lt;1 ) &gt;&gt; </w:t>
            </w:r>
            <w:r>
              <w:rPr>
                <w:i/>
                <w:lang w:val="en-GB"/>
              </w:rPr>
              <w:t>shift</w:t>
            </w:r>
            <w:r>
              <w:rPr>
                <w:lang w:val="en-GB"/>
              </w:rPr>
              <w:t>)</w:t>
            </w:r>
          </w:p>
        </w:tc>
        <w:tc>
          <w:tcPr>
            <w:tcW w:w="2610" w:type="dxa"/>
            <w:shd w:val="clear" w:color="auto" w:fill="auto"/>
          </w:tcPr>
          <w:p>
            <w:pPr>
              <w:jc w:val="center"/>
            </w:pPr>
            <w:r>
              <w:rPr>
                <w:lang w:val="en-GB"/>
              </w:rPr>
              <w:t xml:space="preserve">16 &gt;&gt; ( ( </w:t>
            </w:r>
            <w:r>
              <w:rPr>
                <w:i/>
                <w:lang w:val="en-GB"/>
              </w:rPr>
              <w:t>x’</w:t>
            </w:r>
            <w:r>
              <w:rPr>
                <w:lang w:val="en-GB"/>
              </w:rPr>
              <w:t xml:space="preserve">&lt;&lt;1 ) &gt;&gt; </w:t>
            </w:r>
            <w:r>
              <w:rPr>
                <w:i/>
                <w:lang w:val="en-GB"/>
              </w:rPr>
              <w:t>shift</w:t>
            </w:r>
            <w:r>
              <w:rPr>
                <w:lang w:val="en-GB"/>
              </w:rPr>
              <w:t>)</w:t>
            </w:r>
          </w:p>
        </w:tc>
        <w:tc>
          <w:tcPr>
            <w:tcW w:w="990" w:type="dxa"/>
            <w:shd w:val="clear" w:color="auto" w:fill="auto"/>
          </w:tcPr>
          <w:p>
            <w:pPr>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75" w:type="dxa"/>
            <w:shd w:val="clear" w:color="auto" w:fill="auto"/>
          </w:tcPr>
          <w:p>
            <w:r>
              <w:t>Diagonal bottom-left</w:t>
            </w:r>
          </w:p>
        </w:tc>
        <w:tc>
          <w:tcPr>
            <w:tcW w:w="2633" w:type="dxa"/>
            <w:shd w:val="clear" w:color="auto" w:fill="auto"/>
          </w:tcPr>
          <w:p>
            <w:pPr>
              <w:jc w:val="center"/>
            </w:pPr>
            <w:r>
              <w:rPr>
                <w:lang w:val="en-GB"/>
              </w:rPr>
              <w:t xml:space="preserve">16 &gt;&gt; ( ( </w:t>
            </w:r>
            <w:r>
              <w:rPr>
                <w:i/>
                <w:lang w:val="en-GB"/>
              </w:rPr>
              <w:t>y’</w:t>
            </w:r>
            <w:r>
              <w:rPr>
                <w:lang w:val="en-GB"/>
              </w:rPr>
              <w:t xml:space="preserve">&lt;&lt;1 ) &gt;&gt; </w:t>
            </w:r>
            <w:r>
              <w:rPr>
                <w:i/>
                <w:lang w:val="en-GB"/>
              </w:rPr>
              <w:t>shift</w:t>
            </w:r>
            <w:r>
              <w:rPr>
                <w:lang w:val="en-GB"/>
              </w:rPr>
              <w:t xml:space="preserve"> )</w:t>
            </w:r>
          </w:p>
        </w:tc>
        <w:tc>
          <w:tcPr>
            <w:tcW w:w="2610" w:type="dxa"/>
            <w:shd w:val="clear" w:color="auto" w:fill="auto"/>
          </w:tcPr>
          <w:p>
            <w:pPr>
              <w:jc w:val="center"/>
            </w:pPr>
            <w:r>
              <w:rPr>
                <w:lang w:val="en-GB"/>
              </w:rPr>
              <w:t xml:space="preserve">16 &gt;&gt; ( ( </w:t>
            </w:r>
            <w:r>
              <w:rPr>
                <w:i/>
                <w:lang w:val="en-GB"/>
              </w:rPr>
              <w:t>x’</w:t>
            </w:r>
            <w:r>
              <w:rPr>
                <w:lang w:val="en-GB"/>
              </w:rPr>
              <w:t xml:space="preserve">&lt;&lt;1 ) &gt;&gt; </w:t>
            </w:r>
            <w:r>
              <w:rPr>
                <w:i/>
                <w:lang w:val="en-GB"/>
              </w:rPr>
              <w:t xml:space="preserve">shift </w:t>
            </w:r>
            <w:r>
              <w:rPr>
                <w:lang w:val="en-GB"/>
              </w:rPr>
              <w:t>)</w:t>
            </w:r>
          </w:p>
        </w:tc>
        <w:tc>
          <w:tcPr>
            <w:tcW w:w="990" w:type="dxa"/>
            <w:shd w:val="clear" w:color="auto" w:fill="auto"/>
          </w:tcPr>
          <w:p>
            <w:pPr>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75" w:type="dxa"/>
            <w:shd w:val="clear" w:color="auto" w:fill="auto"/>
          </w:tcPr>
          <w:p>
            <w:r>
              <w:t>Adjacent diagonal top-right</w:t>
            </w:r>
          </w:p>
        </w:tc>
        <w:tc>
          <w:tcPr>
            <w:tcW w:w="2633" w:type="dxa"/>
            <w:shd w:val="clear" w:color="auto" w:fill="auto"/>
          </w:tcPr>
          <w:p>
            <w:pPr>
              <w:jc w:val="center"/>
            </w:pPr>
            <w:r>
              <w:rPr>
                <w:lang w:val="en-GB"/>
              </w:rPr>
              <w:t xml:space="preserve">32 &gt;&gt; ( ( </w:t>
            </w:r>
            <w:r>
              <w:rPr>
                <w:i/>
                <w:lang w:val="en-GB"/>
              </w:rPr>
              <w:t>y’</w:t>
            </w:r>
            <w:r>
              <w:rPr>
                <w:lang w:val="en-GB"/>
              </w:rPr>
              <w:t xml:space="preserve">&lt;&lt;1 ) &gt;&gt; </w:t>
            </w:r>
            <w:r>
              <w:rPr>
                <w:i/>
                <w:lang w:val="en-GB"/>
              </w:rPr>
              <w:t>shift</w:t>
            </w:r>
            <w:r>
              <w:rPr>
                <w:lang w:val="en-GB"/>
              </w:rPr>
              <w:t xml:space="preserve"> )</w:t>
            </w:r>
          </w:p>
        </w:tc>
        <w:tc>
          <w:tcPr>
            <w:tcW w:w="2610" w:type="dxa"/>
            <w:shd w:val="clear" w:color="auto" w:fill="auto"/>
          </w:tcPr>
          <w:p>
            <w:pPr>
              <w:jc w:val="center"/>
            </w:pPr>
            <w:r>
              <w:t>0</w:t>
            </w:r>
          </w:p>
        </w:tc>
        <w:tc>
          <w:tcPr>
            <w:tcW w:w="990" w:type="dxa"/>
            <w:shd w:val="clear" w:color="auto" w:fill="auto"/>
          </w:tcPr>
          <w:p>
            <w:pPr>
              <w:jc w:val="center"/>
            </w:pP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75" w:type="dxa"/>
            <w:shd w:val="clear" w:color="auto" w:fill="auto"/>
          </w:tcPr>
          <w:p>
            <w:r>
              <w:t>Adjacent diagonal bottom-left</w:t>
            </w:r>
          </w:p>
        </w:tc>
        <w:tc>
          <w:tcPr>
            <w:tcW w:w="2633" w:type="dxa"/>
            <w:shd w:val="clear" w:color="auto" w:fill="auto"/>
          </w:tcPr>
          <w:p>
            <w:pPr>
              <w:jc w:val="center"/>
            </w:pPr>
            <w:r>
              <w:t>0</w:t>
            </w:r>
          </w:p>
        </w:tc>
        <w:tc>
          <w:tcPr>
            <w:tcW w:w="2610" w:type="dxa"/>
            <w:shd w:val="clear" w:color="auto" w:fill="auto"/>
          </w:tcPr>
          <w:p>
            <w:pPr>
              <w:jc w:val="center"/>
            </w:pPr>
            <w:r>
              <w:rPr>
                <w:lang w:val="en-GB"/>
              </w:rPr>
              <w:t xml:space="preserve">32 &gt;&gt; ( ( </w:t>
            </w:r>
            <w:r>
              <w:rPr>
                <w:i/>
                <w:lang w:val="en-GB"/>
              </w:rPr>
              <w:t>x’</w:t>
            </w:r>
            <w:r>
              <w:rPr>
                <w:lang w:val="en-GB"/>
              </w:rPr>
              <w:t xml:space="preserve">&lt;&lt;1 ) &gt;&gt; </w:t>
            </w:r>
            <w:r>
              <w:rPr>
                <w:i/>
                <w:lang w:val="en-GB"/>
              </w:rPr>
              <w:t>shift</w:t>
            </w:r>
            <w:r>
              <w:rPr>
                <w:lang w:val="en-GB"/>
              </w:rPr>
              <w:t xml:space="preserve"> )</w:t>
            </w:r>
          </w:p>
        </w:tc>
        <w:tc>
          <w:tcPr>
            <w:tcW w:w="990" w:type="dxa"/>
            <w:shd w:val="clear" w:color="auto" w:fill="auto"/>
          </w:tcPr>
          <w:p>
            <w:pPr>
              <w:jc w:val="center"/>
            </w:pPr>
            <w:r>
              <w:t>0</w:t>
            </w:r>
          </w:p>
        </w:tc>
      </w:tr>
      <w:bookmarkEnd w:id="98"/>
    </w:tbl>
    <w:p>
      <w:pPr>
        <w:pStyle w:val="4"/>
        <w:spacing w:before="136"/>
        <w:rPr>
          <w:rFonts w:eastAsia="Malgun Gothic"/>
          <w:lang w:val="en-CA" w:eastAsia="ko-KR"/>
        </w:rPr>
      </w:pPr>
      <w:bookmarkStart w:id="104" w:name="Eqn_PredcThresh"/>
      <w:bookmarkEnd w:id="104"/>
      <w:bookmarkStart w:id="105" w:name="_Toc35804740"/>
      <w:r>
        <w:t>Multiple reference line (MRL) intra prediction</w:t>
      </w:r>
      <w:bookmarkEnd w:id="105"/>
    </w:p>
    <w:p>
      <w:pPr>
        <w:jc w:val="both"/>
        <w:rPr>
          <w:rFonts w:eastAsiaTheme="minorEastAsia"/>
          <w:lang w:val="en-CA" w:eastAsia="ko-KR"/>
        </w:rPr>
      </w:pPr>
      <w:r>
        <w:t>Multiple reference line (MRL) intra prediction use</w:t>
      </w:r>
      <w:r>
        <w:rPr>
          <w:rFonts w:hint="eastAsia" w:eastAsiaTheme="minorEastAsia"/>
          <w:lang w:eastAsia="ko-KR"/>
        </w:rPr>
        <w:t>s</w:t>
      </w:r>
      <w:r>
        <w:t xml:space="preserve"> more reference lines for intra prediction</w:t>
      </w:r>
      <w:r>
        <w:rPr>
          <w:rFonts w:hint="eastAsia"/>
          <w:lang w:eastAsia="zh-CN"/>
        </w:rPr>
        <w:t>.</w:t>
      </w:r>
      <w:r>
        <w:rPr>
          <w:lang w:eastAsia="zh-CN"/>
        </w:rPr>
        <w:t xml:space="preserve"> </w:t>
      </w:r>
      <w:r>
        <w:rPr>
          <w:szCs w:val="22"/>
          <w:lang w:val="en-CA" w:eastAsia="zh-CN"/>
        </w:rPr>
        <w:t xml:space="preserve">In </w:t>
      </w:r>
      <w:r>
        <w:rPr>
          <w:szCs w:val="22"/>
          <w:lang w:val="en-CA" w:eastAsia="zh-CN"/>
        </w:rPr>
        <w:fldChar w:fldCharType="begin"/>
      </w:r>
      <w:r>
        <w:rPr>
          <w:szCs w:val="22"/>
          <w:lang w:val="en-CA" w:eastAsia="zh-CN"/>
        </w:rPr>
        <w:instrText xml:space="preserve"> REF _Ref510093935 \h  \* MERGEFORMAT </w:instrText>
      </w:r>
      <w:r>
        <w:rPr>
          <w:szCs w:val="22"/>
          <w:lang w:val="en-CA" w:eastAsia="zh-CN"/>
        </w:rPr>
        <w:fldChar w:fldCharType="separate"/>
      </w:r>
      <w:ins w:id="85" w:author="Jianle Chen" w:date="2020-03-22T21:08:00Z">
        <w:r>
          <w:rPr/>
          <w:t>Figure 18</w:t>
        </w:r>
      </w:ins>
      <w:del w:id="86" w:author="Jianle Chen" w:date="2020-03-22T21:08:00Z">
        <w:r>
          <w:rPr/>
          <w:delText>Figure 18</w:delText>
        </w:r>
      </w:del>
      <w:r>
        <w:rPr>
          <w:szCs w:val="22"/>
          <w:lang w:val="en-CA" w:eastAsia="zh-CN"/>
        </w:rPr>
        <w:fldChar w:fldCharType="end"/>
      </w:r>
      <w:r>
        <w:t>, an example of 4 reference lines is depicted, where the samples of segments A and F are not fetched from reconstructed neighbouring samples but padded with the closest samples from Segment B and E, respectively.</w:t>
      </w:r>
      <w:r>
        <w:rPr>
          <w:rFonts w:hint="eastAsia" w:eastAsiaTheme="minorEastAsia"/>
          <w:lang w:eastAsia="ko-KR"/>
        </w:rPr>
        <w:t xml:space="preserve"> </w:t>
      </w:r>
      <w:r>
        <w:rPr>
          <w:rFonts w:hint="eastAsia" w:eastAsiaTheme="minorEastAsia"/>
          <w:lang w:val="en-CA" w:eastAsia="ko-KR"/>
        </w:rPr>
        <w:t>HEVC</w:t>
      </w:r>
      <w:r>
        <w:rPr>
          <w:lang w:val="en-CA"/>
        </w:rPr>
        <w:t xml:space="preserve"> intra-picture prediction uses the nearest reference line</w:t>
      </w:r>
      <w:r>
        <w:rPr>
          <w:rFonts w:hint="eastAsia" w:eastAsiaTheme="minorEastAsia"/>
          <w:lang w:val="en-CA" w:eastAsia="ko-KR"/>
        </w:rPr>
        <w:t xml:space="preserve"> (i.e., reference line 0). In MRL, 2 additional lines (reference line 1 and reference line 3) are used. </w:t>
      </w:r>
    </w:p>
    <w:p>
      <w:pPr>
        <w:rPr>
          <w:rFonts w:eastAsiaTheme="minorEastAsia"/>
          <w:lang w:val="en-CA" w:eastAsia="ko-KR"/>
        </w:rPr>
      </w:pPr>
    </w:p>
    <w:p>
      <w:pPr>
        <w:jc w:val="both"/>
        <w:rPr>
          <w:rFonts w:eastAsiaTheme="minorEastAsia"/>
          <w:lang w:eastAsia="ko-KR"/>
        </w:rPr>
      </w:pPr>
      <w:r>
        <w:t>The index of selected reference line (</w:t>
      </w:r>
      <w:r>
        <w:rPr>
          <w:szCs w:val="22"/>
          <w:lang w:val="en-CA"/>
        </w:rPr>
        <w:t>mrl_idx</w:t>
      </w:r>
      <w:r>
        <w:t>) is signalled and used to generate intra predictor.</w:t>
      </w:r>
      <w:r>
        <w:rPr>
          <w:rFonts w:hint="eastAsia" w:eastAsiaTheme="minorEastAsia"/>
          <w:lang w:eastAsia="ko-KR"/>
        </w:rPr>
        <w:t xml:space="preserve"> </w:t>
      </w:r>
      <w:r>
        <w:rPr>
          <w:rFonts w:hint="eastAsia" w:eastAsiaTheme="minorEastAsia"/>
          <w:lang w:val="en-CA" w:eastAsia="ko-KR"/>
        </w:rPr>
        <w:t>F</w:t>
      </w:r>
      <w:r>
        <w:rPr>
          <w:lang w:val="en-CA"/>
        </w:rPr>
        <w:t>or reference line idx</w:t>
      </w:r>
      <w:r>
        <w:rPr>
          <w:rFonts w:hint="eastAsia" w:eastAsiaTheme="minorEastAsia"/>
          <w:lang w:val="en-CA" w:eastAsia="ko-KR"/>
        </w:rPr>
        <w:t>, which is greater than 0</w:t>
      </w:r>
      <w:r>
        <w:rPr>
          <w:lang w:val="en-CA"/>
        </w:rPr>
        <w:t>, only include additional reference line modes in MPM list and only signal mpm index without remaining mode</w:t>
      </w:r>
      <w:r>
        <w:rPr>
          <w:rFonts w:hint="eastAsia" w:eastAsiaTheme="minorEastAsia"/>
          <w:lang w:val="en-CA" w:eastAsia="ko-KR"/>
        </w:rPr>
        <w:t>.</w:t>
      </w:r>
      <w:r>
        <w:t xml:space="preserve"> The reference </w:t>
      </w:r>
      <w:r>
        <w:rPr>
          <w:lang w:eastAsia="zh-CN"/>
        </w:rPr>
        <w:t>line</w:t>
      </w:r>
      <w:r>
        <w:t xml:space="preserve"> index is signalled before intra prediction modes, and </w:t>
      </w:r>
      <w:r>
        <w:rPr>
          <w:color w:val="000000"/>
          <w:lang w:eastAsia="zh-TW"/>
        </w:rPr>
        <w:t xml:space="preserve">Planar mode is excluded from </w:t>
      </w:r>
      <w:r>
        <w:t>intra prediction modes</w:t>
      </w:r>
      <w:r>
        <w:rPr>
          <w:color w:val="000000"/>
          <w:lang w:eastAsia="zh-TW"/>
        </w:rPr>
        <w:t xml:space="preserve"> in case a nonzero reference line index is signalled</w:t>
      </w:r>
      <w:r>
        <w:rPr>
          <w:rFonts w:hint="eastAsia"/>
          <w:szCs w:val="22"/>
          <w:lang w:val="en-CA" w:eastAsia="zh-CN"/>
        </w:rPr>
        <w:t>.</w:t>
      </w:r>
    </w:p>
    <w:p>
      <w:pPr>
        <w:jc w:val="center"/>
      </w:pPr>
      <w:r>
        <w:object>
          <v:shape id="_x0000_i1028" o:spt="75" type="#_x0000_t75" style="height:224.25pt;width:273.75pt;" o:ole="t" filled="f" o:preferrelative="t" stroked="f" coordsize="21600,21600">
            <v:path/>
            <v:fill on="f" focussize="0,0"/>
            <v:stroke on="f" joinstyle="miter"/>
            <v:imagedata r:id="rId32" o:title=""/>
            <o:lock v:ext="edit" aspectratio="t"/>
            <w10:wrap type="none"/>
            <w10:anchorlock/>
          </v:shape>
          <o:OLEObject Type="Embed" ProgID="Visio.Drawing.11" ShapeID="_x0000_i1028" DrawAspect="Content" ObjectID="_1468075728" r:id="rId31">
            <o:LockedField>false</o:LockedField>
          </o:OLEObject>
        </w:object>
      </w:r>
    </w:p>
    <w:p>
      <w:pPr>
        <w:jc w:val="center"/>
        <w:rPr>
          <w:rFonts w:eastAsiaTheme="minorEastAsia"/>
          <w:lang w:val="en-CA" w:eastAsia="ko-KR"/>
        </w:rPr>
      </w:pPr>
      <w:bookmarkStart w:id="106" w:name="_Ref510093935"/>
      <w:r>
        <w:rPr>
          <w:b/>
          <w:sz w:val="20"/>
          <w:lang w:val="en-CA" w:eastAsia="zh-CN"/>
        </w:rPr>
        <w:t xml:space="preserve">Figure </w:t>
      </w:r>
      <w:r>
        <w:rPr>
          <w:b/>
          <w:sz w:val="20"/>
          <w:lang w:val="en-CA" w:eastAsia="zh-CN"/>
        </w:rPr>
        <w:fldChar w:fldCharType="begin"/>
      </w:r>
      <w:r>
        <w:rPr>
          <w:b/>
          <w:sz w:val="20"/>
          <w:lang w:val="en-CA" w:eastAsia="zh-CN"/>
        </w:rPr>
        <w:instrText xml:space="preserve"> SEQ Figure \* ARABIC </w:instrText>
      </w:r>
      <w:r>
        <w:rPr>
          <w:b/>
          <w:sz w:val="20"/>
          <w:lang w:val="en-CA" w:eastAsia="zh-CN"/>
        </w:rPr>
        <w:fldChar w:fldCharType="separate"/>
      </w:r>
      <w:r>
        <w:rPr>
          <w:b/>
          <w:sz w:val="20"/>
          <w:lang w:val="en-CA" w:eastAsia="zh-CN"/>
        </w:rPr>
        <w:t>18</w:t>
      </w:r>
      <w:r>
        <w:rPr>
          <w:b/>
          <w:sz w:val="20"/>
          <w:lang w:val="en-CA" w:eastAsia="zh-CN"/>
        </w:rPr>
        <w:fldChar w:fldCharType="end"/>
      </w:r>
      <w:bookmarkEnd w:id="106"/>
      <w:r>
        <w:rPr>
          <w:b/>
          <w:sz w:val="20"/>
          <w:lang w:val="en-CA" w:eastAsia="zh-CN"/>
        </w:rPr>
        <w:t xml:space="preserve"> Example of four reference lines neighboring to a prediction block</w:t>
      </w:r>
    </w:p>
    <w:p>
      <w:pPr>
        <w:jc w:val="both"/>
        <w:rPr>
          <w:rFonts w:eastAsiaTheme="minorEastAsia"/>
          <w:lang w:val="en-CA" w:eastAsia="ko-KR"/>
        </w:rPr>
      </w:pPr>
      <w:r>
        <w:rPr>
          <w:lang w:val="en-CA"/>
        </w:rPr>
        <w:t xml:space="preserve">MRL </w:t>
      </w:r>
      <w:r>
        <w:rPr>
          <w:rFonts w:hint="eastAsia" w:eastAsiaTheme="minorEastAsia"/>
          <w:lang w:val="en-CA" w:eastAsia="ko-KR"/>
        </w:rPr>
        <w:t xml:space="preserve">is disabled </w:t>
      </w:r>
      <w:r>
        <w:rPr>
          <w:lang w:val="en-CA"/>
        </w:rPr>
        <w:t>for the first line of blocks inside a CTU to prevent using extended reference samples outside the current CTU line</w:t>
      </w:r>
      <w:r>
        <w:rPr>
          <w:rFonts w:hint="eastAsia" w:eastAsiaTheme="minorEastAsia"/>
          <w:lang w:val="en-CA" w:eastAsia="ko-KR"/>
        </w:rPr>
        <w:t xml:space="preserve">. Also, PDPC is disabled when additional line </w:t>
      </w:r>
      <w:r>
        <w:rPr>
          <w:rFonts w:eastAsiaTheme="minorEastAsia"/>
          <w:lang w:val="en-CA" w:eastAsia="ko-KR"/>
        </w:rPr>
        <w:t>is used</w:t>
      </w:r>
      <w:r>
        <w:rPr>
          <w:rFonts w:hint="eastAsia" w:eastAsiaTheme="minorEastAsia"/>
          <w:lang w:val="en-CA" w:eastAsia="ko-KR"/>
        </w:rPr>
        <w:t xml:space="preserve">. For MRL mode, </w:t>
      </w:r>
      <w:r>
        <w:rPr>
          <w:lang w:val="en-CA"/>
        </w:rPr>
        <w:t xml:space="preserve">the derivation of DC value in DC intra prediction mode for non-zero reference line indices </w:t>
      </w:r>
      <w:r>
        <w:rPr>
          <w:rFonts w:hint="eastAsia" w:eastAsiaTheme="minorEastAsia"/>
          <w:lang w:val="en-CA" w:eastAsia="ko-KR"/>
        </w:rPr>
        <w:t xml:space="preserve">is aligned </w:t>
      </w:r>
      <w:r>
        <w:rPr>
          <w:lang w:val="en-CA"/>
        </w:rPr>
        <w:t>with that of reference line index 0.</w:t>
      </w:r>
      <w:r>
        <w:rPr>
          <w:rFonts w:hint="eastAsia" w:eastAsiaTheme="minorEastAsia"/>
          <w:lang w:val="en-CA" w:eastAsia="ko-KR"/>
        </w:rPr>
        <w:t xml:space="preserve"> </w:t>
      </w:r>
      <w:r>
        <w:rPr>
          <w:rFonts w:hint="eastAsia" w:eastAsiaTheme="minorEastAsia"/>
          <w:lang w:eastAsia="ko-KR"/>
        </w:rPr>
        <w:t>MRL</w:t>
      </w:r>
      <w:r>
        <w:t xml:space="preserve"> requires the storage of 3 neighboring luma reference lines with a CTU to generate predictions. The Cross-Component Linear Model (CCLM) tool also requires 3 neighboring luma reference lines for its downsampling filters. </w:t>
      </w:r>
      <w:r>
        <w:rPr>
          <w:rFonts w:hint="eastAsia" w:eastAsiaTheme="minorEastAsia"/>
          <w:lang w:eastAsia="ko-KR"/>
        </w:rPr>
        <w:t>T</w:t>
      </w:r>
      <w:r>
        <w:t>he definition of MLR to use the same 3 lines</w:t>
      </w:r>
      <w:r>
        <w:rPr>
          <w:rFonts w:hint="eastAsia" w:eastAsiaTheme="minorEastAsia"/>
          <w:lang w:eastAsia="ko-KR"/>
        </w:rPr>
        <w:t xml:space="preserve"> is aligned</w:t>
      </w:r>
      <w:r>
        <w:t xml:space="preserve"> as CCLM</w:t>
      </w:r>
      <w:r>
        <w:rPr>
          <w:rFonts w:hint="eastAsia" w:eastAsiaTheme="minorEastAsia"/>
          <w:lang w:eastAsia="ko-KR"/>
        </w:rPr>
        <w:t xml:space="preserve"> to reduce the storage requirements for decoders</w:t>
      </w:r>
      <w:r>
        <w:t xml:space="preserve">.  </w:t>
      </w:r>
    </w:p>
    <w:p>
      <w:pPr>
        <w:pStyle w:val="4"/>
        <w:spacing w:before="136"/>
        <w:rPr>
          <w:rFonts w:eastAsia="Malgun Gothic"/>
          <w:lang w:val="en-CA" w:eastAsia="ko-KR"/>
        </w:rPr>
      </w:pPr>
      <w:bookmarkStart w:id="107" w:name="_Toc35804741"/>
      <w:r>
        <w:rPr>
          <w:lang w:val="en-CA"/>
        </w:rPr>
        <w:t xml:space="preserve">Intra </w:t>
      </w:r>
      <w:r>
        <w:rPr>
          <w:lang w:val="en-CA" w:eastAsia="zh-CN"/>
        </w:rPr>
        <w:t>s</w:t>
      </w:r>
      <w:r>
        <w:rPr>
          <w:lang w:val="en-CA"/>
        </w:rPr>
        <w:t>ub-partitions (ISP)</w:t>
      </w:r>
      <w:bookmarkEnd w:id="107"/>
    </w:p>
    <w:p>
      <w:pPr>
        <w:jc w:val="both"/>
        <w:rPr>
          <w:rFonts w:eastAsiaTheme="minorEastAsia"/>
          <w:szCs w:val="22"/>
          <w:lang w:eastAsia="ko-KR"/>
        </w:rPr>
      </w:pPr>
      <w:r>
        <w:rPr>
          <w:szCs w:val="22"/>
          <w:lang w:val="en-CA"/>
        </w:rPr>
        <w:t xml:space="preserve">The intra sub-partitions (ISP) </w:t>
      </w:r>
      <w:r>
        <w:rPr>
          <w:szCs w:val="22"/>
        </w:rPr>
        <w:t xml:space="preserve">divides luma intra-predicted blocks vertically or horizontally into 2 or 4 sub-partitions depending on the block size. For example, minimum block size for ISP is 4x8 (or 8x4). If block size is greater than 4x8 (or 8x4) then the corresponding block is divided by 4 sub-partitions. </w:t>
      </w:r>
      <w:r>
        <w:rPr>
          <w:szCs w:val="22"/>
          <w:lang w:val="en-CA"/>
        </w:rPr>
        <w:t xml:space="preserve">It has been noted that the </w:t>
      </w:r>
      <m:oMath>
        <m:r>
          <w:rPr>
            <w:rFonts w:ascii="Cambria Math" w:hAnsi="Cambria Math"/>
            <w:szCs w:val="22"/>
            <w:lang w:val="en-CA"/>
          </w:rPr>
          <m:t>M×128</m:t>
        </m:r>
      </m:oMath>
      <w:r>
        <w:rPr>
          <w:szCs w:val="22"/>
          <w:lang w:val="en-CA"/>
        </w:rPr>
        <w:t xml:space="preserve"> (with </w:t>
      </w:r>
      <m:oMath>
        <m:r>
          <w:rPr>
            <w:rFonts w:ascii="Cambria Math" w:hAnsi="Cambria Math"/>
            <w:szCs w:val="22"/>
            <w:lang w:val="en-CA"/>
          </w:rPr>
          <m:t>M</m:t>
        </m:r>
        <m:r>
          <w:rPr>
            <w:rFonts w:hint="eastAsia" w:ascii="Cambria Math" w:hAnsi="Cambria Math"/>
            <w:szCs w:val="22"/>
            <w:lang w:val="en-CA"/>
          </w:rPr>
          <m:t>≤</m:t>
        </m:r>
        <m:r>
          <w:rPr>
            <w:rFonts w:ascii="Cambria Math" w:hAnsi="Cambria Math"/>
            <w:szCs w:val="22"/>
            <w:lang w:val="en-CA"/>
          </w:rPr>
          <m:t>64</m:t>
        </m:r>
      </m:oMath>
      <w:r>
        <w:rPr>
          <w:szCs w:val="22"/>
          <w:lang w:val="en-CA"/>
        </w:rPr>
        <w:t xml:space="preserve">) and </w:t>
      </w:r>
      <m:oMath>
        <m:r>
          <w:rPr>
            <w:rFonts w:ascii="Cambria Math" w:hAnsi="Cambria Math"/>
            <w:szCs w:val="22"/>
            <w:lang w:val="en-CA"/>
          </w:rPr>
          <m:t>128×N</m:t>
        </m:r>
      </m:oMath>
      <w:r>
        <w:rPr>
          <w:szCs w:val="22"/>
          <w:lang w:val="en-CA"/>
        </w:rPr>
        <w:t xml:space="preserve"> (with </w:t>
      </w:r>
      <m:oMath>
        <m:r>
          <w:rPr>
            <w:rFonts w:hint="eastAsia" w:ascii="Cambria Math" w:hAnsi="Cambria Math"/>
            <w:szCs w:val="22"/>
            <w:lang w:val="en-CA"/>
          </w:rPr>
          <m:t>N≤64</m:t>
        </m:r>
      </m:oMath>
      <w:r>
        <w:rPr>
          <w:szCs w:val="22"/>
          <w:lang w:val="en-CA"/>
        </w:rPr>
        <w:t>) ISP blocks could generate a potential issue with the</w:t>
      </w:r>
      <w:r>
        <w:rPr>
          <w:szCs w:val="22"/>
        </w:rPr>
        <w:t xml:space="preserve"> </w:t>
      </w:r>
      <m:oMath>
        <m:r>
          <w:rPr>
            <w:rFonts w:ascii="Cambria Math" w:hAnsi="Cambria Math"/>
            <w:szCs w:val="22"/>
          </w:rPr>
          <m:t>64</m:t>
        </m:r>
        <m:r>
          <w:rPr>
            <w:rFonts w:hint="eastAsia" w:ascii="Cambria Math" w:hAnsi="Cambria Math"/>
            <w:szCs w:val="22"/>
          </w:rPr>
          <m:t>×</m:t>
        </m:r>
        <m:r>
          <w:rPr>
            <w:rFonts w:ascii="Cambria Math" w:hAnsi="Cambria Math"/>
            <w:szCs w:val="22"/>
          </w:rPr>
          <m:t>64</m:t>
        </m:r>
      </m:oMath>
      <w:r>
        <w:rPr>
          <w:szCs w:val="22"/>
        </w:rPr>
        <w:t xml:space="preserve"> VDPU</w:t>
      </w:r>
      <w:r>
        <w:rPr>
          <w:rFonts w:eastAsiaTheme="minorEastAsia"/>
          <w:szCs w:val="22"/>
          <w:lang w:eastAsia="ko-KR"/>
        </w:rPr>
        <w:t xml:space="preserve">. For example, </w:t>
      </w:r>
      <w:r>
        <w:rPr>
          <w:szCs w:val="22"/>
          <w:lang w:val="en-CA"/>
        </w:rPr>
        <w:t xml:space="preserve">an </w:t>
      </w:r>
      <m:oMath>
        <m:r>
          <w:rPr>
            <w:rFonts w:ascii="Cambria Math" w:hAnsi="Cambria Math"/>
            <w:szCs w:val="22"/>
            <w:lang w:val="en-CA"/>
          </w:rPr>
          <m:t>M×128</m:t>
        </m:r>
      </m:oMath>
      <w:r>
        <w:rPr>
          <w:szCs w:val="22"/>
          <w:lang w:val="en-CA"/>
        </w:rPr>
        <w:t xml:space="preserve"> CU in the single tree case has an </w:t>
      </w:r>
      <m:oMath>
        <m:r>
          <w:rPr>
            <w:rFonts w:ascii="Cambria Math" w:hAnsi="Cambria Math"/>
            <w:szCs w:val="22"/>
            <w:lang w:val="en-CA"/>
          </w:rPr>
          <m:t>M×128</m:t>
        </m:r>
      </m:oMath>
      <w:r>
        <w:rPr>
          <w:szCs w:val="22"/>
          <w:lang w:val="en-CA"/>
        </w:rPr>
        <w:t xml:space="preserve"> luma TB and two corresponding </w:t>
      </w:r>
      <m:oMath>
        <m:f>
          <m:fPr>
            <m:ctrlPr>
              <w:rPr>
                <w:rFonts w:ascii="Cambria Math" w:hAnsi="Cambria Math"/>
                <w:i/>
                <w:szCs w:val="22"/>
                <w:lang w:val="en-CA"/>
              </w:rPr>
            </m:ctrlPr>
          </m:fPr>
          <m:num>
            <m:r>
              <w:rPr>
                <w:rFonts w:ascii="Cambria Math" w:hAnsi="Cambria Math"/>
                <w:szCs w:val="22"/>
                <w:lang w:val="en-CA"/>
              </w:rPr>
              <m:t>M</m:t>
            </m:r>
            <m:ctrlPr>
              <w:rPr>
                <w:rFonts w:ascii="Cambria Math" w:hAnsi="Cambria Math"/>
                <w:i/>
                <w:szCs w:val="22"/>
                <w:lang w:val="en-CA"/>
              </w:rPr>
            </m:ctrlPr>
          </m:num>
          <m:den>
            <m:r>
              <w:rPr>
                <w:rFonts w:ascii="Cambria Math" w:hAnsi="Cambria Math"/>
                <w:szCs w:val="22"/>
                <w:lang w:val="en-CA"/>
              </w:rPr>
              <m:t>2</m:t>
            </m:r>
            <m:ctrlPr>
              <w:rPr>
                <w:rFonts w:ascii="Cambria Math" w:hAnsi="Cambria Math"/>
                <w:i/>
                <w:szCs w:val="22"/>
                <w:lang w:val="en-CA"/>
              </w:rPr>
            </m:ctrlPr>
          </m:den>
        </m:f>
        <m:r>
          <w:rPr>
            <w:rFonts w:ascii="Cambria Math" w:hAnsi="Cambria Math"/>
            <w:szCs w:val="22"/>
            <w:lang w:val="en-CA"/>
          </w:rPr>
          <m:t>×64</m:t>
        </m:r>
      </m:oMath>
      <w:r>
        <w:rPr>
          <w:szCs w:val="22"/>
          <w:lang w:val="en-CA"/>
        </w:rPr>
        <w:t xml:space="preserve"> chroma TBs. If the CU uses ISP, then the luma TB will be divided into four </w:t>
      </w:r>
      <m:oMath>
        <m:r>
          <w:rPr>
            <w:rFonts w:ascii="Cambria Math" w:hAnsi="Cambria Math"/>
            <w:szCs w:val="22"/>
            <w:lang w:val="en-CA"/>
          </w:rPr>
          <m:t>M×32</m:t>
        </m:r>
      </m:oMath>
      <w:r>
        <w:rPr>
          <w:szCs w:val="22"/>
          <w:lang w:val="en-CA"/>
        </w:rPr>
        <w:t xml:space="preserve"> TBs (only the horizontal split is possible), each of them smaller than a </w:t>
      </w:r>
      <m:oMath>
        <m:r>
          <w:rPr>
            <w:rFonts w:ascii="Cambria Math" w:hAnsi="Cambria Math"/>
            <w:szCs w:val="22"/>
            <w:lang w:val="en-CA"/>
          </w:rPr>
          <m:t>64×64</m:t>
        </m:r>
      </m:oMath>
      <w:r>
        <w:rPr>
          <w:szCs w:val="22"/>
          <w:lang w:val="en-CA"/>
        </w:rPr>
        <w:t xml:space="preserve"> block. However, in the current design of ISP chroma blocks are not divided. Therefore, both chroma components will have a size greater than a </w:t>
      </w:r>
      <m:oMath>
        <m:r>
          <w:rPr>
            <w:rFonts w:ascii="Cambria Math" w:hAnsi="Cambria Math"/>
            <w:szCs w:val="22"/>
            <w:lang w:val="en-CA"/>
          </w:rPr>
          <m:t>32×32</m:t>
        </m:r>
      </m:oMath>
      <w:r>
        <w:rPr>
          <w:szCs w:val="22"/>
          <w:lang w:val="en-CA"/>
        </w:rPr>
        <w:t xml:space="preserve"> block. Analogously, a similar situation could be created with a </w:t>
      </w:r>
      <m:oMath>
        <m:r>
          <w:rPr>
            <w:rFonts w:ascii="Cambria Math" w:hAnsi="Cambria Math"/>
            <w:szCs w:val="22"/>
            <w:lang w:val="en-CA"/>
          </w:rPr>
          <m:t>128×N</m:t>
        </m:r>
      </m:oMath>
      <w:r>
        <w:rPr>
          <w:szCs w:val="22"/>
          <w:lang w:val="en-CA"/>
        </w:rPr>
        <w:t xml:space="preserve"> CU using ISP. </w:t>
      </w:r>
      <w:r>
        <w:rPr>
          <w:rFonts w:hint="eastAsia" w:eastAsiaTheme="minorEastAsia"/>
          <w:szCs w:val="22"/>
          <w:lang w:val="en-CA" w:eastAsia="ko-KR"/>
        </w:rPr>
        <w:t>Hence,</w:t>
      </w:r>
      <w:r>
        <w:rPr>
          <w:szCs w:val="22"/>
          <w:lang w:val="en-CA"/>
        </w:rPr>
        <w:t xml:space="preserve"> these two cases are an issue for the </w:t>
      </w:r>
      <m:oMath>
        <m:r>
          <w:rPr>
            <w:rFonts w:ascii="Cambria Math" w:hAnsi="Cambria Math"/>
            <w:szCs w:val="22"/>
            <w:lang w:val="en-CA"/>
          </w:rPr>
          <m:t>64×64</m:t>
        </m:r>
      </m:oMath>
      <w:r>
        <w:rPr>
          <w:szCs w:val="22"/>
          <w:lang w:val="en-CA"/>
        </w:rPr>
        <w:t xml:space="preserve"> decoder pipeline. For this reason, the CU sizes that can use ISP </w:t>
      </w:r>
      <w:r>
        <w:rPr>
          <w:rFonts w:eastAsiaTheme="minorEastAsia"/>
          <w:szCs w:val="22"/>
          <w:lang w:val="en-CA" w:eastAsia="ko-KR"/>
        </w:rPr>
        <w:t xml:space="preserve">is restricted </w:t>
      </w:r>
      <w:r>
        <w:rPr>
          <w:szCs w:val="22"/>
          <w:lang w:val="en-CA"/>
        </w:rPr>
        <w:t xml:space="preserve">to a maximum of </w:t>
      </w:r>
      <m:oMath>
        <m:r>
          <w:rPr>
            <w:rFonts w:ascii="Cambria Math" w:hAnsi="Cambria Math"/>
            <w:szCs w:val="22"/>
            <w:lang w:val="en-CA"/>
          </w:rPr>
          <m:t>64×64</m:t>
        </m:r>
      </m:oMath>
      <w:r>
        <w:rPr>
          <w:szCs w:val="22"/>
          <w:lang w:val="en-CA"/>
        </w:rPr>
        <w:t xml:space="preserve">. </w:t>
      </w:r>
      <w:r>
        <w:rPr>
          <w:szCs w:val="22"/>
        </w:rPr>
        <w:fldChar w:fldCharType="begin"/>
      </w:r>
      <w:r>
        <w:rPr>
          <w:szCs w:val="22"/>
        </w:rPr>
        <w:instrText xml:space="preserve"> REF _Ref1137166 \h  \* MERGEFORMAT </w:instrText>
      </w:r>
      <w:r>
        <w:rPr>
          <w:szCs w:val="22"/>
        </w:rPr>
        <w:fldChar w:fldCharType="separate"/>
      </w:r>
      <w:r>
        <w:rPr>
          <w:szCs w:val="22"/>
          <w:lang w:val="en-CA" w:eastAsia="zh-CN"/>
        </w:rPr>
        <w:t>Figure 19</w:t>
      </w:r>
      <w:r>
        <w:rPr>
          <w:szCs w:val="22"/>
        </w:rPr>
        <w:fldChar w:fldCharType="end"/>
      </w:r>
      <w:r>
        <w:rPr>
          <w:szCs w:val="22"/>
        </w:rPr>
        <w:t xml:space="preserve"> shows examples of the two possibilities. All sub-partitions fulfill the condition of having at least 16 samples. </w:t>
      </w:r>
      <w:r>
        <w:rPr>
          <w:rFonts w:hint="eastAsia" w:eastAsiaTheme="minorEastAsia"/>
          <w:szCs w:val="22"/>
          <w:lang w:eastAsia="ko-KR"/>
        </w:rPr>
        <w:t xml:space="preserve"> </w:t>
      </w:r>
    </w:p>
    <w:p>
      <w:pPr>
        <w:jc w:val="both"/>
        <w:rPr>
          <w:rFonts w:eastAsiaTheme="minorEastAsia"/>
          <w:szCs w:val="22"/>
          <w:lang w:eastAsia="ko-KR"/>
        </w:rPr>
      </w:pPr>
      <w:r>
        <w:rPr>
          <w:rFonts w:hint="eastAsia" w:eastAsiaTheme="minorEastAsia"/>
          <w:lang w:val="en-CA" w:eastAsia="ko-KR"/>
        </w:rPr>
        <w:t>In ISP,</w:t>
      </w:r>
      <w:r>
        <w:rPr>
          <w:lang w:val="en-CA"/>
        </w:rPr>
        <w:t xml:space="preserve"> the dependence of 1xN/2xN subblock prediction on the reconstructed values of previously decoded 1xN/2xN subblocks of the coding block</w:t>
      </w:r>
      <w:r>
        <w:rPr>
          <w:rFonts w:hint="eastAsia" w:eastAsiaTheme="minorEastAsia"/>
          <w:lang w:val="en-CA" w:eastAsia="ko-KR"/>
        </w:rPr>
        <w:t xml:space="preserve"> is not allowed so that </w:t>
      </w:r>
      <w:r>
        <w:rPr>
          <w:lang w:val="en-CA"/>
        </w:rPr>
        <w:t xml:space="preserve">the minimum width of prediction for subblocks </w:t>
      </w:r>
      <w:r>
        <w:rPr>
          <w:rFonts w:hint="eastAsia" w:eastAsiaTheme="minorEastAsia"/>
          <w:lang w:val="en-CA" w:eastAsia="ko-KR"/>
        </w:rPr>
        <w:t>becomes</w:t>
      </w:r>
      <w:r>
        <w:rPr>
          <w:lang w:val="en-CA"/>
        </w:rPr>
        <w:t xml:space="preserve"> four samples. </w:t>
      </w:r>
      <w:r>
        <w:rPr>
          <w:rFonts w:hint="eastAsia" w:eastAsiaTheme="minorEastAsia"/>
          <w:lang w:val="en-CA" w:eastAsia="ko-KR"/>
        </w:rPr>
        <w:t>For example,</w:t>
      </w:r>
      <w:r>
        <w:t xml:space="preserve"> an 8xN (N &gt; 4) coding block that is coded using ISP with vertical split is split into two prediction regions each of size 4xN and four transforms of size 2xN. </w:t>
      </w:r>
      <w:r>
        <w:rPr>
          <w:rFonts w:hint="eastAsia" w:eastAsiaTheme="minorEastAsia"/>
          <w:lang w:eastAsia="ko-KR"/>
        </w:rPr>
        <w:t>Also,</w:t>
      </w:r>
      <w:r>
        <w:t xml:space="preserve"> a 4xN coding block that is coded using ISP with vertical split is predicted using the full 4xN block; four transform each of 1xN is used.</w:t>
      </w:r>
      <w:r>
        <w:rPr>
          <w:rFonts w:hint="eastAsia" w:eastAsiaTheme="minorEastAsia"/>
          <w:lang w:eastAsia="ko-KR"/>
        </w:rPr>
        <w:t xml:space="preserve"> </w:t>
      </w:r>
      <w:r>
        <w:rPr>
          <w:lang w:val="en-CA"/>
        </w:rPr>
        <w:t xml:space="preserve">Although the transform sizes of 1xN and 2xN are </w:t>
      </w:r>
      <w:r>
        <w:rPr>
          <w:rFonts w:hint="eastAsia" w:eastAsiaTheme="minorEastAsia"/>
          <w:lang w:val="en-CA" w:eastAsia="ko-KR"/>
        </w:rPr>
        <w:t>allowed</w:t>
      </w:r>
      <w:r>
        <w:rPr>
          <w:lang w:val="en-CA"/>
        </w:rPr>
        <w:t>, it is asserted that the transform of these blocks in 4xN regions can be performed in parallel. For example, when a 4xN prediction region contains four 1xN transforms, there is no transform in the horizontal direction; the transform in the vertical direction can be performed as a single 4xN transform in the vertical direction. Similarly, when a 4xN prediction region contains two 2xN transform blocks, the transform operation of the two 2xN blocks in each direction (horizontal and vertical) can be conducted in parallel. Thus, there is no delay added in processing these smaller blocks than processing 4x4 regular-coded intra blocks.</w:t>
      </w:r>
    </w:p>
    <w:p>
      <w:pPr>
        <w:pStyle w:val="13"/>
        <w:spacing w:before="136"/>
      </w:pPr>
      <w:bookmarkStart w:id="108" w:name="_Ref526526360"/>
      <w:r>
        <w:br w:type="textWrapping"/>
      </w:r>
      <w:bookmarkEnd w:id="108"/>
      <w:r>
        <w:rPr>
          <w:lang w:eastAsia="zh-CN"/>
        </w:rPr>
        <w:drawing>
          <wp:inline distT="0" distB="0" distL="0" distR="0">
            <wp:extent cx="3864610" cy="18014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67498" cy="1802778"/>
                    </a:xfrm>
                    <a:prstGeom prst="rect">
                      <a:avLst/>
                    </a:prstGeom>
                  </pic:spPr>
                </pic:pic>
              </a:graphicData>
            </a:graphic>
          </wp:inline>
        </w:drawing>
      </w:r>
    </w:p>
    <w:p>
      <w:pPr>
        <w:pStyle w:val="13"/>
        <w:spacing w:before="136"/>
        <w:rPr>
          <w:b w:val="0"/>
        </w:rPr>
      </w:pPr>
      <w:r>
        <w:rPr>
          <w:b w:val="0"/>
        </w:rPr>
        <w:t>a) Examples of sub-partitions for 4x8 and 8x4 CUs</w:t>
      </w:r>
    </w:p>
    <w:p>
      <w:pPr>
        <w:keepNext/>
        <w:jc w:val="center"/>
      </w:pPr>
      <w:r>
        <w:rPr>
          <w:lang w:eastAsia="zh-CN"/>
        </w:rPr>
        <w:drawing>
          <wp:inline distT="0" distB="0" distL="0" distR="0">
            <wp:extent cx="4516755" cy="2103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17136" cy="2103120"/>
                    </a:xfrm>
                    <a:prstGeom prst="rect">
                      <a:avLst/>
                    </a:prstGeom>
                  </pic:spPr>
                </pic:pic>
              </a:graphicData>
            </a:graphic>
          </wp:inline>
        </w:drawing>
      </w:r>
    </w:p>
    <w:p>
      <w:pPr>
        <w:pStyle w:val="13"/>
        <w:spacing w:before="136"/>
        <w:rPr>
          <w:b w:val="0"/>
        </w:rPr>
      </w:pPr>
      <w:r>
        <w:rPr>
          <w:b w:val="0"/>
        </w:rPr>
        <w:t>b) Examples of sub-partitions for CUs other than 4x8, 8x4 and 4x4</w:t>
      </w:r>
    </w:p>
    <w:p>
      <w:pPr>
        <w:jc w:val="center"/>
        <w:rPr>
          <w:b/>
          <w:sz w:val="20"/>
          <w:lang w:val="en-CA" w:eastAsia="zh-CN"/>
        </w:rPr>
      </w:pPr>
      <w:bookmarkStart w:id="109" w:name="_Ref1137166"/>
      <w:r>
        <w:rPr>
          <w:b/>
          <w:sz w:val="20"/>
          <w:lang w:val="en-CA" w:eastAsia="zh-CN"/>
        </w:rPr>
        <w:t>Figure </w:t>
      </w:r>
      <w:r>
        <w:rPr>
          <w:b/>
          <w:sz w:val="20"/>
          <w:lang w:val="en-CA" w:eastAsia="zh-CN"/>
        </w:rPr>
        <w:fldChar w:fldCharType="begin"/>
      </w:r>
      <w:r>
        <w:rPr>
          <w:b/>
          <w:sz w:val="20"/>
          <w:lang w:val="en-CA" w:eastAsia="zh-CN"/>
        </w:rPr>
        <w:instrText xml:space="preserve"> SEQ Figure \* ARABIC </w:instrText>
      </w:r>
      <w:r>
        <w:rPr>
          <w:b/>
          <w:sz w:val="20"/>
          <w:lang w:val="en-CA" w:eastAsia="zh-CN"/>
        </w:rPr>
        <w:fldChar w:fldCharType="separate"/>
      </w:r>
      <w:r>
        <w:rPr>
          <w:b/>
          <w:sz w:val="20"/>
          <w:lang w:val="en-CA" w:eastAsia="zh-CN"/>
        </w:rPr>
        <w:t>19</w:t>
      </w:r>
      <w:r>
        <w:rPr>
          <w:b/>
          <w:sz w:val="20"/>
          <w:lang w:val="en-CA" w:eastAsia="zh-CN"/>
        </w:rPr>
        <w:fldChar w:fldCharType="end"/>
      </w:r>
      <w:bookmarkEnd w:id="109"/>
      <w:r>
        <w:rPr>
          <w:b/>
          <w:sz w:val="20"/>
          <w:lang w:val="en-CA" w:eastAsia="zh-CN"/>
        </w:rPr>
        <w:t xml:space="preserve"> </w:t>
      </w:r>
      <w:r>
        <w:rPr>
          <w:color w:val="000000" w:themeColor="text1"/>
          <w:lang w:val="en-GB"/>
          <w14:textFill>
            <w14:solidFill>
              <w14:schemeClr w14:val="tx1"/>
            </w14:solidFill>
          </w14:textFill>
        </w:rPr>
        <w:noBreakHyphen/>
      </w:r>
      <w:r>
        <w:rPr>
          <w:color w:val="000000" w:themeColor="text1"/>
          <w:lang w:val="en-GB"/>
          <w14:textFill>
            <w14:solidFill>
              <w14:schemeClr w14:val="tx1"/>
            </w14:solidFill>
          </w14:textFill>
        </w:rPr>
        <w:t xml:space="preserve"> </w:t>
      </w:r>
      <w:r>
        <w:rPr>
          <w:b/>
          <w:sz w:val="20"/>
          <w:lang w:val="en-CA" w:eastAsia="zh-CN"/>
        </w:rPr>
        <w:t>Sub-partition depending on the block size</w:t>
      </w:r>
    </w:p>
    <w:p>
      <w:pPr>
        <w:keepNext/>
        <w:keepLines/>
        <w:jc w:val="center"/>
        <w:rPr>
          <w:b/>
          <w:sz w:val="20"/>
        </w:rPr>
      </w:pPr>
      <w:bookmarkStart w:id="110" w:name="_Ref1159983"/>
      <w:r>
        <w:rPr>
          <w:b/>
          <w:sz w:val="20"/>
        </w:rPr>
        <w:t>Table </w:t>
      </w:r>
      <w:r>
        <w:rPr>
          <w:b/>
          <w:sz w:val="20"/>
        </w:rPr>
        <w:fldChar w:fldCharType="begin"/>
      </w:r>
      <w:r>
        <w:rPr>
          <w:b/>
          <w:sz w:val="20"/>
        </w:rPr>
        <w:instrText xml:space="preserve"> STYLEREF 1 \s </w:instrText>
      </w:r>
      <w:r>
        <w:rPr>
          <w:b/>
          <w:sz w:val="20"/>
        </w:rPr>
        <w:fldChar w:fldCharType="separate"/>
      </w:r>
      <w:r>
        <w:rPr>
          <w:b/>
          <w:sz w:val="20"/>
        </w:rPr>
        <w:t>3</w:t>
      </w:r>
      <w:r>
        <w:rPr>
          <w:b/>
          <w:sz w:val="20"/>
        </w:rPr>
        <w:fldChar w:fldCharType="end"/>
      </w:r>
      <w:r>
        <w:rPr>
          <w:b/>
          <w:sz w:val="20"/>
        </w:rPr>
        <w:noBreakHyphen/>
      </w:r>
      <w:r>
        <w:rPr>
          <w:b/>
          <w:sz w:val="20"/>
        </w:rPr>
        <w:fldChar w:fldCharType="begin"/>
      </w:r>
      <w:r>
        <w:rPr>
          <w:b/>
          <w:sz w:val="20"/>
        </w:rPr>
        <w:instrText xml:space="preserve"> SEQ Table \* ARABIC \s 1 </w:instrText>
      </w:r>
      <w:r>
        <w:rPr>
          <w:b/>
          <w:sz w:val="20"/>
        </w:rPr>
        <w:fldChar w:fldCharType="separate"/>
      </w:r>
      <w:r>
        <w:rPr>
          <w:b/>
          <w:sz w:val="20"/>
        </w:rPr>
        <w:t>6</w:t>
      </w:r>
      <w:r>
        <w:rPr>
          <w:b/>
          <w:sz w:val="20"/>
        </w:rPr>
        <w:fldChar w:fldCharType="end"/>
      </w:r>
      <w:bookmarkEnd w:id="110"/>
      <w:r>
        <w:rPr>
          <w:b/>
          <w:sz w:val="20"/>
        </w:rPr>
        <w:t xml:space="preserve"> –</w:t>
      </w:r>
      <w:r>
        <w:rPr>
          <w:rFonts w:hint="eastAsia"/>
          <w:b/>
          <w:sz w:val="20"/>
        </w:rPr>
        <w:t xml:space="preserve"> </w:t>
      </w:r>
      <w:r>
        <w:rPr>
          <w:b/>
          <w:sz w:val="20"/>
        </w:rPr>
        <w:t>Entropy coding coefficient group size</w:t>
      </w:r>
    </w:p>
    <w:tbl>
      <w:tblPr>
        <w:tblStyle w:val="63"/>
        <w:tblW w:w="524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35"/>
        <w:gridCol w:w="2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35" w:type="dxa"/>
            <w:tcBorders>
              <w:bottom w:val="single" w:color="7E7E7E" w:themeColor="text1" w:themeTint="80" w:sz="4" w:space="0"/>
              <w:insideH w:val="single" w:sz="4" w:space="0"/>
            </w:tcBorders>
          </w:tcPr>
          <w:p>
            <w:pPr>
              <w:keepNext/>
              <w:keepLines/>
              <w:jc w:val="center"/>
              <w:rPr>
                <w:rFonts w:eastAsia="Times New Roman"/>
                <w:b w:val="0"/>
                <w:bCs/>
                <w:lang w:val="en-CA"/>
              </w:rPr>
            </w:pPr>
            <w:r>
              <w:rPr>
                <w:rFonts w:eastAsia="Times New Roman"/>
                <w:b w:val="0"/>
                <w:bCs/>
                <w:lang w:val="en-CA"/>
              </w:rPr>
              <w:t>Block Size</w:t>
            </w:r>
          </w:p>
        </w:tc>
        <w:tc>
          <w:tcPr>
            <w:tcW w:w="2208" w:type="dxa"/>
            <w:tcBorders>
              <w:bottom w:val="single" w:color="7E7E7E" w:themeColor="text1" w:themeTint="80" w:sz="4" w:space="0"/>
              <w:insideH w:val="single" w:sz="4" w:space="0"/>
            </w:tcBorders>
          </w:tcPr>
          <w:p>
            <w:pPr>
              <w:keepNext/>
              <w:keepLines/>
              <w:jc w:val="center"/>
              <w:rPr>
                <w:rFonts w:eastAsia="Times New Roman"/>
                <w:b w:val="0"/>
                <w:bCs/>
                <w:lang w:val="en-CA"/>
              </w:rPr>
            </w:pPr>
            <w:r>
              <w:rPr>
                <w:rFonts w:eastAsia="Times New Roman"/>
                <w:b w:val="0"/>
                <w:bCs/>
                <w:lang w:val="en-CA"/>
              </w:rPr>
              <w:t>Coefficient group 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35" w:type="dxa"/>
            <w:tcBorders>
              <w:top w:val="single" w:color="7E7E7E" w:themeColor="text1" w:themeTint="80" w:sz="4" w:space="0"/>
              <w:bottom w:val="single" w:color="7E7E7E" w:themeColor="text1" w:themeTint="80" w:sz="4" w:space="0"/>
              <w:insideH w:val="single" w:sz="4" w:space="0"/>
            </w:tcBorders>
          </w:tcPr>
          <w:p>
            <w:pPr>
              <w:keepNext/>
              <w:keepLines/>
              <w:jc w:val="center"/>
              <w:rPr>
                <w:rFonts w:eastAsia="Times New Roman"/>
                <w:b w:val="0"/>
                <w:bCs w:val="0"/>
                <w:lang w:val="en-CA"/>
              </w:rPr>
            </w:pPr>
            <m:oMathPara>
              <m:oMath>
                <m:r>
                  <m:rPr>
                    <m:sty m:val="bi"/>
                  </m:rPr>
                  <w:rPr>
                    <w:rFonts w:ascii="Cambria Math" w:hAnsi="Cambria Math" w:eastAsia="Times New Roman"/>
                    <w:lang w:val="en-CA"/>
                  </w:rPr>
                  <m:t>1×N, N≥16</m:t>
                </m:r>
              </m:oMath>
            </m:oMathPara>
          </w:p>
        </w:tc>
        <w:tc>
          <w:tcPr>
            <w:tcW w:w="2208" w:type="dxa"/>
            <w:tcBorders>
              <w:top w:val="single" w:color="7E7E7E" w:themeColor="text1" w:themeTint="80" w:sz="4" w:space="0"/>
              <w:bottom w:val="single" w:color="7E7E7E" w:themeColor="text1" w:themeTint="80" w:sz="4" w:space="0"/>
              <w:insideH w:val="single" w:sz="4" w:space="0"/>
            </w:tcBorders>
          </w:tcPr>
          <w:p>
            <w:pPr>
              <w:keepNext/>
              <w:keepLines/>
              <w:jc w:val="center"/>
              <w:rPr>
                <w:rFonts w:eastAsia="Times New Roman"/>
                <w:lang w:val="en-CA"/>
              </w:rPr>
            </w:pPr>
            <m:oMathPara>
              <m:oMath>
                <m:r>
                  <w:rPr>
                    <w:rFonts w:ascii="Cambria Math" w:hAnsi="Cambria Math" w:eastAsia="Times New Roman"/>
                    <w:lang w:val="en-CA"/>
                  </w:rPr>
                  <m:t>1×16</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35" w:type="dxa"/>
          </w:tcPr>
          <w:p>
            <w:pPr>
              <w:keepNext/>
              <w:keepLines/>
              <w:jc w:val="center"/>
              <w:rPr>
                <w:rFonts w:eastAsia="Times New Roman"/>
                <w:b w:val="0"/>
                <w:bCs w:val="0"/>
                <w:lang w:val="en-CA"/>
              </w:rPr>
            </w:pPr>
            <m:oMathPara>
              <m:oMath>
                <m:r>
                  <m:rPr>
                    <m:sty m:val="bi"/>
                  </m:rPr>
                  <w:rPr>
                    <w:rFonts w:ascii="Cambria Math" w:hAnsi="Cambria Math" w:eastAsia="Times New Roman"/>
                    <w:lang w:val="en-CA"/>
                  </w:rPr>
                  <m:t>N×1, N≥16</m:t>
                </m:r>
              </m:oMath>
            </m:oMathPara>
          </w:p>
        </w:tc>
        <w:tc>
          <w:tcPr>
            <w:tcW w:w="2208" w:type="dxa"/>
          </w:tcPr>
          <w:p>
            <w:pPr>
              <w:keepNext/>
              <w:keepLines/>
              <w:jc w:val="center"/>
              <w:rPr>
                <w:rFonts w:eastAsia="Times New Roman"/>
                <w:lang w:val="en-CA"/>
              </w:rPr>
            </w:pPr>
            <m:oMathPara>
              <m:oMath>
                <m:r>
                  <w:rPr>
                    <w:rFonts w:ascii="Cambria Math" w:hAnsi="Cambria Math" w:eastAsia="Times New Roman"/>
                    <w:lang w:val="en-CA"/>
                  </w:rPr>
                  <m:t>16×1</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35" w:type="dxa"/>
            <w:tcBorders>
              <w:top w:val="single" w:color="7E7E7E" w:themeColor="text1" w:themeTint="80" w:sz="4" w:space="0"/>
              <w:bottom w:val="single" w:color="7E7E7E" w:themeColor="text1" w:themeTint="80" w:sz="4" w:space="0"/>
              <w:insideH w:val="single" w:sz="4" w:space="0"/>
            </w:tcBorders>
          </w:tcPr>
          <w:p>
            <w:pPr>
              <w:keepNext/>
              <w:keepLines/>
              <w:jc w:val="center"/>
              <w:rPr>
                <w:rFonts w:eastAsia="Times New Roman"/>
                <w:b w:val="0"/>
                <w:bCs w:val="0"/>
                <w:lang w:val="en-CA"/>
              </w:rPr>
            </w:pPr>
            <m:oMathPara>
              <m:oMath>
                <m:r>
                  <m:rPr>
                    <m:sty m:val="bi"/>
                  </m:rPr>
                  <w:rPr>
                    <w:rFonts w:ascii="Cambria Math" w:hAnsi="Cambria Math" w:eastAsia="Times New Roman"/>
                    <w:lang w:val="en-CA"/>
                  </w:rPr>
                  <m:t>2×N, N≥8</m:t>
                </m:r>
              </m:oMath>
            </m:oMathPara>
          </w:p>
        </w:tc>
        <w:tc>
          <w:tcPr>
            <w:tcW w:w="2208" w:type="dxa"/>
            <w:tcBorders>
              <w:top w:val="single" w:color="7E7E7E" w:themeColor="text1" w:themeTint="80" w:sz="4" w:space="0"/>
              <w:bottom w:val="single" w:color="7E7E7E" w:themeColor="text1" w:themeTint="80" w:sz="4" w:space="0"/>
              <w:insideH w:val="single" w:sz="4" w:space="0"/>
            </w:tcBorders>
          </w:tcPr>
          <w:p>
            <w:pPr>
              <w:keepNext/>
              <w:keepLines/>
              <w:jc w:val="center"/>
              <w:rPr>
                <w:rFonts w:eastAsia="Times New Roman"/>
                <w:lang w:val="en-CA"/>
              </w:rPr>
            </w:pPr>
            <m:oMathPara>
              <m:oMath>
                <m:r>
                  <w:rPr>
                    <w:rFonts w:ascii="Cambria Math" w:hAnsi="Cambria Math" w:eastAsia="Times New Roman"/>
                    <w:lang w:val="en-CA"/>
                  </w:rPr>
                  <m:t>2×8</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35" w:type="dxa"/>
          </w:tcPr>
          <w:p>
            <w:pPr>
              <w:keepNext/>
              <w:keepLines/>
              <w:jc w:val="center"/>
              <w:rPr>
                <w:rFonts w:eastAsia="Times New Roman"/>
                <w:b w:val="0"/>
                <w:bCs w:val="0"/>
                <w:lang w:val="en-CA"/>
              </w:rPr>
            </w:pPr>
            <m:oMathPara>
              <m:oMath>
                <m:r>
                  <m:rPr>
                    <m:sty m:val="bi"/>
                  </m:rPr>
                  <w:rPr>
                    <w:rFonts w:ascii="Cambria Math" w:hAnsi="Cambria Math" w:eastAsia="Times New Roman"/>
                    <w:lang w:val="en-CA"/>
                  </w:rPr>
                  <m:t>N×2, N≥8</m:t>
                </m:r>
              </m:oMath>
            </m:oMathPara>
          </w:p>
        </w:tc>
        <w:tc>
          <w:tcPr>
            <w:tcW w:w="2208" w:type="dxa"/>
          </w:tcPr>
          <w:p>
            <w:pPr>
              <w:keepNext/>
              <w:keepLines/>
              <w:jc w:val="center"/>
              <w:rPr>
                <w:rFonts w:eastAsia="Times New Roman"/>
                <w:lang w:val="en-CA"/>
              </w:rPr>
            </w:pPr>
            <m:oMathPara>
              <m:oMath>
                <m:r>
                  <w:rPr>
                    <w:rFonts w:ascii="Cambria Math" w:hAnsi="Cambria Math" w:eastAsia="Times New Roman"/>
                    <w:lang w:val="en-CA"/>
                  </w:rPr>
                  <m:t>8×2</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35" w:type="dxa"/>
            <w:tcBorders>
              <w:top w:val="single" w:color="7E7E7E" w:themeColor="text1" w:themeTint="80" w:sz="4" w:space="0"/>
              <w:bottom w:val="single" w:color="7E7E7E" w:themeColor="text1" w:themeTint="80" w:sz="4" w:space="0"/>
              <w:insideH w:val="single" w:sz="4" w:space="0"/>
            </w:tcBorders>
          </w:tcPr>
          <w:p>
            <w:pPr>
              <w:keepNext/>
              <w:keepLines/>
              <w:jc w:val="center"/>
              <w:rPr>
                <w:rFonts w:eastAsia="Times New Roman"/>
                <w:b w:val="0"/>
                <w:bCs w:val="0"/>
                <w:lang w:val="en-CA"/>
              </w:rPr>
            </w:pPr>
            <w:r>
              <w:rPr>
                <w:rFonts w:eastAsia="Times New Roman"/>
                <w:b w:val="0"/>
                <w:bCs w:val="0"/>
                <w:lang w:val="en-CA"/>
              </w:rPr>
              <w:t xml:space="preserve">All other possible </w:t>
            </w:r>
            <m:oMath>
              <m:r>
                <m:rPr>
                  <m:sty m:val="bi"/>
                </m:rPr>
                <w:rPr>
                  <w:rFonts w:ascii="Cambria Math" w:hAnsi="Cambria Math" w:eastAsia="Times New Roman"/>
                  <w:lang w:val="en-CA"/>
                </w:rPr>
                <m:t>M×N</m:t>
              </m:r>
            </m:oMath>
            <w:r>
              <w:rPr>
                <w:rFonts w:eastAsia="Times New Roman"/>
                <w:b w:val="0"/>
                <w:bCs w:val="0"/>
                <w:lang w:val="en-CA"/>
              </w:rPr>
              <w:t xml:space="preserve"> cases</w:t>
            </w:r>
          </w:p>
        </w:tc>
        <w:tc>
          <w:tcPr>
            <w:tcW w:w="2208" w:type="dxa"/>
            <w:tcBorders>
              <w:top w:val="single" w:color="7E7E7E" w:themeColor="text1" w:themeTint="80" w:sz="4" w:space="0"/>
              <w:bottom w:val="single" w:color="7E7E7E" w:themeColor="text1" w:themeTint="80" w:sz="4" w:space="0"/>
              <w:insideH w:val="single" w:sz="4" w:space="0"/>
            </w:tcBorders>
          </w:tcPr>
          <w:p>
            <w:pPr>
              <w:keepNext/>
              <w:keepLines/>
              <w:jc w:val="center"/>
              <w:rPr>
                <w:rFonts w:eastAsia="Times New Roman"/>
                <w:lang w:val="en-CA"/>
              </w:rPr>
            </w:pPr>
            <m:oMathPara>
              <m:oMath>
                <m:r>
                  <w:rPr>
                    <w:rFonts w:ascii="Cambria Math" w:hAnsi="Cambria Math" w:eastAsia="Times New Roman"/>
                    <w:lang w:val="en-CA"/>
                  </w:rPr>
                  <m:t>4×4</m:t>
                </m:r>
              </m:oMath>
            </m:oMathPara>
          </w:p>
        </w:tc>
      </w:tr>
    </w:tbl>
    <w:p>
      <w:pPr>
        <w:jc w:val="both"/>
      </w:pPr>
      <w:r>
        <w:t>For each sub-partition, reconstructed samples are obtained by adding the residual signal to the prediction signal. Here, a residual signal is generated by the processes such as entropy decoding, inverse quantization and inverse transform. Therefore, the reconstructed sample values of each sub-partition are available to generate the prediction of the next sub-partition, and each sub-partition is processed repeatedly. In addition, the first sub-partition to be processed is the one containing the top-left sample of the CU and then continuing downwards (horizontal split) or rightwards (vertical split). As a result, reference samples used to generate the sub-partitions prediction signals are only located at the left and above sides of the lines. All sub-partitions share the same intra mode. The followings are summary of interaction of ISP with other coding tools.</w:t>
      </w:r>
    </w:p>
    <w:p>
      <w:pPr>
        <w:pStyle w:val="46"/>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rPr>
      </w:pPr>
      <w:r>
        <w:rPr>
          <w:sz w:val="22"/>
          <w:szCs w:val="22"/>
          <w:lang w:val="en-CA"/>
        </w:rPr>
        <w:t>Multiple Reference Line (MRL): if a block has an MRL index other than 0, then the ISP coding mode will be inferred to be 0 and therefore ISP mode information will not be sent to the decoder.</w:t>
      </w:r>
    </w:p>
    <w:p>
      <w:pPr>
        <w:pStyle w:val="46"/>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CA"/>
        </w:rPr>
      </w:pPr>
      <w:r>
        <w:rPr>
          <w:sz w:val="22"/>
          <w:szCs w:val="22"/>
          <w:lang w:val="en-CA"/>
        </w:rPr>
        <w:t xml:space="preserve">Entropy coding coefficient group size: the sizes of the entropy coding subblocks have been modified so that they have 16 samples in all possible cases, as shown in </w:t>
      </w:r>
      <w:r>
        <w:rPr>
          <w:sz w:val="22"/>
          <w:szCs w:val="22"/>
          <w:lang w:val="en-CA"/>
        </w:rPr>
        <w:fldChar w:fldCharType="begin"/>
      </w:r>
      <w:r>
        <w:rPr>
          <w:sz w:val="22"/>
          <w:szCs w:val="22"/>
          <w:lang w:val="en-CA"/>
        </w:rPr>
        <w:instrText xml:space="preserve"> REF _Ref1159983 \h  \* MERGEFORMAT </w:instrText>
      </w:r>
      <w:r>
        <w:rPr>
          <w:sz w:val="22"/>
          <w:szCs w:val="22"/>
          <w:lang w:val="en-CA"/>
        </w:rPr>
        <w:fldChar w:fldCharType="separate"/>
      </w:r>
      <w:r>
        <w:rPr>
          <w:sz w:val="22"/>
          <w:szCs w:val="22"/>
        </w:rPr>
        <w:t>Table 3</w:t>
      </w:r>
      <w:r>
        <w:rPr>
          <w:sz w:val="22"/>
          <w:szCs w:val="22"/>
        </w:rPr>
        <w:noBreakHyphen/>
      </w:r>
      <w:r>
        <w:rPr>
          <w:sz w:val="22"/>
          <w:szCs w:val="22"/>
        </w:rPr>
        <w:t>6</w:t>
      </w:r>
      <w:r>
        <w:rPr>
          <w:sz w:val="22"/>
          <w:szCs w:val="22"/>
          <w:lang w:val="en-CA"/>
        </w:rPr>
        <w:fldChar w:fldCharType="end"/>
      </w:r>
      <w:r>
        <w:rPr>
          <w:sz w:val="22"/>
          <w:szCs w:val="22"/>
          <w:lang w:val="en-CA"/>
        </w:rPr>
        <w:t xml:space="preserve">. Note that the new sizes only affect blocks produced by ISP in which one of the dimensions is less than 4 samples. In all other cases coefficient groups keep the </w:t>
      </w:r>
      <m:oMath>
        <m:r>
          <w:rPr>
            <w:rFonts w:ascii="Cambria Math" w:hAnsi="Cambria Math"/>
            <w:sz w:val="22"/>
            <w:szCs w:val="22"/>
            <w:lang w:val="en-CA"/>
          </w:rPr>
          <m:t>4×4</m:t>
        </m:r>
      </m:oMath>
      <w:r>
        <w:rPr>
          <w:sz w:val="22"/>
          <w:szCs w:val="22"/>
          <w:lang w:val="en-CA"/>
        </w:rPr>
        <w:t xml:space="preserve"> dimensions.</w:t>
      </w:r>
    </w:p>
    <w:p>
      <w:pPr>
        <w:pStyle w:val="46"/>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color w:val="000000" w:themeColor="text1"/>
          <w:sz w:val="22"/>
          <w:szCs w:val="22"/>
          <w:lang w:val="en-CA"/>
          <w14:textFill>
            <w14:solidFill>
              <w14:schemeClr w14:val="tx1"/>
            </w14:solidFill>
          </w14:textFill>
        </w:rPr>
      </w:pPr>
      <w:r>
        <w:rPr>
          <w:sz w:val="22"/>
          <w:szCs w:val="22"/>
          <w:lang w:val="en-CA"/>
        </w:rPr>
        <w:t>CBF coding</w:t>
      </w:r>
      <w:r>
        <w:rPr>
          <w:color w:val="000000" w:themeColor="text1"/>
          <w:sz w:val="22"/>
          <w:szCs w:val="22"/>
          <w:lang w:val="en-CA"/>
          <w14:textFill>
            <w14:solidFill>
              <w14:schemeClr w14:val="tx1"/>
            </w14:solidFill>
          </w14:textFill>
        </w:rPr>
        <w:t xml:space="preserve">: it is assumed to have at least one of the sub-partitions has a non-zero CBF. Hence, if </w:t>
      </w:r>
      <m:oMath>
        <m:r>
          <w:rPr>
            <w:rFonts w:ascii="Cambria Math" w:hAnsi="Cambria Math"/>
            <w:color w:val="000000" w:themeColor="text1"/>
            <w:sz w:val="22"/>
            <w:szCs w:val="22"/>
            <w:lang w:val="en-CA"/>
            <w14:textFill>
              <w14:solidFill>
                <w14:schemeClr w14:val="tx1"/>
              </w14:solidFill>
            </w14:textFill>
          </w:rPr>
          <m:t>n</m:t>
        </m:r>
      </m:oMath>
      <w:r>
        <w:rPr>
          <w:color w:val="000000" w:themeColor="text1"/>
          <w:sz w:val="22"/>
          <w:szCs w:val="22"/>
          <w:lang w:val="en-CA"/>
          <w14:textFill>
            <w14:solidFill>
              <w14:schemeClr w14:val="tx1"/>
            </w14:solidFill>
          </w14:textFill>
        </w:rPr>
        <w:t xml:space="preserve"> is the number of sub-partitions and the first </w:t>
      </w:r>
      <m:oMath>
        <m:r>
          <w:rPr>
            <w:rFonts w:ascii="Cambria Math" w:hAnsi="Cambria Math"/>
            <w:color w:val="000000" w:themeColor="text1"/>
            <w:sz w:val="22"/>
            <w:szCs w:val="22"/>
            <w:lang w:val="en-CA"/>
            <w14:textFill>
              <w14:solidFill>
                <w14:schemeClr w14:val="tx1"/>
              </w14:solidFill>
            </w14:textFill>
          </w:rPr>
          <m:t>n-1</m:t>
        </m:r>
      </m:oMath>
      <w:r>
        <w:rPr>
          <w:color w:val="000000" w:themeColor="text1"/>
          <w:sz w:val="22"/>
          <w:szCs w:val="22"/>
          <w:lang w:val="en-CA"/>
          <w14:textFill>
            <w14:solidFill>
              <w14:schemeClr w14:val="tx1"/>
            </w14:solidFill>
          </w14:textFill>
        </w:rPr>
        <w:t xml:space="preserve"> sub-partitions have produced a zero CBF, then the CBF of the </w:t>
      </w:r>
      <m:oMath>
        <m:r>
          <w:rPr>
            <w:rFonts w:ascii="Cambria Math" w:hAnsi="Cambria Math"/>
            <w:color w:val="000000" w:themeColor="text1"/>
            <w:sz w:val="22"/>
            <w:szCs w:val="22"/>
            <w:lang w:val="en-CA"/>
            <w14:textFill>
              <w14:solidFill>
                <w14:schemeClr w14:val="tx1"/>
              </w14:solidFill>
            </w14:textFill>
          </w:rPr>
          <m:t>n</m:t>
        </m:r>
      </m:oMath>
      <w:r>
        <w:rPr>
          <w:color w:val="000000" w:themeColor="text1"/>
          <w:sz w:val="22"/>
          <w:szCs w:val="22"/>
          <w:lang w:val="en-CA"/>
          <w14:textFill>
            <w14:solidFill>
              <w14:schemeClr w14:val="tx1"/>
            </w14:solidFill>
          </w14:textFill>
        </w:rPr>
        <w:t xml:space="preserve">-th sub-partition is inferred to be 1. </w:t>
      </w:r>
    </w:p>
    <w:p>
      <w:pPr>
        <w:pStyle w:val="46"/>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color w:val="000000" w:themeColor="text1"/>
          <w:sz w:val="22"/>
          <w:szCs w:val="22"/>
          <w:lang w:val="en-CA"/>
          <w14:textFill>
            <w14:solidFill>
              <w14:schemeClr w14:val="tx1"/>
            </w14:solidFill>
          </w14:textFill>
        </w:rPr>
      </w:pPr>
      <w:r>
        <w:rPr>
          <w:color w:val="000000" w:themeColor="text1"/>
          <w:sz w:val="22"/>
          <w:szCs w:val="22"/>
          <w:lang w:val="en-CA"/>
          <w14:textFill>
            <w14:solidFill>
              <w14:schemeClr w14:val="tx1"/>
            </w14:solidFill>
          </w14:textFill>
        </w:rPr>
        <w:t>MPM usage: the MPM flag will be inferred to be one in a block coded by ISP mode, and the MPM list is modified to exclude the DC mode and to prioritize horizontal intra modes for the ISP horizontal split and vertical intra modes for the vertical one.</w:t>
      </w:r>
    </w:p>
    <w:p>
      <w:pPr>
        <w:pStyle w:val="46"/>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Transform size restriction: all ISP transforms with a length larger than 16 points uses the DCT-</w:t>
      </w:r>
      <w:r>
        <w:rPr>
          <w:sz w:val="22"/>
          <w:szCs w:val="22"/>
          <w:lang w:val="en-CA"/>
        </w:rPr>
        <w:t>II</w:t>
      </w:r>
      <w:r>
        <w:rPr>
          <w:color w:val="000000" w:themeColor="text1"/>
          <w:sz w:val="22"/>
          <w:szCs w:val="22"/>
          <w14:textFill>
            <w14:solidFill>
              <w14:schemeClr w14:val="tx1"/>
            </w14:solidFill>
          </w14:textFill>
        </w:rPr>
        <w:t>.</w:t>
      </w:r>
    </w:p>
    <w:p>
      <w:pPr>
        <w:pStyle w:val="46"/>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color w:val="000000" w:themeColor="text1"/>
          <w:sz w:val="22"/>
          <w:szCs w:val="22"/>
          <w:lang w:val="en-CA"/>
          <w14:textFill>
            <w14:solidFill>
              <w14:schemeClr w14:val="tx1"/>
            </w14:solidFill>
          </w14:textFill>
        </w:rPr>
      </w:pPr>
      <w:r>
        <w:rPr>
          <w:color w:val="000000" w:themeColor="text1"/>
          <w:sz w:val="22"/>
          <w:szCs w:val="22"/>
          <w:lang w:val="en-CA"/>
          <w14:textFill>
            <w14:solidFill>
              <w14:schemeClr w14:val="tx1"/>
            </w14:solidFill>
          </w14:textFill>
        </w:rPr>
        <w:t>PDPC: when a CU uses the ISP coding mode, the PDPC filters will not be applied to the resulting sub-partitions.</w:t>
      </w:r>
    </w:p>
    <w:p>
      <w:pPr>
        <w:pStyle w:val="46"/>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CA"/>
        </w:rPr>
      </w:pPr>
      <w:r>
        <w:rPr>
          <w:color w:val="000000" w:themeColor="text1"/>
          <w:sz w:val="22"/>
          <w:szCs w:val="22"/>
          <w:lang w:val="en-CA"/>
          <w14:textFill>
            <w14:solidFill>
              <w14:schemeClr w14:val="tx1"/>
            </w14:solidFill>
          </w14:textFill>
        </w:rPr>
        <w:t>MTS flag: if a CU uses the ISP coding mode, the MTS CU flag will be set to 0 and it will not be sent to the decoder. Therefore, the encoder will not perform RD tests for the different available transforms for each resulting sub</w:t>
      </w:r>
      <w:r>
        <w:rPr>
          <w:sz w:val="22"/>
          <w:szCs w:val="22"/>
          <w:lang w:val="en-CA"/>
        </w:rPr>
        <w:t xml:space="preserve">-partition. The transform choice for the ISP mode will instead be fixed and selected according the intra mode, the processing order and the block size utilized. Hence, no signalling is required. For example, let </w:t>
      </w:r>
      <m:oMath>
        <m:sSub>
          <m:sSubPr>
            <m:ctrlPr>
              <w:rPr>
                <w:rFonts w:ascii="Cambria Math" w:hAnsi="Cambria Math"/>
                <w:i/>
                <w:sz w:val="22"/>
                <w:szCs w:val="22"/>
                <w:lang w:val="en-CA"/>
              </w:rPr>
            </m:ctrlPr>
          </m:sSubPr>
          <m:e>
            <m:r>
              <w:rPr>
                <w:rFonts w:ascii="Cambria Math" w:hAnsi="Cambria Math"/>
                <w:sz w:val="22"/>
                <w:szCs w:val="22"/>
                <w:lang w:val="en-CA"/>
              </w:rPr>
              <m:t>t</m:t>
            </m:r>
            <m:ctrlPr>
              <w:rPr>
                <w:rFonts w:ascii="Cambria Math" w:hAnsi="Cambria Math"/>
                <w:i/>
                <w:sz w:val="22"/>
                <w:szCs w:val="22"/>
                <w:lang w:val="en-CA"/>
              </w:rPr>
            </m:ctrlPr>
          </m:e>
          <m:sub>
            <m:r>
              <w:rPr>
                <w:rFonts w:ascii="Cambria Math" w:hAnsi="Cambria Math"/>
                <w:sz w:val="22"/>
                <w:szCs w:val="22"/>
                <w:lang w:val="en-CA"/>
              </w:rPr>
              <m:t>H</m:t>
            </m:r>
            <m:ctrlPr>
              <w:rPr>
                <w:rFonts w:ascii="Cambria Math" w:hAnsi="Cambria Math"/>
                <w:i/>
                <w:sz w:val="22"/>
                <w:szCs w:val="22"/>
                <w:lang w:val="en-CA"/>
              </w:rPr>
            </m:ctrlPr>
          </m:sub>
        </m:sSub>
      </m:oMath>
      <w:r>
        <w:rPr>
          <w:sz w:val="22"/>
          <w:szCs w:val="22"/>
          <w:lang w:val="en-CA"/>
        </w:rPr>
        <w:t xml:space="preserve"> and </w:t>
      </w:r>
      <m:oMath>
        <m:sSub>
          <m:sSubPr>
            <m:ctrlPr>
              <w:rPr>
                <w:rFonts w:ascii="Cambria Math" w:hAnsi="Cambria Math"/>
                <w:i/>
                <w:sz w:val="22"/>
                <w:szCs w:val="22"/>
                <w:lang w:val="en-CA"/>
              </w:rPr>
            </m:ctrlPr>
          </m:sSubPr>
          <m:e>
            <m:r>
              <w:rPr>
                <w:rFonts w:ascii="Cambria Math" w:hAnsi="Cambria Math"/>
                <w:sz w:val="22"/>
                <w:szCs w:val="22"/>
                <w:lang w:val="en-CA"/>
              </w:rPr>
              <m:t>t</m:t>
            </m:r>
            <m:ctrlPr>
              <w:rPr>
                <w:rFonts w:ascii="Cambria Math" w:hAnsi="Cambria Math"/>
                <w:i/>
                <w:sz w:val="22"/>
                <w:szCs w:val="22"/>
                <w:lang w:val="en-CA"/>
              </w:rPr>
            </m:ctrlPr>
          </m:e>
          <m:sub>
            <m:r>
              <w:rPr>
                <w:rFonts w:ascii="Cambria Math" w:hAnsi="Cambria Math"/>
                <w:sz w:val="22"/>
                <w:szCs w:val="22"/>
                <w:lang w:val="en-CA"/>
              </w:rPr>
              <m:t>V</m:t>
            </m:r>
            <m:ctrlPr>
              <w:rPr>
                <w:rFonts w:ascii="Cambria Math" w:hAnsi="Cambria Math"/>
                <w:i/>
                <w:sz w:val="22"/>
                <w:szCs w:val="22"/>
                <w:lang w:val="en-CA"/>
              </w:rPr>
            </m:ctrlPr>
          </m:sub>
        </m:sSub>
      </m:oMath>
      <w:r>
        <w:rPr>
          <w:sz w:val="22"/>
          <w:szCs w:val="22"/>
          <w:lang w:val="en-CA"/>
        </w:rPr>
        <w:t xml:space="preserve"> be the horizontal and the vertical transforms selected respectively for the </w:t>
      </w:r>
      <m:oMath>
        <m:r>
          <w:rPr>
            <w:rFonts w:ascii="Cambria Math" w:hAnsi="Cambria Math"/>
            <w:sz w:val="22"/>
            <w:szCs w:val="22"/>
            <w:lang w:val="en-CA"/>
          </w:rPr>
          <m:t>w×h</m:t>
        </m:r>
      </m:oMath>
      <w:r>
        <w:rPr>
          <w:sz w:val="22"/>
          <w:szCs w:val="22"/>
          <w:lang w:val="en-CA"/>
        </w:rPr>
        <w:t xml:space="preserve"> sub-partition, where </w:t>
      </w:r>
      <m:oMath>
        <m:r>
          <w:rPr>
            <w:rFonts w:ascii="Cambria Math" w:hAnsi="Cambria Math"/>
            <w:sz w:val="22"/>
            <w:szCs w:val="22"/>
            <w:lang w:val="en-CA"/>
          </w:rPr>
          <m:t>w</m:t>
        </m:r>
      </m:oMath>
      <w:r>
        <w:rPr>
          <w:sz w:val="22"/>
          <w:szCs w:val="22"/>
          <w:lang w:val="en-CA"/>
        </w:rPr>
        <w:t xml:space="preserve"> is the width and </w:t>
      </w:r>
      <m:oMath>
        <m:r>
          <w:rPr>
            <w:rFonts w:ascii="Cambria Math" w:hAnsi="Cambria Math"/>
            <w:sz w:val="22"/>
            <w:szCs w:val="22"/>
            <w:lang w:val="en-CA"/>
          </w:rPr>
          <m:t>h</m:t>
        </m:r>
      </m:oMath>
      <w:r>
        <w:rPr>
          <w:sz w:val="22"/>
          <w:szCs w:val="22"/>
          <w:lang w:val="en-CA"/>
        </w:rPr>
        <w:t xml:space="preserve"> is the height. Then the transform is selected according to the following rules:</w:t>
      </w:r>
    </w:p>
    <w:p>
      <w:pPr>
        <w:pStyle w:val="46"/>
        <w:numPr>
          <w:ilvl w:val="0"/>
          <w:numId w:val="1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CA"/>
        </w:rPr>
      </w:pPr>
      <w:r>
        <w:rPr>
          <w:sz w:val="22"/>
          <w:szCs w:val="22"/>
          <w:lang w:val="en-CA"/>
        </w:rPr>
        <w:t xml:space="preserve">If </w:t>
      </w:r>
      <m:oMath>
        <m:r>
          <w:rPr>
            <w:rFonts w:ascii="Cambria Math" w:hAnsi="Cambria Math"/>
            <w:sz w:val="22"/>
            <w:szCs w:val="22"/>
            <w:lang w:val="en-CA"/>
          </w:rPr>
          <m:t>w=1</m:t>
        </m:r>
      </m:oMath>
      <w:r>
        <w:rPr>
          <w:sz w:val="22"/>
          <w:szCs w:val="22"/>
          <w:lang w:val="en-CA"/>
        </w:rPr>
        <w:t xml:space="preserve"> or </w:t>
      </w:r>
      <m:oMath>
        <m:r>
          <w:rPr>
            <w:rFonts w:ascii="Cambria Math" w:hAnsi="Cambria Math"/>
            <w:sz w:val="22"/>
            <w:szCs w:val="22"/>
            <w:lang w:val="en-CA"/>
          </w:rPr>
          <m:t>h=1</m:t>
        </m:r>
      </m:oMath>
      <w:r>
        <w:rPr>
          <w:sz w:val="22"/>
          <w:szCs w:val="22"/>
          <w:lang w:val="en-CA"/>
        </w:rPr>
        <w:t>, then there is no horizontal or vertical transform respectively.</w:t>
      </w:r>
    </w:p>
    <w:p>
      <w:pPr>
        <w:pStyle w:val="46"/>
        <w:numPr>
          <w:ilvl w:val="0"/>
          <w:numId w:val="1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CA"/>
        </w:rPr>
      </w:pPr>
      <w:r>
        <w:rPr>
          <w:sz w:val="22"/>
          <w:szCs w:val="22"/>
          <w:lang w:val="en-CA"/>
        </w:rPr>
        <w:t xml:space="preserve">If </w:t>
      </w:r>
      <m:oMath>
        <m:r>
          <w:rPr>
            <w:rFonts w:ascii="Cambria Math" w:hAnsi="Cambria Math"/>
            <w:sz w:val="22"/>
            <w:szCs w:val="22"/>
            <w:lang w:val="en-CA"/>
          </w:rPr>
          <m:t>w=2</m:t>
        </m:r>
      </m:oMath>
      <w:r>
        <w:rPr>
          <w:sz w:val="22"/>
          <w:szCs w:val="22"/>
          <w:lang w:val="en-CA"/>
        </w:rPr>
        <w:t xml:space="preserve"> or </w:t>
      </w:r>
      <m:oMath>
        <m:r>
          <w:rPr>
            <w:rFonts w:ascii="Cambria Math" w:hAnsi="Cambria Math"/>
            <w:sz w:val="22"/>
            <w:szCs w:val="22"/>
            <w:lang w:val="en-CA"/>
          </w:rPr>
          <m:t>w&gt;32</m:t>
        </m:r>
      </m:oMath>
      <w:r>
        <w:rPr>
          <w:sz w:val="22"/>
          <w:szCs w:val="22"/>
          <w:lang w:val="en-CA"/>
        </w:rPr>
        <w:t xml:space="preserve">, </w:t>
      </w:r>
      <m:oMath>
        <m:sSub>
          <m:sSubPr>
            <m:ctrlPr>
              <w:rPr>
                <w:rFonts w:ascii="Cambria Math" w:hAnsi="Cambria Math"/>
                <w:i/>
                <w:sz w:val="22"/>
                <w:szCs w:val="22"/>
                <w:lang w:val="en-CA"/>
              </w:rPr>
            </m:ctrlPr>
          </m:sSubPr>
          <m:e>
            <m:r>
              <w:rPr>
                <w:rFonts w:ascii="Cambria Math" w:hAnsi="Cambria Math"/>
                <w:sz w:val="22"/>
                <w:szCs w:val="22"/>
                <w:lang w:val="en-CA"/>
              </w:rPr>
              <m:t>t</m:t>
            </m:r>
            <m:ctrlPr>
              <w:rPr>
                <w:rFonts w:ascii="Cambria Math" w:hAnsi="Cambria Math"/>
                <w:i/>
                <w:sz w:val="22"/>
                <w:szCs w:val="22"/>
                <w:lang w:val="en-CA"/>
              </w:rPr>
            </m:ctrlPr>
          </m:e>
          <m:sub>
            <m:r>
              <w:rPr>
                <w:rFonts w:ascii="Cambria Math" w:hAnsi="Cambria Math"/>
                <w:sz w:val="22"/>
                <w:szCs w:val="22"/>
                <w:lang w:val="en-CA"/>
              </w:rPr>
              <m:t>H</m:t>
            </m:r>
            <m:ctrlPr>
              <w:rPr>
                <w:rFonts w:ascii="Cambria Math" w:hAnsi="Cambria Math"/>
                <w:i/>
                <w:sz w:val="22"/>
                <w:szCs w:val="22"/>
                <w:lang w:val="en-CA"/>
              </w:rPr>
            </m:ctrlPr>
          </m:sub>
        </m:sSub>
      </m:oMath>
      <w:r>
        <w:rPr>
          <w:sz w:val="22"/>
          <w:szCs w:val="22"/>
          <w:lang w:val="en-CA"/>
        </w:rPr>
        <w:t xml:space="preserve"> = DCT-II</w:t>
      </w:r>
    </w:p>
    <w:p>
      <w:pPr>
        <w:pStyle w:val="46"/>
        <w:numPr>
          <w:ilvl w:val="0"/>
          <w:numId w:val="1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CA"/>
        </w:rPr>
      </w:pPr>
      <w:r>
        <w:rPr>
          <w:sz w:val="22"/>
          <w:szCs w:val="22"/>
          <w:lang w:val="en-CA"/>
        </w:rPr>
        <w:t xml:space="preserve">If </w:t>
      </w:r>
      <m:oMath>
        <m:r>
          <w:rPr>
            <w:rFonts w:ascii="Cambria Math" w:hAnsi="Cambria Math"/>
            <w:sz w:val="22"/>
            <w:szCs w:val="22"/>
            <w:lang w:val="en-CA"/>
          </w:rPr>
          <m:t>h =2</m:t>
        </m:r>
      </m:oMath>
      <w:r>
        <w:rPr>
          <w:sz w:val="22"/>
          <w:szCs w:val="22"/>
          <w:lang w:val="en-CA"/>
        </w:rPr>
        <w:t xml:space="preserve"> or </w:t>
      </w:r>
      <m:oMath>
        <m:r>
          <w:rPr>
            <w:rFonts w:ascii="Cambria Math" w:hAnsi="Cambria Math"/>
            <w:sz w:val="22"/>
            <w:szCs w:val="22"/>
            <w:lang w:val="en-CA"/>
          </w:rPr>
          <m:t>h &gt;32</m:t>
        </m:r>
      </m:oMath>
      <w:r>
        <w:rPr>
          <w:sz w:val="22"/>
          <w:szCs w:val="22"/>
          <w:lang w:val="en-CA"/>
        </w:rPr>
        <w:t xml:space="preserve">, </w:t>
      </w:r>
      <m:oMath>
        <m:sSub>
          <m:sSubPr>
            <m:ctrlPr>
              <w:rPr>
                <w:rFonts w:ascii="Cambria Math" w:hAnsi="Cambria Math"/>
                <w:i/>
                <w:sz w:val="22"/>
                <w:szCs w:val="22"/>
                <w:lang w:val="en-CA"/>
              </w:rPr>
            </m:ctrlPr>
          </m:sSubPr>
          <m:e>
            <m:r>
              <w:rPr>
                <w:rFonts w:ascii="Cambria Math" w:hAnsi="Cambria Math"/>
                <w:sz w:val="22"/>
                <w:szCs w:val="22"/>
                <w:lang w:val="en-CA"/>
              </w:rPr>
              <m:t>t</m:t>
            </m:r>
            <m:ctrlPr>
              <w:rPr>
                <w:rFonts w:ascii="Cambria Math" w:hAnsi="Cambria Math"/>
                <w:i/>
                <w:sz w:val="22"/>
                <w:szCs w:val="22"/>
                <w:lang w:val="en-CA"/>
              </w:rPr>
            </m:ctrlPr>
          </m:e>
          <m:sub>
            <m:r>
              <w:rPr>
                <w:rFonts w:ascii="Cambria Math" w:hAnsi="Cambria Math"/>
                <w:sz w:val="22"/>
                <w:szCs w:val="22"/>
                <w:lang w:val="en-CA"/>
              </w:rPr>
              <m:t>V</m:t>
            </m:r>
            <m:ctrlPr>
              <w:rPr>
                <w:rFonts w:ascii="Cambria Math" w:hAnsi="Cambria Math"/>
                <w:i/>
                <w:sz w:val="22"/>
                <w:szCs w:val="22"/>
                <w:lang w:val="en-CA"/>
              </w:rPr>
            </m:ctrlPr>
          </m:sub>
        </m:sSub>
      </m:oMath>
      <w:r>
        <w:rPr>
          <w:sz w:val="22"/>
          <w:szCs w:val="22"/>
          <w:lang w:val="en-CA"/>
        </w:rPr>
        <w:t xml:space="preserve"> = DCT-II</w:t>
      </w:r>
    </w:p>
    <w:p>
      <w:pPr>
        <w:pStyle w:val="46"/>
        <w:numPr>
          <w:ilvl w:val="0"/>
          <w:numId w:val="1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pPr>
      <w:r>
        <w:rPr>
          <w:sz w:val="22"/>
          <w:szCs w:val="22"/>
          <w:lang w:val="en-CA"/>
        </w:rPr>
        <w:t xml:space="preserve">Otherwise, the transform is selected as in </w:t>
      </w:r>
      <w:r>
        <w:rPr>
          <w:sz w:val="22"/>
          <w:szCs w:val="22"/>
          <w:lang w:val="en-CA"/>
        </w:rPr>
        <w:fldChar w:fldCharType="begin"/>
      </w:r>
      <w:r>
        <w:rPr>
          <w:sz w:val="22"/>
          <w:szCs w:val="22"/>
          <w:lang w:val="en-CA"/>
        </w:rPr>
        <w:instrText xml:space="preserve"> REF _Ref1161455 \h  \* MERGEFORMAT </w:instrText>
      </w:r>
      <w:r>
        <w:rPr>
          <w:sz w:val="22"/>
          <w:szCs w:val="22"/>
          <w:lang w:val="en-CA"/>
        </w:rPr>
        <w:fldChar w:fldCharType="separate"/>
      </w:r>
      <w:r>
        <w:rPr>
          <w:sz w:val="22"/>
          <w:szCs w:val="22"/>
          <w:rPrChange w:id="87" w:author="Jianle Chen" w:date="2020-03-22T21:29:00Z">
            <w:rPr/>
          </w:rPrChange>
        </w:rPr>
        <w:t>Table </w:t>
      </w:r>
      <w:r>
        <w:rPr>
          <w:sz w:val="22"/>
          <w:szCs w:val="22"/>
          <w:rPrChange w:id="88" w:author="Jianle Chen" w:date="2020-03-22T21:29:00Z">
            <w:rPr/>
          </w:rPrChange>
        </w:rPr>
        <w:t>3</w:t>
      </w:r>
      <w:r>
        <w:rPr>
          <w:sz w:val="22"/>
          <w:szCs w:val="22"/>
          <w:rPrChange w:id="89" w:author="Jianle Chen" w:date="2020-03-22T21:29:00Z">
            <w:rPr/>
          </w:rPrChange>
        </w:rPr>
        <w:noBreakHyphen/>
      </w:r>
      <w:r>
        <w:rPr>
          <w:sz w:val="22"/>
          <w:szCs w:val="22"/>
          <w:rPrChange w:id="90" w:author="Jianle Chen" w:date="2020-03-22T21:29:00Z">
            <w:rPr/>
          </w:rPrChange>
        </w:rPr>
        <w:t>7</w:t>
      </w:r>
      <w:r>
        <w:rPr>
          <w:sz w:val="22"/>
          <w:szCs w:val="22"/>
          <w:lang w:val="en-CA"/>
        </w:rPr>
        <w:fldChar w:fldCharType="end"/>
      </w:r>
      <w:r>
        <w:rPr>
          <w:sz w:val="22"/>
          <w:szCs w:val="22"/>
          <w:lang w:val="en-CA"/>
        </w:rPr>
        <w:t>.</w:t>
      </w:r>
      <w:bookmarkStart w:id="111" w:name="_Ref525399014"/>
      <w:r>
        <w:t xml:space="preserve"> </w:t>
      </w:r>
    </w:p>
    <w:bookmarkEnd w:id="111"/>
    <w:p>
      <w:pPr>
        <w:pStyle w:val="13"/>
        <w:spacing w:before="136" w:after="0"/>
        <w:rPr>
          <w:color w:val="000000" w:themeColor="text1"/>
          <w14:textFill>
            <w14:solidFill>
              <w14:schemeClr w14:val="tx1"/>
            </w14:solidFill>
          </w14:textFill>
        </w:rPr>
      </w:pPr>
      <w:bookmarkStart w:id="112" w:name="_Ref1161455"/>
      <w:r>
        <w:t>Table </w:t>
      </w:r>
      <w:r>
        <w:fldChar w:fldCharType="begin"/>
      </w:r>
      <w:r>
        <w:instrText xml:space="preserve"> STYLEREF 1 \s </w:instrText>
      </w:r>
      <w:r>
        <w:fldChar w:fldCharType="separate"/>
      </w:r>
      <w:r>
        <w:t>3</w:t>
      </w:r>
      <w:r>
        <w:fldChar w:fldCharType="end"/>
      </w:r>
      <w:r>
        <w:noBreakHyphen/>
      </w:r>
      <w:r>
        <w:fldChar w:fldCharType="begin"/>
      </w:r>
      <w:r>
        <w:instrText xml:space="preserve"> SEQ Table \* ARABIC \s 1 </w:instrText>
      </w:r>
      <w:r>
        <w:fldChar w:fldCharType="separate"/>
      </w:r>
      <w:r>
        <w:t>7</w:t>
      </w:r>
      <w:r>
        <w:fldChar w:fldCharType="end"/>
      </w:r>
      <w:bookmarkEnd w:id="112"/>
      <w:r>
        <w:t xml:space="preserve"> </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Transform selection depends on intra mode</w:t>
      </w:r>
    </w:p>
    <w:tbl>
      <w:tblPr>
        <w:tblStyle w:val="31"/>
        <w:tblW w:w="47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2"/>
        <w:gridCol w:w="1011"/>
        <w:gridCol w:w="1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82" w:type="dxa"/>
            <w:vAlign w:val="center"/>
          </w:tcPr>
          <w:p>
            <w:pPr>
              <w:jc w:val="center"/>
              <w:rPr>
                <w:rFonts w:ascii="Times New Roman" w:hAnsi="Times New Roman" w:eastAsia="PMingLiU"/>
                <w:szCs w:val="22"/>
                <w:lang w:val="en-CA"/>
              </w:rPr>
            </w:pPr>
            <w:r>
              <w:rPr>
                <w:rFonts w:ascii="Times New Roman" w:hAnsi="Times New Roman" w:eastAsia="PMingLiU"/>
                <w:szCs w:val="22"/>
                <w:lang w:val="en-CA"/>
              </w:rPr>
              <w:t>Intra mode</w:t>
            </w:r>
          </w:p>
        </w:tc>
        <w:tc>
          <w:tcPr>
            <w:tcW w:w="1011" w:type="dxa"/>
            <w:vAlign w:val="center"/>
          </w:tcPr>
          <w:p>
            <w:pPr>
              <w:jc w:val="center"/>
              <w:rPr>
                <w:rFonts w:ascii="Times New Roman" w:hAnsi="Times New Roman" w:eastAsia="PMingLiU"/>
                <w:szCs w:val="22"/>
                <w:lang w:val="en-CA"/>
              </w:rPr>
            </w:pPr>
            <m:oMathPara>
              <m:oMath>
                <m:sSub>
                  <m:sSubPr>
                    <m:ctrlPr>
                      <w:rPr>
                        <w:rFonts w:ascii="Cambria Math" w:hAnsi="Cambria Math" w:eastAsia="PMingLiU"/>
                        <w:bCs/>
                        <w:i/>
                        <w:szCs w:val="22"/>
                        <w:lang w:val="en-CA"/>
                      </w:rPr>
                    </m:ctrlPr>
                  </m:sSubPr>
                  <m:e>
                    <m:r>
                      <w:rPr>
                        <w:rFonts w:ascii="Cambria Math" w:hAnsi="Cambria Math" w:eastAsia="PMingLiU"/>
                        <w:szCs w:val="22"/>
                        <w:lang w:val="en-CA"/>
                      </w:rPr>
                      <m:t>t</m:t>
                    </m:r>
                    <m:ctrlPr>
                      <w:rPr>
                        <w:rFonts w:ascii="Cambria Math" w:hAnsi="Cambria Math" w:eastAsia="PMingLiU"/>
                        <w:bCs/>
                        <w:i/>
                        <w:szCs w:val="22"/>
                        <w:lang w:val="en-CA"/>
                      </w:rPr>
                    </m:ctrlPr>
                  </m:e>
                  <m:sub>
                    <m:r>
                      <w:rPr>
                        <w:rFonts w:ascii="Cambria Math" w:hAnsi="Cambria Math" w:eastAsia="PMingLiU"/>
                        <w:szCs w:val="22"/>
                        <w:lang w:val="en-CA"/>
                      </w:rPr>
                      <m:t>H</m:t>
                    </m:r>
                    <m:ctrlPr>
                      <w:rPr>
                        <w:rFonts w:ascii="Cambria Math" w:hAnsi="Cambria Math" w:eastAsia="PMingLiU"/>
                        <w:bCs/>
                        <w:i/>
                        <w:szCs w:val="22"/>
                        <w:lang w:val="en-CA"/>
                      </w:rPr>
                    </m:ctrlPr>
                  </m:sub>
                </m:sSub>
              </m:oMath>
            </m:oMathPara>
          </w:p>
        </w:tc>
        <w:tc>
          <w:tcPr>
            <w:tcW w:w="1011" w:type="dxa"/>
            <w:vAlign w:val="center"/>
          </w:tcPr>
          <w:p>
            <w:pPr>
              <w:jc w:val="center"/>
              <w:rPr>
                <w:rFonts w:ascii="Times New Roman" w:hAnsi="Times New Roman" w:eastAsia="PMingLiU"/>
                <w:szCs w:val="22"/>
                <w:lang w:val="en-CA"/>
              </w:rPr>
            </w:pPr>
            <m:oMathPara>
              <m:oMath>
                <m:sSub>
                  <m:sSubPr>
                    <m:ctrlPr>
                      <w:rPr>
                        <w:rFonts w:ascii="Cambria Math" w:hAnsi="Cambria Math" w:eastAsia="PMingLiU"/>
                        <w:bCs/>
                        <w:i/>
                        <w:szCs w:val="22"/>
                        <w:lang w:val="en-CA"/>
                      </w:rPr>
                    </m:ctrlPr>
                  </m:sSubPr>
                  <m:e>
                    <m:r>
                      <w:rPr>
                        <w:rFonts w:ascii="Cambria Math" w:hAnsi="Cambria Math" w:eastAsia="PMingLiU"/>
                        <w:szCs w:val="22"/>
                        <w:lang w:val="en-CA"/>
                      </w:rPr>
                      <m:t>t</m:t>
                    </m:r>
                    <m:ctrlPr>
                      <w:rPr>
                        <w:rFonts w:ascii="Cambria Math" w:hAnsi="Cambria Math" w:eastAsia="PMingLiU"/>
                        <w:bCs/>
                        <w:i/>
                        <w:szCs w:val="22"/>
                        <w:lang w:val="en-CA"/>
                      </w:rPr>
                    </m:ctrlPr>
                  </m:e>
                  <m:sub>
                    <m:r>
                      <w:rPr>
                        <w:rFonts w:ascii="Cambria Math" w:hAnsi="Cambria Math" w:eastAsia="PMingLiU"/>
                        <w:szCs w:val="22"/>
                        <w:lang w:val="en-CA"/>
                      </w:rPr>
                      <m:t>V</m:t>
                    </m:r>
                    <m:ctrlPr>
                      <w:rPr>
                        <w:rFonts w:ascii="Cambria Math" w:hAnsi="Cambria Math" w:eastAsia="PMingLiU"/>
                        <w:bCs/>
                        <w:i/>
                        <w:szCs w:val="22"/>
                        <w:lang w:val="en-CA"/>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82" w:type="dxa"/>
            <w:vAlign w:val="center"/>
          </w:tcPr>
          <w:p>
            <w:pPr>
              <w:jc w:val="center"/>
              <w:rPr>
                <w:rFonts w:ascii="Times New Roman" w:hAnsi="Times New Roman" w:eastAsia="PMingLiU"/>
                <w:szCs w:val="22"/>
              </w:rPr>
            </w:pPr>
            <w:r>
              <w:rPr>
                <w:rFonts w:ascii="Times New Roman" w:hAnsi="Times New Roman" w:eastAsia="PMingLiU"/>
                <w:szCs w:val="22"/>
              </w:rPr>
              <w:t>Planar</w:t>
            </w:r>
          </w:p>
          <w:p>
            <w:pPr>
              <w:jc w:val="center"/>
              <w:rPr>
                <w:rFonts w:ascii="Times New Roman" w:hAnsi="Times New Roman" w:eastAsia="PMingLiU"/>
                <w:szCs w:val="22"/>
                <w:lang w:val="en-CA"/>
              </w:rPr>
            </w:pPr>
            <w:r>
              <w:rPr>
                <w:rFonts w:ascii="Times New Roman" w:hAnsi="Times New Roman" w:eastAsia="PMingLiU"/>
                <w:szCs w:val="22"/>
              </w:rPr>
              <w:t>Ang. 31,32,34,36,37</w:t>
            </w:r>
          </w:p>
        </w:tc>
        <w:tc>
          <w:tcPr>
            <w:tcW w:w="1011" w:type="dxa"/>
            <w:vAlign w:val="center"/>
          </w:tcPr>
          <w:p>
            <w:pPr>
              <w:jc w:val="center"/>
              <w:rPr>
                <w:rFonts w:ascii="Times New Roman" w:hAnsi="Times New Roman" w:eastAsia="PMingLiU"/>
                <w:szCs w:val="22"/>
                <w:lang w:val="en-CA"/>
              </w:rPr>
            </w:pPr>
            <w:r>
              <w:rPr>
                <w:rFonts w:ascii="Times New Roman" w:hAnsi="Times New Roman" w:eastAsia="PMingLiU"/>
                <w:szCs w:val="22"/>
              </w:rPr>
              <w:t>DST-VII</w:t>
            </w:r>
          </w:p>
        </w:tc>
        <w:tc>
          <w:tcPr>
            <w:tcW w:w="1011" w:type="dxa"/>
            <w:vAlign w:val="center"/>
          </w:tcPr>
          <w:p>
            <w:pPr>
              <w:jc w:val="center"/>
              <w:rPr>
                <w:rFonts w:ascii="Times New Roman" w:hAnsi="Times New Roman" w:eastAsia="PMingLiU"/>
                <w:szCs w:val="22"/>
                <w:lang w:val="en-CA"/>
              </w:rPr>
            </w:pPr>
            <w:r>
              <w:rPr>
                <w:rFonts w:ascii="Times New Roman" w:hAnsi="Times New Roman" w:eastAsia="PMingLiU"/>
                <w:szCs w:val="22"/>
              </w:rPr>
              <w:t>DST-VII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82" w:type="dxa"/>
            <w:vAlign w:val="center"/>
          </w:tcPr>
          <w:p>
            <w:pPr>
              <w:jc w:val="center"/>
              <w:rPr>
                <w:rFonts w:ascii="Times New Roman" w:hAnsi="Times New Roman" w:eastAsia="PMingLiU"/>
                <w:szCs w:val="22"/>
              </w:rPr>
            </w:pPr>
            <w:r>
              <w:rPr>
                <w:rFonts w:ascii="Times New Roman" w:hAnsi="Times New Roman" w:eastAsia="PMingLiU"/>
                <w:szCs w:val="22"/>
              </w:rPr>
              <w:t>DC</w:t>
            </w:r>
          </w:p>
          <w:p>
            <w:pPr>
              <w:jc w:val="center"/>
              <w:rPr>
                <w:rFonts w:ascii="Times New Roman" w:hAnsi="Times New Roman" w:eastAsia="PMingLiU"/>
                <w:szCs w:val="22"/>
                <w:lang w:val="en-CA"/>
              </w:rPr>
            </w:pPr>
            <w:r>
              <w:rPr>
                <w:rFonts w:ascii="Times New Roman" w:hAnsi="Times New Roman" w:eastAsia="PMingLiU"/>
                <w:szCs w:val="22"/>
              </w:rPr>
              <w:t>Ang. 33, 35</w:t>
            </w:r>
          </w:p>
        </w:tc>
        <w:tc>
          <w:tcPr>
            <w:tcW w:w="1011" w:type="dxa"/>
            <w:vAlign w:val="center"/>
          </w:tcPr>
          <w:p>
            <w:pPr>
              <w:jc w:val="center"/>
              <w:rPr>
                <w:rFonts w:ascii="Times New Roman" w:hAnsi="Times New Roman" w:eastAsia="PMingLiU"/>
                <w:szCs w:val="22"/>
                <w:lang w:val="en-CA"/>
              </w:rPr>
            </w:pPr>
            <w:r>
              <w:rPr>
                <w:rFonts w:ascii="Times New Roman" w:hAnsi="Times New Roman" w:eastAsia="PMingLiU"/>
                <w:szCs w:val="22"/>
              </w:rPr>
              <w:t>DCT-II</w:t>
            </w:r>
          </w:p>
        </w:tc>
        <w:tc>
          <w:tcPr>
            <w:tcW w:w="1011" w:type="dxa"/>
            <w:vAlign w:val="center"/>
          </w:tcPr>
          <w:p>
            <w:pPr>
              <w:jc w:val="center"/>
              <w:rPr>
                <w:rFonts w:ascii="Times New Roman" w:hAnsi="Times New Roman" w:eastAsia="PMingLiU"/>
                <w:szCs w:val="22"/>
                <w:lang w:val="en-CA"/>
              </w:rPr>
            </w:pPr>
            <w:r>
              <w:rPr>
                <w:rFonts w:ascii="Times New Roman" w:hAnsi="Times New Roman" w:eastAsia="PMingLiU"/>
                <w:szCs w:val="22"/>
              </w:rPr>
              <w:t>DCT-II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82" w:type="dxa"/>
            <w:vAlign w:val="center"/>
          </w:tcPr>
          <w:p>
            <w:pPr>
              <w:jc w:val="center"/>
              <w:rPr>
                <w:rFonts w:ascii="Times New Roman" w:hAnsi="Times New Roman" w:eastAsia="PMingLiU"/>
                <w:szCs w:val="22"/>
              </w:rPr>
            </w:pPr>
            <w:r>
              <w:rPr>
                <w:rFonts w:ascii="Times New Roman" w:hAnsi="Times New Roman" w:eastAsia="PMingLiU"/>
                <w:szCs w:val="22"/>
              </w:rPr>
              <w:t>Ang. 2, 4, 6…28,30</w:t>
            </w:r>
          </w:p>
          <w:p>
            <w:pPr>
              <w:jc w:val="center"/>
              <w:rPr>
                <w:rFonts w:ascii="Times New Roman" w:hAnsi="Times New Roman" w:eastAsia="PMingLiU"/>
                <w:szCs w:val="22"/>
                <w:lang w:val="en-CA"/>
              </w:rPr>
            </w:pPr>
            <w:r>
              <w:rPr>
                <w:rFonts w:ascii="Times New Roman" w:hAnsi="Times New Roman" w:eastAsia="PMingLiU"/>
                <w:szCs w:val="22"/>
              </w:rPr>
              <w:t>Ang. 39,41,43…63,65</w:t>
            </w:r>
          </w:p>
        </w:tc>
        <w:tc>
          <w:tcPr>
            <w:tcW w:w="1011" w:type="dxa"/>
            <w:vAlign w:val="center"/>
          </w:tcPr>
          <w:p>
            <w:pPr>
              <w:jc w:val="center"/>
              <w:rPr>
                <w:rFonts w:ascii="Times New Roman" w:hAnsi="Times New Roman" w:eastAsia="PMingLiU"/>
                <w:szCs w:val="22"/>
                <w:lang w:val="en-CA"/>
              </w:rPr>
            </w:pPr>
            <w:r>
              <w:rPr>
                <w:rFonts w:ascii="Times New Roman" w:hAnsi="Times New Roman" w:eastAsia="PMingLiU"/>
                <w:szCs w:val="22"/>
              </w:rPr>
              <w:t>DST-VII</w:t>
            </w:r>
          </w:p>
        </w:tc>
        <w:tc>
          <w:tcPr>
            <w:tcW w:w="1011" w:type="dxa"/>
            <w:vAlign w:val="center"/>
          </w:tcPr>
          <w:p>
            <w:pPr>
              <w:jc w:val="center"/>
              <w:rPr>
                <w:rFonts w:ascii="Times New Roman" w:hAnsi="Times New Roman" w:eastAsia="PMingLiU"/>
                <w:szCs w:val="22"/>
                <w:lang w:val="en-CA"/>
              </w:rPr>
            </w:pPr>
            <w:r>
              <w:rPr>
                <w:rFonts w:ascii="Times New Roman" w:hAnsi="Times New Roman" w:eastAsia="PMingLiU"/>
                <w:szCs w:val="22"/>
              </w:rPr>
              <w:t>DCT-II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82" w:type="dxa"/>
            <w:vAlign w:val="center"/>
          </w:tcPr>
          <w:p>
            <w:pPr>
              <w:jc w:val="center"/>
              <w:rPr>
                <w:rFonts w:ascii="Times New Roman" w:hAnsi="Times New Roman" w:eastAsia="PMingLiU"/>
                <w:szCs w:val="22"/>
              </w:rPr>
            </w:pPr>
            <w:r>
              <w:rPr>
                <w:rFonts w:ascii="Times New Roman" w:hAnsi="Times New Roman" w:eastAsia="PMingLiU"/>
                <w:szCs w:val="22"/>
              </w:rPr>
              <w:t>Ang. 3,5,7…27,29</w:t>
            </w:r>
          </w:p>
          <w:p>
            <w:pPr>
              <w:jc w:val="center"/>
              <w:rPr>
                <w:rFonts w:ascii="Times New Roman" w:hAnsi="Times New Roman" w:eastAsia="PMingLiU"/>
                <w:szCs w:val="22"/>
                <w:lang w:val="en-CA"/>
              </w:rPr>
            </w:pPr>
            <w:r>
              <w:rPr>
                <w:rFonts w:ascii="Times New Roman" w:hAnsi="Times New Roman" w:eastAsia="PMingLiU"/>
                <w:szCs w:val="22"/>
              </w:rPr>
              <w:t>Ang. 38,40,42…64,66</w:t>
            </w:r>
          </w:p>
        </w:tc>
        <w:tc>
          <w:tcPr>
            <w:tcW w:w="1011" w:type="dxa"/>
            <w:vAlign w:val="center"/>
          </w:tcPr>
          <w:p>
            <w:pPr>
              <w:jc w:val="center"/>
              <w:rPr>
                <w:rFonts w:ascii="Times New Roman" w:hAnsi="Times New Roman" w:eastAsia="PMingLiU"/>
                <w:szCs w:val="22"/>
                <w:lang w:val="en-CA"/>
              </w:rPr>
            </w:pPr>
            <w:r>
              <w:rPr>
                <w:rFonts w:ascii="Times New Roman" w:hAnsi="Times New Roman" w:eastAsia="PMingLiU"/>
                <w:szCs w:val="22"/>
              </w:rPr>
              <w:t>DCT-II</w:t>
            </w:r>
          </w:p>
        </w:tc>
        <w:tc>
          <w:tcPr>
            <w:tcW w:w="1011" w:type="dxa"/>
            <w:vAlign w:val="center"/>
          </w:tcPr>
          <w:p>
            <w:pPr>
              <w:jc w:val="center"/>
              <w:rPr>
                <w:rFonts w:ascii="Times New Roman" w:hAnsi="Times New Roman" w:eastAsia="PMingLiU"/>
                <w:szCs w:val="22"/>
                <w:lang w:val="en-CA"/>
              </w:rPr>
            </w:pPr>
            <w:r>
              <w:rPr>
                <w:rFonts w:ascii="Times New Roman" w:hAnsi="Times New Roman" w:eastAsia="PMingLiU"/>
                <w:szCs w:val="22"/>
              </w:rPr>
              <w:t>DST-VII</w:t>
            </w:r>
          </w:p>
        </w:tc>
      </w:tr>
    </w:tbl>
    <w:p>
      <w:pPr>
        <w:jc w:val="both"/>
      </w:pPr>
      <w:r>
        <w:rPr>
          <w:szCs w:val="22"/>
          <w:lang w:eastAsia="ko-KR"/>
        </w:rPr>
        <w:t xml:space="preserve">In </w:t>
      </w:r>
      <w:r>
        <w:rPr>
          <w:rFonts w:hint="eastAsia" w:eastAsiaTheme="minorEastAsia"/>
          <w:lang w:val="en-CA" w:eastAsia="ko-KR"/>
        </w:rPr>
        <w:t xml:space="preserve">ISP mode, all 67 intra modes are allowed. PDPC is also applied if </w:t>
      </w:r>
      <w:r>
        <w:rPr>
          <w:rFonts w:eastAsiaTheme="minorEastAsia"/>
          <w:lang w:val="en-CA" w:eastAsia="ko-KR"/>
        </w:rPr>
        <w:t>corresponding</w:t>
      </w:r>
      <w:r>
        <w:rPr>
          <w:rFonts w:hint="eastAsia" w:eastAsiaTheme="minorEastAsia"/>
          <w:lang w:val="en-CA" w:eastAsia="ko-KR"/>
        </w:rPr>
        <w:t xml:space="preserve"> width and </w:t>
      </w:r>
      <w:r>
        <w:rPr>
          <w:rFonts w:eastAsiaTheme="minorEastAsia"/>
          <w:lang w:val="en-CA" w:eastAsia="ko-KR"/>
        </w:rPr>
        <w:t>height</w:t>
      </w:r>
      <w:r>
        <w:rPr>
          <w:rFonts w:hint="eastAsia" w:eastAsiaTheme="minorEastAsia"/>
          <w:lang w:val="en-CA" w:eastAsia="ko-KR"/>
        </w:rPr>
        <w:t xml:space="preserve"> is at least 4 samples long. In addition, the condition for intra interpolation filter selection doesn</w:t>
      </w:r>
      <w:r>
        <w:rPr>
          <w:rFonts w:eastAsiaTheme="minorEastAsia"/>
          <w:lang w:val="en-CA" w:eastAsia="ko-KR"/>
        </w:rPr>
        <w:t>’</w:t>
      </w:r>
      <w:r>
        <w:rPr>
          <w:rFonts w:hint="eastAsia" w:eastAsiaTheme="minorEastAsia"/>
          <w:lang w:val="en-CA" w:eastAsia="ko-KR"/>
        </w:rPr>
        <w:t xml:space="preserve">t exist </w:t>
      </w:r>
      <w:r>
        <w:rPr>
          <w:rFonts w:eastAsiaTheme="minorEastAsia"/>
          <w:lang w:val="en-CA" w:eastAsia="ko-KR"/>
        </w:rPr>
        <w:t>anymore</w:t>
      </w:r>
      <w:r>
        <w:rPr>
          <w:rFonts w:hint="eastAsia" w:eastAsiaTheme="minorEastAsia"/>
          <w:lang w:val="en-CA" w:eastAsia="ko-KR"/>
        </w:rPr>
        <w:t>, and Cubic (DCT-IF) filter is always applied</w:t>
      </w:r>
      <w:r>
        <w:rPr>
          <w:rFonts w:eastAsiaTheme="minorEastAsia"/>
          <w:lang w:val="en-CA" w:eastAsia="ko-KR"/>
        </w:rPr>
        <w:t xml:space="preserve"> for fractional position interpolation in </w:t>
      </w:r>
      <w:r>
        <w:rPr>
          <w:rFonts w:hint="eastAsia" w:eastAsiaTheme="minorEastAsia"/>
          <w:lang w:val="en-CA" w:eastAsia="ko-KR"/>
        </w:rPr>
        <w:t>ISP</w:t>
      </w:r>
      <w:r>
        <w:rPr>
          <w:rFonts w:eastAsiaTheme="minorEastAsia"/>
          <w:lang w:val="en-CA" w:eastAsia="ko-KR"/>
        </w:rPr>
        <w:t xml:space="preserve"> mode</w:t>
      </w:r>
      <w:r>
        <w:rPr>
          <w:lang w:val="en-CA"/>
        </w:rPr>
        <w:t>.</w:t>
      </w:r>
    </w:p>
    <w:p>
      <w:pPr>
        <w:pStyle w:val="4"/>
        <w:spacing w:before="136"/>
        <w:rPr>
          <w:rFonts w:eastAsia="Malgun Gothic"/>
          <w:lang w:val="en-CA" w:eastAsia="ko-KR"/>
        </w:rPr>
      </w:pPr>
      <w:bookmarkStart w:id="113" w:name="_Toc35804742"/>
      <w:r>
        <w:rPr>
          <w:rFonts w:hint="eastAsia"/>
          <w:lang w:val="en-CA"/>
        </w:rPr>
        <w:t>Matrix</w:t>
      </w:r>
      <w:r>
        <w:rPr>
          <w:rFonts w:hint="eastAsia" w:eastAsiaTheme="minorEastAsia"/>
          <w:lang w:val="en-CA" w:eastAsia="ko-KR"/>
        </w:rPr>
        <w:t xml:space="preserve"> weighted Intra Prediction (MIP)</w:t>
      </w:r>
      <w:bookmarkEnd w:id="113"/>
    </w:p>
    <w:p>
      <w:pPr>
        <w:jc w:val="both"/>
        <w:rPr>
          <w:rFonts w:eastAsiaTheme="minorEastAsia"/>
          <w:lang w:eastAsia="ko-KR"/>
        </w:rPr>
      </w:pPr>
      <w:r>
        <w:rPr>
          <w:rFonts w:hint="eastAsia"/>
          <w:szCs w:val="22"/>
          <w:lang w:val="en-CA" w:eastAsia="ko-KR"/>
        </w:rPr>
        <w:t>Matrix</w:t>
      </w:r>
      <w:r>
        <w:rPr>
          <w:szCs w:val="22"/>
          <w:lang w:val="en-CA"/>
        </w:rPr>
        <w:t xml:space="preserve"> weighted intra prediction</w:t>
      </w:r>
      <w:r>
        <w:rPr>
          <w:rFonts w:hint="eastAsia"/>
          <w:szCs w:val="22"/>
          <w:lang w:val="en-CA" w:eastAsia="ko-KR"/>
        </w:rPr>
        <w:t xml:space="preserve"> (MIP) method is a newly added intra prediction technique into </w:t>
      </w:r>
      <w:r>
        <w:rPr>
          <w:szCs w:val="22"/>
          <w:lang w:val="en-CA" w:eastAsia="ko-KR"/>
        </w:rPr>
        <w:t>VVC</w:t>
      </w:r>
      <w:r>
        <w:rPr>
          <w:rFonts w:hint="eastAsia"/>
          <w:szCs w:val="22"/>
          <w:lang w:val="en-CA" w:eastAsia="ko-KR"/>
        </w:rPr>
        <w:t xml:space="preserve">. </w:t>
      </w:r>
      <w:r>
        <w:rPr>
          <w:lang w:val="en-CA"/>
        </w:rPr>
        <w:t xml:space="preserve">For predicting the samples of a rectangular block of width </w:t>
      </w:r>
      <m:oMath>
        <m:r>
          <w:rPr>
            <w:rFonts w:ascii="Cambria Math" w:hAnsi="Cambria Math"/>
            <w:lang w:val="en-CA"/>
          </w:rPr>
          <m:t>W</m:t>
        </m:r>
      </m:oMath>
      <w:r>
        <w:rPr>
          <w:lang w:val="en-CA"/>
        </w:rPr>
        <w:t xml:space="preserve"> and height </w:t>
      </w:r>
      <m:oMath>
        <m:r>
          <w:rPr>
            <w:rFonts w:ascii="Cambria Math" w:hAnsi="Cambria Math"/>
            <w:lang w:val="en-CA"/>
          </w:rPr>
          <m:t>H</m:t>
        </m:r>
      </m:oMath>
      <w:r>
        <w:rPr>
          <w:lang w:val="en-CA"/>
        </w:rPr>
        <w:t xml:space="preserve">, </w:t>
      </w:r>
      <w:r>
        <w:rPr>
          <w:rFonts w:hint="eastAsia"/>
          <w:lang w:val="en-CA" w:eastAsia="ko-KR"/>
        </w:rPr>
        <w:t>matrix</w:t>
      </w:r>
      <w:r>
        <w:rPr>
          <w:lang w:val="en-CA"/>
        </w:rPr>
        <w:t xml:space="preserve"> weighted intra prediction (</w:t>
      </w:r>
      <w:r>
        <w:rPr>
          <w:rFonts w:hint="eastAsia"/>
          <w:lang w:val="en-CA" w:eastAsia="ko-KR"/>
        </w:rPr>
        <w:t>M</w:t>
      </w:r>
      <w:r>
        <w:rPr>
          <w:lang w:val="en-CA"/>
        </w:rPr>
        <w:t xml:space="preserve">IP) takes one line of H reconstructed neighbouring boundary samples left of the block and one line of </w:t>
      </w:r>
      <m:oMath>
        <m:r>
          <w:rPr>
            <w:rFonts w:ascii="Cambria Math" w:hAnsi="Cambria Math"/>
            <w:lang w:val="en-CA"/>
          </w:rPr>
          <m:t>W</m:t>
        </m:r>
      </m:oMath>
      <w:r>
        <w:rPr>
          <w:lang w:val="en-CA"/>
        </w:rPr>
        <w:t xml:space="preserve"> reconstructed neighbouring boundary samples above the block as input. If the reconstructed samples are unavailable, they are generated as it is done in the conventional intra prediction. The generation of the prediction signal is based on the following three steps</w:t>
      </w:r>
      <w:r>
        <w:rPr>
          <w:rFonts w:hint="eastAsia" w:eastAsiaTheme="minorEastAsia"/>
          <w:lang w:val="en-CA" w:eastAsia="ko-KR"/>
        </w:rPr>
        <w:t xml:space="preserve">, which are </w:t>
      </w:r>
      <w:r>
        <w:t>averaging, matrix vector multiplication and linear interpolation</w:t>
      </w:r>
      <w:r>
        <w:rPr>
          <w:rFonts w:hint="eastAsia" w:eastAsiaTheme="minorEastAsia"/>
          <w:lang w:eastAsia="ko-KR"/>
        </w:rPr>
        <w:t xml:space="preserve"> as shown in </w:t>
      </w:r>
      <w:r>
        <w:rPr>
          <w:rFonts w:eastAsiaTheme="minorEastAsia"/>
          <w:lang w:eastAsia="ko-KR"/>
        </w:rPr>
        <w:fldChar w:fldCharType="begin"/>
      </w:r>
      <w:r>
        <w:rPr>
          <w:rFonts w:eastAsiaTheme="minorEastAsia"/>
          <w:lang w:eastAsia="ko-KR"/>
        </w:rPr>
        <w:instrText xml:space="preserve"> </w:instrText>
      </w:r>
      <w:r>
        <w:rPr>
          <w:rFonts w:hint="eastAsia" w:eastAsiaTheme="minorEastAsia"/>
          <w:lang w:eastAsia="ko-KR"/>
        </w:rPr>
        <w:instrText xml:space="preserve">REF _Ref32787585 \h</w:instrText>
      </w:r>
      <w:r>
        <w:rPr>
          <w:rFonts w:eastAsiaTheme="minorEastAsia"/>
          <w:lang w:eastAsia="ko-KR"/>
        </w:rPr>
        <w:instrText xml:space="preserve"> </w:instrText>
      </w:r>
      <w:r>
        <w:rPr>
          <w:rFonts w:eastAsiaTheme="minorEastAsia"/>
          <w:lang w:eastAsia="ko-KR"/>
        </w:rPr>
        <w:fldChar w:fldCharType="separate"/>
      </w:r>
      <w:r>
        <w:t>Figure 20</w:t>
      </w:r>
      <w:r>
        <w:rPr>
          <w:rFonts w:eastAsiaTheme="minorEastAsia"/>
          <w:lang w:eastAsia="ko-KR"/>
        </w:rPr>
        <w:fldChar w:fldCharType="end"/>
      </w:r>
      <w:r>
        <w:rPr>
          <w:rFonts w:hint="eastAsia" w:eastAsiaTheme="minorEastAsia"/>
          <w:lang w:eastAsia="ko-KR"/>
        </w:rPr>
        <w:t>.</w:t>
      </w:r>
    </w:p>
    <w:p>
      <w:pPr>
        <w:jc w:val="both"/>
        <w:rPr>
          <w:rFonts w:eastAsiaTheme="minorEastAsia"/>
          <w:lang w:eastAsia="ko-KR"/>
        </w:rPr>
      </w:pPr>
    </w:p>
    <w:p>
      <w:pPr>
        <w:keepNext/>
        <w:jc w:val="center"/>
      </w:pPr>
      <w:r>
        <w:rPr>
          <w:lang w:eastAsia="zh-CN"/>
        </w:rPr>
        <w:drawing>
          <wp:inline distT="0" distB="0" distL="0" distR="0">
            <wp:extent cx="5731510" cy="2115820"/>
            <wp:effectExtent l="0" t="0" r="2540" b="0"/>
            <wp:docPr id="134"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그림 13"/>
                    <pic:cNvPicPr>
                      <a:picLocks noChangeAspect="1"/>
                    </pic:cNvPicPr>
                  </pic:nvPicPr>
                  <pic:blipFill>
                    <a:blip r:embed="rId35"/>
                    <a:stretch>
                      <a:fillRect/>
                    </a:stretch>
                  </pic:blipFill>
                  <pic:spPr>
                    <a:xfrm>
                      <a:off x="0" y="0"/>
                      <a:ext cx="5731510" cy="2115820"/>
                    </a:xfrm>
                    <a:prstGeom prst="rect">
                      <a:avLst/>
                    </a:prstGeom>
                  </pic:spPr>
                </pic:pic>
              </a:graphicData>
            </a:graphic>
          </wp:inline>
        </w:drawing>
      </w:r>
    </w:p>
    <w:p>
      <w:pPr>
        <w:pStyle w:val="13"/>
        <w:spacing w:before="136"/>
        <w:rPr>
          <w:rFonts w:eastAsiaTheme="minorEastAsia"/>
          <w:lang w:eastAsia="ko-KR"/>
        </w:rPr>
      </w:pPr>
      <w:bookmarkStart w:id="114" w:name="_Ref32787585"/>
      <w:r>
        <w:t xml:space="preserve">Figure </w:t>
      </w:r>
      <w:r>
        <w:fldChar w:fldCharType="begin"/>
      </w:r>
      <w:r>
        <w:instrText xml:space="preserve"> SEQ Figure \* ARABIC </w:instrText>
      </w:r>
      <w:r>
        <w:fldChar w:fldCharType="separate"/>
      </w:r>
      <w:r>
        <w:t>20</w:t>
      </w:r>
      <w:r>
        <w:fldChar w:fldCharType="end"/>
      </w:r>
      <w:bookmarkEnd w:id="114"/>
      <w:r>
        <w:rPr>
          <w:lang w:eastAsia="ko-KR"/>
        </w:rPr>
        <w:t xml:space="preserve"> </w:t>
      </w:r>
      <w:r>
        <w:rPr>
          <w:color w:val="000000" w:themeColor="text1"/>
          <w:lang w:val="en-GB"/>
          <w14:textFill>
            <w14:solidFill>
              <w14:schemeClr w14:val="tx1"/>
            </w14:solidFill>
          </w14:textFill>
        </w:rPr>
        <w:t xml:space="preserve">– </w:t>
      </w:r>
      <w:r>
        <w:rPr>
          <w:lang w:val="en-CA" w:eastAsia="ko-KR"/>
        </w:rPr>
        <w:t>Matrix weighted intra prediction process</w:t>
      </w:r>
      <w:r>
        <w:rPr>
          <w:lang w:eastAsia="ko-KR"/>
        </w:rPr>
        <w:t xml:space="preserve"> </w:t>
      </w:r>
    </w:p>
    <w:p>
      <w:pPr>
        <w:jc w:val="both"/>
        <w:rPr>
          <w:rFonts w:eastAsiaTheme="minorEastAsia"/>
          <w:b/>
          <w:sz w:val="24"/>
          <w:lang w:val="en-CA" w:eastAsia="ko-KR"/>
        </w:rPr>
      </w:pPr>
      <w:r>
        <w:rPr>
          <w:rFonts w:eastAsiaTheme="minorEastAsia"/>
          <w:b/>
          <w:sz w:val="24"/>
          <w:lang w:val="en-CA" w:eastAsia="ko-KR"/>
        </w:rPr>
        <w:t>3.3.6.1</w:t>
      </w:r>
      <w:r>
        <w:rPr>
          <w:rFonts w:eastAsiaTheme="minorEastAsia"/>
          <w:b/>
          <w:sz w:val="24"/>
          <w:lang w:val="en-CA" w:eastAsia="ko-KR"/>
        </w:rPr>
        <w:tab/>
      </w:r>
      <w:r>
        <w:rPr>
          <w:rFonts w:eastAsiaTheme="minorEastAsia"/>
          <w:b/>
          <w:sz w:val="24"/>
          <w:lang w:val="en-CA" w:eastAsia="ko-KR"/>
        </w:rPr>
        <w:t>Averaging neighboring samples</w:t>
      </w:r>
    </w:p>
    <w:p>
      <w:pPr>
        <w:jc w:val="both"/>
        <w:rPr>
          <w:lang w:val="en-CA"/>
        </w:rPr>
      </w:pPr>
      <w:r>
        <w:rPr>
          <w:rFonts w:eastAsiaTheme="minorEastAsia"/>
          <w:lang w:val="en-CA" w:eastAsia="ko-KR"/>
        </w:rPr>
        <w:t>Among</w:t>
      </w:r>
      <w:r>
        <w:rPr>
          <w:lang w:val="en-CA"/>
        </w:rPr>
        <w:t xml:space="preserve"> the boundary samples, four samples </w:t>
      </w:r>
      <w:r>
        <w:rPr>
          <w:rFonts w:hint="eastAsia" w:eastAsiaTheme="minorEastAsia"/>
          <w:lang w:val="en-CA" w:eastAsia="ko-KR"/>
        </w:rPr>
        <w:t>or</w:t>
      </w:r>
      <w:r>
        <w:rPr>
          <w:lang w:val="en-CA"/>
        </w:rPr>
        <w:t xml:space="preserve"> eight samples</w:t>
      </w:r>
      <w:r>
        <w:rPr>
          <w:rFonts w:hint="eastAsia" w:eastAsiaTheme="minorEastAsia"/>
          <w:lang w:val="en-CA" w:eastAsia="ko-KR"/>
        </w:rPr>
        <w:t xml:space="preserve"> are </w:t>
      </w:r>
      <w:r>
        <w:rPr>
          <w:rFonts w:eastAsiaTheme="minorEastAsia"/>
          <w:lang w:val="en-CA" w:eastAsia="ko-KR"/>
        </w:rPr>
        <w:t>selected</w:t>
      </w:r>
      <w:r>
        <w:rPr>
          <w:lang w:val="en-CA"/>
        </w:rPr>
        <w:t xml:space="preserve"> by averaging</w:t>
      </w:r>
      <w:r>
        <w:rPr>
          <w:rFonts w:hint="eastAsia" w:eastAsiaTheme="minorEastAsia"/>
          <w:lang w:val="en-CA" w:eastAsia="ko-KR"/>
        </w:rPr>
        <w:t xml:space="preserve"> </w:t>
      </w:r>
      <w:r>
        <w:rPr>
          <w:rFonts w:eastAsiaTheme="minorEastAsia"/>
          <w:lang w:val="en-CA" w:eastAsia="ko-KR"/>
        </w:rPr>
        <w:t>based</w:t>
      </w:r>
      <w:r>
        <w:rPr>
          <w:rFonts w:hint="eastAsia" w:eastAsiaTheme="minorEastAsia"/>
          <w:lang w:val="en-CA" w:eastAsia="ko-KR"/>
        </w:rPr>
        <w:t xml:space="preserve"> on block size and shape</w:t>
      </w:r>
      <w:r>
        <w:rPr>
          <w:lang w:val="en-CA"/>
        </w:rPr>
        <w:t xml:space="preserve">. </w:t>
      </w:r>
      <w:r>
        <w:rPr>
          <w:lang w:val="en-CA" w:eastAsia="ko-KR"/>
        </w:rPr>
        <w:t xml:space="preserve">Specifically, </w:t>
      </w:r>
      <w:r>
        <w:t xml:space="preserve">the input boundaries </w:t>
      </w:r>
      <m:oMath>
        <m:sSup>
          <m:sSupPr>
            <m:ctrlPr>
              <w:rPr>
                <w:rFonts w:ascii="Cambria Math" w:hAnsi="Cambria Math"/>
                <w:i/>
              </w:rPr>
            </m:ctrlPr>
          </m:sSupPr>
          <m:e>
            <m:r>
              <w:rPr>
                <w:rFonts w:ascii="Cambria Math" w:hAnsi="Cambria Math"/>
              </w:rPr>
              <m:t>bdry</m:t>
            </m:r>
            <m:ctrlPr>
              <w:rPr>
                <w:rFonts w:ascii="Cambria Math" w:hAnsi="Cambria Math"/>
                <w:i/>
              </w:rPr>
            </m:ctrlPr>
          </m:e>
          <m:sup>
            <m:r>
              <w:rPr>
                <w:rFonts w:ascii="Cambria Math" w:hAnsi="Cambria Math"/>
              </w:rPr>
              <m:t>top</m:t>
            </m:r>
            <m:ctrlPr>
              <w:rPr>
                <w:rFonts w:ascii="Cambria Math" w:hAnsi="Cambria Math"/>
                <w:i/>
              </w:rPr>
            </m:ctrlPr>
          </m:sup>
        </m:sSup>
      </m:oMath>
      <w:r>
        <w:t xml:space="preserve"> and </w:t>
      </w:r>
      <m:oMath>
        <m:sSup>
          <m:sSupPr>
            <m:ctrlPr>
              <w:rPr>
                <w:rFonts w:ascii="Cambria Math" w:hAnsi="Cambria Math"/>
                <w:i/>
              </w:rPr>
            </m:ctrlPr>
          </m:sSupPr>
          <m:e>
            <m:r>
              <w:rPr>
                <w:rFonts w:ascii="Cambria Math" w:hAnsi="Cambria Math"/>
              </w:rPr>
              <m:t>bdry</m:t>
            </m:r>
            <m:ctrlPr>
              <w:rPr>
                <w:rFonts w:ascii="Cambria Math" w:hAnsi="Cambria Math"/>
                <w:i/>
              </w:rPr>
            </m:ctrlPr>
          </m:e>
          <m:sup>
            <m:r>
              <w:rPr>
                <w:rFonts w:ascii="Cambria Math" w:hAnsi="Cambria Math"/>
              </w:rPr>
              <m:t>left</m:t>
            </m:r>
            <m:ctrlPr>
              <w:rPr>
                <w:rFonts w:ascii="Cambria Math" w:hAnsi="Cambria Math"/>
                <w:i/>
              </w:rPr>
            </m:ctrlPr>
          </m:sup>
        </m:sSup>
        <m:r>
          <w:rPr>
            <w:rFonts w:ascii="Cambria Math" w:hAnsi="Cambria Math"/>
          </w:rPr>
          <m:t xml:space="preserve"> </m:t>
        </m:r>
      </m:oMath>
      <w:r>
        <w:t xml:space="preserve"> are reduced to smaller boundaries </w:t>
      </w:r>
      <m:oMath>
        <m:sSubSup>
          <m:sSubSupPr>
            <m:ctrlPr>
              <w:rPr>
                <w:rFonts w:ascii="Cambria Math" w:hAnsi="Cambria Math"/>
                <w:i/>
              </w:rPr>
            </m:ctrlPr>
          </m:sSubSupPr>
          <m:e>
            <m:r>
              <w:rPr>
                <w:rFonts w:ascii="Cambria Math" w:hAnsi="Cambria Math"/>
              </w:rPr>
              <m:t>bdry</m:t>
            </m:r>
            <m:ctrlPr>
              <w:rPr>
                <w:rFonts w:ascii="Cambria Math" w:hAnsi="Cambria Math"/>
                <w:i/>
              </w:rPr>
            </m:ctrlPr>
          </m:e>
          <m:sub>
            <m:r>
              <w:rPr>
                <w:rFonts w:ascii="Cambria Math" w:hAnsi="Cambria Math"/>
              </w:rPr>
              <m:t>red</m:t>
            </m:r>
            <m:ctrlPr>
              <w:rPr>
                <w:rFonts w:ascii="Cambria Math" w:hAnsi="Cambria Math"/>
                <w:i/>
              </w:rPr>
            </m:ctrlPr>
          </m:sub>
          <m:sup>
            <m:r>
              <w:rPr>
                <w:rFonts w:ascii="Cambria Math" w:hAnsi="Cambria Math"/>
              </w:rPr>
              <m:t>top</m:t>
            </m:r>
            <m:ctrlPr>
              <w:rPr>
                <w:rFonts w:ascii="Cambria Math" w:hAnsi="Cambria Math"/>
                <w:i/>
              </w:rPr>
            </m:ctrlPr>
          </m:sup>
        </m:sSubSup>
      </m:oMath>
      <w:r>
        <w:t xml:space="preserve"> and </w:t>
      </w:r>
      <m:oMath>
        <m:sSubSup>
          <m:sSubSupPr>
            <m:ctrlPr>
              <w:rPr>
                <w:rFonts w:ascii="Cambria Math" w:hAnsi="Cambria Math"/>
                <w:i/>
              </w:rPr>
            </m:ctrlPr>
          </m:sSubSupPr>
          <m:e>
            <m:r>
              <w:rPr>
                <w:rFonts w:ascii="Cambria Math" w:hAnsi="Cambria Math"/>
              </w:rPr>
              <m:t>bdry</m:t>
            </m:r>
            <m:ctrlPr>
              <w:rPr>
                <w:rFonts w:ascii="Cambria Math" w:hAnsi="Cambria Math"/>
                <w:i/>
              </w:rPr>
            </m:ctrlPr>
          </m:e>
          <m:sub>
            <m:r>
              <w:rPr>
                <w:rFonts w:ascii="Cambria Math" w:hAnsi="Cambria Math"/>
              </w:rPr>
              <m:t>red</m:t>
            </m:r>
            <m:ctrlPr>
              <w:rPr>
                <w:rFonts w:ascii="Cambria Math" w:hAnsi="Cambria Math"/>
                <w:i/>
              </w:rPr>
            </m:ctrlPr>
          </m:sub>
          <m:sup>
            <m:r>
              <w:rPr>
                <w:rFonts w:ascii="Cambria Math" w:hAnsi="Cambria Math"/>
              </w:rPr>
              <m:t>left</m:t>
            </m:r>
            <m:ctrlPr>
              <w:rPr>
                <w:rFonts w:ascii="Cambria Math" w:hAnsi="Cambria Math"/>
                <w:i/>
              </w:rPr>
            </m:ctrlPr>
          </m:sup>
        </m:sSubSup>
      </m:oMath>
      <w:r>
        <w:rPr>
          <w:lang w:eastAsia="ko-KR"/>
        </w:rPr>
        <w:t xml:space="preserve"> by averaging neighboring boundary samples according to predefined rule depends on block size. Then, t</w:t>
      </w:r>
      <w:r>
        <w:t xml:space="preserve">he two reduced boundaries </w:t>
      </w:r>
      <m:oMath>
        <m:sSubSup>
          <m:sSubSupPr>
            <m:ctrlPr>
              <w:rPr>
                <w:rFonts w:ascii="Cambria Math" w:hAnsi="Cambria Math"/>
                <w:i/>
              </w:rPr>
            </m:ctrlPr>
          </m:sSubSupPr>
          <m:e>
            <m:r>
              <w:rPr>
                <w:rFonts w:ascii="Cambria Math" w:hAnsi="Cambria Math"/>
              </w:rPr>
              <m:t>bdry</m:t>
            </m:r>
            <m:ctrlPr>
              <w:rPr>
                <w:rFonts w:ascii="Cambria Math" w:hAnsi="Cambria Math"/>
                <w:i/>
              </w:rPr>
            </m:ctrlPr>
          </m:e>
          <m:sub>
            <m:r>
              <w:rPr>
                <w:rFonts w:ascii="Cambria Math" w:hAnsi="Cambria Math"/>
              </w:rPr>
              <m:t>red</m:t>
            </m:r>
            <m:ctrlPr>
              <w:rPr>
                <w:rFonts w:ascii="Cambria Math" w:hAnsi="Cambria Math"/>
                <w:i/>
              </w:rPr>
            </m:ctrlPr>
          </m:sub>
          <m:sup>
            <m:r>
              <w:rPr>
                <w:rFonts w:ascii="Cambria Math" w:hAnsi="Cambria Math"/>
              </w:rPr>
              <m:t>top</m:t>
            </m:r>
            <m:ctrlPr>
              <w:rPr>
                <w:rFonts w:ascii="Cambria Math" w:hAnsi="Cambria Math"/>
                <w:i/>
              </w:rPr>
            </m:ctrlPr>
          </m:sup>
        </m:sSubSup>
      </m:oMath>
      <w:r>
        <w:t xml:space="preserve"> and </w:t>
      </w:r>
      <m:oMath>
        <m:sSubSup>
          <m:sSubSupPr>
            <m:ctrlPr>
              <w:rPr>
                <w:rFonts w:ascii="Cambria Math" w:hAnsi="Cambria Math"/>
                <w:i/>
              </w:rPr>
            </m:ctrlPr>
          </m:sSubSupPr>
          <m:e>
            <m:r>
              <w:rPr>
                <w:rFonts w:ascii="Cambria Math" w:hAnsi="Cambria Math"/>
              </w:rPr>
              <m:t>bdry</m:t>
            </m:r>
            <m:ctrlPr>
              <w:rPr>
                <w:rFonts w:ascii="Cambria Math" w:hAnsi="Cambria Math"/>
                <w:i/>
              </w:rPr>
            </m:ctrlPr>
          </m:e>
          <m:sub>
            <m:r>
              <w:rPr>
                <w:rFonts w:ascii="Cambria Math" w:hAnsi="Cambria Math"/>
              </w:rPr>
              <m:t>red</m:t>
            </m:r>
            <m:ctrlPr>
              <w:rPr>
                <w:rFonts w:ascii="Cambria Math" w:hAnsi="Cambria Math"/>
                <w:i/>
              </w:rPr>
            </m:ctrlPr>
          </m:sub>
          <m:sup>
            <m:r>
              <w:rPr>
                <w:rFonts w:ascii="Cambria Math" w:hAnsi="Cambria Math"/>
              </w:rPr>
              <m:t>left</m:t>
            </m:r>
            <m:ctrlPr>
              <w:rPr>
                <w:rFonts w:ascii="Cambria Math" w:hAnsi="Cambria Math"/>
                <w:i/>
              </w:rPr>
            </m:ctrlPr>
          </m:sup>
        </m:sSubSup>
        <m:r>
          <w:rPr>
            <w:rFonts w:ascii="Cambria Math" w:hAnsi="Cambria Math"/>
          </w:rPr>
          <m:t xml:space="preserve"> </m:t>
        </m:r>
      </m:oMath>
      <w:r>
        <w:t xml:space="preserve">are concatenated to a reduced boundary vector </w:t>
      </w:r>
      <m:oMath>
        <m:sSub>
          <m:sSubPr>
            <m:ctrlPr>
              <w:rPr>
                <w:rFonts w:ascii="Cambria Math" w:hAnsi="Cambria Math"/>
                <w:i/>
              </w:rPr>
            </m:ctrlPr>
          </m:sSubPr>
          <m:e>
            <m:r>
              <w:rPr>
                <w:rFonts w:ascii="Cambria Math" w:hAnsi="Cambria Math"/>
              </w:rPr>
              <m:t>bdry</m:t>
            </m:r>
            <m:ctrlPr>
              <w:rPr>
                <w:rFonts w:ascii="Cambria Math" w:hAnsi="Cambria Math"/>
                <w:i/>
              </w:rPr>
            </m:ctrlPr>
          </m:e>
          <m:sub>
            <m:r>
              <w:rPr>
                <w:rFonts w:ascii="Cambria Math" w:hAnsi="Cambria Math"/>
              </w:rPr>
              <m:t>red</m:t>
            </m:r>
            <m:ctrlPr>
              <w:rPr>
                <w:rFonts w:ascii="Cambria Math" w:hAnsi="Cambria Math"/>
                <w:i/>
              </w:rPr>
            </m:ctrlPr>
          </m:sub>
        </m:sSub>
      </m:oMath>
      <w:r>
        <w:t xml:space="preserve"> which is thus of size four for blocks of shape </w:t>
      </w:r>
      <m:oMath>
        <m:r>
          <w:rPr>
            <w:rFonts w:ascii="Cambria Math" w:hAnsi="Cambria Math"/>
          </w:rPr>
          <m:t>4×4</m:t>
        </m:r>
      </m:oMath>
      <w:r>
        <w:t xml:space="preserve"> and of size eight for blocks of all other shapes. If </w:t>
      </w:r>
      <m:oMath>
        <m:r>
          <w:rPr>
            <w:rFonts w:ascii="Cambria Math" w:hAnsi="Cambria Math"/>
          </w:rPr>
          <m:t>mode</m:t>
        </m:r>
      </m:oMath>
      <w:r>
        <w:t xml:space="preserve"> refers to the </w:t>
      </w:r>
      <w:r>
        <w:rPr>
          <w:lang w:eastAsia="ko-KR"/>
        </w:rPr>
        <w:t>M</w:t>
      </w:r>
      <w:r>
        <w:t>IP-mode, this concatenation is defined as follows:</w:t>
      </w:r>
    </w:p>
    <w:p>
      <w:pPr>
        <w:jc w:val="right"/>
        <w:rPr>
          <w:rFonts w:eastAsiaTheme="minorEastAsia"/>
          <w:lang w:val="en-CA" w:eastAsia="ko-KR"/>
        </w:rPr>
      </w:pPr>
      <m:oMath>
        <m:r>
          <w:rPr>
            <w:rFonts w:ascii="Cambria Math" w:hAnsi="Cambria Math"/>
          </w:rPr>
          <m:t>bdr</m:t>
        </m:r>
        <m:sSub>
          <m:sSubPr>
            <m:ctrlPr>
              <w:rPr>
                <w:rFonts w:ascii="Cambria Math" w:hAnsi="Cambria Math"/>
                <w:i/>
              </w:rPr>
            </m:ctrlPr>
          </m:sSubPr>
          <m:e>
            <m:r>
              <w:rPr>
                <w:rFonts w:ascii="Cambria Math" w:hAnsi="Cambria Math"/>
              </w:rPr>
              <m:t>y</m:t>
            </m:r>
            <m:ctrlPr>
              <w:rPr>
                <w:rFonts w:ascii="Cambria Math" w:hAnsi="Cambria Math"/>
                <w:i/>
              </w:rPr>
            </m:ctrlPr>
          </m:e>
          <m:sub>
            <m:r>
              <w:rPr>
                <w:rFonts w:ascii="Cambria Math" w:hAnsi="Cambria Math"/>
              </w:rPr>
              <m:t>red</m:t>
            </m:r>
            <m:ctrlPr>
              <w:rPr>
                <w:rFonts w:ascii="Cambria Math" w:hAnsi="Cambria Math"/>
                <w:i/>
              </w:rPr>
            </m:ctrlPr>
          </m:sub>
        </m:sSub>
        <m:r>
          <w:rPr>
            <w:rFonts w:ascii="Cambria Math" w:hAnsi="Cambria Math"/>
          </w:rPr>
          <m:t>=</m:t>
        </m:r>
        <m:d>
          <m:dPr>
            <m:begChr m:val="{"/>
            <m:endChr m:val=""/>
            <m:ctrlPr>
              <w:rPr>
                <w:rFonts w:ascii="Cambria Math" w:hAnsi="Cambria Math"/>
                <w:i/>
              </w:rPr>
            </m:ctrlPr>
          </m:dPr>
          <m:e>
            <m:m>
              <m:mPr>
                <m:mcs>
                  <m:mc>
                    <m:mcPr>
                      <m:count m:val="2"/>
                      <m:mcJc m:val="left"/>
                    </m:mcPr>
                  </m:mc>
                </m:mcs>
                <m:ctrlPr>
                  <w:rPr>
                    <w:rFonts w:ascii="Cambria Math" w:hAnsi="Cambria Math"/>
                    <w:i/>
                  </w:rPr>
                </m:ctrlPr>
              </m:mPr>
              <m:m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bdry</m:t>
                          </m:r>
                          <m:ctrlPr>
                            <w:rPr>
                              <w:rFonts w:ascii="Cambria Math" w:hAnsi="Cambria Math"/>
                              <w:i/>
                            </w:rPr>
                          </m:ctrlPr>
                        </m:e>
                        <m:sub>
                          <m:r>
                            <w:rPr>
                              <w:rFonts w:ascii="Cambria Math" w:hAnsi="Cambria Math"/>
                            </w:rPr>
                            <m:t>red</m:t>
                          </m:r>
                          <m:ctrlPr>
                            <w:rPr>
                              <w:rFonts w:ascii="Cambria Math" w:hAnsi="Cambria Math"/>
                              <w:i/>
                            </w:rPr>
                          </m:ctrlPr>
                        </m:sub>
                        <m:sup>
                          <m:r>
                            <w:rPr>
                              <w:rFonts w:ascii="Cambria Math" w:hAnsi="Cambria Math"/>
                            </w:rPr>
                            <m:t>top</m:t>
                          </m:r>
                          <m:ctrlPr>
                            <w:rPr>
                              <w:rFonts w:ascii="Cambria Math" w:hAnsi="Cambria Math"/>
                              <w:i/>
                            </w:rPr>
                          </m:ctrlPr>
                        </m:sup>
                      </m:sSubSup>
                      <m:r>
                        <m:rPr>
                          <m:sty m:val="p"/>
                        </m:rPr>
                        <w:rPr>
                          <w:rFonts w:ascii="Cambria Math" w:hAnsi="Cambria Math"/>
                        </w:rPr>
                        <m:t xml:space="preserve"> </m:t>
                      </m:r>
                      <m:r>
                        <m:rPr>
                          <m:sty m:val="p"/>
                        </m:rPr>
                        <w:rPr>
                          <w:rFonts w:ascii="Cambria Math"/>
                        </w:rPr>
                        <m:t xml:space="preserve">, </m:t>
                      </m:r>
                      <m:sSubSup>
                        <m:sSubSupPr>
                          <m:ctrlPr>
                            <w:rPr>
                              <w:rFonts w:ascii="Cambria Math" w:hAnsi="Cambria Math"/>
                              <w:i/>
                            </w:rPr>
                          </m:ctrlPr>
                        </m:sSubSupPr>
                        <m:e>
                          <m:r>
                            <w:rPr>
                              <w:rFonts w:ascii="Cambria Math" w:hAnsi="Cambria Math"/>
                            </w:rPr>
                            <m:t>bdry</m:t>
                          </m:r>
                          <m:ctrlPr>
                            <w:rPr>
                              <w:rFonts w:ascii="Cambria Math" w:hAnsi="Cambria Math"/>
                              <w:i/>
                            </w:rPr>
                          </m:ctrlPr>
                        </m:e>
                        <m:sub>
                          <m:r>
                            <w:rPr>
                              <w:rFonts w:ascii="Cambria Math" w:hAnsi="Cambria Math"/>
                            </w:rPr>
                            <m:t>red</m:t>
                          </m:r>
                          <m:ctrlPr>
                            <w:rPr>
                              <w:rFonts w:ascii="Cambria Math" w:hAnsi="Cambria Math"/>
                              <w:i/>
                            </w:rPr>
                          </m:ctrlPr>
                        </m:sub>
                        <m:sup>
                          <m:r>
                            <w:rPr>
                              <w:rFonts w:ascii="Cambria Math" w:hAnsi="Cambria Math"/>
                            </w:rPr>
                            <m:t>left</m:t>
                          </m:r>
                          <m:ctrlPr>
                            <w:rPr>
                              <w:rFonts w:ascii="Cambria Math" w:hAnsi="Cambria Math"/>
                              <w:i/>
                            </w:rPr>
                          </m:ctrlPr>
                        </m:sup>
                      </m:sSubSup>
                      <m:ctrlPr>
                        <w:rPr>
                          <w:rFonts w:ascii="Cambria Math" w:hAnsi="Cambria Math"/>
                          <w:i/>
                        </w:rPr>
                      </m:ctrlPr>
                    </m:e>
                  </m:d>
                  <m:ctrlPr>
                    <w:rPr>
                      <w:rFonts w:ascii="Cambria Math" w:hAnsi="Cambria Math"/>
                      <w:i/>
                    </w:rPr>
                  </m:ctrlPr>
                </m:e>
                <m:e>
                  <m:r>
                    <m:rPr>
                      <m:nor/>
                      <m:sty m:val="p"/>
                    </m:rPr>
                    <w:rPr>
                      <w:rFonts w:ascii="Cambria Math" w:hAnsi="Cambria Math"/>
                      <w:b w:val="0"/>
                      <w:i w:val="0"/>
                    </w:rPr>
                    <m:t xml:space="preserve">for </m:t>
                  </m:r>
                  <m:r>
                    <w:rPr>
                      <w:rFonts w:ascii="Cambria Math" w:hAnsi="Cambria Math"/>
                    </w:rPr>
                    <m:t>W=H=4</m:t>
                  </m:r>
                  <m:r>
                    <m:rPr>
                      <m:nor/>
                      <m:sty m:val="p"/>
                    </m:rPr>
                    <w:rPr>
                      <w:rFonts w:ascii="Cambria Math" w:hAnsi="Cambria Math"/>
                      <w:b w:val="0"/>
                      <w:i w:val="0"/>
                    </w:rPr>
                    <m:t xml:space="preserve"> and </m:t>
                  </m:r>
                  <m:r>
                    <w:rPr>
                      <w:rFonts w:ascii="Cambria Math" w:hAnsi="Cambria Math"/>
                    </w:rPr>
                    <m:t>mode&lt;18</m:t>
                  </m:r>
                  <m:ctrlPr>
                    <w:rPr>
                      <w:rFonts w:ascii="Cambria Math" w:hAnsi="Cambria Math"/>
                      <w:i/>
                    </w:rPr>
                  </m:ctrlPr>
                </m:e>
              </m:mr>
              <m:mr>
                <m:e>
                  <m:d>
                    <m:dPr>
                      <m:begChr m:val="["/>
                      <m:endChr m:val="]"/>
                      <m:ctrlPr>
                        <w:rPr>
                          <w:rFonts w:ascii="Cambria Math" w:hAnsi="Cambria Math"/>
                          <w:i/>
                        </w:rPr>
                      </m:ctrlPr>
                    </m:dPr>
                    <m:e>
                      <m:r>
                        <m:rPr>
                          <m:sty m:val="p"/>
                        </m:rPr>
                        <w:rPr>
                          <w:rFonts w:ascii="Cambria Math"/>
                        </w:rPr>
                        <m:t xml:space="preserve"> </m:t>
                      </m:r>
                      <m:sSubSup>
                        <m:sSubSupPr>
                          <m:ctrlPr>
                            <w:rPr>
                              <w:rFonts w:ascii="Cambria Math" w:hAnsi="Cambria Math"/>
                              <w:i/>
                            </w:rPr>
                          </m:ctrlPr>
                        </m:sSubSupPr>
                        <m:e>
                          <m:r>
                            <w:rPr>
                              <w:rFonts w:ascii="Cambria Math" w:hAnsi="Cambria Math"/>
                            </w:rPr>
                            <m:t>bdry</m:t>
                          </m:r>
                          <m:ctrlPr>
                            <w:rPr>
                              <w:rFonts w:ascii="Cambria Math" w:hAnsi="Cambria Math"/>
                              <w:i/>
                            </w:rPr>
                          </m:ctrlPr>
                        </m:e>
                        <m:sub>
                          <m:r>
                            <w:rPr>
                              <w:rFonts w:ascii="Cambria Math" w:hAnsi="Cambria Math"/>
                            </w:rPr>
                            <m:t>red</m:t>
                          </m:r>
                          <m:ctrlPr>
                            <w:rPr>
                              <w:rFonts w:ascii="Cambria Math" w:hAnsi="Cambria Math"/>
                              <w:i/>
                            </w:rPr>
                          </m:ctrlPr>
                        </m:sub>
                        <m:sup>
                          <m:r>
                            <w:rPr>
                              <w:rFonts w:ascii="Cambria Math" w:hAnsi="Cambria Math"/>
                            </w:rPr>
                            <m:t>left</m:t>
                          </m:r>
                          <m:ctrlPr>
                            <w:rPr>
                              <w:rFonts w:ascii="Cambria Math" w:hAnsi="Cambria Math"/>
                              <w:i/>
                            </w:rPr>
                          </m:ctrlPr>
                        </m:sup>
                      </m:sSubSup>
                      <m:r>
                        <w:rPr>
                          <w:rFonts w:ascii="Cambria Math" w:hAnsi="Cambria Math"/>
                        </w:rPr>
                        <m:t xml:space="preserve">, </m:t>
                      </m:r>
                      <m:sSubSup>
                        <m:sSubSupPr>
                          <m:ctrlPr>
                            <w:rPr>
                              <w:rFonts w:ascii="Cambria Math" w:hAnsi="Cambria Math"/>
                              <w:i/>
                            </w:rPr>
                          </m:ctrlPr>
                        </m:sSubSupPr>
                        <m:e>
                          <m:r>
                            <w:rPr>
                              <w:rFonts w:ascii="Cambria Math" w:hAnsi="Cambria Math"/>
                            </w:rPr>
                            <m:t>bdry</m:t>
                          </m:r>
                          <m:ctrlPr>
                            <w:rPr>
                              <w:rFonts w:ascii="Cambria Math" w:hAnsi="Cambria Math"/>
                              <w:i/>
                            </w:rPr>
                          </m:ctrlPr>
                        </m:e>
                        <m:sub>
                          <m:r>
                            <w:rPr>
                              <w:rFonts w:ascii="Cambria Math" w:hAnsi="Cambria Math"/>
                            </w:rPr>
                            <m:t>red</m:t>
                          </m:r>
                          <m:ctrlPr>
                            <w:rPr>
                              <w:rFonts w:ascii="Cambria Math" w:hAnsi="Cambria Math"/>
                              <w:i/>
                            </w:rPr>
                          </m:ctrlPr>
                        </m:sub>
                        <m:sup>
                          <m:r>
                            <w:rPr>
                              <w:rFonts w:ascii="Cambria Math" w:hAnsi="Cambria Math"/>
                            </w:rPr>
                            <m:t>top</m:t>
                          </m:r>
                          <m:ctrlPr>
                            <w:rPr>
                              <w:rFonts w:ascii="Cambria Math" w:hAnsi="Cambria Math"/>
                              <w:i/>
                            </w:rPr>
                          </m:ctrlPr>
                        </m:sup>
                      </m:sSubSup>
                      <m:r>
                        <m:rPr>
                          <m:sty m:val="p"/>
                        </m:rPr>
                        <w:rPr>
                          <w:rFonts w:ascii="Cambria Math" w:hAnsi="Cambria Math"/>
                        </w:rPr>
                        <m:t xml:space="preserve"> </m:t>
                      </m:r>
                      <m:ctrlPr>
                        <w:rPr>
                          <w:rFonts w:ascii="Cambria Math" w:hAnsi="Cambria Math"/>
                          <w:i/>
                        </w:rPr>
                      </m:ctrlPr>
                    </m:e>
                  </m:d>
                  <m:ctrlPr>
                    <w:rPr>
                      <w:rFonts w:ascii="Cambria Math" w:hAnsi="Cambria Math"/>
                      <w:i/>
                    </w:rPr>
                  </m:ctrlPr>
                </m:e>
                <m:e>
                  <m:r>
                    <m:rPr>
                      <m:nor/>
                      <m:sty m:val="p"/>
                    </m:rPr>
                    <w:rPr>
                      <w:rFonts w:ascii="Cambria Math" w:hAnsi="Cambria Math"/>
                      <w:b w:val="0"/>
                      <w:i w:val="0"/>
                    </w:rPr>
                    <m:t xml:space="preserve">for </m:t>
                  </m:r>
                  <m:r>
                    <w:rPr>
                      <w:rFonts w:ascii="Cambria Math" w:hAnsi="Cambria Math"/>
                    </w:rPr>
                    <m:t xml:space="preserve">W=H=4 </m:t>
                  </m:r>
                  <m:r>
                    <m:rPr>
                      <m:nor/>
                      <m:sty m:val="p"/>
                    </m:rPr>
                    <w:rPr>
                      <w:rFonts w:ascii="Cambria Math" w:hAnsi="Cambria Math"/>
                      <w:b w:val="0"/>
                      <w:i w:val="0"/>
                    </w:rPr>
                    <m:t xml:space="preserve">and </m:t>
                  </m:r>
                  <m:r>
                    <w:rPr>
                      <w:rFonts w:ascii="Cambria Math" w:hAnsi="Cambria Math"/>
                    </w:rPr>
                    <m:t>mode≥18</m:t>
                  </m:r>
                  <m:ctrlPr>
                    <w:rPr>
                      <w:rFonts w:ascii="Cambria Math" w:hAnsi="Cambria Math"/>
                      <w:i/>
                    </w:rPr>
                  </m:ctrlPr>
                </m:e>
              </m:mr>
              <m:m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bdry</m:t>
                          </m:r>
                          <m:ctrlPr>
                            <w:rPr>
                              <w:rFonts w:ascii="Cambria Math" w:hAnsi="Cambria Math"/>
                              <w:i/>
                            </w:rPr>
                          </m:ctrlPr>
                        </m:e>
                        <m:sub>
                          <m:r>
                            <w:rPr>
                              <w:rFonts w:ascii="Cambria Math" w:hAnsi="Cambria Math"/>
                            </w:rPr>
                            <m:t>red</m:t>
                          </m:r>
                          <m:ctrlPr>
                            <w:rPr>
                              <w:rFonts w:ascii="Cambria Math" w:hAnsi="Cambria Math"/>
                              <w:i/>
                            </w:rPr>
                          </m:ctrlPr>
                        </m:sub>
                        <m:sup>
                          <m:r>
                            <w:rPr>
                              <w:rFonts w:ascii="Cambria Math" w:hAnsi="Cambria Math"/>
                            </w:rPr>
                            <m:t>top</m:t>
                          </m:r>
                          <m:ctrlPr>
                            <w:rPr>
                              <w:rFonts w:ascii="Cambria Math" w:hAnsi="Cambria Math"/>
                              <w:i/>
                            </w:rPr>
                          </m:ctrlPr>
                        </m:sup>
                      </m:sSubSup>
                      <m:r>
                        <m:rPr>
                          <m:sty m:val="p"/>
                        </m:rPr>
                        <w:rPr>
                          <w:rFonts w:ascii="Cambria Math" w:hAnsi="Cambria Math"/>
                        </w:rPr>
                        <m:t xml:space="preserve"> </m:t>
                      </m:r>
                      <m:r>
                        <m:rPr>
                          <m:sty m:val="p"/>
                        </m:rPr>
                        <w:rPr>
                          <w:rFonts w:ascii="Cambria Math"/>
                        </w:rPr>
                        <m:t xml:space="preserve">, </m:t>
                      </m:r>
                      <m:sSubSup>
                        <m:sSubSupPr>
                          <m:ctrlPr>
                            <w:rPr>
                              <w:rFonts w:ascii="Cambria Math" w:hAnsi="Cambria Math"/>
                              <w:i/>
                            </w:rPr>
                          </m:ctrlPr>
                        </m:sSubSupPr>
                        <m:e>
                          <m:r>
                            <w:rPr>
                              <w:rFonts w:ascii="Cambria Math" w:hAnsi="Cambria Math"/>
                            </w:rPr>
                            <m:t>bdry</m:t>
                          </m:r>
                          <m:ctrlPr>
                            <w:rPr>
                              <w:rFonts w:ascii="Cambria Math" w:hAnsi="Cambria Math"/>
                              <w:i/>
                            </w:rPr>
                          </m:ctrlPr>
                        </m:e>
                        <m:sub>
                          <m:r>
                            <w:rPr>
                              <w:rFonts w:ascii="Cambria Math" w:hAnsi="Cambria Math"/>
                            </w:rPr>
                            <m:t>red</m:t>
                          </m:r>
                          <m:ctrlPr>
                            <w:rPr>
                              <w:rFonts w:ascii="Cambria Math" w:hAnsi="Cambria Math"/>
                              <w:i/>
                            </w:rPr>
                          </m:ctrlPr>
                        </m:sub>
                        <m:sup>
                          <m:r>
                            <w:rPr>
                              <w:rFonts w:ascii="Cambria Math" w:hAnsi="Cambria Math"/>
                            </w:rPr>
                            <m:t>left</m:t>
                          </m:r>
                          <m:ctrlPr>
                            <w:rPr>
                              <w:rFonts w:ascii="Cambria Math" w:hAnsi="Cambria Math"/>
                              <w:i/>
                            </w:rPr>
                          </m:ctrlPr>
                        </m:sup>
                      </m:sSubSup>
                      <m:ctrlPr>
                        <w:rPr>
                          <w:rFonts w:ascii="Cambria Math" w:hAnsi="Cambria Math"/>
                          <w:i/>
                        </w:rPr>
                      </m:ctrlPr>
                    </m:e>
                  </m:d>
                  <m:ctrlPr>
                    <w:rPr>
                      <w:rFonts w:ascii="Cambria Math" w:hAnsi="Cambria Math"/>
                      <w:i/>
                    </w:rPr>
                  </m:ctrlPr>
                </m:e>
                <m:e>
                  <m:r>
                    <m:rPr>
                      <m:nor/>
                      <m:sty m:val="p"/>
                    </m:rPr>
                    <w:rPr>
                      <w:rFonts w:ascii="Cambria Math" w:hAnsi="Cambria Math"/>
                      <w:b w:val="0"/>
                      <w:i w:val="0"/>
                    </w:rPr>
                    <m:t>for</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W,H</m:t>
                          </m:r>
                          <m:ctrlPr>
                            <w:rPr>
                              <w:rFonts w:ascii="Cambria Math" w:hAnsi="Cambria Math"/>
                              <w:i/>
                            </w:rPr>
                          </m:ctrlPr>
                        </m:e>
                      </m:d>
                      <m:ctrlPr>
                        <w:rPr>
                          <w:rFonts w:ascii="Cambria Math" w:hAnsi="Cambria Math"/>
                        </w:rPr>
                      </m:ctrlPr>
                    </m:e>
                  </m:func>
                  <m:r>
                    <w:rPr>
                      <w:rFonts w:ascii="Cambria Math" w:hAnsi="Cambria Math"/>
                    </w:rPr>
                    <m:t>=8</m:t>
                  </m:r>
                  <m:r>
                    <m:rPr>
                      <m:nor/>
                      <m:sty m:val="p"/>
                    </m:rPr>
                    <w:rPr>
                      <w:rFonts w:ascii="Cambria Math" w:hAnsi="Cambria Math"/>
                      <w:b w:val="0"/>
                      <w:i w:val="0"/>
                    </w:rPr>
                    <m:t xml:space="preserve"> and </m:t>
                  </m:r>
                  <m:r>
                    <w:rPr>
                      <w:rFonts w:ascii="Cambria Math" w:hAnsi="Cambria Math"/>
                    </w:rPr>
                    <m:t>mode&lt;10</m:t>
                  </m:r>
                  <m:ctrlPr>
                    <w:rPr>
                      <w:rFonts w:ascii="Cambria Math" w:hAnsi="Cambria Math" w:eastAsia="Cambria Math" w:cs="Cambria Math"/>
                      <w:i/>
                    </w:rPr>
                  </m:ctrlPr>
                </m:e>
              </m:mr>
              <m:mr>
                <m:e>
                  <m:d>
                    <m:dPr>
                      <m:begChr m:val="["/>
                      <m:endChr m:val="]"/>
                      <m:ctrlPr>
                        <w:rPr>
                          <w:rFonts w:ascii="Cambria Math" w:hAnsi="Cambria Math"/>
                          <w:i/>
                        </w:rPr>
                      </m:ctrlPr>
                    </m:dPr>
                    <m:e>
                      <m:r>
                        <m:rPr>
                          <m:sty m:val="p"/>
                        </m:rPr>
                        <w:rPr>
                          <w:rFonts w:ascii="Cambria Math"/>
                        </w:rPr>
                        <m:t xml:space="preserve"> </m:t>
                      </m:r>
                      <m:sSubSup>
                        <m:sSubSupPr>
                          <m:ctrlPr>
                            <w:rPr>
                              <w:rFonts w:ascii="Cambria Math" w:hAnsi="Cambria Math"/>
                              <w:i/>
                            </w:rPr>
                          </m:ctrlPr>
                        </m:sSubSupPr>
                        <m:e>
                          <m:r>
                            <w:rPr>
                              <w:rFonts w:ascii="Cambria Math" w:hAnsi="Cambria Math"/>
                            </w:rPr>
                            <m:t>bdry</m:t>
                          </m:r>
                          <m:ctrlPr>
                            <w:rPr>
                              <w:rFonts w:ascii="Cambria Math" w:hAnsi="Cambria Math"/>
                              <w:i/>
                            </w:rPr>
                          </m:ctrlPr>
                        </m:e>
                        <m:sub>
                          <m:r>
                            <w:rPr>
                              <w:rFonts w:ascii="Cambria Math" w:hAnsi="Cambria Math"/>
                            </w:rPr>
                            <m:t>red</m:t>
                          </m:r>
                          <m:ctrlPr>
                            <w:rPr>
                              <w:rFonts w:ascii="Cambria Math" w:hAnsi="Cambria Math"/>
                              <w:i/>
                            </w:rPr>
                          </m:ctrlPr>
                        </m:sub>
                        <m:sup>
                          <m:r>
                            <w:rPr>
                              <w:rFonts w:ascii="Cambria Math" w:hAnsi="Cambria Math"/>
                            </w:rPr>
                            <m:t>left</m:t>
                          </m:r>
                          <m:ctrlPr>
                            <w:rPr>
                              <w:rFonts w:ascii="Cambria Math" w:hAnsi="Cambria Math"/>
                              <w:i/>
                            </w:rPr>
                          </m:ctrlPr>
                        </m:sup>
                      </m:sSubSup>
                      <m:r>
                        <w:rPr>
                          <w:rFonts w:ascii="Cambria Math" w:hAnsi="Cambria Math"/>
                        </w:rPr>
                        <m:t xml:space="preserve">, </m:t>
                      </m:r>
                      <m:sSubSup>
                        <m:sSubSupPr>
                          <m:ctrlPr>
                            <w:rPr>
                              <w:rFonts w:ascii="Cambria Math" w:hAnsi="Cambria Math"/>
                              <w:i/>
                            </w:rPr>
                          </m:ctrlPr>
                        </m:sSubSupPr>
                        <m:e>
                          <m:r>
                            <w:rPr>
                              <w:rFonts w:ascii="Cambria Math" w:hAnsi="Cambria Math"/>
                            </w:rPr>
                            <m:t>bdry</m:t>
                          </m:r>
                          <m:ctrlPr>
                            <w:rPr>
                              <w:rFonts w:ascii="Cambria Math" w:hAnsi="Cambria Math"/>
                              <w:i/>
                            </w:rPr>
                          </m:ctrlPr>
                        </m:e>
                        <m:sub>
                          <m:r>
                            <w:rPr>
                              <w:rFonts w:ascii="Cambria Math" w:hAnsi="Cambria Math"/>
                            </w:rPr>
                            <m:t>red</m:t>
                          </m:r>
                          <m:ctrlPr>
                            <w:rPr>
                              <w:rFonts w:ascii="Cambria Math" w:hAnsi="Cambria Math"/>
                              <w:i/>
                            </w:rPr>
                          </m:ctrlPr>
                        </m:sub>
                        <m:sup>
                          <m:r>
                            <w:rPr>
                              <w:rFonts w:ascii="Cambria Math" w:hAnsi="Cambria Math"/>
                            </w:rPr>
                            <m:t>top</m:t>
                          </m:r>
                          <m:ctrlPr>
                            <w:rPr>
                              <w:rFonts w:ascii="Cambria Math" w:hAnsi="Cambria Math"/>
                              <w:i/>
                            </w:rPr>
                          </m:ctrlPr>
                        </m:sup>
                      </m:sSubSup>
                      <m:r>
                        <m:rPr>
                          <m:sty m:val="p"/>
                        </m:rPr>
                        <w:rPr>
                          <w:rFonts w:ascii="Cambria Math" w:hAnsi="Cambria Math"/>
                        </w:rPr>
                        <m:t xml:space="preserve"> </m:t>
                      </m:r>
                      <m:ctrlPr>
                        <w:rPr>
                          <w:rFonts w:ascii="Cambria Math" w:hAnsi="Cambria Math"/>
                          <w:i/>
                        </w:rPr>
                      </m:ctrlPr>
                    </m:e>
                  </m:d>
                  <m:ctrlPr>
                    <w:rPr>
                      <w:rFonts w:ascii="Cambria Math" w:hAnsi="Cambria Math" w:eastAsia="Cambria Math" w:cs="Cambria Math"/>
                      <w:i/>
                    </w:rPr>
                  </m:ctrlPr>
                </m:e>
                <m:e>
                  <m:r>
                    <m:rPr>
                      <m:nor/>
                      <m:sty m:val="p"/>
                    </m:rPr>
                    <w:rPr>
                      <w:rFonts w:ascii="Cambria Math" w:hAnsi="Cambria Math" w:eastAsia="Cambria Math" w:cs="Cambria Math"/>
                      <w:b w:val="0"/>
                      <w:i w:val="0"/>
                    </w:rPr>
                    <m:t>for</m:t>
                  </m:r>
                  <m:func>
                    <m:funcPr>
                      <m:ctrlPr>
                        <w:rPr>
                          <w:rFonts w:ascii="Cambria Math" w:hAnsi="Cambria Math" w:eastAsia="Cambria Math" w:cs="Cambria Math"/>
                        </w:rPr>
                      </m:ctrlPr>
                    </m:funcPr>
                    <m:fName>
                      <m:r>
                        <m:rPr>
                          <m:sty m:val="p"/>
                        </m:rPr>
                        <w:rPr>
                          <w:rFonts w:ascii="Cambria Math" w:hAnsi="Cambria Math" w:eastAsia="Cambria Math" w:cs="Cambria Math"/>
                        </w:rPr>
                        <m:t>max</m:t>
                      </m:r>
                      <m:ctrlPr>
                        <w:rPr>
                          <w:rFonts w:ascii="Cambria Math" w:hAnsi="Cambria Math" w:eastAsia="Cambria Math" w:cs="Cambria Math"/>
                          <w:i/>
                        </w:rPr>
                      </m:ctrlPr>
                    </m:fName>
                    <m:e>
                      <m:d>
                        <m:dPr>
                          <m:ctrlPr>
                            <w:rPr>
                              <w:rFonts w:ascii="Cambria Math" w:hAnsi="Cambria Math" w:eastAsia="Cambria Math" w:cs="Cambria Math"/>
                              <w:i/>
                            </w:rPr>
                          </m:ctrlPr>
                        </m:dPr>
                        <m:e>
                          <m:r>
                            <w:rPr>
                              <w:rFonts w:ascii="Cambria Math" w:hAnsi="Cambria Math" w:eastAsia="Cambria Math" w:cs="Cambria Math"/>
                            </w:rPr>
                            <m:t>W,H</m:t>
                          </m:r>
                          <m:ctrlPr>
                            <w:rPr>
                              <w:rFonts w:ascii="Cambria Math" w:hAnsi="Cambria Math" w:eastAsia="Cambria Math" w:cs="Cambria Math"/>
                              <w:i/>
                            </w:rPr>
                          </m:ctrlPr>
                        </m:e>
                      </m:d>
                      <m:ctrlPr>
                        <w:rPr>
                          <w:rFonts w:ascii="Cambria Math" w:hAnsi="Cambria Math" w:eastAsia="Cambria Math" w:cs="Cambria Math"/>
                        </w:rPr>
                      </m:ctrlPr>
                    </m:e>
                  </m:func>
                  <m:r>
                    <w:rPr>
                      <w:rFonts w:ascii="Cambria Math" w:hAnsi="Cambria Math" w:eastAsia="Cambria Math" w:cs="Cambria Math"/>
                    </w:rPr>
                    <m:t>=8</m:t>
                  </m:r>
                  <m:r>
                    <m:rPr>
                      <m:nor/>
                      <m:sty m:val="p"/>
                    </m:rPr>
                    <w:rPr>
                      <w:rFonts w:ascii="Cambria Math" w:hAnsi="Cambria Math" w:eastAsia="Cambria Math" w:cs="Cambria Math"/>
                      <w:b w:val="0"/>
                      <w:i w:val="0"/>
                    </w:rPr>
                    <m:t xml:space="preserve"> and </m:t>
                  </m:r>
                  <m:r>
                    <w:rPr>
                      <w:rFonts w:ascii="Cambria Math" w:hAnsi="Cambria Math" w:eastAsia="Cambria Math" w:cs="Cambria Math"/>
                    </w:rPr>
                    <m:t>mode≥10</m:t>
                  </m:r>
                  <m:ctrlPr>
                    <w:rPr>
                      <w:rFonts w:ascii="Cambria Math" w:hAnsi="Cambria Math" w:eastAsia="Cambria Math" w:cs="Cambria Math"/>
                      <w:i/>
                    </w:rPr>
                  </m:ctrlPr>
                </m:e>
              </m:mr>
              <m:m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bdry</m:t>
                          </m:r>
                          <m:ctrlPr>
                            <w:rPr>
                              <w:rFonts w:ascii="Cambria Math" w:hAnsi="Cambria Math"/>
                              <w:i/>
                            </w:rPr>
                          </m:ctrlPr>
                        </m:e>
                        <m:sub>
                          <m:r>
                            <w:rPr>
                              <w:rFonts w:ascii="Cambria Math" w:hAnsi="Cambria Math"/>
                            </w:rPr>
                            <m:t>red</m:t>
                          </m:r>
                          <m:ctrlPr>
                            <w:rPr>
                              <w:rFonts w:ascii="Cambria Math" w:hAnsi="Cambria Math"/>
                              <w:i/>
                            </w:rPr>
                          </m:ctrlPr>
                        </m:sub>
                        <m:sup>
                          <m:r>
                            <w:rPr>
                              <w:rFonts w:ascii="Cambria Math" w:hAnsi="Cambria Math"/>
                            </w:rPr>
                            <m:t>top</m:t>
                          </m:r>
                          <m:ctrlPr>
                            <w:rPr>
                              <w:rFonts w:ascii="Cambria Math" w:hAnsi="Cambria Math"/>
                              <w:i/>
                            </w:rPr>
                          </m:ctrlPr>
                        </m:sup>
                      </m:sSubSup>
                      <m:r>
                        <m:rPr>
                          <m:sty m:val="p"/>
                        </m:rPr>
                        <w:rPr>
                          <w:rFonts w:ascii="Cambria Math" w:hAnsi="Cambria Math"/>
                        </w:rPr>
                        <m:t xml:space="preserve"> </m:t>
                      </m:r>
                      <m:r>
                        <m:rPr>
                          <m:sty m:val="p"/>
                        </m:rPr>
                        <w:rPr>
                          <w:rFonts w:ascii="Cambria Math"/>
                        </w:rPr>
                        <m:t xml:space="preserve">, </m:t>
                      </m:r>
                      <m:sSubSup>
                        <m:sSubSupPr>
                          <m:ctrlPr>
                            <w:rPr>
                              <w:rFonts w:ascii="Cambria Math" w:hAnsi="Cambria Math"/>
                              <w:i/>
                            </w:rPr>
                          </m:ctrlPr>
                        </m:sSubSupPr>
                        <m:e>
                          <m:r>
                            <w:rPr>
                              <w:rFonts w:ascii="Cambria Math" w:hAnsi="Cambria Math"/>
                            </w:rPr>
                            <m:t>bdry</m:t>
                          </m:r>
                          <m:ctrlPr>
                            <w:rPr>
                              <w:rFonts w:ascii="Cambria Math" w:hAnsi="Cambria Math"/>
                              <w:i/>
                            </w:rPr>
                          </m:ctrlPr>
                        </m:e>
                        <m:sub>
                          <m:r>
                            <w:rPr>
                              <w:rFonts w:ascii="Cambria Math" w:hAnsi="Cambria Math"/>
                            </w:rPr>
                            <m:t>red</m:t>
                          </m:r>
                          <m:ctrlPr>
                            <w:rPr>
                              <w:rFonts w:ascii="Cambria Math" w:hAnsi="Cambria Math"/>
                              <w:i/>
                            </w:rPr>
                          </m:ctrlPr>
                        </m:sub>
                        <m:sup>
                          <m:r>
                            <w:rPr>
                              <w:rFonts w:ascii="Cambria Math" w:hAnsi="Cambria Math"/>
                            </w:rPr>
                            <m:t>left</m:t>
                          </m:r>
                          <m:ctrlPr>
                            <w:rPr>
                              <w:rFonts w:ascii="Cambria Math" w:hAnsi="Cambria Math"/>
                              <w:i/>
                            </w:rPr>
                          </m:ctrlPr>
                        </m:sup>
                      </m:sSubSup>
                      <m:ctrlPr>
                        <w:rPr>
                          <w:rFonts w:ascii="Cambria Math" w:hAnsi="Cambria Math"/>
                          <w:i/>
                        </w:rPr>
                      </m:ctrlPr>
                    </m:e>
                  </m:d>
                  <m:ctrlPr>
                    <w:rPr>
                      <w:rFonts w:ascii="Cambria Math" w:hAnsi="Cambria Math" w:eastAsia="Cambria Math" w:cs="Cambria Math"/>
                      <w:i/>
                    </w:rPr>
                  </m:ctrlPr>
                </m:e>
                <m:e>
                  <m:r>
                    <m:rPr>
                      <m:nor/>
                      <m:sty m:val="p"/>
                    </m:rPr>
                    <w:rPr>
                      <w:rFonts w:ascii="Cambria Math" w:hAnsi="Cambria Math" w:eastAsia="Cambria Math" w:cs="Cambria Math"/>
                      <w:b w:val="0"/>
                      <w:i w:val="0"/>
                    </w:rPr>
                    <m:t>for</m:t>
                  </m:r>
                  <m:func>
                    <m:funcPr>
                      <m:ctrlPr>
                        <w:rPr>
                          <w:rFonts w:ascii="Cambria Math" w:hAnsi="Cambria Math" w:eastAsia="Cambria Math" w:cs="Cambria Math"/>
                        </w:rPr>
                      </m:ctrlPr>
                    </m:funcPr>
                    <m:fName>
                      <m:r>
                        <m:rPr>
                          <m:sty m:val="p"/>
                        </m:rPr>
                        <w:rPr>
                          <w:rFonts w:ascii="Cambria Math" w:hAnsi="Cambria Math" w:eastAsia="Cambria Math" w:cs="Cambria Math"/>
                        </w:rPr>
                        <m:t>max</m:t>
                      </m:r>
                      <m:ctrlPr>
                        <w:rPr>
                          <w:rFonts w:ascii="Cambria Math" w:hAnsi="Cambria Math" w:eastAsia="Cambria Math" w:cs="Cambria Math"/>
                          <w:i/>
                        </w:rPr>
                      </m:ctrlPr>
                    </m:fName>
                    <m:e>
                      <m:d>
                        <m:dPr>
                          <m:ctrlPr>
                            <w:rPr>
                              <w:rFonts w:ascii="Cambria Math" w:hAnsi="Cambria Math" w:eastAsia="Cambria Math" w:cs="Cambria Math"/>
                              <w:i/>
                            </w:rPr>
                          </m:ctrlPr>
                        </m:dPr>
                        <m:e>
                          <m:r>
                            <w:rPr>
                              <w:rFonts w:ascii="Cambria Math" w:hAnsi="Cambria Math" w:eastAsia="Cambria Math" w:cs="Cambria Math"/>
                            </w:rPr>
                            <m:t>W,H</m:t>
                          </m:r>
                          <m:ctrlPr>
                            <w:rPr>
                              <w:rFonts w:ascii="Cambria Math" w:hAnsi="Cambria Math" w:eastAsia="Cambria Math" w:cs="Cambria Math"/>
                              <w:i/>
                            </w:rPr>
                          </m:ctrlPr>
                        </m:e>
                      </m:d>
                      <m:ctrlPr>
                        <w:rPr>
                          <w:rFonts w:ascii="Cambria Math" w:hAnsi="Cambria Math" w:eastAsia="Cambria Math" w:cs="Cambria Math"/>
                        </w:rPr>
                      </m:ctrlPr>
                    </m:e>
                  </m:func>
                  <m:r>
                    <w:rPr>
                      <w:rFonts w:ascii="Cambria Math" w:hAnsi="Cambria Math" w:eastAsia="Cambria Math" w:cs="Cambria Math"/>
                    </w:rPr>
                    <m:t xml:space="preserve">&gt;8 </m:t>
                  </m:r>
                  <m:r>
                    <m:rPr>
                      <m:nor/>
                      <m:sty m:val="p"/>
                    </m:rPr>
                    <w:rPr>
                      <w:rFonts w:ascii="Cambria Math" w:hAnsi="Cambria Math" w:eastAsia="Cambria Math" w:cs="Cambria Math"/>
                      <w:b w:val="0"/>
                      <w:i w:val="0"/>
                    </w:rPr>
                    <m:t>and</m:t>
                  </m:r>
                  <m:r>
                    <w:rPr>
                      <w:rFonts w:ascii="Cambria Math" w:hAnsi="Cambria Math" w:eastAsia="Cambria Math" w:cs="Cambria Math"/>
                    </w:rPr>
                    <m:t xml:space="preserve"> mode&lt;6</m:t>
                  </m:r>
                  <m:ctrlPr>
                    <w:rPr>
                      <w:rFonts w:ascii="Cambria Math" w:hAnsi="Cambria Math" w:eastAsia="Cambria Math" w:cs="Cambria Math"/>
                      <w:i/>
                    </w:rPr>
                  </m:ctrlPr>
                </m:e>
              </m:mr>
              <m:mr>
                <m:e>
                  <m:d>
                    <m:dPr>
                      <m:begChr m:val="["/>
                      <m:endChr m:val="]"/>
                      <m:ctrlPr>
                        <w:rPr>
                          <w:rFonts w:ascii="Cambria Math" w:hAnsi="Cambria Math"/>
                          <w:i/>
                        </w:rPr>
                      </m:ctrlPr>
                    </m:dPr>
                    <m:e>
                      <m:r>
                        <m:rPr>
                          <m:sty m:val="p"/>
                        </m:rPr>
                        <w:rPr>
                          <w:rFonts w:ascii="Cambria Math"/>
                        </w:rPr>
                        <m:t xml:space="preserve"> </m:t>
                      </m:r>
                      <m:sSubSup>
                        <m:sSubSupPr>
                          <m:ctrlPr>
                            <w:rPr>
                              <w:rFonts w:ascii="Cambria Math" w:hAnsi="Cambria Math"/>
                              <w:i/>
                            </w:rPr>
                          </m:ctrlPr>
                        </m:sSubSupPr>
                        <m:e>
                          <m:r>
                            <w:rPr>
                              <w:rFonts w:ascii="Cambria Math" w:hAnsi="Cambria Math"/>
                            </w:rPr>
                            <m:t>bdry</m:t>
                          </m:r>
                          <m:ctrlPr>
                            <w:rPr>
                              <w:rFonts w:ascii="Cambria Math" w:hAnsi="Cambria Math"/>
                              <w:i/>
                            </w:rPr>
                          </m:ctrlPr>
                        </m:e>
                        <m:sub>
                          <m:r>
                            <w:rPr>
                              <w:rFonts w:ascii="Cambria Math" w:hAnsi="Cambria Math"/>
                            </w:rPr>
                            <m:t>red</m:t>
                          </m:r>
                          <m:ctrlPr>
                            <w:rPr>
                              <w:rFonts w:ascii="Cambria Math" w:hAnsi="Cambria Math"/>
                              <w:i/>
                            </w:rPr>
                          </m:ctrlPr>
                        </m:sub>
                        <m:sup>
                          <m:r>
                            <w:rPr>
                              <w:rFonts w:ascii="Cambria Math" w:hAnsi="Cambria Math"/>
                            </w:rPr>
                            <m:t>left</m:t>
                          </m:r>
                          <m:ctrlPr>
                            <w:rPr>
                              <w:rFonts w:ascii="Cambria Math" w:hAnsi="Cambria Math"/>
                              <w:i/>
                            </w:rPr>
                          </m:ctrlPr>
                        </m:sup>
                      </m:sSubSup>
                      <m:r>
                        <w:rPr>
                          <w:rFonts w:ascii="Cambria Math" w:hAnsi="Cambria Math"/>
                        </w:rPr>
                        <m:t xml:space="preserve">, </m:t>
                      </m:r>
                      <m:sSubSup>
                        <m:sSubSupPr>
                          <m:ctrlPr>
                            <w:rPr>
                              <w:rFonts w:ascii="Cambria Math" w:hAnsi="Cambria Math"/>
                              <w:i/>
                            </w:rPr>
                          </m:ctrlPr>
                        </m:sSubSupPr>
                        <m:e>
                          <m:r>
                            <w:rPr>
                              <w:rFonts w:ascii="Cambria Math" w:hAnsi="Cambria Math"/>
                            </w:rPr>
                            <m:t>bdry</m:t>
                          </m:r>
                          <m:ctrlPr>
                            <w:rPr>
                              <w:rFonts w:ascii="Cambria Math" w:hAnsi="Cambria Math"/>
                              <w:i/>
                            </w:rPr>
                          </m:ctrlPr>
                        </m:e>
                        <m:sub>
                          <m:r>
                            <w:rPr>
                              <w:rFonts w:ascii="Cambria Math" w:hAnsi="Cambria Math"/>
                            </w:rPr>
                            <m:t>red</m:t>
                          </m:r>
                          <m:ctrlPr>
                            <w:rPr>
                              <w:rFonts w:ascii="Cambria Math" w:hAnsi="Cambria Math"/>
                              <w:i/>
                            </w:rPr>
                          </m:ctrlPr>
                        </m:sub>
                        <m:sup>
                          <m:r>
                            <w:rPr>
                              <w:rFonts w:ascii="Cambria Math" w:hAnsi="Cambria Math"/>
                            </w:rPr>
                            <m:t>top</m:t>
                          </m:r>
                          <m:ctrlPr>
                            <w:rPr>
                              <w:rFonts w:ascii="Cambria Math" w:hAnsi="Cambria Math"/>
                              <w:i/>
                            </w:rPr>
                          </m:ctrlPr>
                        </m:sup>
                      </m:sSubSup>
                      <m:r>
                        <m:rPr>
                          <m:sty m:val="p"/>
                        </m:rPr>
                        <w:rPr>
                          <w:rFonts w:ascii="Cambria Math" w:hAnsi="Cambria Math"/>
                        </w:rPr>
                        <m:t xml:space="preserve"> </m:t>
                      </m:r>
                      <m:ctrlPr>
                        <w:rPr>
                          <w:rFonts w:ascii="Cambria Math" w:hAnsi="Cambria Math"/>
                          <w:i/>
                        </w:rPr>
                      </m:ctrlPr>
                    </m:e>
                  </m:d>
                  <m:ctrlPr>
                    <w:rPr>
                      <w:rFonts w:ascii="Cambria Math" w:hAnsi="Cambria Math" w:eastAsia="Cambria Math" w:cs="Cambria Math"/>
                      <w:i/>
                    </w:rPr>
                  </m:ctrlPr>
                </m:e>
                <m:e>
                  <m:r>
                    <m:rPr>
                      <m:nor/>
                      <m:sty m:val="p"/>
                    </m:rPr>
                    <w:rPr>
                      <w:rFonts w:ascii="Cambria Math" w:hAnsi="Cambria Math" w:eastAsia="Cambria Math" w:cs="Cambria Math"/>
                      <w:b w:val="0"/>
                      <w:i w:val="0"/>
                    </w:rPr>
                    <m:t>for</m:t>
                  </m:r>
                  <m:func>
                    <m:funcPr>
                      <m:ctrlPr>
                        <w:rPr>
                          <w:rFonts w:ascii="Cambria Math" w:hAnsi="Cambria Math" w:eastAsia="Cambria Math" w:cs="Cambria Math"/>
                        </w:rPr>
                      </m:ctrlPr>
                    </m:funcPr>
                    <m:fName>
                      <m:r>
                        <m:rPr>
                          <m:sty m:val="p"/>
                        </m:rPr>
                        <w:rPr>
                          <w:rFonts w:ascii="Cambria Math" w:hAnsi="Cambria Math" w:eastAsia="Cambria Math" w:cs="Cambria Math"/>
                        </w:rPr>
                        <m:t>max</m:t>
                      </m:r>
                      <m:ctrlPr>
                        <w:rPr>
                          <w:rFonts w:ascii="Cambria Math" w:hAnsi="Cambria Math" w:eastAsia="Cambria Math" w:cs="Cambria Math"/>
                          <w:i/>
                        </w:rPr>
                      </m:ctrlPr>
                    </m:fName>
                    <m:e>
                      <m:d>
                        <m:dPr>
                          <m:ctrlPr>
                            <w:rPr>
                              <w:rFonts w:ascii="Cambria Math" w:hAnsi="Cambria Math" w:eastAsia="Cambria Math" w:cs="Cambria Math"/>
                              <w:i/>
                            </w:rPr>
                          </m:ctrlPr>
                        </m:dPr>
                        <m:e>
                          <m:r>
                            <w:rPr>
                              <w:rFonts w:ascii="Cambria Math" w:hAnsi="Cambria Math" w:eastAsia="Cambria Math" w:cs="Cambria Math"/>
                            </w:rPr>
                            <m:t>W,H</m:t>
                          </m:r>
                          <m:ctrlPr>
                            <w:rPr>
                              <w:rFonts w:ascii="Cambria Math" w:hAnsi="Cambria Math" w:eastAsia="Cambria Math" w:cs="Cambria Math"/>
                              <w:i/>
                            </w:rPr>
                          </m:ctrlPr>
                        </m:e>
                      </m:d>
                      <m:ctrlPr>
                        <w:rPr>
                          <w:rFonts w:ascii="Cambria Math" w:hAnsi="Cambria Math" w:eastAsia="Cambria Math" w:cs="Cambria Math"/>
                        </w:rPr>
                      </m:ctrlPr>
                    </m:e>
                  </m:func>
                  <m:r>
                    <w:rPr>
                      <w:rFonts w:ascii="Cambria Math" w:hAnsi="Cambria Math" w:eastAsia="Cambria Math" w:cs="Cambria Math"/>
                    </w:rPr>
                    <m:t xml:space="preserve">&gt;8 </m:t>
                  </m:r>
                  <m:r>
                    <m:rPr>
                      <m:nor/>
                      <m:sty m:val="p"/>
                    </m:rPr>
                    <w:rPr>
                      <w:rFonts w:ascii="Cambria Math" w:hAnsi="Cambria Math" w:eastAsia="Cambria Math" w:cs="Cambria Math"/>
                      <w:b w:val="0"/>
                      <w:i w:val="0"/>
                    </w:rPr>
                    <m:t>and</m:t>
                  </m:r>
                  <m:r>
                    <w:rPr>
                      <w:rFonts w:ascii="Cambria Math" w:hAnsi="Cambria Math" w:eastAsia="Cambria Math" w:cs="Cambria Math"/>
                    </w:rPr>
                    <m:t xml:space="preserve"> mode≥6.</m:t>
                  </m:r>
                  <m:ctrlPr>
                    <w:rPr>
                      <w:rFonts w:ascii="Cambria Math" w:hAnsi="Cambria Math"/>
                      <w:i/>
                    </w:rPr>
                  </m:ctrlPr>
                </m:e>
              </m:mr>
            </m:m>
            <m:ctrlPr>
              <w:rPr>
                <w:rFonts w:ascii="Cambria Math" w:hAnsi="Cambria Math"/>
                <w:i/>
              </w:rPr>
            </m:ctrlPr>
          </m:e>
        </m:d>
      </m:oMath>
      <w:r>
        <w:rPr>
          <w:szCs w:val="22"/>
          <w:lang w:val="en-CA"/>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9</w:t>
      </w:r>
      <w:r>
        <w:rPr>
          <w:szCs w:val="22"/>
          <w:lang w:val="en-CA"/>
        </w:rPr>
        <w:fldChar w:fldCharType="end"/>
      </w:r>
      <w:r>
        <w:rPr>
          <w:szCs w:val="22"/>
          <w:lang w:val="en-CA"/>
        </w:rPr>
        <w:t>)</w:t>
      </w:r>
    </w:p>
    <w:p>
      <w:pPr>
        <w:jc w:val="both"/>
        <w:rPr>
          <w:rFonts w:eastAsiaTheme="minorEastAsia"/>
          <w:b/>
          <w:sz w:val="24"/>
          <w:lang w:val="en-CA" w:eastAsia="ko-KR"/>
        </w:rPr>
      </w:pPr>
      <w:bookmarkStart w:id="115" w:name="_Toc1165573"/>
      <w:bookmarkEnd w:id="115"/>
      <w:r>
        <w:rPr>
          <w:rFonts w:eastAsiaTheme="minorEastAsia"/>
          <w:b/>
          <w:sz w:val="24"/>
          <w:lang w:val="en-CA" w:eastAsia="ko-KR"/>
        </w:rPr>
        <w:t>3.3.</w:t>
      </w:r>
      <w:r>
        <w:rPr>
          <w:rFonts w:hint="eastAsia" w:eastAsiaTheme="minorEastAsia"/>
          <w:b/>
          <w:sz w:val="24"/>
          <w:lang w:val="en-CA" w:eastAsia="ko-KR"/>
        </w:rPr>
        <w:t>6</w:t>
      </w:r>
      <w:r>
        <w:rPr>
          <w:rFonts w:eastAsiaTheme="minorEastAsia"/>
          <w:b/>
          <w:sz w:val="24"/>
          <w:lang w:val="en-CA" w:eastAsia="ko-KR"/>
        </w:rPr>
        <w:t>.</w:t>
      </w:r>
      <w:r>
        <w:rPr>
          <w:rFonts w:hint="eastAsia" w:eastAsiaTheme="minorEastAsia"/>
          <w:b/>
          <w:sz w:val="24"/>
          <w:lang w:val="en-CA" w:eastAsia="ko-KR"/>
        </w:rPr>
        <w:t>2</w:t>
      </w:r>
      <w:r>
        <w:rPr>
          <w:rFonts w:eastAsiaTheme="minorEastAsia"/>
          <w:b/>
          <w:sz w:val="24"/>
          <w:lang w:val="en-CA" w:eastAsia="ko-KR"/>
        </w:rPr>
        <w:tab/>
      </w:r>
      <w:r>
        <w:rPr>
          <w:rFonts w:hint="eastAsia" w:eastAsiaTheme="minorEastAsia"/>
          <w:b/>
          <w:sz w:val="24"/>
          <w:lang w:val="en-CA" w:eastAsia="ko-KR"/>
        </w:rPr>
        <w:t>Matrix Multiplication</w:t>
      </w:r>
    </w:p>
    <w:p>
      <w:pPr>
        <w:jc w:val="both"/>
        <w:rPr>
          <w:rFonts w:eastAsiaTheme="minorEastAsia"/>
          <w:b/>
          <w:sz w:val="24"/>
          <w:lang w:val="en-CA" w:eastAsia="ko-KR"/>
        </w:rPr>
      </w:pPr>
      <w:r>
        <w:rPr>
          <w:lang w:val="en-CA"/>
        </w:rPr>
        <w:t xml:space="preserve">A matrix vector multiplication, followed by addition of an offset, is carried out with the averaged samples as an input. The result is a reduced prediction signal on a subsampled set of samples in the original block.  </w:t>
      </w:r>
      <w:r>
        <w:t xml:space="preserve">Out of the reduced input vector </w:t>
      </w:r>
      <m:oMath>
        <m:sSub>
          <m:sSubPr>
            <m:ctrlPr>
              <w:rPr>
                <w:rFonts w:ascii="Cambria Math" w:hAnsi="Cambria Math"/>
                <w:i/>
              </w:rPr>
            </m:ctrlPr>
          </m:sSubPr>
          <m:e>
            <m:r>
              <w:rPr>
                <w:rFonts w:ascii="Cambria Math" w:hAnsi="Cambria Math"/>
              </w:rPr>
              <m:t>bdry</m:t>
            </m:r>
            <m:ctrlPr>
              <w:rPr>
                <w:rFonts w:ascii="Cambria Math" w:hAnsi="Cambria Math"/>
                <w:i/>
              </w:rPr>
            </m:ctrlPr>
          </m:e>
          <m:sub>
            <m:r>
              <w:rPr>
                <w:rFonts w:ascii="Cambria Math" w:hAnsi="Cambria Math"/>
              </w:rPr>
              <m:t>red</m:t>
            </m:r>
            <m:ctrlPr>
              <w:rPr>
                <w:rFonts w:ascii="Cambria Math" w:hAnsi="Cambria Math"/>
                <w:i/>
              </w:rPr>
            </m:ctrlPr>
          </m:sub>
        </m:sSub>
      </m:oMath>
      <w:r>
        <w:t xml:space="preserve"> a reduced prediction signal </w:t>
      </w:r>
      <m:oMath>
        <m:sSub>
          <m:sSubPr>
            <m:ctrlPr>
              <w:rPr>
                <w:rFonts w:ascii="Cambria Math" w:hAnsi="Cambria Math"/>
                <w:i/>
              </w:rPr>
            </m:ctrlPr>
          </m:sSubPr>
          <m:e>
            <m:r>
              <w:rPr>
                <w:rFonts w:ascii="Cambria Math" w:hAnsi="Cambria Math"/>
              </w:rPr>
              <m:t>pred</m:t>
            </m:r>
            <m:ctrlPr>
              <w:rPr>
                <w:rFonts w:ascii="Cambria Math" w:hAnsi="Cambria Math"/>
                <w:i/>
              </w:rPr>
            </m:ctrlPr>
          </m:e>
          <m:sub>
            <m:r>
              <w:rPr>
                <w:rFonts w:ascii="Cambria Math" w:hAnsi="Cambria Math"/>
              </w:rPr>
              <m:t>red,</m:t>
            </m:r>
            <m:ctrlPr>
              <w:rPr>
                <w:rFonts w:ascii="Cambria Math" w:hAnsi="Cambria Math"/>
                <w:i/>
              </w:rPr>
            </m:ctrlPr>
          </m:sub>
        </m:sSub>
      </m:oMath>
      <w:r>
        <w:t xml:space="preserve"> </w:t>
      </w:r>
      <w:r>
        <w:rPr>
          <w:rFonts w:hint="eastAsia"/>
          <w:lang w:eastAsia="ko-KR"/>
        </w:rPr>
        <w:t xml:space="preserve">which </w:t>
      </w:r>
      <w:r>
        <w:t xml:space="preserve">is a signal on the downsampled block of width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red</m:t>
            </m:r>
            <m:ctrlPr>
              <w:rPr>
                <w:rFonts w:ascii="Cambria Math" w:hAnsi="Cambria Math"/>
                <w:i/>
              </w:rPr>
            </m:ctrlPr>
          </m:sub>
        </m:sSub>
      </m:oMath>
      <w:r>
        <w:t xml:space="preserve"> and height </w:t>
      </w:r>
      <m:oMath>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red</m:t>
            </m:r>
            <m:ctrlPr>
              <w:rPr>
                <w:rFonts w:ascii="Cambria Math" w:hAnsi="Cambria Math"/>
                <w:i/>
              </w:rPr>
            </m:ctrlPr>
          </m:sub>
        </m:sSub>
      </m:oMath>
      <w:r>
        <w:rPr>
          <w:rFonts w:hint="eastAsia" w:eastAsiaTheme="minorEastAsia"/>
          <w:lang w:eastAsia="ko-KR"/>
        </w:rPr>
        <w:t xml:space="preserve"> is generated</w:t>
      </w:r>
      <w:r>
        <w:t xml:space="preserve">. Here,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red</m:t>
            </m:r>
            <m:ctrlPr>
              <w:rPr>
                <w:rFonts w:ascii="Cambria Math" w:hAnsi="Cambria Math"/>
                <w:i/>
              </w:rPr>
            </m:ctrlPr>
          </m:sub>
        </m:sSub>
      </m:oMath>
      <w:r>
        <w:t xml:space="preserve"> and </w:t>
      </w:r>
      <m:oMath>
        <m:sSub>
          <m:sSubPr>
            <m:ctrlPr>
              <w:rPr>
                <w:rFonts w:ascii="Cambria Math" w:hAnsi="Cambria Math"/>
                <w:i/>
              </w:rPr>
            </m:ctrlPr>
          </m:sSubPr>
          <m:e>
            <m:r>
              <w:rPr>
                <w:rFonts w:ascii="Cambria Math" w:hAnsi="Cambria Math"/>
              </w:rPr>
              <m:t>H</m:t>
            </m:r>
            <m:ctrlPr>
              <w:rPr>
                <w:rFonts w:ascii="Cambria Math" w:hAnsi="Cambria Math"/>
                <w:i/>
              </w:rPr>
            </m:ctrlPr>
          </m:e>
          <m:sub>
            <m:r>
              <w:rPr>
                <w:rFonts w:ascii="Cambria Math" w:hAnsi="Cambria Math"/>
              </w:rPr>
              <m:t>red</m:t>
            </m:r>
            <m:ctrlPr>
              <w:rPr>
                <w:rFonts w:ascii="Cambria Math" w:hAnsi="Cambria Math"/>
                <w:i/>
              </w:rPr>
            </m:ctrlPr>
          </m:sub>
        </m:sSub>
      </m:oMath>
      <w:r>
        <w:t xml:space="preserve"> are defined as</w:t>
      </w:r>
      <w:r>
        <w:rPr>
          <w:rFonts w:hint="eastAsia" w:eastAsiaTheme="minorEastAsia"/>
          <w:lang w:eastAsia="ko-KR"/>
        </w:rPr>
        <w:t>:</w:t>
      </w:r>
    </w:p>
    <w:p>
      <w:pPr>
        <w:pStyle w:val="46"/>
        <w:spacing w:before="136"/>
        <w:ind w:left="432"/>
        <w:jc w:val="right"/>
        <w:rPr>
          <w:sz w:val="22"/>
        </w:rPr>
      </w:pPr>
      <m:oMath>
        <m:sSub>
          <m:sSubPr>
            <m:ctrlPr>
              <w:rPr>
                <w:rFonts w:ascii="Cambria Math" w:hAnsi="Cambria Math"/>
                <w:i/>
                <w:sz w:val="22"/>
              </w:rPr>
            </m:ctrlPr>
          </m:sSubPr>
          <m:e>
            <m:r>
              <w:rPr>
                <w:rFonts w:ascii="Cambria Math" w:hAnsi="Cambria Math"/>
                <w:sz w:val="22"/>
              </w:rPr>
              <m:t>W</m:t>
            </m:r>
            <m:ctrlPr>
              <w:rPr>
                <w:rFonts w:ascii="Cambria Math" w:hAnsi="Cambria Math"/>
                <w:i/>
                <w:sz w:val="22"/>
              </w:rPr>
            </m:ctrlPr>
          </m:e>
          <m:sub>
            <m:r>
              <w:rPr>
                <w:rFonts w:ascii="Cambria Math" w:hAnsi="Cambria Math"/>
                <w:sz w:val="22"/>
              </w:rPr>
              <m:t>red</m:t>
            </m:r>
            <m:ctrlPr>
              <w:rPr>
                <w:rFonts w:ascii="Cambria Math" w:hAnsi="Cambria Math"/>
                <w:i/>
                <w:sz w:val="22"/>
              </w:rPr>
            </m:ctrlPr>
          </m:sub>
        </m:sSub>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4</m:t>
                  </m:r>
                  <m:ctrlPr>
                    <w:rPr>
                      <w:rFonts w:ascii="Cambria Math" w:hAnsi="Cambria Math"/>
                      <w:i/>
                      <w:sz w:val="22"/>
                    </w:rPr>
                  </m:ctrlPr>
                </m:e>
                <m:e>
                  <m:r>
                    <m:rPr>
                      <m:nor/>
                      <m:sty m:val="p"/>
                    </m:rPr>
                    <w:rPr>
                      <w:b w:val="0"/>
                      <w:i w:val="0"/>
                      <w:sz w:val="22"/>
                    </w:rPr>
                    <m:t xml:space="preserve">for </m:t>
                  </m:r>
                  <m:r>
                    <m:rPr>
                      <m:sty m:val="p"/>
                    </m:rPr>
                    <w:rPr>
                      <w:rFonts w:ascii="Cambria Math" w:hAnsi="Cambria Math"/>
                      <w:sz w:val="22"/>
                    </w:rPr>
                    <m:t>max</m:t>
                  </m:r>
                  <m:d>
                    <m:dPr>
                      <m:ctrlPr>
                        <w:rPr>
                          <w:rFonts w:ascii="Cambria Math" w:hAnsi="Cambria Math"/>
                          <w:i/>
                          <w:sz w:val="22"/>
                        </w:rPr>
                      </m:ctrlPr>
                    </m:dPr>
                    <m:e>
                      <m:r>
                        <w:rPr>
                          <w:rFonts w:ascii="Cambria Math" w:hAnsi="Cambria Math"/>
                          <w:sz w:val="22"/>
                        </w:rPr>
                        <m:t>W, H</m:t>
                      </m:r>
                      <m:ctrlPr>
                        <w:rPr>
                          <w:rFonts w:ascii="Cambria Math" w:hAnsi="Cambria Math"/>
                          <w:i/>
                          <w:sz w:val="22"/>
                        </w:rPr>
                      </m:ctrlPr>
                    </m:e>
                  </m:d>
                  <m:r>
                    <w:rPr>
                      <w:rFonts w:hint="eastAsia" w:ascii="Cambria Math" w:hAnsi="Cambria Math"/>
                      <w:sz w:val="22"/>
                    </w:rPr>
                    <m:t>≤</m:t>
                  </m:r>
                  <m:r>
                    <w:rPr>
                      <w:rFonts w:ascii="Cambria Math" w:hAnsi="Cambria Math"/>
                      <w:sz w:val="22"/>
                    </w:rPr>
                    <m:t>8</m:t>
                  </m:r>
                  <m:ctrlPr>
                    <w:rPr>
                      <w:rFonts w:ascii="Cambria Math" w:hAnsi="Cambria Math"/>
                      <w:i/>
                      <w:sz w:val="22"/>
                    </w:rPr>
                  </m:ctrlPr>
                </m:e>
              </m:mr>
              <m:mr>
                <m:e>
                  <m:r>
                    <m:rPr>
                      <m:sty m:val="p"/>
                    </m:rPr>
                    <w:rPr>
                      <w:rFonts w:ascii="Cambria Math" w:hAnsi="Cambria Math"/>
                      <w:sz w:val="22"/>
                    </w:rPr>
                    <m:t>min</m:t>
                  </m:r>
                  <m:r>
                    <w:rPr>
                      <w:rFonts w:ascii="Cambria Math" w:hAnsi="Cambria Math"/>
                      <w:sz w:val="22"/>
                    </w:rPr>
                    <m:t>(W,8)</m:t>
                  </m:r>
                  <m:ctrlPr>
                    <w:rPr>
                      <w:rFonts w:ascii="Cambria Math" w:hAnsi="Cambria Math"/>
                      <w:i/>
                      <w:sz w:val="22"/>
                    </w:rPr>
                  </m:ctrlPr>
                </m:e>
                <m:e>
                  <m:r>
                    <m:rPr>
                      <m:nor/>
                      <m:sty m:val="p"/>
                    </m:rPr>
                    <w:rPr>
                      <w:b w:val="0"/>
                      <w:i w:val="0"/>
                      <w:sz w:val="22"/>
                    </w:rPr>
                    <m:t xml:space="preserve">for </m:t>
                  </m:r>
                  <m:r>
                    <m:rPr>
                      <m:sty m:val="p"/>
                    </m:rPr>
                    <w:rPr>
                      <w:rFonts w:ascii="Cambria Math" w:hAnsi="Cambria Math"/>
                      <w:sz w:val="22"/>
                    </w:rPr>
                    <m:t>max</m:t>
                  </m:r>
                  <m:d>
                    <m:dPr>
                      <m:ctrlPr>
                        <w:rPr>
                          <w:rFonts w:ascii="Cambria Math" w:hAnsi="Cambria Math"/>
                          <w:i/>
                          <w:sz w:val="22"/>
                        </w:rPr>
                      </m:ctrlPr>
                    </m:dPr>
                    <m:e>
                      <m:r>
                        <w:rPr>
                          <w:rFonts w:ascii="Cambria Math" w:hAnsi="Cambria Math"/>
                          <w:sz w:val="22"/>
                        </w:rPr>
                        <m:t>W, H</m:t>
                      </m:r>
                      <m:ctrlPr>
                        <w:rPr>
                          <w:rFonts w:ascii="Cambria Math" w:hAnsi="Cambria Math"/>
                          <w:i/>
                          <w:sz w:val="22"/>
                        </w:rPr>
                      </m:ctrlPr>
                    </m:e>
                  </m:d>
                  <m:r>
                    <w:rPr>
                      <w:rFonts w:ascii="Cambria Math" w:hAnsi="Cambria Math"/>
                      <w:sz w:val="22"/>
                    </w:rPr>
                    <m:t>&gt;8</m:t>
                  </m:r>
                  <m:ctrlPr>
                    <w:rPr>
                      <w:rFonts w:ascii="Cambria Math" w:hAnsi="Cambria Math"/>
                      <w:i/>
                      <w:sz w:val="22"/>
                    </w:rPr>
                  </m:ctrlPr>
                </m:e>
              </m:mr>
            </m:m>
            <m:ctrlPr>
              <w:rPr>
                <w:rFonts w:ascii="Cambria Math" w:hAnsi="Cambria Math"/>
                <w:i/>
                <w:sz w:val="22"/>
              </w:rPr>
            </m:ctrlPr>
          </m:e>
        </m:d>
      </m:oMath>
      <w:r>
        <w:rPr>
          <w:sz w:val="22"/>
          <w:szCs w:val="22"/>
          <w:lang w:val="en-CA"/>
        </w:rPr>
        <w:tab/>
      </w:r>
      <w:r>
        <w:rPr>
          <w:sz w:val="22"/>
          <w:szCs w:val="22"/>
          <w:lang w:val="en-CA"/>
        </w:rPr>
        <w:tab/>
      </w:r>
      <w:r>
        <w:rPr>
          <w:sz w:val="22"/>
          <w:szCs w:val="22"/>
          <w:lang w:val="en-CA"/>
        </w:rPr>
        <w:tab/>
      </w:r>
      <w:r>
        <w:rPr>
          <w:sz w:val="22"/>
          <w:szCs w:val="22"/>
          <w:lang w:val="en-CA"/>
        </w:rPr>
        <w:tab/>
      </w:r>
      <w:r>
        <w:rPr>
          <w:sz w:val="22"/>
          <w:szCs w:val="22"/>
          <w:lang w:val="en-CA"/>
        </w:rPr>
        <w:tab/>
      </w:r>
      <w:r>
        <w:rPr>
          <w:sz w:val="22"/>
          <w:szCs w:val="22"/>
          <w:lang w:val="en-CA"/>
        </w:rPr>
        <w:t>(</w:t>
      </w:r>
      <w:r>
        <w:rPr>
          <w:rFonts w:hint="eastAsia" w:eastAsia="Malgun Gothic"/>
          <w:sz w:val="22"/>
          <w:szCs w:val="22"/>
          <w:lang w:val="en-CA" w:eastAsia="ko-KR"/>
        </w:rPr>
        <w:t>3</w:t>
      </w:r>
      <w:r>
        <w:rPr>
          <w:rFonts w:eastAsia="Malgun Gothic"/>
          <w:sz w:val="22"/>
          <w:szCs w:val="22"/>
          <w:lang w:val="en-CA" w:eastAsia="ko-KR"/>
        </w:rPr>
        <w:t>-</w:t>
      </w:r>
      <w:r>
        <w:rPr>
          <w:sz w:val="22"/>
          <w:szCs w:val="22"/>
          <w:lang w:val="en-CA"/>
        </w:rPr>
        <w:fldChar w:fldCharType="begin"/>
      </w:r>
      <w:r>
        <w:rPr>
          <w:sz w:val="22"/>
          <w:szCs w:val="22"/>
          <w:lang w:val="en-CA"/>
        </w:rPr>
        <w:instrText xml:space="preserve"> SEQ Eq \* MERGEFORMAT </w:instrText>
      </w:r>
      <w:r>
        <w:rPr>
          <w:sz w:val="22"/>
          <w:szCs w:val="22"/>
          <w:lang w:val="en-CA"/>
        </w:rPr>
        <w:fldChar w:fldCharType="separate"/>
      </w:r>
      <w:r>
        <w:rPr>
          <w:sz w:val="22"/>
          <w:szCs w:val="22"/>
          <w:lang w:val="en-CA"/>
        </w:rPr>
        <w:t>10</w:t>
      </w:r>
      <w:r>
        <w:rPr>
          <w:sz w:val="22"/>
          <w:szCs w:val="22"/>
          <w:lang w:val="en-CA"/>
        </w:rPr>
        <w:fldChar w:fldCharType="end"/>
      </w:r>
      <w:r>
        <w:rPr>
          <w:sz w:val="22"/>
          <w:szCs w:val="22"/>
          <w:lang w:val="en-CA"/>
        </w:rPr>
        <w:t>)</w:t>
      </w:r>
    </w:p>
    <w:p>
      <w:pPr>
        <w:pStyle w:val="46"/>
        <w:spacing w:before="136"/>
        <w:ind w:left="432"/>
        <w:jc w:val="right"/>
        <w:rPr>
          <w:sz w:val="22"/>
        </w:rPr>
      </w:pPr>
      <m:oMath>
        <m:sSub>
          <m:sSubPr>
            <m:ctrlPr>
              <w:rPr>
                <w:rFonts w:ascii="Cambria Math" w:hAnsi="Cambria Math"/>
                <w:i/>
                <w:sz w:val="22"/>
              </w:rPr>
            </m:ctrlPr>
          </m:sSubPr>
          <m:e>
            <m:r>
              <w:rPr>
                <w:rFonts w:ascii="Cambria Math" w:hAnsi="Cambria Math"/>
                <w:sz w:val="22"/>
              </w:rPr>
              <m:t>H</m:t>
            </m:r>
            <m:ctrlPr>
              <w:rPr>
                <w:rFonts w:ascii="Cambria Math" w:hAnsi="Cambria Math"/>
                <w:i/>
                <w:sz w:val="22"/>
              </w:rPr>
            </m:ctrlPr>
          </m:e>
          <m:sub>
            <m:r>
              <w:rPr>
                <w:rFonts w:ascii="Cambria Math" w:hAnsi="Cambria Math"/>
                <w:sz w:val="22"/>
              </w:rPr>
              <m:t>red</m:t>
            </m:r>
            <m:ctrlPr>
              <w:rPr>
                <w:rFonts w:ascii="Cambria Math" w:hAnsi="Cambria Math"/>
                <w:i/>
                <w:sz w:val="22"/>
              </w:rPr>
            </m:ctrlPr>
          </m:sub>
        </m:sSub>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4</m:t>
                  </m:r>
                  <m:ctrlPr>
                    <w:rPr>
                      <w:rFonts w:ascii="Cambria Math" w:hAnsi="Cambria Math"/>
                      <w:i/>
                      <w:sz w:val="22"/>
                    </w:rPr>
                  </m:ctrlPr>
                </m:e>
                <m:e>
                  <m:r>
                    <m:rPr>
                      <m:nor/>
                      <m:sty m:val="p"/>
                    </m:rPr>
                    <w:rPr>
                      <w:b w:val="0"/>
                      <w:i w:val="0"/>
                      <w:sz w:val="22"/>
                    </w:rPr>
                    <m:t xml:space="preserve">for </m:t>
                  </m:r>
                  <m:r>
                    <m:rPr>
                      <m:sty m:val="p"/>
                    </m:rPr>
                    <w:rPr>
                      <w:rFonts w:ascii="Cambria Math" w:hAnsi="Cambria Math"/>
                      <w:sz w:val="22"/>
                    </w:rPr>
                    <m:t>max</m:t>
                  </m:r>
                  <m:d>
                    <m:dPr>
                      <m:ctrlPr>
                        <w:rPr>
                          <w:rFonts w:ascii="Cambria Math" w:hAnsi="Cambria Math"/>
                          <w:i/>
                          <w:sz w:val="22"/>
                        </w:rPr>
                      </m:ctrlPr>
                    </m:dPr>
                    <m:e>
                      <m:r>
                        <w:rPr>
                          <w:rFonts w:ascii="Cambria Math" w:hAnsi="Cambria Math"/>
                          <w:sz w:val="22"/>
                        </w:rPr>
                        <m:t>W, H</m:t>
                      </m:r>
                      <m:ctrlPr>
                        <w:rPr>
                          <w:rFonts w:ascii="Cambria Math" w:hAnsi="Cambria Math"/>
                          <w:i/>
                          <w:sz w:val="22"/>
                        </w:rPr>
                      </m:ctrlPr>
                    </m:e>
                  </m:d>
                  <m:r>
                    <w:rPr>
                      <w:rFonts w:hint="eastAsia" w:ascii="Cambria Math" w:hAnsi="Cambria Math"/>
                      <w:sz w:val="22"/>
                    </w:rPr>
                    <m:t>≤</m:t>
                  </m:r>
                  <m:r>
                    <w:rPr>
                      <w:rFonts w:ascii="Cambria Math" w:hAnsi="Cambria Math"/>
                      <w:sz w:val="22"/>
                    </w:rPr>
                    <m:t>8</m:t>
                  </m:r>
                  <m:ctrlPr>
                    <w:rPr>
                      <w:rFonts w:ascii="Cambria Math" w:hAnsi="Cambria Math"/>
                      <w:i/>
                      <w:sz w:val="22"/>
                    </w:rPr>
                  </m:ctrlPr>
                </m:e>
              </m:mr>
              <m:mr>
                <m:e>
                  <m:r>
                    <m:rPr>
                      <m:sty m:val="p"/>
                    </m:rPr>
                    <w:rPr>
                      <w:rFonts w:ascii="Cambria Math" w:hAnsi="Cambria Math"/>
                      <w:sz w:val="22"/>
                    </w:rPr>
                    <m:t>min</m:t>
                  </m:r>
                  <m:r>
                    <w:rPr>
                      <w:rFonts w:ascii="Cambria Math" w:hAnsi="Cambria Math"/>
                      <w:sz w:val="22"/>
                    </w:rPr>
                    <m:t>(H,8)</m:t>
                  </m:r>
                  <m:ctrlPr>
                    <w:rPr>
                      <w:rFonts w:ascii="Cambria Math" w:hAnsi="Cambria Math"/>
                      <w:i/>
                      <w:sz w:val="22"/>
                    </w:rPr>
                  </m:ctrlPr>
                </m:e>
                <m:e>
                  <m:r>
                    <m:rPr>
                      <m:nor/>
                      <m:sty m:val="p"/>
                    </m:rPr>
                    <w:rPr>
                      <w:b w:val="0"/>
                      <w:i w:val="0"/>
                      <w:sz w:val="22"/>
                    </w:rPr>
                    <m:t xml:space="preserve">for </m:t>
                  </m:r>
                  <m:r>
                    <m:rPr>
                      <m:sty m:val="p"/>
                    </m:rPr>
                    <w:rPr>
                      <w:rFonts w:ascii="Cambria Math" w:hAnsi="Cambria Math"/>
                      <w:sz w:val="22"/>
                    </w:rPr>
                    <m:t>max</m:t>
                  </m:r>
                  <m:d>
                    <m:dPr>
                      <m:ctrlPr>
                        <w:rPr>
                          <w:rFonts w:ascii="Cambria Math" w:hAnsi="Cambria Math"/>
                          <w:i/>
                          <w:sz w:val="22"/>
                        </w:rPr>
                      </m:ctrlPr>
                    </m:dPr>
                    <m:e>
                      <m:r>
                        <w:rPr>
                          <w:rFonts w:ascii="Cambria Math" w:hAnsi="Cambria Math"/>
                          <w:sz w:val="22"/>
                        </w:rPr>
                        <m:t>W, H</m:t>
                      </m:r>
                      <m:ctrlPr>
                        <w:rPr>
                          <w:rFonts w:ascii="Cambria Math" w:hAnsi="Cambria Math"/>
                          <w:i/>
                          <w:sz w:val="22"/>
                        </w:rPr>
                      </m:ctrlPr>
                    </m:e>
                  </m:d>
                  <m:r>
                    <w:rPr>
                      <w:rFonts w:ascii="Cambria Math" w:hAnsi="Cambria Math"/>
                      <w:sz w:val="22"/>
                    </w:rPr>
                    <m:t>&gt;8</m:t>
                  </m:r>
                  <m:ctrlPr>
                    <w:rPr>
                      <w:rFonts w:ascii="Cambria Math" w:hAnsi="Cambria Math"/>
                      <w:i/>
                      <w:sz w:val="22"/>
                    </w:rPr>
                  </m:ctrlPr>
                </m:e>
              </m:mr>
            </m:m>
            <m:ctrlPr>
              <w:rPr>
                <w:rFonts w:ascii="Cambria Math" w:hAnsi="Cambria Math"/>
                <w:i/>
                <w:sz w:val="22"/>
              </w:rPr>
            </m:ctrlPr>
          </m:e>
        </m:d>
      </m:oMath>
      <w:r>
        <w:rPr>
          <w:sz w:val="22"/>
          <w:szCs w:val="22"/>
          <w:lang w:val="en-CA"/>
        </w:rPr>
        <w:tab/>
      </w:r>
      <w:r>
        <w:rPr>
          <w:sz w:val="22"/>
          <w:szCs w:val="22"/>
          <w:lang w:val="en-CA"/>
        </w:rPr>
        <w:tab/>
      </w:r>
      <w:r>
        <w:rPr>
          <w:sz w:val="22"/>
          <w:szCs w:val="22"/>
          <w:lang w:val="en-CA"/>
        </w:rPr>
        <w:tab/>
      </w:r>
      <w:r>
        <w:rPr>
          <w:sz w:val="22"/>
          <w:szCs w:val="22"/>
          <w:lang w:val="en-CA"/>
        </w:rPr>
        <w:tab/>
      </w:r>
      <w:r>
        <w:rPr>
          <w:sz w:val="22"/>
          <w:szCs w:val="22"/>
          <w:lang w:val="en-CA"/>
        </w:rPr>
        <w:tab/>
      </w:r>
      <w:r>
        <w:rPr>
          <w:sz w:val="22"/>
          <w:szCs w:val="22"/>
          <w:lang w:val="en-CA"/>
        </w:rPr>
        <w:t>(</w:t>
      </w:r>
      <w:r>
        <w:rPr>
          <w:rFonts w:hint="eastAsia" w:eastAsia="Malgun Gothic"/>
          <w:sz w:val="22"/>
          <w:szCs w:val="22"/>
          <w:lang w:val="en-CA" w:eastAsia="ko-KR"/>
        </w:rPr>
        <w:t>3</w:t>
      </w:r>
      <w:r>
        <w:rPr>
          <w:rFonts w:eastAsia="Malgun Gothic"/>
          <w:sz w:val="22"/>
          <w:szCs w:val="22"/>
          <w:lang w:val="en-CA" w:eastAsia="ko-KR"/>
        </w:rPr>
        <w:t>-</w:t>
      </w:r>
      <w:r>
        <w:rPr>
          <w:sz w:val="22"/>
          <w:szCs w:val="22"/>
          <w:lang w:val="en-CA"/>
        </w:rPr>
        <w:fldChar w:fldCharType="begin"/>
      </w:r>
      <w:r>
        <w:rPr>
          <w:sz w:val="22"/>
          <w:szCs w:val="22"/>
          <w:lang w:val="en-CA"/>
        </w:rPr>
        <w:instrText xml:space="preserve"> SEQ Eq \* MERGEFORMAT </w:instrText>
      </w:r>
      <w:r>
        <w:rPr>
          <w:sz w:val="22"/>
          <w:szCs w:val="22"/>
          <w:lang w:val="en-CA"/>
        </w:rPr>
        <w:fldChar w:fldCharType="separate"/>
      </w:r>
      <w:r>
        <w:rPr>
          <w:sz w:val="22"/>
          <w:szCs w:val="22"/>
          <w:lang w:val="en-CA"/>
        </w:rPr>
        <w:t>11</w:t>
      </w:r>
      <w:r>
        <w:rPr>
          <w:sz w:val="22"/>
          <w:szCs w:val="22"/>
          <w:lang w:val="en-CA"/>
        </w:rPr>
        <w:fldChar w:fldCharType="end"/>
      </w:r>
      <w:r>
        <w:rPr>
          <w:sz w:val="22"/>
          <w:szCs w:val="22"/>
          <w:lang w:val="en-CA"/>
        </w:rPr>
        <w:t>)</w:t>
      </w:r>
    </w:p>
    <w:p>
      <w:r>
        <w:t xml:space="preserve">The reduced prediction signal </w:t>
      </w:r>
      <m:oMath>
        <m:sSub>
          <m:sSubPr>
            <m:ctrlPr>
              <w:rPr>
                <w:rFonts w:ascii="Cambria Math" w:hAnsi="Cambria Math"/>
                <w:i/>
              </w:rPr>
            </m:ctrlPr>
          </m:sSubPr>
          <m:e>
            <m:r>
              <w:rPr>
                <w:rFonts w:ascii="Cambria Math" w:hAnsi="Cambria Math"/>
              </w:rPr>
              <m:t>pred</m:t>
            </m:r>
            <m:ctrlPr>
              <w:rPr>
                <w:rFonts w:ascii="Cambria Math" w:hAnsi="Cambria Math"/>
                <w:i/>
              </w:rPr>
            </m:ctrlPr>
          </m:e>
          <m:sub>
            <m:r>
              <w:rPr>
                <w:rFonts w:ascii="Cambria Math" w:hAnsi="Cambria Math"/>
              </w:rPr>
              <m:t>red</m:t>
            </m:r>
            <m:ctrlPr>
              <w:rPr>
                <w:rFonts w:ascii="Cambria Math" w:hAnsi="Cambria Math"/>
                <w:i/>
              </w:rPr>
            </m:ctrlPr>
          </m:sub>
        </m:sSub>
        <m:r>
          <w:rPr>
            <w:rFonts w:ascii="Cambria Math" w:hAnsi="Cambria Math"/>
          </w:rPr>
          <m:t xml:space="preserve"> </m:t>
        </m:r>
      </m:oMath>
      <w:r>
        <w:t>is computed by calculating a matrix vector product and adding an offset:</w:t>
      </w:r>
    </w:p>
    <w:p>
      <w:pPr>
        <w:pStyle w:val="46"/>
        <w:spacing w:before="136"/>
        <w:ind w:left="432"/>
        <w:jc w:val="center"/>
        <w:rPr>
          <w:sz w:val="22"/>
        </w:rPr>
      </w:pPr>
      <m:oMath>
        <m:sSub>
          <m:sSubPr>
            <m:ctrlPr>
              <w:rPr>
                <w:rFonts w:ascii="Cambria Math" w:hAnsi="Cambria Math"/>
                <w:i/>
                <w:sz w:val="22"/>
              </w:rPr>
            </m:ctrlPr>
          </m:sSubPr>
          <m:e>
            <m:r>
              <w:rPr>
                <w:rFonts w:ascii="Cambria Math" w:hAnsi="Cambria Math"/>
                <w:sz w:val="22"/>
              </w:rPr>
              <m:t>pred</m:t>
            </m:r>
            <m:ctrlPr>
              <w:rPr>
                <w:rFonts w:ascii="Cambria Math" w:hAnsi="Cambria Math"/>
                <w:i/>
                <w:sz w:val="22"/>
              </w:rPr>
            </m:ctrlPr>
          </m:e>
          <m:sub>
            <m:r>
              <w:rPr>
                <w:rFonts w:ascii="Cambria Math" w:hAnsi="Cambria Math"/>
                <w:sz w:val="22"/>
              </w:rPr>
              <m:t>red</m:t>
            </m:r>
            <m:ctrlPr>
              <w:rPr>
                <w:rFonts w:ascii="Cambria Math" w:hAnsi="Cambria Math"/>
                <w:i/>
                <w:sz w:val="22"/>
              </w:rPr>
            </m:ctrlPr>
          </m:sub>
        </m:sSub>
        <m:r>
          <w:rPr>
            <w:rFonts w:ascii="Cambria Math" w:hAnsi="Cambria Math"/>
            <w:sz w:val="22"/>
          </w:rPr>
          <m:t>=A∙</m:t>
        </m:r>
        <m:sSub>
          <m:sSubPr>
            <m:ctrlPr>
              <w:rPr>
                <w:rFonts w:ascii="Cambria Math" w:hAnsi="Cambria Math"/>
                <w:i/>
                <w:sz w:val="22"/>
              </w:rPr>
            </m:ctrlPr>
          </m:sSubPr>
          <m:e>
            <m:r>
              <w:rPr>
                <w:rFonts w:ascii="Cambria Math" w:hAnsi="Cambria Math"/>
                <w:sz w:val="22"/>
              </w:rPr>
              <m:t>bdry</m:t>
            </m:r>
            <m:ctrlPr>
              <w:rPr>
                <w:rFonts w:ascii="Cambria Math" w:hAnsi="Cambria Math"/>
                <w:i/>
                <w:sz w:val="22"/>
              </w:rPr>
            </m:ctrlPr>
          </m:e>
          <m:sub>
            <m:r>
              <w:rPr>
                <w:rFonts w:ascii="Cambria Math" w:hAnsi="Cambria Math"/>
                <w:sz w:val="22"/>
              </w:rPr>
              <m:t>red</m:t>
            </m:r>
            <m:ctrlPr>
              <w:rPr>
                <w:rFonts w:ascii="Cambria Math" w:hAnsi="Cambria Math"/>
                <w:i/>
                <w:sz w:val="22"/>
              </w:rPr>
            </m:ctrlPr>
          </m:sub>
        </m:sSub>
        <m:r>
          <w:rPr>
            <w:rFonts w:ascii="Cambria Math" w:hAnsi="Cambria Math"/>
            <w:sz w:val="22"/>
          </w:rPr>
          <m:t>+b</m:t>
        </m:r>
      </m:oMath>
      <w:r>
        <w:rPr>
          <w:sz w:val="22"/>
        </w:rPr>
        <w:t>.</w:t>
      </w:r>
    </w:p>
    <w:p>
      <w:pPr>
        <w:jc w:val="both"/>
      </w:pPr>
      <w:r>
        <w:t xml:space="preserve">Here, </w:t>
      </w:r>
      <m:oMath>
        <m:r>
          <w:rPr>
            <w:rFonts w:ascii="Cambria Math" w:hAnsi="Cambria Math"/>
          </w:rPr>
          <m:t>A</m:t>
        </m:r>
      </m:oMath>
      <w:r>
        <w:t xml:space="preserve"> is a matrix that has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red</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 xml:space="preserve"> H</m:t>
            </m:r>
            <m:ctrlPr>
              <w:rPr>
                <w:rFonts w:ascii="Cambria Math" w:hAnsi="Cambria Math"/>
                <w:i/>
              </w:rPr>
            </m:ctrlPr>
          </m:e>
          <m:sub>
            <m:r>
              <w:rPr>
                <w:rFonts w:ascii="Cambria Math" w:hAnsi="Cambria Math"/>
              </w:rPr>
              <m:t>red</m:t>
            </m:r>
            <m:ctrlPr>
              <w:rPr>
                <w:rFonts w:ascii="Cambria Math" w:hAnsi="Cambria Math"/>
                <w:i/>
              </w:rPr>
            </m:ctrlPr>
          </m:sub>
        </m:sSub>
      </m:oMath>
      <w:r>
        <w:t xml:space="preserve"> rows and 4 columns if </w:t>
      </w:r>
      <m:oMath>
        <m:r>
          <w:rPr>
            <w:rFonts w:ascii="Cambria Math" w:hAnsi="Cambria Math"/>
          </w:rPr>
          <m:t>W=H=4</m:t>
        </m:r>
      </m:oMath>
      <w:r>
        <w:t xml:space="preserve"> and 8 columns in all other cases. </w:t>
      </w:r>
      <m:oMath>
        <m:r>
          <w:rPr>
            <w:rFonts w:ascii="Cambria Math" w:hAnsi="Cambria Math"/>
          </w:rPr>
          <m:t>b</m:t>
        </m:r>
      </m:oMath>
      <w:r>
        <w:t xml:space="preserve"> is a vector of size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red</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 xml:space="preserve"> H</m:t>
            </m:r>
            <m:ctrlPr>
              <w:rPr>
                <w:rFonts w:ascii="Cambria Math" w:hAnsi="Cambria Math"/>
                <w:i/>
              </w:rPr>
            </m:ctrlPr>
          </m:e>
          <m:sub>
            <m:r>
              <w:rPr>
                <w:rFonts w:ascii="Cambria Math" w:hAnsi="Cambria Math"/>
              </w:rPr>
              <m:t>red</m:t>
            </m:r>
            <m:ctrlPr>
              <w:rPr>
                <w:rFonts w:ascii="Cambria Math" w:hAnsi="Cambria Math"/>
                <w:i/>
              </w:rPr>
            </m:ctrlPr>
          </m:sub>
        </m:sSub>
      </m:oMath>
      <w:r>
        <w:t>.</w:t>
      </w:r>
      <w:r>
        <w:rPr>
          <w:rFonts w:hint="eastAsia"/>
          <w:lang w:eastAsia="ko-KR"/>
        </w:rPr>
        <w:t xml:space="preserve"> </w:t>
      </w:r>
      <w:r>
        <w:t xml:space="preserve">The matrix </w:t>
      </w:r>
      <m:oMath>
        <m:r>
          <w:rPr>
            <w:rFonts w:ascii="Cambria Math" w:hAnsi="Cambria Math"/>
          </w:rPr>
          <m:t>A</m:t>
        </m:r>
      </m:oMath>
      <w:r>
        <w:t xml:space="preserve"> and the </w:t>
      </w:r>
      <w:r>
        <w:rPr>
          <w:rFonts w:hint="eastAsia"/>
          <w:lang w:eastAsia="ko-KR"/>
        </w:rPr>
        <w:t xml:space="preserve">offset </w:t>
      </w:r>
      <w:r>
        <w:t xml:space="preserve">vector </w:t>
      </w:r>
      <m:oMath>
        <m:r>
          <w:rPr>
            <w:rFonts w:ascii="Cambria Math" w:hAnsi="Cambria Math"/>
          </w:rPr>
          <m:t>b</m:t>
        </m:r>
      </m:oMath>
      <w:r>
        <w:t xml:space="preserve"> are taken from one of the sets </w:t>
      </w:r>
      <m:oMath>
        <m:sSub>
          <m:sSubPr>
            <m:ctrlPr>
              <w:rPr>
                <w:rFonts w:ascii="Cambria Math" w:hAnsi="Cambria Math"/>
                <w:i/>
                <w:lang w:val="en-CA"/>
              </w:rPr>
            </m:ctrlPr>
          </m:sSubPr>
          <m:e>
            <m:r>
              <w:rPr>
                <w:rFonts w:ascii="Cambria Math" w:hAnsi="Cambria Math"/>
                <w:lang w:val="en-CA"/>
              </w:rPr>
              <m:t>S</m:t>
            </m:r>
            <m:ctrlPr>
              <w:rPr>
                <w:rFonts w:ascii="Cambria Math" w:hAnsi="Cambria Math"/>
                <w:i/>
                <w:lang w:val="en-CA"/>
              </w:rPr>
            </m:ctrlPr>
          </m:e>
          <m:sub>
            <m:r>
              <w:rPr>
                <w:rFonts w:ascii="Cambria Math" w:hAnsi="Cambria Math"/>
                <w:lang w:val="en-CA"/>
              </w:rPr>
              <m:t>0</m:t>
            </m:r>
            <m:ctrlPr>
              <w:rPr>
                <w:rFonts w:ascii="Cambria Math" w:hAnsi="Cambria Math"/>
                <w:i/>
                <w:lang w:val="en-CA"/>
              </w:rPr>
            </m:ctrlPr>
          </m:sub>
        </m:sSub>
      </m:oMath>
      <w:r>
        <w:rPr>
          <w:lang w:val="en-CA"/>
        </w:rPr>
        <w:t xml:space="preserve">, </w:t>
      </w:r>
      <m:oMath>
        <m:sSub>
          <m:sSubPr>
            <m:ctrlPr>
              <w:rPr>
                <w:rFonts w:ascii="Cambria Math" w:hAnsi="Cambria Math"/>
                <w:i/>
                <w:lang w:val="en-CA"/>
              </w:rPr>
            </m:ctrlPr>
          </m:sSubPr>
          <m:e>
            <m:r>
              <w:rPr>
                <w:rFonts w:ascii="Cambria Math" w:hAnsi="Cambria Math"/>
                <w:lang w:val="en-CA"/>
              </w:rPr>
              <m:t>S</m:t>
            </m:r>
            <m:ctrlPr>
              <w:rPr>
                <w:rFonts w:ascii="Cambria Math" w:hAnsi="Cambria Math"/>
                <w:i/>
                <w:lang w:val="en-CA"/>
              </w:rPr>
            </m:ctrlPr>
          </m:e>
          <m:sub>
            <m:r>
              <w:rPr>
                <w:rFonts w:ascii="Cambria Math" w:hAnsi="Cambria Math"/>
                <w:lang w:val="en-CA"/>
              </w:rPr>
              <m:t>1</m:t>
            </m:r>
            <m:ctrlPr>
              <w:rPr>
                <w:rFonts w:ascii="Cambria Math" w:hAnsi="Cambria Math"/>
                <w:i/>
                <w:lang w:val="en-CA"/>
              </w:rPr>
            </m:ctrlPr>
          </m:sub>
        </m:sSub>
      </m:oMath>
      <w:r>
        <w:rPr>
          <w:lang w:val="en-CA"/>
        </w:rPr>
        <w:t xml:space="preserve">, </w:t>
      </w:r>
      <m:oMath>
        <m:sSub>
          <m:sSubPr>
            <m:ctrlPr>
              <w:rPr>
                <w:rFonts w:ascii="Cambria Math" w:hAnsi="Cambria Math"/>
                <w:i/>
                <w:lang w:val="en-CA"/>
              </w:rPr>
            </m:ctrlPr>
          </m:sSubPr>
          <m:e>
            <m:r>
              <w:rPr>
                <w:rFonts w:ascii="Cambria Math" w:hAnsi="Cambria Math"/>
                <w:lang w:val="en-CA"/>
              </w:rPr>
              <m:t>S</m:t>
            </m:r>
            <m:ctrlPr>
              <w:rPr>
                <w:rFonts w:ascii="Cambria Math" w:hAnsi="Cambria Math"/>
                <w:i/>
                <w:lang w:val="en-CA"/>
              </w:rPr>
            </m:ctrlPr>
          </m:e>
          <m:sub>
            <m:r>
              <w:rPr>
                <w:rFonts w:ascii="Cambria Math" w:hAnsi="Cambria Math"/>
                <w:lang w:val="en-CA"/>
              </w:rPr>
              <m:t>2.</m:t>
            </m:r>
            <m:ctrlPr>
              <w:rPr>
                <w:rFonts w:ascii="Cambria Math" w:hAnsi="Cambria Math"/>
                <w:i/>
                <w:lang w:val="en-CA"/>
              </w:rPr>
            </m:ctrlPr>
          </m:sub>
        </m:sSub>
      </m:oMath>
      <w:r>
        <w:rPr>
          <w:rFonts w:hint="eastAsia"/>
          <w:lang w:val="en-CA" w:eastAsia="ko-KR"/>
        </w:rPr>
        <w:t xml:space="preserve"> </w:t>
      </w:r>
      <w:r>
        <w:t xml:space="preserve">One defines an index </w:t>
      </w:r>
      <m:oMath>
        <m:r>
          <w:rPr>
            <w:rFonts w:ascii="Cambria Math" w:hAnsi="Cambria Math"/>
          </w:rPr>
          <m:t>idx=idx</m:t>
        </m:r>
        <m:d>
          <m:dPr>
            <m:ctrlPr>
              <w:rPr>
                <w:rFonts w:ascii="Cambria Math" w:hAnsi="Cambria Math"/>
                <w:i/>
              </w:rPr>
            </m:ctrlPr>
          </m:dPr>
          <m:e>
            <m:r>
              <w:rPr>
                <w:rFonts w:ascii="Cambria Math" w:hAnsi="Cambria Math"/>
              </w:rPr>
              <m:t>W,H</m:t>
            </m:r>
            <m:ctrlPr>
              <w:rPr>
                <w:rFonts w:ascii="Cambria Math" w:hAnsi="Cambria Math"/>
                <w:i/>
              </w:rPr>
            </m:ctrlPr>
          </m:e>
        </m:d>
      </m:oMath>
      <w:r>
        <w:t xml:space="preserve"> as follows:</w:t>
      </w:r>
    </w:p>
    <w:p>
      <w:pPr>
        <w:jc w:val="right"/>
        <w:rPr>
          <w:rFonts w:eastAsiaTheme="minorEastAsia"/>
          <w:szCs w:val="22"/>
          <w:lang w:val="en-CA" w:eastAsia="ko-KR"/>
        </w:rPr>
      </w:pPr>
      <m:oMath>
        <m:r>
          <w:rPr>
            <w:rFonts w:ascii="Cambria Math" w:hAnsi="Cambria Math"/>
          </w:rPr>
          <m:t>idx</m:t>
        </m:r>
        <m:d>
          <m:dPr>
            <m:ctrlPr>
              <w:rPr>
                <w:rFonts w:ascii="Cambria Math" w:hAnsi="Cambria Math"/>
                <w:i/>
              </w:rPr>
            </m:ctrlPr>
          </m:dPr>
          <m:e>
            <m:r>
              <w:rPr>
                <w:rFonts w:ascii="Cambria Math" w:hAnsi="Cambria Math"/>
              </w:rPr>
              <m:t>W,H</m:t>
            </m:r>
            <m:ctrlPr>
              <w:rPr>
                <w:rFonts w:ascii="Cambria Math" w:hAnsi="Cambria Math"/>
                <w:i/>
              </w:rPr>
            </m:ctrlPr>
          </m:e>
        </m:d>
        <m:r>
          <w:rPr>
            <w:rFonts w:ascii="Cambria Math" w:hAnsi="Cambria Math"/>
          </w:rPr>
          <m:t>=</m:t>
        </m:r>
        <m:d>
          <m:dPr>
            <m:begChr m:val="{"/>
            <m:endChr m:val=""/>
            <m:ctrlPr>
              <w:rPr>
                <w:rFonts w:ascii="Cambria Math" w:hAnsi="Cambria Math"/>
                <w:i/>
              </w:rPr>
            </m:ctrlPr>
          </m:dPr>
          <m:e>
            <m:m>
              <m:mPr>
                <m:mcs>
                  <m:mc>
                    <m:mcPr>
                      <m:count m:val="1"/>
                      <m:mcJc m:val="center"/>
                    </m:mcPr>
                  </m:mc>
                  <m:mc>
                    <m:mcPr>
                      <m:count m:val="1"/>
                      <m:mcJc m:val="left"/>
                    </m:mcPr>
                  </m:mc>
                </m:mcs>
                <m:ctrlPr>
                  <w:rPr>
                    <w:rFonts w:ascii="Cambria Math" w:hAnsi="Cambria Math"/>
                    <w:i/>
                  </w:rPr>
                </m:ctrlPr>
              </m:mPr>
              <m:mr>
                <m:e>
                  <m:r>
                    <w:rPr>
                      <w:rFonts w:ascii="Cambria Math" w:hAnsi="Cambria Math"/>
                    </w:rPr>
                    <m:t>0</m:t>
                  </m:r>
                  <m:ctrlPr>
                    <w:rPr>
                      <w:rFonts w:ascii="Cambria Math" w:hAnsi="Cambria Math"/>
                      <w:i/>
                    </w:rPr>
                  </m:ctrlPr>
                </m:e>
                <m:e>
                  <m:r>
                    <m:rPr>
                      <m:nor/>
                    </m:rPr>
                    <w:rPr>
                      <w:rFonts w:ascii="Cambria Math" w:hAnsi="Cambria Math"/>
                      <w:i/>
                    </w:rPr>
                    <m:t>for W=H=4</m:t>
                  </m:r>
                  <m:ctrlPr>
                    <w:rPr>
                      <w:rFonts w:ascii="Cambria Math" w:hAnsi="Cambria Math"/>
                      <w:i/>
                    </w:rPr>
                  </m:ctrlPr>
                </m:e>
              </m:mr>
              <m:mr>
                <m:e>
                  <m:r>
                    <w:rPr>
                      <w:rFonts w:ascii="Cambria Math" w:hAnsi="Cambria Math"/>
                    </w:rPr>
                    <m:t>1</m:t>
                  </m:r>
                  <m:ctrlPr>
                    <w:rPr>
                      <w:rFonts w:ascii="Cambria Math" w:hAnsi="Cambria Math"/>
                      <w:i/>
                    </w:rPr>
                  </m:ctrlPr>
                </m:e>
                <m:e>
                  <m:r>
                    <m:rPr>
                      <m:nor/>
                    </m:rPr>
                    <w:rPr>
                      <w:rFonts w:ascii="Cambria Math" w:hAnsi="Cambria Math"/>
                      <w:i/>
                    </w:rPr>
                    <m:t>for max</m:t>
                  </m:r>
                  <m:d>
                    <m:dPr>
                      <m:ctrlPr>
                        <w:rPr>
                          <w:rFonts w:ascii="Cambria Math" w:hAnsi="Cambria Math"/>
                          <w:i/>
                        </w:rPr>
                      </m:ctrlPr>
                    </m:dPr>
                    <m:e>
                      <m:r>
                        <w:rPr>
                          <w:rFonts w:ascii="Cambria Math" w:hAnsi="Cambria Math"/>
                        </w:rPr>
                        <m:t>W,H</m:t>
                      </m:r>
                      <m:ctrlPr>
                        <w:rPr>
                          <w:rFonts w:ascii="Cambria Math" w:hAnsi="Cambria Math"/>
                          <w:i/>
                        </w:rPr>
                      </m:ctrlPr>
                    </m:e>
                  </m:d>
                  <m:r>
                    <w:rPr>
                      <w:rFonts w:ascii="Cambria Math" w:hAnsi="Cambria Math"/>
                    </w:rPr>
                    <m:t>=8</m:t>
                  </m:r>
                  <m:ctrlPr>
                    <w:rPr>
                      <w:rFonts w:ascii="Cambria Math" w:hAnsi="Cambria Math"/>
                      <w:i/>
                    </w:rPr>
                  </m:ctrlPr>
                </m:e>
              </m:mr>
              <m:mr>
                <m:e>
                  <m:r>
                    <w:rPr>
                      <w:rFonts w:ascii="Cambria Math" w:hAnsi="Cambria Math"/>
                    </w:rPr>
                    <m:t>2</m:t>
                  </m:r>
                  <m:ctrlPr>
                    <w:rPr>
                      <w:rFonts w:ascii="Cambria Math" w:hAnsi="Cambria Math"/>
                      <w:i/>
                    </w:rPr>
                  </m:ctrlPr>
                </m:e>
                <m:e>
                  <m:r>
                    <m:rPr>
                      <m:nor/>
                    </m:rPr>
                    <w:rPr>
                      <w:rFonts w:ascii="Cambria Math" w:hAnsi="Cambria Math"/>
                      <w:i/>
                    </w:rPr>
                    <m:t>for</m:t>
                  </m:r>
                  <m:func>
                    <m:funcPr>
                      <m:ctrlPr>
                        <w:rPr>
                          <w:rFonts w:ascii="Cambria Math" w:hAnsi="Cambria Math"/>
                          <w:i/>
                        </w:rPr>
                      </m:ctrlPr>
                    </m:funcPr>
                    <m:fName>
                      <m: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W,H</m:t>
                          </m:r>
                          <m:ctrlPr>
                            <w:rPr>
                              <w:rFonts w:ascii="Cambria Math" w:hAnsi="Cambria Math"/>
                              <w:i/>
                            </w:rPr>
                          </m:ctrlPr>
                        </m:e>
                      </m:d>
                      <m:ctrlPr>
                        <w:rPr>
                          <w:rFonts w:ascii="Cambria Math" w:hAnsi="Cambria Math"/>
                          <w:i/>
                        </w:rPr>
                      </m:ctrlPr>
                    </m:e>
                  </m:func>
                  <m:r>
                    <w:rPr>
                      <w:rFonts w:ascii="Cambria Math" w:hAnsi="Cambria Math"/>
                    </w:rPr>
                    <m:t>&gt;8.</m:t>
                  </m:r>
                  <m:ctrlPr>
                    <w:rPr>
                      <w:rFonts w:ascii="Cambria Math" w:hAnsi="Cambria Math"/>
                      <w:i/>
                    </w:rPr>
                  </m:ctrlPr>
                </m:e>
              </m:mr>
            </m:m>
            <m:ctrlPr>
              <w:rPr>
                <w:rFonts w:ascii="Cambria Math" w:hAnsi="Cambria Math"/>
                <w:i/>
              </w:rPr>
            </m:ctrlPr>
          </m:e>
        </m:d>
      </m:oMath>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12</w:t>
      </w:r>
      <w:r>
        <w:rPr>
          <w:szCs w:val="22"/>
          <w:lang w:val="en-CA"/>
        </w:rPr>
        <w:fldChar w:fldCharType="end"/>
      </w:r>
      <w:r>
        <w:rPr>
          <w:szCs w:val="22"/>
          <w:lang w:val="en-CA"/>
        </w:rPr>
        <w:t>)</w:t>
      </w:r>
    </w:p>
    <w:p>
      <w:pPr>
        <w:jc w:val="both"/>
        <w:rPr>
          <w:rFonts w:eastAsiaTheme="minorEastAsia"/>
          <w:lang w:eastAsia="ko-KR"/>
        </w:rPr>
      </w:pPr>
      <w:r>
        <w:rPr>
          <w:rFonts w:eastAsiaTheme="minorEastAsia"/>
          <w:lang w:eastAsia="ko-KR"/>
        </w:rPr>
        <w:t>Here, each coefficient of the matrix A is represented with 8 bit precision.</w:t>
      </w:r>
      <w:ins w:id="91" w:author="Jianle Chen" w:date="2020-03-17T15:04:00Z">
        <w:r>
          <w:rPr>
            <w:lang w:val="en-CA"/>
          </w:rPr>
          <w:t xml:space="preserve"> The set </w:t>
        </w:r>
      </w:ins>
      <m:oMath>
        <m:sSub>
          <m:sSubPr>
            <m:ctrlPr>
              <w:ins w:id="92" w:author="Jianle Chen" w:date="2020-03-17T15:04:00Z">
                <w:rPr>
                  <w:rFonts w:ascii="Cambria Math" w:hAnsi="Cambria Math"/>
                  <w:i/>
                  <w:lang w:val="en-CA"/>
                </w:rPr>
              </w:ins>
            </m:ctrlPr>
          </m:sSubPr>
          <m:e>
            <w:ins w:id="93" w:author="Jianle Chen" w:date="2020-03-17T15:04:00Z">
              <m:r>
                <w:rPr>
                  <w:rFonts w:ascii="Cambria Math" w:hAnsi="Cambria Math"/>
                  <w:lang w:val="en-CA"/>
                </w:rPr>
                <m:t>S</m:t>
              </m:r>
            </w:ins>
            <m:ctrlPr>
              <w:ins w:id="94" w:author="Jianle Chen" w:date="2020-03-17T15:04:00Z">
                <w:rPr>
                  <w:rFonts w:ascii="Cambria Math" w:hAnsi="Cambria Math"/>
                  <w:i/>
                  <w:lang w:val="en-CA"/>
                </w:rPr>
              </w:ins>
            </m:ctrlPr>
          </m:e>
          <m:sub>
            <w:ins w:id="95" w:author="Jianle Chen" w:date="2020-03-17T15:04:00Z">
              <m:r>
                <w:rPr>
                  <w:rFonts w:ascii="Cambria Math" w:hAnsi="Cambria Math"/>
                  <w:lang w:val="en-CA"/>
                </w:rPr>
                <m:t>0</m:t>
              </m:r>
            </w:ins>
            <m:ctrlPr>
              <w:ins w:id="96" w:author="Jianle Chen" w:date="2020-03-17T15:04:00Z">
                <w:rPr>
                  <w:rFonts w:ascii="Cambria Math" w:hAnsi="Cambria Math"/>
                  <w:i/>
                  <w:lang w:val="en-CA"/>
                </w:rPr>
              </w:ins>
            </m:ctrlPr>
          </m:sub>
        </m:sSub>
      </m:oMath>
      <w:ins w:id="97" w:author="Jianle Chen" w:date="2020-03-17T15:04:00Z">
        <w:r>
          <w:rPr>
            <w:lang w:val="en-CA"/>
          </w:rPr>
          <w:t xml:space="preserve"> consists of </w:t>
        </w:r>
      </w:ins>
      <w:ins w:id="98" w:author="Jianle Chen" w:date="2020-03-17T15:04:00Z">
        <w:r>
          <w:rPr>
            <w:rFonts w:hint="eastAsia" w:eastAsiaTheme="minorEastAsia"/>
            <w:lang w:val="en-CA" w:eastAsia="ko-KR"/>
          </w:rPr>
          <w:t>16</w:t>
        </w:r>
      </w:ins>
      <w:ins w:id="99" w:author="Jianle Chen" w:date="2020-03-17T15:04:00Z">
        <w:r>
          <w:rPr>
            <w:lang w:val="en-CA"/>
          </w:rPr>
          <w:t xml:space="preserve"> matrices </w:t>
        </w:r>
      </w:ins>
      <m:oMath>
        <m:sSubSup>
          <m:sSubSupPr>
            <m:ctrlPr>
              <w:ins w:id="100" w:author="Jianle Chen" w:date="2020-03-17T15:04:00Z">
                <w:rPr>
                  <w:rFonts w:ascii="Cambria Math" w:hAnsi="Cambria Math"/>
                  <w:i/>
                  <w:lang w:val="en-CA"/>
                </w:rPr>
              </w:ins>
            </m:ctrlPr>
          </m:sSubSupPr>
          <m:e>
            <w:ins w:id="101" w:author="Jianle Chen" w:date="2020-03-17T15:04:00Z">
              <m:r>
                <w:rPr>
                  <w:rFonts w:ascii="Cambria Math" w:hAnsi="Cambria Math"/>
                  <w:lang w:val="en-CA"/>
                </w:rPr>
                <m:t>A</m:t>
              </m:r>
            </w:ins>
            <m:ctrlPr>
              <w:ins w:id="102" w:author="Jianle Chen" w:date="2020-03-17T15:04:00Z">
                <w:rPr>
                  <w:rFonts w:ascii="Cambria Math" w:hAnsi="Cambria Math"/>
                  <w:i/>
                  <w:lang w:val="en-CA"/>
                </w:rPr>
              </w:ins>
            </m:ctrlPr>
          </m:e>
          <m:sub>
            <w:ins w:id="103" w:author="Jianle Chen" w:date="2020-03-17T15:04:00Z">
              <m:r>
                <w:rPr>
                  <w:rFonts w:ascii="Cambria Math" w:hAnsi="Cambria Math"/>
                  <w:lang w:val="en-CA"/>
                </w:rPr>
                <m:t>0</m:t>
              </m:r>
            </w:ins>
            <m:ctrlPr>
              <w:ins w:id="104" w:author="Jianle Chen" w:date="2020-03-17T15:04:00Z">
                <w:rPr>
                  <w:rFonts w:ascii="Cambria Math" w:hAnsi="Cambria Math"/>
                  <w:i/>
                  <w:lang w:val="en-CA"/>
                </w:rPr>
              </w:ins>
            </m:ctrlPr>
          </m:sub>
          <m:sup>
            <w:ins w:id="105" w:author="Jianle Chen" w:date="2020-03-17T15:04:00Z">
              <m:r>
                <w:rPr>
                  <w:rFonts w:ascii="Cambria Math" w:hAnsi="Cambria Math"/>
                  <w:lang w:val="en-CA"/>
                </w:rPr>
                <m:t>i</m:t>
              </m:r>
            </w:ins>
            <m:ctrlPr>
              <w:ins w:id="106" w:author="Jianle Chen" w:date="2020-03-17T15:04:00Z">
                <w:rPr>
                  <w:rFonts w:ascii="Cambria Math" w:hAnsi="Cambria Math"/>
                  <w:i/>
                  <w:lang w:val="en-CA"/>
                </w:rPr>
              </w:ins>
            </m:ctrlPr>
          </m:sup>
        </m:sSubSup>
        <w:ins w:id="107" w:author="Jianle Chen" w:date="2020-03-17T15:04:00Z">
          <m:r>
            <w:rPr>
              <w:rFonts w:ascii="Cambria Math" w:hAnsi="Cambria Math"/>
              <w:lang w:val="en-CA"/>
            </w:rPr>
            <m:t>, i∈{0, …, 15}</m:t>
          </m:r>
        </w:ins>
      </m:oMath>
      <w:ins w:id="108" w:author="Jianle Chen" w:date="2020-03-17T15:04:00Z">
        <w:r>
          <w:rPr>
            <w:lang w:val="en-CA"/>
          </w:rPr>
          <w:t xml:space="preserve"> each of which has 16 rows and 4 columns and 1</w:t>
        </w:r>
      </w:ins>
      <w:ins w:id="109" w:author="Jianle Chen" w:date="2020-03-17T15:04:00Z">
        <w:r>
          <w:rPr>
            <w:rFonts w:hint="eastAsia" w:eastAsiaTheme="minorEastAsia"/>
            <w:lang w:val="en-CA" w:eastAsia="ko-KR"/>
          </w:rPr>
          <w:t>6</w:t>
        </w:r>
      </w:ins>
      <w:ins w:id="110" w:author="Jianle Chen" w:date="2020-03-17T15:04:00Z">
        <w:r>
          <w:rPr>
            <w:lang w:val="en-CA"/>
          </w:rPr>
          <w:t xml:space="preserve"> offset vectors </w:t>
        </w:r>
      </w:ins>
      <m:oMath>
        <m:sSubSup>
          <m:sSubSupPr>
            <m:ctrlPr>
              <w:ins w:id="111" w:author="Jianle Chen" w:date="2020-03-17T15:04:00Z">
                <w:rPr>
                  <w:rFonts w:ascii="Cambria Math" w:hAnsi="Cambria Math"/>
                  <w:i/>
                  <w:lang w:val="en-CA"/>
                </w:rPr>
              </w:ins>
            </m:ctrlPr>
          </m:sSubSupPr>
          <m:e>
            <w:ins w:id="112" w:author="Jianle Chen" w:date="2020-03-17T15:04:00Z">
              <m:r>
                <w:rPr>
                  <w:rFonts w:ascii="Cambria Math" w:hAnsi="Cambria Math"/>
                  <w:lang w:val="en-CA"/>
                </w:rPr>
                <m:t>b</m:t>
              </m:r>
            </w:ins>
            <m:ctrlPr>
              <w:ins w:id="113" w:author="Jianle Chen" w:date="2020-03-17T15:04:00Z">
                <w:rPr>
                  <w:rFonts w:ascii="Cambria Math" w:hAnsi="Cambria Math"/>
                  <w:i/>
                  <w:lang w:val="en-CA"/>
                </w:rPr>
              </w:ins>
            </m:ctrlPr>
          </m:e>
          <m:sub>
            <w:ins w:id="114" w:author="Jianle Chen" w:date="2020-03-17T15:04:00Z">
              <m:r>
                <w:rPr>
                  <w:rFonts w:ascii="Cambria Math" w:hAnsi="Cambria Math"/>
                  <w:lang w:val="en-CA"/>
                </w:rPr>
                <m:t>0</m:t>
              </m:r>
            </w:ins>
            <m:ctrlPr>
              <w:ins w:id="115" w:author="Jianle Chen" w:date="2020-03-17T15:04:00Z">
                <w:rPr>
                  <w:rFonts w:ascii="Cambria Math" w:hAnsi="Cambria Math"/>
                  <w:i/>
                  <w:lang w:val="en-CA"/>
                </w:rPr>
              </w:ins>
            </m:ctrlPr>
          </m:sub>
          <m:sup>
            <w:ins w:id="116" w:author="Jianle Chen" w:date="2020-03-17T15:04:00Z">
              <m:r>
                <w:rPr>
                  <w:rFonts w:ascii="Cambria Math" w:hAnsi="Cambria Math"/>
                  <w:lang w:val="en-CA"/>
                </w:rPr>
                <m:t>i</m:t>
              </m:r>
            </w:ins>
            <m:ctrlPr>
              <w:ins w:id="117" w:author="Jianle Chen" w:date="2020-03-17T15:04:00Z">
                <w:rPr>
                  <w:rFonts w:ascii="Cambria Math" w:hAnsi="Cambria Math"/>
                  <w:i/>
                  <w:lang w:val="en-CA"/>
                </w:rPr>
              </w:ins>
            </m:ctrlPr>
          </m:sup>
        </m:sSubSup>
        <w:ins w:id="118" w:author="Jianle Chen" w:date="2020-03-17T15:04:00Z">
          <m:r>
            <w:rPr>
              <w:rFonts w:ascii="Cambria Math" w:hAnsi="Cambria Math"/>
              <w:lang w:val="en-CA"/>
            </w:rPr>
            <m:t>, i∈{0, …, 16}</m:t>
          </m:r>
        </w:ins>
      </m:oMath>
      <w:ins w:id="119" w:author="Jianle Chen" w:date="2020-03-17T15:04:00Z">
        <w:r>
          <w:rPr>
            <w:lang w:val="en-CA"/>
          </w:rPr>
          <w:t xml:space="preserve"> each of size 16. Matrices and offset vectors of that set are used for blocks of size </w:t>
        </w:r>
      </w:ins>
      <m:oMath>
        <w:ins w:id="120" w:author="Jianle Chen" w:date="2020-03-17T15:04:00Z">
          <m:r>
            <w:rPr>
              <w:rFonts w:ascii="Cambria Math" w:hAnsi="Cambria Math"/>
              <w:lang w:val="en-CA"/>
            </w:rPr>
            <m:t xml:space="preserve">4×4. </m:t>
          </m:r>
        </w:ins>
      </m:oMath>
      <w:ins w:id="121" w:author="Jianle Chen" w:date="2020-03-17T15:04:00Z">
        <w:r>
          <w:rPr>
            <w:lang w:val="en-CA"/>
          </w:rPr>
          <w:t xml:space="preserve">The set </w:t>
        </w:r>
      </w:ins>
      <m:oMath>
        <m:sSub>
          <m:sSubPr>
            <m:ctrlPr>
              <w:ins w:id="122" w:author="Jianle Chen" w:date="2020-03-17T15:04:00Z">
                <w:rPr>
                  <w:rFonts w:ascii="Cambria Math" w:hAnsi="Cambria Math"/>
                  <w:i/>
                  <w:lang w:val="en-CA"/>
                </w:rPr>
              </w:ins>
            </m:ctrlPr>
          </m:sSubPr>
          <m:e>
            <w:ins w:id="123" w:author="Jianle Chen" w:date="2020-03-17T15:04:00Z">
              <m:r>
                <w:rPr>
                  <w:rFonts w:ascii="Cambria Math" w:hAnsi="Cambria Math"/>
                  <w:lang w:val="en-CA"/>
                </w:rPr>
                <m:t>S</m:t>
              </m:r>
            </w:ins>
            <m:ctrlPr>
              <w:ins w:id="124" w:author="Jianle Chen" w:date="2020-03-17T15:04:00Z">
                <w:rPr>
                  <w:rFonts w:ascii="Cambria Math" w:hAnsi="Cambria Math"/>
                  <w:i/>
                  <w:lang w:val="en-CA"/>
                </w:rPr>
              </w:ins>
            </m:ctrlPr>
          </m:e>
          <m:sub>
            <w:ins w:id="125" w:author="Jianle Chen" w:date="2020-03-17T15:04:00Z">
              <m:r>
                <w:rPr>
                  <w:rFonts w:ascii="Cambria Math" w:hAnsi="Cambria Math"/>
                  <w:lang w:val="en-CA"/>
                </w:rPr>
                <m:t>1</m:t>
              </m:r>
            </w:ins>
            <m:ctrlPr>
              <w:ins w:id="126" w:author="Jianle Chen" w:date="2020-03-17T15:04:00Z">
                <w:rPr>
                  <w:rFonts w:ascii="Cambria Math" w:hAnsi="Cambria Math"/>
                  <w:i/>
                  <w:lang w:val="en-CA"/>
                </w:rPr>
              </w:ins>
            </m:ctrlPr>
          </m:sub>
        </m:sSub>
      </m:oMath>
      <w:ins w:id="127" w:author="Jianle Chen" w:date="2020-03-17T15:04:00Z">
        <w:r>
          <w:rPr>
            <w:lang w:val="en-CA"/>
          </w:rPr>
          <w:t xml:space="preserve"> consists of </w:t>
        </w:r>
      </w:ins>
      <w:ins w:id="128" w:author="Jianle Chen" w:date="2020-03-17T15:04:00Z">
        <w:r>
          <w:rPr>
            <w:rFonts w:hint="eastAsia" w:eastAsiaTheme="minorEastAsia"/>
            <w:lang w:val="en-CA" w:eastAsia="ko-KR"/>
          </w:rPr>
          <w:t>8</w:t>
        </w:r>
      </w:ins>
      <w:ins w:id="129" w:author="Jianle Chen" w:date="2020-03-17T15:04:00Z">
        <w:r>
          <w:rPr>
            <w:lang w:val="en-CA"/>
          </w:rPr>
          <w:t xml:space="preserve"> matrices </w:t>
        </w:r>
      </w:ins>
      <m:oMath>
        <m:sSubSup>
          <m:sSubSupPr>
            <m:ctrlPr>
              <w:ins w:id="130" w:author="Jianle Chen" w:date="2020-03-17T15:04:00Z">
                <w:rPr>
                  <w:rFonts w:ascii="Cambria Math" w:hAnsi="Cambria Math"/>
                  <w:i/>
                  <w:lang w:val="en-CA"/>
                </w:rPr>
              </w:ins>
            </m:ctrlPr>
          </m:sSubSupPr>
          <m:e>
            <w:ins w:id="131" w:author="Jianle Chen" w:date="2020-03-17T15:04:00Z">
              <m:r>
                <w:rPr>
                  <w:rFonts w:ascii="Cambria Math" w:hAnsi="Cambria Math"/>
                  <w:lang w:val="en-CA"/>
                </w:rPr>
                <m:t>A</m:t>
              </m:r>
            </w:ins>
            <m:ctrlPr>
              <w:ins w:id="132" w:author="Jianle Chen" w:date="2020-03-17T15:04:00Z">
                <w:rPr>
                  <w:rFonts w:ascii="Cambria Math" w:hAnsi="Cambria Math"/>
                  <w:i/>
                  <w:lang w:val="en-CA"/>
                </w:rPr>
              </w:ins>
            </m:ctrlPr>
          </m:e>
          <m:sub>
            <w:ins w:id="133" w:author="Jianle Chen" w:date="2020-03-17T15:04:00Z">
              <m:r>
                <w:rPr>
                  <w:rFonts w:ascii="Cambria Math" w:hAnsi="Cambria Math"/>
                  <w:lang w:val="en-CA"/>
                </w:rPr>
                <m:t>1</m:t>
              </m:r>
            </w:ins>
            <m:ctrlPr>
              <w:ins w:id="134" w:author="Jianle Chen" w:date="2020-03-17T15:04:00Z">
                <w:rPr>
                  <w:rFonts w:ascii="Cambria Math" w:hAnsi="Cambria Math"/>
                  <w:i/>
                  <w:lang w:val="en-CA"/>
                </w:rPr>
              </w:ins>
            </m:ctrlPr>
          </m:sub>
          <m:sup>
            <w:ins w:id="135" w:author="Jianle Chen" w:date="2020-03-17T15:04:00Z">
              <m:r>
                <w:rPr>
                  <w:rFonts w:ascii="Cambria Math" w:hAnsi="Cambria Math"/>
                  <w:lang w:val="en-CA"/>
                </w:rPr>
                <m:t>i</m:t>
              </m:r>
            </w:ins>
            <m:ctrlPr>
              <w:ins w:id="136" w:author="Jianle Chen" w:date="2020-03-17T15:04:00Z">
                <w:rPr>
                  <w:rFonts w:ascii="Cambria Math" w:hAnsi="Cambria Math"/>
                  <w:i/>
                  <w:lang w:val="en-CA"/>
                </w:rPr>
              </w:ins>
            </m:ctrlPr>
          </m:sup>
        </m:sSubSup>
        <w:ins w:id="137" w:author="Jianle Chen" w:date="2020-03-17T15:04:00Z">
          <m:r>
            <w:rPr>
              <w:rFonts w:ascii="Cambria Math" w:hAnsi="Cambria Math"/>
              <w:lang w:val="en-CA"/>
            </w:rPr>
            <m:t>, i∈{0, …, 7}</m:t>
          </m:r>
        </w:ins>
      </m:oMath>
      <w:ins w:id="138" w:author="Jianle Chen" w:date="2020-03-17T15:04:00Z">
        <w:r>
          <w:rPr>
            <w:lang w:val="en-CA"/>
          </w:rPr>
          <w:t xml:space="preserve">, each of which has </w:t>
        </w:r>
      </w:ins>
      <m:oMath>
        <w:ins w:id="139" w:author="Jianle Chen" w:date="2020-03-17T15:04:00Z">
          <m:r>
            <w:rPr>
              <w:rFonts w:ascii="Cambria Math" w:hAnsi="Cambria Math"/>
              <w:lang w:val="en-CA"/>
            </w:rPr>
            <m:t>16</m:t>
          </m:r>
        </w:ins>
      </m:oMath>
      <w:ins w:id="140" w:author="Jianle Chen" w:date="2020-03-17T15:04:00Z">
        <w:r>
          <w:rPr>
            <w:lang w:val="en-CA"/>
          </w:rPr>
          <w:t xml:space="preserve"> rows and 8 columns and </w:t>
        </w:r>
      </w:ins>
      <w:ins w:id="141" w:author="Jianle Chen" w:date="2020-03-17T15:04:00Z">
        <w:r>
          <w:rPr>
            <w:rFonts w:hint="eastAsia" w:eastAsiaTheme="minorEastAsia"/>
            <w:lang w:val="en-CA" w:eastAsia="ko-KR"/>
          </w:rPr>
          <w:t>8</w:t>
        </w:r>
      </w:ins>
      <w:ins w:id="142" w:author="Jianle Chen" w:date="2020-03-17T15:04:00Z">
        <w:r>
          <w:rPr>
            <w:lang w:val="en-CA"/>
          </w:rPr>
          <w:t xml:space="preserve"> offset vectors </w:t>
        </w:r>
      </w:ins>
      <m:oMath>
        <m:sSubSup>
          <m:sSubSupPr>
            <m:ctrlPr>
              <w:ins w:id="143" w:author="Jianle Chen" w:date="2020-03-17T15:04:00Z">
                <w:rPr>
                  <w:rFonts w:ascii="Cambria Math" w:hAnsi="Cambria Math"/>
                  <w:i/>
                  <w:lang w:val="en-CA"/>
                </w:rPr>
              </w:ins>
            </m:ctrlPr>
          </m:sSubSupPr>
          <m:e>
            <w:ins w:id="144" w:author="Jianle Chen" w:date="2020-03-17T15:04:00Z">
              <m:r>
                <w:rPr>
                  <w:rFonts w:ascii="Cambria Math" w:hAnsi="Cambria Math"/>
                  <w:lang w:val="en-CA"/>
                </w:rPr>
                <m:t>b</m:t>
              </m:r>
            </w:ins>
            <m:ctrlPr>
              <w:ins w:id="145" w:author="Jianle Chen" w:date="2020-03-17T15:04:00Z">
                <w:rPr>
                  <w:rFonts w:ascii="Cambria Math" w:hAnsi="Cambria Math"/>
                  <w:i/>
                  <w:lang w:val="en-CA"/>
                </w:rPr>
              </w:ins>
            </m:ctrlPr>
          </m:e>
          <m:sub>
            <w:ins w:id="146" w:author="Jianle Chen" w:date="2020-03-17T15:04:00Z">
              <m:r>
                <w:rPr>
                  <w:rFonts w:ascii="Cambria Math" w:hAnsi="Cambria Math"/>
                  <w:lang w:val="en-CA"/>
                </w:rPr>
                <m:t>1</m:t>
              </m:r>
            </w:ins>
            <m:ctrlPr>
              <w:ins w:id="147" w:author="Jianle Chen" w:date="2020-03-17T15:04:00Z">
                <w:rPr>
                  <w:rFonts w:ascii="Cambria Math" w:hAnsi="Cambria Math"/>
                  <w:i/>
                  <w:lang w:val="en-CA"/>
                </w:rPr>
              </w:ins>
            </m:ctrlPr>
          </m:sub>
          <m:sup>
            <w:ins w:id="148" w:author="Jianle Chen" w:date="2020-03-17T15:04:00Z">
              <m:r>
                <w:rPr>
                  <w:rFonts w:ascii="Cambria Math" w:hAnsi="Cambria Math"/>
                  <w:lang w:val="en-CA"/>
                </w:rPr>
                <m:t>i</m:t>
              </m:r>
            </w:ins>
            <m:ctrlPr>
              <w:ins w:id="149" w:author="Jianle Chen" w:date="2020-03-17T15:04:00Z">
                <w:rPr>
                  <w:rFonts w:ascii="Cambria Math" w:hAnsi="Cambria Math"/>
                  <w:i/>
                  <w:lang w:val="en-CA"/>
                </w:rPr>
              </w:ins>
            </m:ctrlPr>
          </m:sup>
        </m:sSubSup>
        <w:ins w:id="150" w:author="Jianle Chen" w:date="2020-03-17T15:04:00Z">
          <m:r>
            <w:rPr>
              <w:rFonts w:ascii="Cambria Math" w:hAnsi="Cambria Math"/>
              <w:lang w:val="en-CA"/>
            </w:rPr>
            <m:t>, i∈{0, …, 7}</m:t>
          </m:r>
        </w:ins>
      </m:oMath>
      <w:ins w:id="151" w:author="Jianle Chen" w:date="2020-03-17T15:04:00Z">
        <w:r>
          <w:rPr>
            <w:lang w:val="en-CA"/>
          </w:rPr>
          <w:t xml:space="preserve"> each of size 16. The set </w:t>
        </w:r>
      </w:ins>
      <m:oMath>
        <m:sSub>
          <m:sSubPr>
            <m:ctrlPr>
              <w:ins w:id="152" w:author="Jianle Chen" w:date="2020-03-17T15:04:00Z">
                <w:rPr>
                  <w:rFonts w:ascii="Cambria Math" w:hAnsi="Cambria Math"/>
                  <w:i/>
                  <w:lang w:val="en-CA"/>
                </w:rPr>
              </w:ins>
            </m:ctrlPr>
          </m:sSubPr>
          <m:e>
            <w:ins w:id="153" w:author="Jianle Chen" w:date="2020-03-17T15:04:00Z">
              <m:r>
                <w:rPr>
                  <w:rFonts w:ascii="Cambria Math" w:hAnsi="Cambria Math"/>
                  <w:lang w:val="en-CA"/>
                </w:rPr>
                <m:t>S</m:t>
              </m:r>
            </w:ins>
            <m:ctrlPr>
              <w:ins w:id="154" w:author="Jianle Chen" w:date="2020-03-17T15:04:00Z">
                <w:rPr>
                  <w:rFonts w:ascii="Cambria Math" w:hAnsi="Cambria Math"/>
                  <w:i/>
                  <w:lang w:val="en-CA"/>
                </w:rPr>
              </w:ins>
            </m:ctrlPr>
          </m:e>
          <m:sub>
            <w:ins w:id="155" w:author="Jianle Chen" w:date="2020-03-17T15:04:00Z">
              <m:r>
                <w:rPr>
                  <w:rFonts w:ascii="Cambria Math" w:hAnsi="Cambria Math"/>
                  <w:lang w:val="en-CA"/>
                </w:rPr>
                <m:t>2</m:t>
              </m:r>
            </w:ins>
            <m:ctrlPr>
              <w:ins w:id="156" w:author="Jianle Chen" w:date="2020-03-17T15:04:00Z">
                <w:rPr>
                  <w:rFonts w:ascii="Cambria Math" w:hAnsi="Cambria Math"/>
                  <w:i/>
                  <w:lang w:val="en-CA"/>
                </w:rPr>
              </w:ins>
            </m:ctrlPr>
          </m:sub>
        </m:sSub>
      </m:oMath>
      <w:ins w:id="157" w:author="Jianle Chen" w:date="2020-03-17T15:04:00Z">
        <w:r>
          <w:rPr>
            <w:lang w:val="en-CA"/>
          </w:rPr>
          <w:t xml:space="preserve"> consists of 6 matrices </w:t>
        </w:r>
      </w:ins>
      <m:oMath>
        <m:sSubSup>
          <m:sSubSupPr>
            <m:ctrlPr>
              <w:ins w:id="158" w:author="Jianle Chen" w:date="2020-03-17T15:04:00Z">
                <w:rPr>
                  <w:rFonts w:ascii="Cambria Math" w:hAnsi="Cambria Math"/>
                  <w:i/>
                  <w:lang w:val="en-CA"/>
                </w:rPr>
              </w:ins>
            </m:ctrlPr>
          </m:sSubSupPr>
          <m:e>
            <w:ins w:id="159" w:author="Jianle Chen" w:date="2020-03-17T15:04:00Z">
              <m:r>
                <w:rPr>
                  <w:rFonts w:ascii="Cambria Math" w:hAnsi="Cambria Math"/>
                  <w:lang w:val="en-CA"/>
                </w:rPr>
                <m:t>A</m:t>
              </m:r>
            </w:ins>
            <m:ctrlPr>
              <w:ins w:id="160" w:author="Jianle Chen" w:date="2020-03-17T15:04:00Z">
                <w:rPr>
                  <w:rFonts w:ascii="Cambria Math" w:hAnsi="Cambria Math"/>
                  <w:i/>
                  <w:lang w:val="en-CA"/>
                </w:rPr>
              </w:ins>
            </m:ctrlPr>
          </m:e>
          <m:sub>
            <w:ins w:id="161" w:author="Jianle Chen" w:date="2020-03-17T15:04:00Z">
              <m:r>
                <w:rPr>
                  <w:rFonts w:ascii="Cambria Math" w:hAnsi="Cambria Math"/>
                  <w:lang w:val="en-CA"/>
                </w:rPr>
                <m:t>2</m:t>
              </m:r>
            </w:ins>
            <m:ctrlPr>
              <w:ins w:id="162" w:author="Jianle Chen" w:date="2020-03-17T15:04:00Z">
                <w:rPr>
                  <w:rFonts w:ascii="Cambria Math" w:hAnsi="Cambria Math"/>
                  <w:i/>
                  <w:lang w:val="en-CA"/>
                </w:rPr>
              </w:ins>
            </m:ctrlPr>
          </m:sub>
          <m:sup>
            <w:ins w:id="163" w:author="Jianle Chen" w:date="2020-03-17T15:04:00Z">
              <m:r>
                <w:rPr>
                  <w:rFonts w:ascii="Cambria Math" w:hAnsi="Cambria Math"/>
                  <w:lang w:val="en-CA"/>
                </w:rPr>
                <m:t>i</m:t>
              </m:r>
            </w:ins>
            <m:ctrlPr>
              <w:ins w:id="164" w:author="Jianle Chen" w:date="2020-03-17T15:04:00Z">
                <w:rPr>
                  <w:rFonts w:ascii="Cambria Math" w:hAnsi="Cambria Math"/>
                  <w:i/>
                  <w:lang w:val="en-CA"/>
                </w:rPr>
              </w:ins>
            </m:ctrlPr>
          </m:sup>
        </m:sSubSup>
        <w:ins w:id="165" w:author="Jianle Chen" w:date="2020-03-17T15:04:00Z">
          <m:r>
            <w:rPr>
              <w:rFonts w:ascii="Cambria Math" w:hAnsi="Cambria Math"/>
              <w:lang w:val="en-CA"/>
            </w:rPr>
            <m:t>, i∈{0, …, 5}</m:t>
          </m:r>
        </w:ins>
      </m:oMath>
      <w:ins w:id="166" w:author="Jianle Chen" w:date="2020-03-17T15:04:00Z">
        <w:r>
          <w:rPr>
            <w:lang w:val="en-CA"/>
          </w:rPr>
          <w:t xml:space="preserve">, each of which has 64 rows and 8 columns and of 6 offset vectors </w:t>
        </w:r>
      </w:ins>
      <m:oMath>
        <m:sSubSup>
          <m:sSubSupPr>
            <m:ctrlPr>
              <w:ins w:id="167" w:author="Jianle Chen" w:date="2020-03-17T15:04:00Z">
                <w:rPr>
                  <w:rFonts w:ascii="Cambria Math" w:hAnsi="Cambria Math"/>
                  <w:i/>
                  <w:lang w:val="en-CA"/>
                </w:rPr>
              </w:ins>
            </m:ctrlPr>
          </m:sSubSupPr>
          <m:e>
            <w:ins w:id="168" w:author="Jianle Chen" w:date="2020-03-17T15:04:00Z">
              <m:r>
                <w:rPr>
                  <w:rFonts w:ascii="Cambria Math" w:hAnsi="Cambria Math"/>
                  <w:lang w:val="en-CA"/>
                </w:rPr>
                <m:t>b</m:t>
              </m:r>
            </w:ins>
            <m:ctrlPr>
              <w:ins w:id="169" w:author="Jianle Chen" w:date="2020-03-17T15:04:00Z">
                <w:rPr>
                  <w:rFonts w:ascii="Cambria Math" w:hAnsi="Cambria Math"/>
                  <w:i/>
                  <w:lang w:val="en-CA"/>
                </w:rPr>
              </w:ins>
            </m:ctrlPr>
          </m:e>
          <m:sub>
            <w:ins w:id="170" w:author="Jianle Chen" w:date="2020-03-17T15:04:00Z">
              <m:r>
                <w:rPr>
                  <w:rFonts w:ascii="Cambria Math" w:hAnsi="Cambria Math"/>
                  <w:lang w:val="en-CA"/>
                </w:rPr>
                <m:t>2</m:t>
              </m:r>
            </w:ins>
            <m:ctrlPr>
              <w:ins w:id="171" w:author="Jianle Chen" w:date="2020-03-17T15:04:00Z">
                <w:rPr>
                  <w:rFonts w:ascii="Cambria Math" w:hAnsi="Cambria Math"/>
                  <w:i/>
                  <w:lang w:val="en-CA"/>
                </w:rPr>
              </w:ins>
            </m:ctrlPr>
          </m:sub>
          <m:sup>
            <w:ins w:id="172" w:author="Jianle Chen" w:date="2020-03-17T15:04:00Z">
              <m:r>
                <w:rPr>
                  <w:rFonts w:ascii="Cambria Math" w:hAnsi="Cambria Math"/>
                  <w:lang w:val="en-CA"/>
                </w:rPr>
                <m:t>i</m:t>
              </m:r>
            </w:ins>
            <m:ctrlPr>
              <w:ins w:id="173" w:author="Jianle Chen" w:date="2020-03-17T15:04:00Z">
                <w:rPr>
                  <w:rFonts w:ascii="Cambria Math" w:hAnsi="Cambria Math"/>
                  <w:i/>
                  <w:lang w:val="en-CA"/>
                </w:rPr>
              </w:ins>
            </m:ctrlPr>
          </m:sup>
        </m:sSubSup>
        <w:ins w:id="174" w:author="Jianle Chen" w:date="2020-03-17T15:04:00Z">
          <m:r>
            <w:rPr>
              <w:rFonts w:ascii="Cambria Math" w:hAnsi="Cambria Math"/>
              <w:lang w:val="en-CA"/>
            </w:rPr>
            <m:t>, i∈{0, …, 5}</m:t>
          </m:r>
        </w:ins>
      </m:oMath>
      <w:ins w:id="175" w:author="Jianle Chen" w:date="2020-03-17T15:04:00Z">
        <w:r>
          <w:rPr>
            <w:lang w:val="en-CA"/>
          </w:rPr>
          <w:t xml:space="preserve"> of size 64.</w:t>
        </w:r>
      </w:ins>
      <w:del w:id="176" w:author="Jianle Chen" w:date="2020-03-17T14:55:00Z">
        <w:r>
          <w:rPr>
            <w:rFonts w:eastAsiaTheme="minorEastAsia"/>
            <w:lang w:eastAsia="ko-KR"/>
          </w:rPr>
          <w:delText xml:space="preserve"> </w:delText>
        </w:r>
      </w:del>
    </w:p>
    <w:p>
      <w:pPr>
        <w:jc w:val="both"/>
        <w:rPr>
          <w:rFonts w:eastAsiaTheme="minorEastAsia"/>
          <w:b/>
          <w:sz w:val="24"/>
          <w:lang w:val="en-CA" w:eastAsia="ko-KR"/>
        </w:rPr>
      </w:pPr>
      <w:r>
        <w:rPr>
          <w:rFonts w:eastAsiaTheme="minorEastAsia"/>
          <w:b/>
          <w:sz w:val="24"/>
          <w:lang w:val="en-CA" w:eastAsia="ko-KR"/>
        </w:rPr>
        <w:t>3.3.</w:t>
      </w:r>
      <w:r>
        <w:rPr>
          <w:rFonts w:hint="eastAsia" w:eastAsiaTheme="minorEastAsia"/>
          <w:b/>
          <w:sz w:val="24"/>
          <w:lang w:val="en-CA" w:eastAsia="ko-KR"/>
        </w:rPr>
        <w:t>6</w:t>
      </w:r>
      <w:r>
        <w:rPr>
          <w:rFonts w:eastAsiaTheme="minorEastAsia"/>
          <w:b/>
          <w:sz w:val="24"/>
          <w:lang w:val="en-CA" w:eastAsia="ko-KR"/>
        </w:rPr>
        <w:t>.</w:t>
      </w:r>
      <w:r>
        <w:rPr>
          <w:rFonts w:hint="eastAsia" w:eastAsiaTheme="minorEastAsia"/>
          <w:b/>
          <w:sz w:val="24"/>
          <w:lang w:val="en-CA" w:eastAsia="ko-KR"/>
        </w:rPr>
        <w:t>3</w:t>
      </w:r>
      <w:r>
        <w:rPr>
          <w:rFonts w:eastAsiaTheme="minorEastAsia"/>
          <w:b/>
          <w:sz w:val="24"/>
          <w:lang w:val="en-CA" w:eastAsia="ko-KR"/>
        </w:rPr>
        <w:tab/>
      </w:r>
      <w:r>
        <w:rPr>
          <w:rFonts w:hint="eastAsia" w:eastAsiaTheme="minorEastAsia"/>
          <w:b/>
          <w:sz w:val="24"/>
          <w:lang w:val="en-CA" w:eastAsia="ko-KR"/>
        </w:rPr>
        <w:t xml:space="preserve">Interpolation </w:t>
      </w:r>
    </w:p>
    <w:p>
      <w:pPr>
        <w:jc w:val="both"/>
        <w:rPr>
          <w:rFonts w:eastAsiaTheme="minorEastAsia"/>
          <w:b/>
          <w:sz w:val="24"/>
          <w:lang w:val="en-CA" w:eastAsia="ko-KR"/>
        </w:rPr>
      </w:pPr>
      <w:r>
        <w:rPr>
          <w:lang w:val="en-CA"/>
        </w:rPr>
        <w:t>The prediction signal at the remaining positions is generated from the prediction signal on the subsampled set by linear interpolation which is a single step linear interpolation in each direction</w:t>
      </w:r>
      <w:r>
        <w:rPr>
          <w:rFonts w:hint="eastAsia" w:eastAsiaTheme="minorEastAsia"/>
          <w:lang w:val="en-CA" w:eastAsia="ko-KR"/>
        </w:rPr>
        <w:t>. T</w:t>
      </w:r>
      <w:r>
        <w:rPr>
          <w:rFonts w:eastAsiaTheme="minorEastAsia"/>
          <w:lang w:val="en-CA" w:eastAsia="ko-KR"/>
        </w:rPr>
        <w:t>h</w:t>
      </w:r>
      <w:r>
        <w:rPr>
          <w:rFonts w:hint="eastAsia" w:eastAsiaTheme="minorEastAsia"/>
          <w:lang w:val="en-CA" w:eastAsia="ko-KR"/>
        </w:rPr>
        <w:t xml:space="preserve">e </w:t>
      </w:r>
      <w:r>
        <w:rPr>
          <w:rFonts w:eastAsiaTheme="minorEastAsia"/>
          <w:lang w:val="en-CA" w:eastAsia="ko-KR"/>
        </w:rPr>
        <w:t>interpolation</w:t>
      </w:r>
      <w:r>
        <w:rPr>
          <w:rFonts w:hint="eastAsia" w:eastAsiaTheme="minorEastAsia"/>
          <w:lang w:val="en-CA" w:eastAsia="ko-KR"/>
        </w:rPr>
        <w:t xml:space="preserve"> is performed firstly in the horizontal direction and </w:t>
      </w:r>
      <w:del w:id="177" w:author="Jianle Chen" w:date="2020-03-17T14:56:00Z">
        <w:r>
          <w:rPr>
            <w:rFonts w:hint="eastAsia" w:eastAsiaTheme="minorEastAsia"/>
            <w:lang w:val="en-CA" w:eastAsia="ko-KR"/>
          </w:rPr>
          <w:delText xml:space="preserve">secondly </w:delText>
        </w:r>
      </w:del>
      <w:ins w:id="178" w:author="Jianle Chen" w:date="2020-03-17T14:56:00Z">
        <w:r>
          <w:rPr>
            <w:rFonts w:eastAsiaTheme="minorEastAsia"/>
            <w:lang w:val="en-CA" w:eastAsia="ko-KR"/>
          </w:rPr>
          <w:t>then</w:t>
        </w:r>
      </w:ins>
      <w:ins w:id="179" w:author="Jianle Chen" w:date="2020-03-17T14:56:00Z">
        <w:r>
          <w:rPr>
            <w:rFonts w:hint="eastAsia" w:eastAsiaTheme="minorEastAsia"/>
            <w:lang w:val="en-CA" w:eastAsia="ko-KR"/>
          </w:rPr>
          <w:t xml:space="preserve"> </w:t>
        </w:r>
      </w:ins>
      <w:r>
        <w:rPr>
          <w:rFonts w:hint="eastAsia" w:eastAsiaTheme="minorEastAsia"/>
          <w:lang w:val="en-CA" w:eastAsia="ko-KR"/>
        </w:rPr>
        <w:t xml:space="preserve">in the vertical direction regardless of block shape or block size. </w:t>
      </w:r>
      <w:del w:id="180" w:author="Jianle Chen" w:date="2020-03-17T15:04:00Z">
        <w:r>
          <w:rPr>
            <w:lang w:val="en-CA"/>
          </w:rPr>
          <w:delText>The matrices and offset vectors needed to generate the prediction signal are taken from three sets</w:delText>
        </w:r>
      </w:del>
      <w:del w:id="181" w:author="Jianle Chen" w:date="2020-03-17T14:57:00Z">
        <w:r>
          <w:rPr>
            <w:lang w:val="en-CA"/>
          </w:rPr>
          <w:delText xml:space="preserve"> </w:delText>
        </w:r>
      </w:del>
      <m:oMath>
        <m:sSub>
          <m:sSubPr>
            <m:ctrlPr>
              <w:del w:id="182" w:author="Jianle Chen" w:date="2020-03-17T14:57:00Z">
                <w:rPr>
                  <w:rFonts w:ascii="Cambria Math" w:hAnsi="Cambria Math"/>
                  <w:i/>
                  <w:lang w:val="en-CA"/>
                </w:rPr>
              </w:del>
            </m:ctrlPr>
          </m:sSubPr>
          <m:e>
            <w:del w:id="183" w:author="Jianle Chen" w:date="2020-03-17T14:57:00Z">
              <m:r>
                <w:rPr>
                  <w:rFonts w:ascii="Cambria Math" w:hAnsi="Cambria Math"/>
                  <w:lang w:val="en-CA"/>
                </w:rPr>
                <m:t>S</m:t>
              </m:r>
            </w:del>
            <m:ctrlPr>
              <w:del w:id="184" w:author="Jianle Chen" w:date="2020-03-17T14:57:00Z">
                <w:rPr>
                  <w:rFonts w:ascii="Cambria Math" w:hAnsi="Cambria Math"/>
                  <w:i/>
                  <w:lang w:val="en-CA"/>
                </w:rPr>
              </w:del>
            </m:ctrlPr>
          </m:e>
          <m:sub>
            <w:del w:id="185" w:author="Jianle Chen" w:date="2020-03-17T14:57:00Z">
              <m:r>
                <w:rPr>
                  <w:rFonts w:ascii="Cambria Math" w:hAnsi="Cambria Math"/>
                  <w:lang w:val="en-CA"/>
                </w:rPr>
                <m:t>0</m:t>
              </m:r>
            </w:del>
            <m:ctrlPr>
              <w:del w:id="186" w:author="Jianle Chen" w:date="2020-03-17T14:57:00Z">
                <w:rPr>
                  <w:rFonts w:ascii="Cambria Math" w:hAnsi="Cambria Math"/>
                  <w:i/>
                  <w:lang w:val="en-CA"/>
                </w:rPr>
              </w:del>
            </m:ctrlPr>
          </m:sub>
        </m:sSub>
      </m:oMath>
      <w:del w:id="187" w:author="Jianle Chen" w:date="2020-03-17T14:57:00Z">
        <w:r>
          <w:rPr>
            <w:lang w:val="en-CA"/>
          </w:rPr>
          <w:delText>,</w:delText>
        </w:r>
      </w:del>
      <w:del w:id="188" w:author="Jianle Chen" w:date="2020-03-17T15:04:00Z">
        <w:r>
          <w:rPr>
            <w:lang w:val="en-CA"/>
          </w:rPr>
          <w:delText xml:space="preserve"> </w:delText>
        </w:r>
      </w:del>
      <m:oMath>
        <m:sSub>
          <m:sSubPr>
            <m:ctrlPr>
              <w:del w:id="189" w:author="Jianle Chen" w:date="2020-03-17T15:04:00Z">
                <w:rPr>
                  <w:rFonts w:ascii="Cambria Math" w:hAnsi="Cambria Math"/>
                  <w:i/>
                  <w:lang w:val="en-CA"/>
                </w:rPr>
              </w:del>
            </m:ctrlPr>
          </m:sSubPr>
          <m:e>
            <w:del w:id="190" w:author="Jianle Chen" w:date="2020-03-17T15:04:00Z">
              <m:r>
                <w:rPr>
                  <w:rFonts w:ascii="Cambria Math" w:hAnsi="Cambria Math"/>
                  <w:lang w:val="en-CA"/>
                </w:rPr>
                <m:t>S</m:t>
              </m:r>
            </w:del>
            <m:ctrlPr>
              <w:del w:id="191" w:author="Jianle Chen" w:date="2020-03-17T15:04:00Z">
                <w:rPr>
                  <w:rFonts w:ascii="Cambria Math" w:hAnsi="Cambria Math"/>
                  <w:i/>
                  <w:lang w:val="en-CA"/>
                </w:rPr>
              </w:del>
            </m:ctrlPr>
          </m:e>
          <m:sub>
            <w:del w:id="192" w:author="Jianle Chen" w:date="2020-03-17T15:04:00Z">
              <m:r>
                <w:rPr>
                  <w:rFonts w:ascii="Cambria Math" w:hAnsi="Cambria Math"/>
                  <w:lang w:val="en-CA"/>
                </w:rPr>
                <m:t>1</m:t>
              </m:r>
            </w:del>
            <m:ctrlPr>
              <w:del w:id="193" w:author="Jianle Chen" w:date="2020-03-17T15:04:00Z">
                <w:rPr>
                  <w:rFonts w:ascii="Cambria Math" w:hAnsi="Cambria Math"/>
                  <w:i/>
                  <w:lang w:val="en-CA"/>
                </w:rPr>
              </w:del>
            </m:ctrlPr>
          </m:sub>
        </m:sSub>
        <w:del w:id="194" w:author="Jianle Chen" w:date="2020-03-17T15:04:00Z">
          <m:r>
            <w:rPr>
              <w:rFonts w:ascii="Cambria Math" w:hAnsi="Cambria Math"/>
              <w:lang w:val="en-CA"/>
            </w:rPr>
            <m:t xml:space="preserve">, </m:t>
          </m:r>
        </w:del>
        <m:sSub>
          <m:sSubPr>
            <m:ctrlPr>
              <w:del w:id="195" w:author="Jianle Chen" w:date="2020-03-17T15:04:00Z">
                <w:rPr>
                  <w:rFonts w:ascii="Cambria Math" w:hAnsi="Cambria Math"/>
                  <w:i/>
                  <w:lang w:val="en-CA"/>
                </w:rPr>
              </w:del>
            </m:ctrlPr>
          </m:sSubPr>
          <m:e>
            <w:del w:id="196" w:author="Jianle Chen" w:date="2020-03-17T15:04:00Z">
              <m:r>
                <w:rPr>
                  <w:rFonts w:ascii="Cambria Math" w:hAnsi="Cambria Math"/>
                  <w:lang w:val="en-CA"/>
                </w:rPr>
                <m:t>S</m:t>
              </m:r>
            </w:del>
            <m:ctrlPr>
              <w:del w:id="197" w:author="Jianle Chen" w:date="2020-03-17T15:04:00Z">
                <w:rPr>
                  <w:rFonts w:ascii="Cambria Math" w:hAnsi="Cambria Math"/>
                  <w:i/>
                  <w:lang w:val="en-CA"/>
                </w:rPr>
              </w:del>
            </m:ctrlPr>
          </m:e>
          <m:sub>
            <w:del w:id="198" w:author="Jianle Chen" w:date="2020-03-17T15:04:00Z">
              <m:r>
                <w:rPr>
                  <w:rFonts w:ascii="Cambria Math" w:hAnsi="Cambria Math"/>
                  <w:lang w:val="en-CA"/>
                </w:rPr>
                <m:t>2</m:t>
              </m:r>
            </w:del>
            <m:ctrlPr>
              <w:del w:id="199" w:author="Jianle Chen" w:date="2020-03-17T15:04:00Z">
                <w:rPr>
                  <w:rFonts w:ascii="Cambria Math" w:hAnsi="Cambria Math"/>
                  <w:i/>
                  <w:lang w:val="en-CA"/>
                </w:rPr>
              </w:del>
            </m:ctrlPr>
          </m:sub>
        </m:sSub>
      </m:oMath>
      <w:del w:id="200" w:author="Jianle Chen" w:date="2020-03-17T15:04:00Z">
        <w:r>
          <w:rPr>
            <w:lang w:val="en-CA"/>
          </w:rPr>
          <w:delText xml:space="preserve"> of matrices. The set </w:delText>
        </w:r>
      </w:del>
      <m:oMath>
        <m:sSub>
          <m:sSubPr>
            <m:ctrlPr>
              <w:del w:id="201" w:author="Jianle Chen" w:date="2020-03-17T15:04:00Z">
                <w:rPr>
                  <w:rFonts w:ascii="Cambria Math" w:hAnsi="Cambria Math"/>
                  <w:i/>
                  <w:lang w:val="en-CA"/>
                </w:rPr>
              </w:del>
            </m:ctrlPr>
          </m:sSubPr>
          <m:e>
            <w:del w:id="202" w:author="Jianle Chen" w:date="2020-03-17T15:04:00Z">
              <m:r>
                <w:rPr>
                  <w:rFonts w:ascii="Cambria Math" w:hAnsi="Cambria Math"/>
                  <w:lang w:val="en-CA"/>
                </w:rPr>
                <m:t>S</m:t>
              </m:r>
            </w:del>
            <m:ctrlPr>
              <w:del w:id="203" w:author="Jianle Chen" w:date="2020-03-17T15:04:00Z">
                <w:rPr>
                  <w:rFonts w:ascii="Cambria Math" w:hAnsi="Cambria Math"/>
                  <w:i/>
                  <w:lang w:val="en-CA"/>
                </w:rPr>
              </w:del>
            </m:ctrlPr>
          </m:e>
          <m:sub>
            <w:del w:id="204" w:author="Jianle Chen" w:date="2020-03-17T15:04:00Z">
              <m:r>
                <w:rPr>
                  <w:rFonts w:ascii="Cambria Math" w:hAnsi="Cambria Math"/>
                  <w:lang w:val="en-CA"/>
                </w:rPr>
                <m:t>0</m:t>
              </m:r>
            </w:del>
            <m:ctrlPr>
              <w:del w:id="205" w:author="Jianle Chen" w:date="2020-03-17T15:04:00Z">
                <w:rPr>
                  <w:rFonts w:ascii="Cambria Math" w:hAnsi="Cambria Math"/>
                  <w:i/>
                  <w:lang w:val="en-CA"/>
                </w:rPr>
              </w:del>
            </m:ctrlPr>
          </m:sub>
        </m:sSub>
      </m:oMath>
      <w:del w:id="206" w:author="Jianle Chen" w:date="2020-03-17T15:04:00Z">
        <w:r>
          <w:rPr>
            <w:lang w:val="en-CA"/>
          </w:rPr>
          <w:delText xml:space="preserve"> consists of </w:delText>
        </w:r>
      </w:del>
      <w:del w:id="207" w:author="Jianle Chen" w:date="2020-03-17T15:04:00Z">
        <w:r>
          <w:rPr>
            <w:rFonts w:hint="eastAsia" w:eastAsiaTheme="minorEastAsia"/>
            <w:lang w:val="en-CA" w:eastAsia="ko-KR"/>
          </w:rPr>
          <w:delText>16</w:delText>
        </w:r>
      </w:del>
      <w:del w:id="208" w:author="Jianle Chen" w:date="2020-03-17T15:04:00Z">
        <w:r>
          <w:rPr>
            <w:lang w:val="en-CA"/>
          </w:rPr>
          <w:delText xml:space="preserve"> matrices </w:delText>
        </w:r>
      </w:del>
      <m:oMath>
        <m:sSubSup>
          <m:sSubSupPr>
            <m:ctrlPr>
              <w:del w:id="209" w:author="Jianle Chen" w:date="2020-03-17T15:04:00Z">
                <w:rPr>
                  <w:rFonts w:ascii="Cambria Math" w:hAnsi="Cambria Math"/>
                  <w:i/>
                  <w:lang w:val="en-CA"/>
                </w:rPr>
              </w:del>
            </m:ctrlPr>
          </m:sSubSupPr>
          <m:e>
            <w:del w:id="210" w:author="Jianle Chen" w:date="2020-03-17T15:04:00Z">
              <m:r>
                <w:rPr>
                  <w:rFonts w:ascii="Cambria Math" w:hAnsi="Cambria Math"/>
                  <w:lang w:val="en-CA"/>
                </w:rPr>
                <m:t>A</m:t>
              </m:r>
            </w:del>
            <m:ctrlPr>
              <w:del w:id="211" w:author="Jianle Chen" w:date="2020-03-17T15:04:00Z">
                <w:rPr>
                  <w:rFonts w:ascii="Cambria Math" w:hAnsi="Cambria Math"/>
                  <w:i/>
                  <w:lang w:val="en-CA"/>
                </w:rPr>
              </w:del>
            </m:ctrlPr>
          </m:e>
          <m:sub>
            <w:del w:id="212" w:author="Jianle Chen" w:date="2020-03-17T15:04:00Z">
              <m:r>
                <w:rPr>
                  <w:rFonts w:ascii="Cambria Math" w:hAnsi="Cambria Math"/>
                  <w:lang w:val="en-CA"/>
                </w:rPr>
                <m:t>0</m:t>
              </m:r>
            </w:del>
            <m:ctrlPr>
              <w:del w:id="213" w:author="Jianle Chen" w:date="2020-03-17T15:04:00Z">
                <w:rPr>
                  <w:rFonts w:ascii="Cambria Math" w:hAnsi="Cambria Math"/>
                  <w:i/>
                  <w:lang w:val="en-CA"/>
                </w:rPr>
              </w:del>
            </m:ctrlPr>
          </m:sub>
          <m:sup>
            <w:del w:id="214" w:author="Jianle Chen" w:date="2020-03-17T15:04:00Z">
              <m:r>
                <w:rPr>
                  <w:rFonts w:ascii="Cambria Math" w:hAnsi="Cambria Math"/>
                  <w:lang w:val="en-CA"/>
                </w:rPr>
                <m:t>i</m:t>
              </m:r>
            </w:del>
            <m:ctrlPr>
              <w:del w:id="215" w:author="Jianle Chen" w:date="2020-03-17T15:04:00Z">
                <w:rPr>
                  <w:rFonts w:ascii="Cambria Math" w:hAnsi="Cambria Math"/>
                  <w:i/>
                  <w:lang w:val="en-CA"/>
                </w:rPr>
              </w:del>
            </m:ctrlPr>
          </m:sup>
        </m:sSubSup>
        <w:del w:id="216" w:author="Jianle Chen" w:date="2020-03-17T15:04:00Z">
          <m:r>
            <w:rPr>
              <w:rFonts w:ascii="Cambria Math" w:hAnsi="Cambria Math"/>
              <w:lang w:val="en-CA"/>
            </w:rPr>
            <m:t>, i∈{0, …, 15}</m:t>
          </m:r>
        </w:del>
      </m:oMath>
      <w:del w:id="217" w:author="Jianle Chen" w:date="2020-03-17T15:04:00Z">
        <w:r>
          <w:rPr>
            <w:lang w:val="en-CA"/>
          </w:rPr>
          <w:delText xml:space="preserve"> each of which has 16 rows and 4 columns and 1</w:delText>
        </w:r>
      </w:del>
      <w:del w:id="218" w:author="Jianle Chen" w:date="2020-03-17T15:04:00Z">
        <w:r>
          <w:rPr>
            <w:rFonts w:hint="eastAsia" w:eastAsiaTheme="minorEastAsia"/>
            <w:lang w:val="en-CA" w:eastAsia="ko-KR"/>
          </w:rPr>
          <w:delText>6</w:delText>
        </w:r>
      </w:del>
      <w:del w:id="219" w:author="Jianle Chen" w:date="2020-03-17T15:04:00Z">
        <w:r>
          <w:rPr>
            <w:lang w:val="en-CA"/>
          </w:rPr>
          <w:delText xml:space="preserve"> offset vectors </w:delText>
        </w:r>
      </w:del>
      <m:oMath>
        <m:sSubSup>
          <m:sSubSupPr>
            <m:ctrlPr>
              <w:del w:id="220" w:author="Jianle Chen" w:date="2020-03-17T15:04:00Z">
                <w:rPr>
                  <w:rFonts w:ascii="Cambria Math" w:hAnsi="Cambria Math"/>
                  <w:i/>
                  <w:lang w:val="en-CA"/>
                </w:rPr>
              </w:del>
            </m:ctrlPr>
          </m:sSubSupPr>
          <m:e>
            <w:del w:id="221" w:author="Jianle Chen" w:date="2020-03-17T15:04:00Z">
              <m:r>
                <w:rPr>
                  <w:rFonts w:ascii="Cambria Math" w:hAnsi="Cambria Math"/>
                  <w:lang w:val="en-CA"/>
                </w:rPr>
                <m:t>b</m:t>
              </m:r>
            </w:del>
            <m:ctrlPr>
              <w:del w:id="222" w:author="Jianle Chen" w:date="2020-03-17T15:04:00Z">
                <w:rPr>
                  <w:rFonts w:ascii="Cambria Math" w:hAnsi="Cambria Math"/>
                  <w:i/>
                  <w:lang w:val="en-CA"/>
                </w:rPr>
              </w:del>
            </m:ctrlPr>
          </m:e>
          <m:sub>
            <w:del w:id="223" w:author="Jianle Chen" w:date="2020-03-17T15:04:00Z">
              <m:r>
                <w:rPr>
                  <w:rFonts w:ascii="Cambria Math" w:hAnsi="Cambria Math"/>
                  <w:lang w:val="en-CA"/>
                </w:rPr>
                <m:t>0</m:t>
              </m:r>
            </w:del>
            <m:ctrlPr>
              <w:del w:id="224" w:author="Jianle Chen" w:date="2020-03-17T15:04:00Z">
                <w:rPr>
                  <w:rFonts w:ascii="Cambria Math" w:hAnsi="Cambria Math"/>
                  <w:i/>
                  <w:lang w:val="en-CA"/>
                </w:rPr>
              </w:del>
            </m:ctrlPr>
          </m:sub>
          <m:sup>
            <w:del w:id="225" w:author="Jianle Chen" w:date="2020-03-17T15:04:00Z">
              <m:r>
                <w:rPr>
                  <w:rFonts w:ascii="Cambria Math" w:hAnsi="Cambria Math"/>
                  <w:lang w:val="en-CA"/>
                </w:rPr>
                <m:t>i</m:t>
              </m:r>
            </w:del>
            <m:ctrlPr>
              <w:del w:id="226" w:author="Jianle Chen" w:date="2020-03-17T15:04:00Z">
                <w:rPr>
                  <w:rFonts w:ascii="Cambria Math" w:hAnsi="Cambria Math"/>
                  <w:i/>
                  <w:lang w:val="en-CA"/>
                </w:rPr>
              </w:del>
            </m:ctrlPr>
          </m:sup>
        </m:sSubSup>
        <w:del w:id="227" w:author="Jianle Chen" w:date="2020-03-17T15:04:00Z">
          <m:r>
            <w:rPr>
              <w:rFonts w:ascii="Cambria Math" w:hAnsi="Cambria Math"/>
              <w:lang w:val="en-CA"/>
            </w:rPr>
            <m:t>, i∈{0, …, 16}</m:t>
          </m:r>
        </w:del>
      </m:oMath>
      <w:del w:id="228" w:author="Jianle Chen" w:date="2020-03-17T15:04:00Z">
        <w:r>
          <w:rPr>
            <w:lang w:val="en-CA"/>
          </w:rPr>
          <w:delText xml:space="preserve"> each of size 16. Matrices and offset vectors of that set are used for blocks of size </w:delText>
        </w:r>
      </w:del>
      <m:oMath>
        <w:del w:id="229" w:author="Jianle Chen" w:date="2020-03-17T15:04:00Z">
          <m:r>
            <w:rPr>
              <w:rFonts w:ascii="Cambria Math" w:hAnsi="Cambria Math"/>
              <w:lang w:val="en-CA"/>
            </w:rPr>
            <m:t xml:space="preserve">4×4. </m:t>
          </m:r>
        </w:del>
      </m:oMath>
      <w:del w:id="230" w:author="Jianle Chen" w:date="2020-03-17T15:04:00Z">
        <w:r>
          <w:rPr>
            <w:lang w:val="en-CA"/>
          </w:rPr>
          <w:delText xml:space="preserve">The set </w:delText>
        </w:r>
      </w:del>
      <m:oMath>
        <m:sSub>
          <m:sSubPr>
            <m:ctrlPr>
              <w:del w:id="231" w:author="Jianle Chen" w:date="2020-03-17T15:04:00Z">
                <w:rPr>
                  <w:rFonts w:ascii="Cambria Math" w:hAnsi="Cambria Math"/>
                  <w:i/>
                  <w:lang w:val="en-CA"/>
                </w:rPr>
              </w:del>
            </m:ctrlPr>
          </m:sSubPr>
          <m:e>
            <w:del w:id="232" w:author="Jianle Chen" w:date="2020-03-17T15:04:00Z">
              <m:r>
                <w:rPr>
                  <w:rFonts w:ascii="Cambria Math" w:hAnsi="Cambria Math"/>
                  <w:lang w:val="en-CA"/>
                </w:rPr>
                <m:t>S</m:t>
              </m:r>
            </w:del>
            <m:ctrlPr>
              <w:del w:id="233" w:author="Jianle Chen" w:date="2020-03-17T15:04:00Z">
                <w:rPr>
                  <w:rFonts w:ascii="Cambria Math" w:hAnsi="Cambria Math"/>
                  <w:i/>
                  <w:lang w:val="en-CA"/>
                </w:rPr>
              </w:del>
            </m:ctrlPr>
          </m:e>
          <m:sub>
            <w:del w:id="234" w:author="Jianle Chen" w:date="2020-03-17T15:04:00Z">
              <m:r>
                <w:rPr>
                  <w:rFonts w:ascii="Cambria Math" w:hAnsi="Cambria Math"/>
                  <w:lang w:val="en-CA"/>
                </w:rPr>
                <m:t>1</m:t>
              </m:r>
            </w:del>
            <m:ctrlPr>
              <w:del w:id="235" w:author="Jianle Chen" w:date="2020-03-17T15:04:00Z">
                <w:rPr>
                  <w:rFonts w:ascii="Cambria Math" w:hAnsi="Cambria Math"/>
                  <w:i/>
                  <w:lang w:val="en-CA"/>
                </w:rPr>
              </w:del>
            </m:ctrlPr>
          </m:sub>
        </m:sSub>
      </m:oMath>
      <w:del w:id="236" w:author="Jianle Chen" w:date="2020-03-17T15:04:00Z">
        <w:r>
          <w:rPr>
            <w:lang w:val="en-CA"/>
          </w:rPr>
          <w:delText xml:space="preserve"> consists of </w:delText>
        </w:r>
      </w:del>
      <w:del w:id="237" w:author="Jianle Chen" w:date="2020-03-17T15:04:00Z">
        <w:r>
          <w:rPr>
            <w:rFonts w:hint="eastAsia" w:eastAsiaTheme="minorEastAsia"/>
            <w:lang w:val="en-CA" w:eastAsia="ko-KR"/>
          </w:rPr>
          <w:delText>8</w:delText>
        </w:r>
      </w:del>
      <w:del w:id="238" w:author="Jianle Chen" w:date="2020-03-17T15:04:00Z">
        <w:r>
          <w:rPr>
            <w:lang w:val="en-CA"/>
          </w:rPr>
          <w:delText xml:space="preserve"> matrices </w:delText>
        </w:r>
      </w:del>
      <m:oMath>
        <m:sSubSup>
          <m:sSubSupPr>
            <m:ctrlPr>
              <w:del w:id="239" w:author="Jianle Chen" w:date="2020-03-17T15:04:00Z">
                <w:rPr>
                  <w:rFonts w:ascii="Cambria Math" w:hAnsi="Cambria Math"/>
                  <w:i/>
                  <w:lang w:val="en-CA"/>
                </w:rPr>
              </w:del>
            </m:ctrlPr>
          </m:sSubSupPr>
          <m:e>
            <w:del w:id="240" w:author="Jianle Chen" w:date="2020-03-17T15:04:00Z">
              <m:r>
                <w:rPr>
                  <w:rFonts w:ascii="Cambria Math" w:hAnsi="Cambria Math"/>
                  <w:lang w:val="en-CA"/>
                </w:rPr>
                <m:t>A</m:t>
              </m:r>
            </w:del>
            <m:ctrlPr>
              <w:del w:id="241" w:author="Jianle Chen" w:date="2020-03-17T15:04:00Z">
                <w:rPr>
                  <w:rFonts w:ascii="Cambria Math" w:hAnsi="Cambria Math"/>
                  <w:i/>
                  <w:lang w:val="en-CA"/>
                </w:rPr>
              </w:del>
            </m:ctrlPr>
          </m:e>
          <m:sub>
            <w:del w:id="242" w:author="Jianle Chen" w:date="2020-03-17T15:04:00Z">
              <m:r>
                <w:rPr>
                  <w:rFonts w:ascii="Cambria Math" w:hAnsi="Cambria Math"/>
                  <w:lang w:val="en-CA"/>
                </w:rPr>
                <m:t>1</m:t>
              </m:r>
            </w:del>
            <m:ctrlPr>
              <w:del w:id="243" w:author="Jianle Chen" w:date="2020-03-17T15:04:00Z">
                <w:rPr>
                  <w:rFonts w:ascii="Cambria Math" w:hAnsi="Cambria Math"/>
                  <w:i/>
                  <w:lang w:val="en-CA"/>
                </w:rPr>
              </w:del>
            </m:ctrlPr>
          </m:sub>
          <m:sup>
            <w:del w:id="244" w:author="Jianle Chen" w:date="2020-03-17T15:04:00Z">
              <m:r>
                <w:rPr>
                  <w:rFonts w:ascii="Cambria Math" w:hAnsi="Cambria Math"/>
                  <w:lang w:val="en-CA"/>
                </w:rPr>
                <m:t>i</m:t>
              </m:r>
            </w:del>
            <m:ctrlPr>
              <w:del w:id="245" w:author="Jianle Chen" w:date="2020-03-17T15:04:00Z">
                <w:rPr>
                  <w:rFonts w:ascii="Cambria Math" w:hAnsi="Cambria Math"/>
                  <w:i/>
                  <w:lang w:val="en-CA"/>
                </w:rPr>
              </w:del>
            </m:ctrlPr>
          </m:sup>
        </m:sSubSup>
        <w:del w:id="246" w:author="Jianle Chen" w:date="2020-03-17T15:04:00Z">
          <m:r>
            <w:rPr>
              <w:rFonts w:ascii="Cambria Math" w:hAnsi="Cambria Math"/>
              <w:lang w:val="en-CA"/>
            </w:rPr>
            <m:t>, i∈{0, …, 7}</m:t>
          </m:r>
        </w:del>
      </m:oMath>
      <w:del w:id="247" w:author="Jianle Chen" w:date="2020-03-17T15:04:00Z">
        <w:r>
          <w:rPr>
            <w:lang w:val="en-CA"/>
          </w:rPr>
          <w:delText xml:space="preserve">, each of which has </w:delText>
        </w:r>
      </w:del>
      <m:oMath>
        <w:del w:id="248" w:author="Jianle Chen" w:date="2020-03-17T15:04:00Z">
          <m:r>
            <w:rPr>
              <w:rFonts w:ascii="Cambria Math" w:hAnsi="Cambria Math"/>
              <w:lang w:val="en-CA"/>
            </w:rPr>
            <m:t>16</m:t>
          </m:r>
        </w:del>
      </m:oMath>
      <w:del w:id="249" w:author="Jianle Chen" w:date="2020-03-17T15:04:00Z">
        <w:r>
          <w:rPr>
            <w:lang w:val="en-CA"/>
          </w:rPr>
          <w:delText xml:space="preserve"> rows and 8 columns and </w:delText>
        </w:r>
      </w:del>
      <w:del w:id="250" w:author="Jianle Chen" w:date="2020-03-17T15:04:00Z">
        <w:r>
          <w:rPr>
            <w:rFonts w:hint="eastAsia" w:eastAsiaTheme="minorEastAsia"/>
            <w:lang w:val="en-CA" w:eastAsia="ko-KR"/>
          </w:rPr>
          <w:delText>8</w:delText>
        </w:r>
      </w:del>
      <w:del w:id="251" w:author="Jianle Chen" w:date="2020-03-17T15:04:00Z">
        <w:r>
          <w:rPr>
            <w:lang w:val="en-CA"/>
          </w:rPr>
          <w:delText xml:space="preserve"> offset vectors</w:delText>
        </w:r>
      </w:del>
      <w:del w:id="252" w:author="Jianle Chen" w:date="2020-03-17T14:58:00Z">
        <w:r>
          <w:rPr>
            <w:lang w:val="en-CA"/>
          </w:rPr>
          <w:delText xml:space="preserve"> </w:delText>
        </w:r>
      </w:del>
      <w:del w:id="253" w:author="Jianle Chen" w:date="2020-03-17T15:04:00Z">
        <w:r>
          <w:rPr>
            <w:lang w:val="en-CA"/>
          </w:rPr>
          <w:delText xml:space="preserve"> </w:delText>
        </w:r>
      </w:del>
      <m:oMath>
        <m:sSubSup>
          <m:sSubSupPr>
            <m:ctrlPr>
              <w:del w:id="254" w:author="Jianle Chen" w:date="2020-03-17T15:04:00Z">
                <w:rPr>
                  <w:rFonts w:ascii="Cambria Math" w:hAnsi="Cambria Math"/>
                  <w:i/>
                  <w:lang w:val="en-CA"/>
                </w:rPr>
              </w:del>
            </m:ctrlPr>
          </m:sSubSupPr>
          <m:e>
            <w:del w:id="255" w:author="Jianle Chen" w:date="2020-03-17T15:04:00Z">
              <m:r>
                <w:rPr>
                  <w:rFonts w:ascii="Cambria Math" w:hAnsi="Cambria Math"/>
                  <w:lang w:val="en-CA"/>
                </w:rPr>
                <m:t>b</m:t>
              </m:r>
            </w:del>
            <m:ctrlPr>
              <w:del w:id="256" w:author="Jianle Chen" w:date="2020-03-17T15:04:00Z">
                <w:rPr>
                  <w:rFonts w:ascii="Cambria Math" w:hAnsi="Cambria Math"/>
                  <w:i/>
                  <w:lang w:val="en-CA"/>
                </w:rPr>
              </w:del>
            </m:ctrlPr>
          </m:e>
          <m:sub>
            <w:del w:id="257" w:author="Jianle Chen" w:date="2020-03-17T15:04:00Z">
              <m:r>
                <w:rPr>
                  <w:rFonts w:ascii="Cambria Math" w:hAnsi="Cambria Math"/>
                  <w:lang w:val="en-CA"/>
                </w:rPr>
                <m:t>1</m:t>
              </m:r>
            </w:del>
            <m:ctrlPr>
              <w:del w:id="258" w:author="Jianle Chen" w:date="2020-03-17T15:04:00Z">
                <w:rPr>
                  <w:rFonts w:ascii="Cambria Math" w:hAnsi="Cambria Math"/>
                  <w:i/>
                  <w:lang w:val="en-CA"/>
                </w:rPr>
              </w:del>
            </m:ctrlPr>
          </m:sub>
          <m:sup>
            <w:del w:id="259" w:author="Jianle Chen" w:date="2020-03-17T15:04:00Z">
              <m:r>
                <w:rPr>
                  <w:rFonts w:ascii="Cambria Math" w:hAnsi="Cambria Math"/>
                  <w:lang w:val="en-CA"/>
                </w:rPr>
                <m:t>i</m:t>
              </m:r>
            </w:del>
            <m:ctrlPr>
              <w:del w:id="260" w:author="Jianle Chen" w:date="2020-03-17T15:04:00Z">
                <w:rPr>
                  <w:rFonts w:ascii="Cambria Math" w:hAnsi="Cambria Math"/>
                  <w:i/>
                  <w:lang w:val="en-CA"/>
                </w:rPr>
              </w:del>
            </m:ctrlPr>
          </m:sup>
        </m:sSubSup>
        <w:del w:id="261" w:author="Jianle Chen" w:date="2020-03-17T15:04:00Z">
          <m:r>
            <w:rPr>
              <w:rFonts w:ascii="Cambria Math" w:hAnsi="Cambria Math"/>
              <w:lang w:val="en-CA"/>
            </w:rPr>
            <m:t>, i∈{0, …, 7}</m:t>
          </m:r>
        </w:del>
      </m:oMath>
      <w:del w:id="262" w:author="Jianle Chen" w:date="2020-03-17T15:04:00Z">
        <w:r>
          <w:rPr>
            <w:lang w:val="en-CA"/>
          </w:rPr>
          <w:delText xml:space="preserve"> each of size 16. </w:delText>
        </w:r>
      </w:del>
      <w:del w:id="263" w:author="Jianle Chen" w:date="2020-03-17T14:58:00Z">
        <w:r>
          <w:rPr>
            <w:lang w:val="en-CA"/>
          </w:rPr>
          <w:delText>Finally, t</w:delText>
        </w:r>
      </w:del>
      <w:del w:id="264" w:author="Jianle Chen" w:date="2020-03-17T15:04:00Z">
        <w:r>
          <w:rPr>
            <w:lang w:val="en-CA"/>
          </w:rPr>
          <w:delText xml:space="preserve">he set </w:delText>
        </w:r>
      </w:del>
      <m:oMath>
        <m:sSub>
          <m:sSubPr>
            <m:ctrlPr>
              <w:del w:id="265" w:author="Jianle Chen" w:date="2020-03-17T15:04:00Z">
                <w:rPr>
                  <w:rFonts w:ascii="Cambria Math" w:hAnsi="Cambria Math"/>
                  <w:i/>
                  <w:lang w:val="en-CA"/>
                </w:rPr>
              </w:del>
            </m:ctrlPr>
          </m:sSubPr>
          <m:e>
            <w:del w:id="266" w:author="Jianle Chen" w:date="2020-03-17T15:04:00Z">
              <m:r>
                <w:rPr>
                  <w:rFonts w:ascii="Cambria Math" w:hAnsi="Cambria Math"/>
                  <w:lang w:val="en-CA"/>
                </w:rPr>
                <m:t>S</m:t>
              </m:r>
            </w:del>
            <m:ctrlPr>
              <w:del w:id="267" w:author="Jianle Chen" w:date="2020-03-17T15:04:00Z">
                <w:rPr>
                  <w:rFonts w:ascii="Cambria Math" w:hAnsi="Cambria Math"/>
                  <w:i/>
                  <w:lang w:val="en-CA"/>
                </w:rPr>
              </w:del>
            </m:ctrlPr>
          </m:e>
          <m:sub>
            <w:del w:id="268" w:author="Jianle Chen" w:date="2020-03-17T15:04:00Z">
              <m:r>
                <w:rPr>
                  <w:rFonts w:ascii="Cambria Math" w:hAnsi="Cambria Math"/>
                  <w:lang w:val="en-CA"/>
                </w:rPr>
                <m:t>2</m:t>
              </m:r>
            </w:del>
            <m:ctrlPr>
              <w:del w:id="269" w:author="Jianle Chen" w:date="2020-03-17T15:04:00Z">
                <w:rPr>
                  <w:rFonts w:ascii="Cambria Math" w:hAnsi="Cambria Math"/>
                  <w:i/>
                  <w:lang w:val="en-CA"/>
                </w:rPr>
              </w:del>
            </m:ctrlPr>
          </m:sub>
        </m:sSub>
      </m:oMath>
      <w:del w:id="270" w:author="Jianle Chen" w:date="2020-03-17T15:04:00Z">
        <w:r>
          <w:rPr>
            <w:lang w:val="en-CA"/>
          </w:rPr>
          <w:delText xml:space="preserve"> consists of 6 matrices </w:delText>
        </w:r>
      </w:del>
      <m:oMath>
        <m:sSubSup>
          <m:sSubSupPr>
            <m:ctrlPr>
              <w:del w:id="271" w:author="Jianle Chen" w:date="2020-03-17T15:04:00Z">
                <w:rPr>
                  <w:rFonts w:ascii="Cambria Math" w:hAnsi="Cambria Math"/>
                  <w:i/>
                  <w:lang w:val="en-CA"/>
                </w:rPr>
              </w:del>
            </m:ctrlPr>
          </m:sSubSupPr>
          <m:e>
            <w:del w:id="272" w:author="Jianle Chen" w:date="2020-03-17T15:04:00Z">
              <m:r>
                <w:rPr>
                  <w:rFonts w:ascii="Cambria Math" w:hAnsi="Cambria Math"/>
                  <w:lang w:val="en-CA"/>
                </w:rPr>
                <m:t>A</m:t>
              </m:r>
            </w:del>
            <m:ctrlPr>
              <w:del w:id="273" w:author="Jianle Chen" w:date="2020-03-17T15:04:00Z">
                <w:rPr>
                  <w:rFonts w:ascii="Cambria Math" w:hAnsi="Cambria Math"/>
                  <w:i/>
                  <w:lang w:val="en-CA"/>
                </w:rPr>
              </w:del>
            </m:ctrlPr>
          </m:e>
          <m:sub>
            <w:del w:id="274" w:author="Jianle Chen" w:date="2020-03-17T15:04:00Z">
              <m:r>
                <w:rPr>
                  <w:rFonts w:ascii="Cambria Math" w:hAnsi="Cambria Math"/>
                  <w:lang w:val="en-CA"/>
                </w:rPr>
                <m:t>2</m:t>
              </m:r>
            </w:del>
            <m:ctrlPr>
              <w:del w:id="275" w:author="Jianle Chen" w:date="2020-03-17T15:04:00Z">
                <w:rPr>
                  <w:rFonts w:ascii="Cambria Math" w:hAnsi="Cambria Math"/>
                  <w:i/>
                  <w:lang w:val="en-CA"/>
                </w:rPr>
              </w:del>
            </m:ctrlPr>
          </m:sub>
          <m:sup>
            <w:del w:id="276" w:author="Jianle Chen" w:date="2020-03-17T15:04:00Z">
              <m:r>
                <w:rPr>
                  <w:rFonts w:ascii="Cambria Math" w:hAnsi="Cambria Math"/>
                  <w:lang w:val="en-CA"/>
                </w:rPr>
                <m:t>i</m:t>
              </m:r>
            </w:del>
            <m:ctrlPr>
              <w:del w:id="277" w:author="Jianle Chen" w:date="2020-03-17T15:04:00Z">
                <w:rPr>
                  <w:rFonts w:ascii="Cambria Math" w:hAnsi="Cambria Math"/>
                  <w:i/>
                  <w:lang w:val="en-CA"/>
                </w:rPr>
              </w:del>
            </m:ctrlPr>
          </m:sup>
        </m:sSubSup>
        <w:del w:id="278" w:author="Jianle Chen" w:date="2020-03-17T15:04:00Z">
          <m:r>
            <w:rPr>
              <w:rFonts w:ascii="Cambria Math" w:hAnsi="Cambria Math"/>
              <w:lang w:val="en-CA"/>
            </w:rPr>
            <m:t>, i∈{0, …, 5}</m:t>
          </m:r>
        </w:del>
      </m:oMath>
      <w:del w:id="279" w:author="Jianle Chen" w:date="2020-03-17T15:04:00Z">
        <w:r>
          <w:rPr>
            <w:lang w:val="en-CA"/>
          </w:rPr>
          <w:delText xml:space="preserve">, each of which has 64 rows and 8 columns and of 6 offset vectors </w:delText>
        </w:r>
      </w:del>
      <w:del w:id="280" w:author="Jianle Chen" w:date="2020-03-17T14:55:00Z">
        <w:r>
          <w:rPr>
            <w:lang w:val="en-CA"/>
          </w:rPr>
          <w:delText xml:space="preserve"> </w:delText>
        </w:r>
      </w:del>
      <m:oMath>
        <m:sSubSup>
          <m:sSubSupPr>
            <m:ctrlPr>
              <w:del w:id="281" w:author="Jianle Chen" w:date="2020-03-17T15:04:00Z">
                <w:rPr>
                  <w:rFonts w:ascii="Cambria Math" w:hAnsi="Cambria Math"/>
                  <w:i/>
                  <w:lang w:val="en-CA"/>
                </w:rPr>
              </w:del>
            </m:ctrlPr>
          </m:sSubSupPr>
          <m:e>
            <w:del w:id="282" w:author="Jianle Chen" w:date="2020-03-17T15:04:00Z">
              <m:r>
                <w:rPr>
                  <w:rFonts w:ascii="Cambria Math" w:hAnsi="Cambria Math"/>
                  <w:lang w:val="en-CA"/>
                </w:rPr>
                <m:t>b</m:t>
              </m:r>
            </w:del>
            <m:ctrlPr>
              <w:del w:id="283" w:author="Jianle Chen" w:date="2020-03-17T15:04:00Z">
                <w:rPr>
                  <w:rFonts w:ascii="Cambria Math" w:hAnsi="Cambria Math"/>
                  <w:i/>
                  <w:lang w:val="en-CA"/>
                </w:rPr>
              </w:del>
            </m:ctrlPr>
          </m:e>
          <m:sub>
            <w:del w:id="284" w:author="Jianle Chen" w:date="2020-03-17T15:04:00Z">
              <m:r>
                <w:rPr>
                  <w:rFonts w:ascii="Cambria Math" w:hAnsi="Cambria Math"/>
                  <w:lang w:val="en-CA"/>
                </w:rPr>
                <m:t>2</m:t>
              </m:r>
            </w:del>
            <m:ctrlPr>
              <w:del w:id="285" w:author="Jianle Chen" w:date="2020-03-17T15:04:00Z">
                <w:rPr>
                  <w:rFonts w:ascii="Cambria Math" w:hAnsi="Cambria Math"/>
                  <w:i/>
                  <w:lang w:val="en-CA"/>
                </w:rPr>
              </w:del>
            </m:ctrlPr>
          </m:sub>
          <m:sup>
            <w:del w:id="286" w:author="Jianle Chen" w:date="2020-03-17T15:04:00Z">
              <m:r>
                <w:rPr>
                  <w:rFonts w:ascii="Cambria Math" w:hAnsi="Cambria Math"/>
                  <w:lang w:val="en-CA"/>
                </w:rPr>
                <m:t>i</m:t>
              </m:r>
            </w:del>
            <m:ctrlPr>
              <w:del w:id="287" w:author="Jianle Chen" w:date="2020-03-17T15:04:00Z">
                <w:rPr>
                  <w:rFonts w:ascii="Cambria Math" w:hAnsi="Cambria Math"/>
                  <w:i/>
                  <w:lang w:val="en-CA"/>
                </w:rPr>
              </w:del>
            </m:ctrlPr>
          </m:sup>
        </m:sSubSup>
        <w:del w:id="288" w:author="Jianle Chen" w:date="2020-03-17T15:04:00Z">
          <m:r>
            <w:rPr>
              <w:rFonts w:ascii="Cambria Math" w:hAnsi="Cambria Math"/>
              <w:lang w:val="en-CA"/>
            </w:rPr>
            <m:t>, i∈{0, …, 5}</m:t>
          </m:r>
        </w:del>
      </m:oMath>
      <w:del w:id="289" w:author="Jianle Chen" w:date="2020-03-17T15:04:00Z">
        <w:r>
          <w:rPr>
            <w:lang w:val="en-CA"/>
          </w:rPr>
          <w:delText xml:space="preserve"> of size 64. Matrices and offset vectors of that set or parts of these matrices and offset vectors are used for all other block-shapes.</w:delText>
        </w:r>
      </w:del>
    </w:p>
    <w:p>
      <w:pPr>
        <w:jc w:val="both"/>
        <w:rPr>
          <w:rFonts w:eastAsiaTheme="minorEastAsia"/>
          <w:b/>
          <w:sz w:val="24"/>
          <w:lang w:val="en-CA" w:eastAsia="ko-KR"/>
        </w:rPr>
      </w:pPr>
      <w:r>
        <w:rPr>
          <w:rFonts w:eastAsiaTheme="minorEastAsia"/>
          <w:b/>
          <w:sz w:val="24"/>
          <w:lang w:val="en-CA" w:eastAsia="ko-KR"/>
        </w:rPr>
        <w:t>3.3.</w:t>
      </w:r>
      <w:r>
        <w:rPr>
          <w:rFonts w:hint="eastAsia" w:eastAsiaTheme="minorEastAsia"/>
          <w:b/>
          <w:sz w:val="24"/>
          <w:lang w:val="en-CA" w:eastAsia="ko-KR"/>
        </w:rPr>
        <w:t>6</w:t>
      </w:r>
      <w:r>
        <w:rPr>
          <w:rFonts w:eastAsiaTheme="minorEastAsia"/>
          <w:b/>
          <w:sz w:val="24"/>
          <w:lang w:val="en-CA" w:eastAsia="ko-KR"/>
        </w:rPr>
        <w:t>.</w:t>
      </w:r>
      <w:r>
        <w:rPr>
          <w:rFonts w:hint="eastAsia" w:eastAsiaTheme="minorEastAsia"/>
          <w:b/>
          <w:sz w:val="24"/>
          <w:lang w:val="en-CA" w:eastAsia="ko-KR"/>
        </w:rPr>
        <w:t>4</w:t>
      </w:r>
      <w:r>
        <w:rPr>
          <w:rFonts w:eastAsiaTheme="minorEastAsia"/>
          <w:b/>
          <w:sz w:val="24"/>
          <w:lang w:val="en-CA" w:eastAsia="ko-KR"/>
        </w:rPr>
        <w:tab/>
      </w:r>
      <w:r>
        <w:rPr>
          <w:rFonts w:hint="eastAsia" w:eastAsiaTheme="minorEastAsia"/>
          <w:b/>
          <w:sz w:val="24"/>
          <w:lang w:val="en-CA" w:eastAsia="ko-KR"/>
        </w:rPr>
        <w:t xml:space="preserve"> Signaling of </w:t>
      </w:r>
      <w:r>
        <w:rPr>
          <w:rFonts w:eastAsiaTheme="minorEastAsia"/>
          <w:b/>
          <w:sz w:val="24"/>
          <w:lang w:val="en-CA" w:eastAsia="ko-KR"/>
        </w:rPr>
        <w:t>MIP mode</w:t>
      </w:r>
      <w:r>
        <w:rPr>
          <w:rFonts w:hint="eastAsia" w:eastAsiaTheme="minorEastAsia"/>
          <w:b/>
          <w:sz w:val="24"/>
          <w:lang w:val="en-CA" w:eastAsia="ko-KR"/>
        </w:rPr>
        <w:t xml:space="preserve"> and harmonization with other coding tools </w:t>
      </w:r>
    </w:p>
    <w:p>
      <w:pPr>
        <w:jc w:val="both"/>
        <w:rPr>
          <w:lang w:eastAsia="ko-KR"/>
        </w:rPr>
      </w:pPr>
      <w:r>
        <w:t xml:space="preserve">For each Coding Unit (CU) in intra mode, a flag indicating whether an </w:t>
      </w:r>
      <w:r>
        <w:rPr>
          <w:rFonts w:hint="eastAsia"/>
          <w:lang w:eastAsia="ko-KR"/>
        </w:rPr>
        <w:t>M</w:t>
      </w:r>
      <w:r>
        <w:t xml:space="preserve">IP mode is to be applied or not is sent. If an </w:t>
      </w:r>
      <w:r>
        <w:rPr>
          <w:rFonts w:hint="eastAsia"/>
          <w:lang w:eastAsia="ko-KR"/>
        </w:rPr>
        <w:t>M</w:t>
      </w:r>
      <w:r>
        <w:t>IP mode is to be applied,</w:t>
      </w:r>
      <w:r>
        <w:rPr>
          <w:rFonts w:hint="eastAsia" w:eastAsiaTheme="minorEastAsia"/>
          <w:lang w:eastAsia="ko-KR"/>
        </w:rPr>
        <w:t xml:space="preserve"> MIP mode </w:t>
      </w:r>
      <m:oMath>
        <m:r>
          <m:rPr>
            <m:sty m:val="p"/>
          </m:rPr>
          <w:rPr>
            <w:rFonts w:ascii="Cambria Math" w:hAnsi="Cambria Math" w:eastAsiaTheme="minorEastAsia"/>
            <w:lang w:eastAsia="ko-KR"/>
          </w:rPr>
          <m:t>(</m:t>
        </m:r>
        <m:r>
          <w:rPr>
            <w:rFonts w:ascii="Cambria Math" w:hAnsi="Cambria Math"/>
            <w:lang w:val="en-CA"/>
          </w:rPr>
          <m:t>predModeIntra)</m:t>
        </m:r>
      </m:oMath>
      <w:r>
        <w:t xml:space="preserve"> </w:t>
      </w:r>
      <w:r>
        <w:rPr>
          <w:rFonts w:hint="eastAsia" w:eastAsiaTheme="minorEastAsia"/>
          <w:lang w:eastAsia="ko-KR"/>
        </w:rPr>
        <w:t xml:space="preserve">is </w:t>
      </w:r>
      <w:r>
        <w:rPr>
          <w:rFonts w:eastAsiaTheme="minorEastAsia"/>
          <w:lang w:eastAsia="ko-KR"/>
        </w:rPr>
        <w:t>signaled</w:t>
      </w:r>
      <w:r>
        <w:rPr>
          <w:rFonts w:hint="eastAsia" w:eastAsiaTheme="minorEastAsia"/>
          <w:lang w:eastAsia="ko-KR"/>
        </w:rPr>
        <w:t xml:space="preserve">. For an MIP mode, </w:t>
      </w:r>
      <w:r>
        <w:rPr>
          <w:rFonts w:hint="eastAsia" w:eastAsiaTheme="minorEastAsia"/>
          <w:lang w:val="en-CA" w:eastAsia="ko-KR"/>
        </w:rPr>
        <w:t>a</w:t>
      </w:r>
      <w:r>
        <w:rPr>
          <w:lang w:val="en-CA"/>
        </w:rPr>
        <w:t xml:space="preserve"> transposed flag </w:t>
      </w:r>
      <m:oMath>
        <m:r>
          <m:rPr>
            <m:sty m:val="p"/>
          </m:rPr>
          <w:rPr>
            <w:rFonts w:ascii="Cambria Math" w:hAnsi="Cambria Math"/>
            <w:lang w:val="en-CA"/>
          </w:rPr>
          <m:t>(</m:t>
        </m:r>
        <m:r>
          <w:rPr>
            <w:rFonts w:ascii="Cambria Math" w:hAnsi="Cambria Math"/>
            <w:lang w:val="en-CA"/>
          </w:rPr>
          <m:t>isTransposed),</m:t>
        </m:r>
      </m:oMath>
      <w:r>
        <w:rPr>
          <w:lang w:val="en-CA"/>
        </w:rPr>
        <w:t xml:space="preserve"> which determines whether the mode is transposed</w:t>
      </w:r>
      <w:r>
        <w:rPr>
          <w:rFonts w:hint="eastAsia" w:eastAsiaTheme="minorEastAsia"/>
          <w:lang w:val="en-CA" w:eastAsia="ko-KR"/>
        </w:rPr>
        <w:t>, and MIP mode Id (</w:t>
      </w:r>
      <m:oMath>
        <m:r>
          <w:rPr>
            <w:rFonts w:ascii="Cambria Math" w:hAnsi="Cambria Math"/>
            <w:lang w:val="en-CA"/>
          </w:rPr>
          <m:t>modeId</m:t>
        </m:r>
      </m:oMath>
      <w:r>
        <w:rPr>
          <w:rFonts w:hint="eastAsia" w:eastAsiaTheme="minorEastAsia"/>
          <w:lang w:val="en-CA" w:eastAsia="ko-KR"/>
        </w:rPr>
        <w:t xml:space="preserve">), which </w:t>
      </w:r>
      <w:r>
        <w:rPr>
          <w:rFonts w:eastAsiaTheme="minorEastAsia"/>
          <w:lang w:val="en-CA" w:eastAsia="ko-KR"/>
        </w:rPr>
        <w:t>determines</w:t>
      </w:r>
      <w:r>
        <w:rPr>
          <w:rFonts w:hint="eastAsia" w:eastAsiaTheme="minorEastAsia"/>
          <w:lang w:val="en-CA" w:eastAsia="ko-KR"/>
        </w:rPr>
        <w:t xml:space="preserve"> which matrix is to be used for the given MIP mode is derived as follows  </w:t>
      </w:r>
    </w:p>
    <w:p>
      <w:pPr>
        <w:pStyle w:val="46"/>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jc w:val="right"/>
        <w:textAlignment w:val="baseline"/>
        <w:rPr>
          <w:rFonts w:eastAsia="宋体"/>
          <w:lang w:val="en-CA" w:eastAsia="ko-KR"/>
        </w:rPr>
      </w:pPr>
      <m:oMathPara>
        <m:oMath>
          <m:r>
            <w:rPr>
              <w:rFonts w:ascii="Cambria Math" w:hAnsi="Cambria Math"/>
              <w:lang w:val="en-CA"/>
            </w:rPr>
            <m:t>isTransposed=predModeIntra&amp;1</m:t>
          </m:r>
        </m:oMath>
      </m:oMathPara>
    </w:p>
    <w:p>
      <w:pPr>
        <w:pStyle w:val="46"/>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jc w:val="right"/>
        <w:textAlignment w:val="baseline"/>
        <w:rPr>
          <w:rFonts w:eastAsiaTheme="minorEastAsia"/>
          <w:sz w:val="22"/>
          <w:szCs w:val="22"/>
          <w:lang w:val="en-CA" w:eastAsia="ko-KR"/>
        </w:rPr>
      </w:pPr>
      <m:oMath>
        <m:r>
          <w:rPr>
            <w:rFonts w:ascii="Cambria Math" w:hAnsi="Cambria Math"/>
            <w:lang w:val="en-CA"/>
          </w:rPr>
          <m:t xml:space="preserve">modeId=predModeIntra&gt;&gt;1                     </m:t>
        </m:r>
      </m:oMath>
      <w:r>
        <w:rPr>
          <w:sz w:val="22"/>
          <w:szCs w:val="22"/>
          <w:lang w:val="en-CA"/>
        </w:rPr>
        <w:tab/>
      </w:r>
      <w:r>
        <w:rPr>
          <w:rFonts w:eastAsiaTheme="minorEastAsia"/>
          <w:sz w:val="22"/>
          <w:szCs w:val="22"/>
          <w:lang w:val="en-CA" w:eastAsia="ko-KR"/>
        </w:rPr>
        <w:tab/>
      </w:r>
      <w:r>
        <w:rPr>
          <w:sz w:val="22"/>
          <w:szCs w:val="22"/>
          <w:lang w:val="en-CA"/>
        </w:rPr>
        <w:t>(</w:t>
      </w:r>
      <w:r>
        <w:rPr>
          <w:rFonts w:hint="eastAsia" w:eastAsia="Malgun Gothic"/>
          <w:sz w:val="22"/>
          <w:szCs w:val="22"/>
          <w:lang w:val="en-CA" w:eastAsia="ko-KR"/>
        </w:rPr>
        <w:t>3</w:t>
      </w:r>
      <w:r>
        <w:rPr>
          <w:rFonts w:eastAsia="Malgun Gothic"/>
          <w:sz w:val="22"/>
          <w:szCs w:val="22"/>
          <w:lang w:val="en-CA" w:eastAsia="ko-KR"/>
        </w:rPr>
        <w:t>-</w:t>
      </w:r>
      <w:r>
        <w:rPr>
          <w:szCs w:val="22"/>
          <w:lang w:val="en-CA"/>
        </w:rPr>
        <w:fldChar w:fldCharType="begin"/>
      </w:r>
      <w:r>
        <w:rPr>
          <w:sz w:val="22"/>
          <w:szCs w:val="22"/>
          <w:lang w:val="en-CA"/>
        </w:rPr>
        <w:instrText xml:space="preserve"> SEQ Eq \* MERGEFORMAT </w:instrText>
      </w:r>
      <w:r>
        <w:rPr>
          <w:szCs w:val="22"/>
          <w:lang w:val="en-CA"/>
        </w:rPr>
        <w:fldChar w:fldCharType="separate"/>
      </w:r>
      <w:r>
        <w:rPr>
          <w:sz w:val="22"/>
          <w:szCs w:val="22"/>
          <w:lang w:val="en-CA"/>
        </w:rPr>
        <w:t>13</w:t>
      </w:r>
      <w:r>
        <w:rPr>
          <w:szCs w:val="22"/>
          <w:lang w:val="en-CA"/>
        </w:rPr>
        <w:fldChar w:fldCharType="end"/>
      </w:r>
      <w:r>
        <w:rPr>
          <w:sz w:val="22"/>
          <w:szCs w:val="22"/>
          <w:lang w:val="en-CA"/>
        </w:rPr>
        <w:t>)</w:t>
      </w:r>
    </w:p>
    <w:p>
      <w:pPr>
        <w:tabs>
          <w:tab w:val="left" w:pos="1800"/>
          <w:tab w:val="left" w:pos="2160"/>
          <w:tab w:val="left" w:pos="2520"/>
          <w:tab w:val="left" w:pos="2880"/>
          <w:tab w:val="left" w:pos="3240"/>
          <w:tab w:val="left" w:pos="3600"/>
          <w:tab w:val="left" w:pos="3960"/>
          <w:tab w:val="left" w:pos="4320"/>
        </w:tabs>
        <w:rPr>
          <w:rFonts w:eastAsiaTheme="minorEastAsia"/>
          <w:szCs w:val="22"/>
          <w:lang w:val="en-CA" w:eastAsia="ko-KR"/>
        </w:rPr>
      </w:pPr>
      <w:r>
        <w:rPr>
          <w:rFonts w:hint="eastAsia" w:eastAsiaTheme="minorEastAsia"/>
          <w:szCs w:val="22"/>
          <w:lang w:val="en-CA" w:eastAsia="ko-KR"/>
        </w:rPr>
        <w:t>MIP coding mode is harmonized with other coding tools by considering following aspects:</w:t>
      </w:r>
    </w:p>
    <w:p>
      <w:pPr>
        <w:pStyle w:val="46"/>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rPr>
      </w:pPr>
      <w:r>
        <w:rPr>
          <w:sz w:val="22"/>
          <w:szCs w:val="22"/>
          <w:lang w:val="en-CA"/>
        </w:rPr>
        <w:t xml:space="preserve">LFNST is enabled for MIP on large blocks. Here, the LFNST transforms </w:t>
      </w:r>
      <w:del w:id="290" w:author="Jianle Chen" w:date="2020-03-17T15:20:00Z">
        <w:r>
          <w:rPr>
            <w:sz w:val="22"/>
            <w:szCs w:val="22"/>
            <w:lang w:val="en-CA"/>
          </w:rPr>
          <w:delText>corresponding to the</w:delText>
        </w:r>
      </w:del>
      <w:ins w:id="291" w:author="Jianle Chen" w:date="2020-03-17T15:20:00Z">
        <w:r>
          <w:rPr>
            <w:sz w:val="22"/>
            <w:szCs w:val="22"/>
            <w:lang w:val="en-CA"/>
          </w:rPr>
          <w:t>of</w:t>
        </w:r>
      </w:ins>
      <w:r>
        <w:rPr>
          <w:sz w:val="22"/>
          <w:szCs w:val="22"/>
          <w:lang w:val="en-CA"/>
        </w:rPr>
        <w:t xml:space="preserve"> planar mode are used</w:t>
      </w:r>
      <w:del w:id="292" w:author="Jianle Chen" w:date="2020-03-17T15:20:00Z">
        <w:r>
          <w:rPr>
            <w:sz w:val="22"/>
            <w:szCs w:val="22"/>
            <w:lang w:val="en-CA"/>
          </w:rPr>
          <w:delText>.</w:delText>
        </w:r>
      </w:del>
    </w:p>
    <w:p>
      <w:pPr>
        <w:pStyle w:val="46"/>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CA"/>
        </w:rPr>
      </w:pPr>
      <w:r>
        <w:rPr>
          <w:sz w:val="22"/>
          <w:lang w:val="en-CA"/>
        </w:rPr>
        <w:t>The reference sample derivation for MIP is performed exactly as for the conventional intra prediction modes</w:t>
      </w:r>
      <w:del w:id="293" w:author="Jianle Chen" w:date="2020-03-17T15:20:00Z">
        <w:r>
          <w:rPr>
            <w:sz w:val="22"/>
            <w:szCs w:val="22"/>
            <w:lang w:val="en-CA"/>
          </w:rPr>
          <w:delText>.</w:delText>
        </w:r>
      </w:del>
    </w:p>
    <w:p>
      <w:pPr>
        <w:pStyle w:val="46"/>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color w:val="000000" w:themeColor="text1"/>
          <w:sz w:val="22"/>
          <w:szCs w:val="22"/>
          <w:lang w:val="en-CA"/>
          <w14:textFill>
            <w14:solidFill>
              <w14:schemeClr w14:val="tx1"/>
            </w14:solidFill>
          </w14:textFill>
        </w:rPr>
      </w:pPr>
      <w:r>
        <w:rPr>
          <w:sz w:val="22"/>
          <w:lang w:val="en-CA"/>
        </w:rPr>
        <w:t>For the upsampling step used in the MIP-prediction, original reference samples are used instead of downsampled ones</w:t>
      </w:r>
      <w:del w:id="294" w:author="Jianle Chen" w:date="2020-03-17T15:20:00Z">
        <w:r>
          <w:rPr>
            <w:color w:val="000000" w:themeColor="text1"/>
            <w:sz w:val="22"/>
            <w:szCs w:val="22"/>
            <w:lang w:val="en-CA"/>
            <w14:textFill>
              <w14:solidFill>
                <w14:schemeClr w14:val="tx1"/>
              </w14:solidFill>
            </w14:textFill>
          </w:rPr>
          <w:delText>.</w:delText>
        </w:r>
      </w:del>
      <w:del w:id="295" w:author="Jianle Chen" w:date="2020-03-17T15:16:00Z">
        <w:r>
          <w:rPr>
            <w:rFonts w:hint="eastAsia" w:eastAsiaTheme="minorEastAsia"/>
            <w:color w:val="000000" w:themeColor="text1"/>
            <w:sz w:val="22"/>
            <w:szCs w:val="22"/>
            <w:lang w:val="en-CA" w:eastAsia="ko-KR"/>
            <w14:textFill>
              <w14:solidFill>
                <w14:schemeClr w14:val="tx1"/>
              </w14:solidFill>
            </w14:textFill>
          </w:rPr>
          <w:delText xml:space="preserve"> </w:delText>
        </w:r>
      </w:del>
      <w:del w:id="296" w:author="Jianle Chen" w:date="2020-03-17T15:16:00Z">
        <w:r>
          <w:rPr>
            <w:sz w:val="22"/>
            <w:lang w:val="en-CA"/>
          </w:rPr>
          <w:delText>MIP upsampling order is fixed</w:delText>
        </w:r>
      </w:del>
      <w:del w:id="297" w:author="Jianle Chen" w:date="2020-03-17T15:16:00Z">
        <w:r>
          <w:rPr>
            <w:rFonts w:hint="eastAsia" w:eastAsiaTheme="minorEastAsia"/>
            <w:sz w:val="22"/>
            <w:lang w:val="en-CA" w:eastAsia="ko-KR"/>
          </w:rPr>
          <w:delText xml:space="preserve"> (upsampling is first performed horizontally, then vertically)</w:delText>
        </w:r>
      </w:del>
    </w:p>
    <w:p>
      <w:pPr>
        <w:pStyle w:val="46"/>
        <w:numPr>
          <w:ilvl w:val="0"/>
          <w:numId w:val="14"/>
        </w:numPr>
        <w:tabs>
          <w:tab w:val="left" w:pos="1800"/>
          <w:tab w:val="left" w:pos="2160"/>
          <w:tab w:val="left" w:pos="2520"/>
          <w:tab w:val="left" w:pos="2880"/>
          <w:tab w:val="left" w:pos="3240"/>
          <w:tab w:val="left" w:pos="3600"/>
          <w:tab w:val="left" w:pos="3960"/>
          <w:tab w:val="left" w:pos="4320"/>
        </w:tabs>
        <w:spacing w:before="136"/>
        <w:rPr>
          <w:rFonts w:eastAsiaTheme="minorEastAsia"/>
          <w:sz w:val="20"/>
          <w:lang w:eastAsia="ko-KR"/>
        </w:rPr>
      </w:pPr>
      <w:r>
        <w:rPr>
          <w:sz w:val="22"/>
          <w:lang w:val="en-CA"/>
        </w:rPr>
        <w:t>Clipping is performed before upsampling and not after upsampling</w:t>
      </w:r>
    </w:p>
    <w:p>
      <w:pPr>
        <w:pStyle w:val="46"/>
        <w:numPr>
          <w:ilvl w:val="0"/>
          <w:numId w:val="14"/>
        </w:numPr>
        <w:tabs>
          <w:tab w:val="left" w:pos="1800"/>
          <w:tab w:val="left" w:pos="2160"/>
          <w:tab w:val="left" w:pos="2520"/>
          <w:tab w:val="left" w:pos="2880"/>
          <w:tab w:val="left" w:pos="3240"/>
          <w:tab w:val="left" w:pos="3600"/>
          <w:tab w:val="left" w:pos="3960"/>
          <w:tab w:val="left" w:pos="4320"/>
        </w:tabs>
        <w:spacing w:before="136"/>
        <w:rPr>
          <w:rFonts w:eastAsiaTheme="minorEastAsia"/>
          <w:sz w:val="22"/>
          <w:szCs w:val="22"/>
          <w:lang w:eastAsia="ko-KR"/>
        </w:rPr>
      </w:pPr>
      <w:r>
        <w:rPr>
          <w:sz w:val="22"/>
          <w:szCs w:val="22"/>
          <w:lang w:val="en-CA"/>
        </w:rPr>
        <w:t>MIP is allowed up to 64x64 regardless of the maximum transform size</w:t>
      </w:r>
    </w:p>
    <w:p>
      <w:pPr>
        <w:pStyle w:val="46"/>
        <w:numPr>
          <w:ilvl w:val="0"/>
          <w:numId w:val="14"/>
        </w:numPr>
        <w:tabs>
          <w:tab w:val="left" w:pos="1800"/>
          <w:tab w:val="left" w:pos="2160"/>
          <w:tab w:val="left" w:pos="2520"/>
          <w:tab w:val="left" w:pos="2880"/>
          <w:tab w:val="left" w:pos="3240"/>
          <w:tab w:val="left" w:pos="3600"/>
          <w:tab w:val="left" w:pos="3960"/>
          <w:tab w:val="left" w:pos="4320"/>
        </w:tabs>
        <w:spacing w:before="136"/>
        <w:rPr>
          <w:del w:id="298" w:author="Jianle Chen" w:date="2020-03-17T15:18:00Z"/>
          <w:rFonts w:eastAsiaTheme="minorEastAsia"/>
          <w:sz w:val="22"/>
          <w:szCs w:val="22"/>
          <w:lang w:eastAsia="ko-KR"/>
        </w:rPr>
      </w:pPr>
      <w:r>
        <w:rPr>
          <w:sz w:val="22"/>
          <w:szCs w:val="22"/>
          <w:lang w:val="en-CA"/>
        </w:rPr>
        <w:t>The number of MIP modes is 32 for sizeId=0, 16 for sizeId=1 and 12 for sizeId=2</w:t>
      </w:r>
      <w:del w:id="299" w:author="Jianle Chen" w:date="2020-03-17T15:17:00Z">
        <w:r>
          <w:rPr>
            <w:rFonts w:hint="eastAsia" w:eastAsiaTheme="minorEastAsia"/>
            <w:sz w:val="22"/>
            <w:szCs w:val="22"/>
            <w:lang w:val="en-CA" w:eastAsia="ko-KR"/>
          </w:rPr>
          <w:delText>, and all MIP-modes to be transposed</w:delText>
        </w:r>
      </w:del>
    </w:p>
    <w:p>
      <w:pPr>
        <w:pStyle w:val="46"/>
        <w:numPr>
          <w:ilvl w:val="0"/>
          <w:numId w:val="14"/>
        </w:numPr>
        <w:tabs>
          <w:tab w:val="left" w:pos="1800"/>
          <w:tab w:val="left" w:pos="2160"/>
          <w:tab w:val="left" w:pos="2520"/>
          <w:tab w:val="left" w:pos="2880"/>
          <w:tab w:val="left" w:pos="3240"/>
          <w:tab w:val="left" w:pos="3600"/>
          <w:tab w:val="left" w:pos="3960"/>
          <w:tab w:val="left" w:pos="4320"/>
        </w:tabs>
        <w:spacing w:before="136"/>
        <w:rPr>
          <w:rFonts w:eastAsiaTheme="minorEastAsia"/>
          <w:sz w:val="22"/>
          <w:szCs w:val="22"/>
          <w:lang w:eastAsia="ko-KR"/>
        </w:rPr>
      </w:pPr>
      <w:del w:id="300" w:author="Jianle Chen" w:date="2020-03-17T15:18:00Z">
        <w:r>
          <w:rPr>
            <w:rFonts w:eastAsiaTheme="minorEastAsia"/>
            <w:sz w:val="22"/>
            <w:szCs w:val="22"/>
            <w:lang w:val="en-CA" w:eastAsia="ko-KR"/>
          </w:rPr>
          <w:delText xml:space="preserve">Use </w:delText>
        </w:r>
      </w:del>
      <w:del w:id="301" w:author="Jianle Chen" w:date="2020-03-17T15:18:00Z">
        <w:r>
          <w:rPr>
            <w:sz w:val="22"/>
            <w:szCs w:val="22"/>
            <w:lang w:val="en-CA"/>
          </w:rPr>
          <w:delText>a separate context for the first bin of tu_mts_idx if the corresponding coding unit is using MIP</w:delText>
        </w:r>
      </w:del>
    </w:p>
    <w:p>
      <w:pPr>
        <w:pStyle w:val="3"/>
        <w:spacing w:before="136"/>
        <w:rPr>
          <w:sz w:val="28"/>
          <w:lang w:val="en-CA"/>
        </w:rPr>
      </w:pPr>
      <w:bookmarkStart w:id="116" w:name="_Toc35804743"/>
      <w:r>
        <w:rPr>
          <w:sz w:val="28"/>
          <w:lang w:val="en-CA"/>
        </w:rPr>
        <w:t>Inter prediction</w:t>
      </w:r>
      <w:bookmarkEnd w:id="116"/>
    </w:p>
    <w:p>
      <w:pPr>
        <w:jc w:val="both"/>
        <w:rPr>
          <w:lang w:val="en-CA"/>
        </w:rPr>
      </w:pPr>
      <w:r>
        <w:rPr>
          <w:lang w:val="en-CA"/>
        </w:rPr>
        <w:t xml:space="preserve">For each inter-predicted CU, </w:t>
      </w:r>
      <w:r>
        <w:rPr>
          <w:color w:val="0000FF"/>
          <w:lang w:val="en-CA"/>
          <w:rPrChange w:id="302" w:author="84038" w:date="2021-06-12T16:41:35Z">
            <w:rPr>
              <w:lang w:val="en-CA"/>
            </w:rPr>
          </w:rPrChange>
        </w:rPr>
        <w:t>motion parameters consisting of motion vectors, reference picture indices and reference picture list usage index, and additional information needed for the new coding feature of VVC to be used for inter-predicted sample generation</w:t>
      </w:r>
      <w:r>
        <w:rPr>
          <w:lang w:val="en-CA"/>
        </w:rPr>
        <w:t xml:space="preserve">. The motion parameter can be signalled in an explicit or implicit manner. When a CU is coded with skip mode, the CU is associated with one PU and has </w:t>
      </w:r>
      <w:r>
        <w:rPr>
          <w:color w:val="0000FF"/>
          <w:lang w:val="en-CA"/>
          <w:rPrChange w:id="303" w:author="84038" w:date="2021-06-12T16:42:09Z">
            <w:rPr>
              <w:lang w:val="en-CA"/>
            </w:rPr>
          </w:rPrChange>
        </w:rPr>
        <w:t>no significant residual coefficients, no coded motion vector delta or reference picture index</w:t>
      </w:r>
      <w:r>
        <w:rPr>
          <w:lang w:val="en-CA"/>
        </w:rPr>
        <w:t>. A merge mode is specified whereby the motion parameters for the current CU are obtained from neighbouring CUs, including spatial and temporal candidates, and additional schedules introduced in VVC. The merge mode can be applied to any inter-predicted CU, not only for skip mode. The alternative to merge mode is the explicit transmission of motion parameters, where motion vector, corresponding reference picture index for each reference picture list and reference picture list usage flag and other needed information are signalled explicitly per each CU.</w:t>
      </w:r>
    </w:p>
    <w:p>
      <w:pPr>
        <w:jc w:val="both"/>
        <w:rPr>
          <w:szCs w:val="22"/>
          <w:lang w:val="en-CA"/>
        </w:rPr>
      </w:pPr>
      <w:r>
        <w:rPr>
          <w:szCs w:val="22"/>
          <w:lang w:val="en-CA"/>
        </w:rPr>
        <w:t xml:space="preserve">Beyond the inter coding features in HEVC, VVC includes a number of new and refined inter prediction coding tools listed as follows: </w:t>
      </w:r>
    </w:p>
    <w:p>
      <w:pPr>
        <w:pStyle w:val="46"/>
        <w:numPr>
          <w:ilvl w:val="0"/>
          <w:numId w:val="16"/>
        </w:numPr>
        <w:spacing w:before="136"/>
        <w:rPr>
          <w:sz w:val="22"/>
          <w:szCs w:val="22"/>
          <w:lang w:val="en-CA"/>
        </w:rPr>
      </w:pPr>
      <w:r>
        <w:rPr>
          <w:sz w:val="22"/>
          <w:szCs w:val="22"/>
          <w:lang w:val="en-CA"/>
        </w:rPr>
        <w:t>Extended merge prediction</w:t>
      </w:r>
    </w:p>
    <w:p>
      <w:pPr>
        <w:pStyle w:val="46"/>
        <w:numPr>
          <w:ilvl w:val="0"/>
          <w:numId w:val="16"/>
        </w:numPr>
        <w:spacing w:before="136"/>
        <w:rPr>
          <w:sz w:val="22"/>
          <w:szCs w:val="22"/>
          <w:lang w:val="en-CA"/>
        </w:rPr>
      </w:pPr>
      <w:r>
        <w:rPr>
          <w:sz w:val="22"/>
          <w:szCs w:val="22"/>
          <w:lang w:val="en-CA"/>
        </w:rPr>
        <w:t>Merge mode with MVD (MMVD)</w:t>
      </w:r>
    </w:p>
    <w:p>
      <w:pPr>
        <w:pStyle w:val="46"/>
        <w:numPr>
          <w:ilvl w:val="0"/>
          <w:numId w:val="16"/>
        </w:numPr>
        <w:spacing w:before="136"/>
        <w:rPr>
          <w:sz w:val="22"/>
          <w:szCs w:val="22"/>
          <w:lang w:val="en-CA"/>
        </w:rPr>
      </w:pPr>
      <w:del w:id="304" w:author="Jianle Chen" w:date="2020-03-17T15:32:00Z">
        <w:r>
          <w:rPr>
            <w:sz w:val="22"/>
            <w:szCs w:val="22"/>
            <w:lang w:val="en-CA"/>
          </w:rPr>
          <w:delText xml:space="preserve">AMVP mode with </w:delText>
        </w:r>
      </w:del>
      <w:del w:id="305" w:author="Jianle Chen" w:date="2020-03-22T17:40:00Z">
        <w:r>
          <w:rPr>
            <w:sz w:val="22"/>
            <w:szCs w:val="22"/>
            <w:lang w:val="en-CA"/>
          </w:rPr>
          <w:delText>symmetric</w:delText>
        </w:r>
      </w:del>
      <w:del w:id="306" w:author="Jianle Chen" w:date="2020-03-17T15:32:00Z">
        <w:r>
          <w:rPr>
            <w:sz w:val="22"/>
            <w:szCs w:val="22"/>
            <w:lang w:val="en-CA"/>
          </w:rPr>
          <w:delText>s</w:delText>
        </w:r>
      </w:del>
      <w:ins w:id="307" w:author="Jianle Chen" w:date="2020-03-17T15:32:00Z">
        <w:r>
          <w:rPr>
            <w:sz w:val="22"/>
            <w:szCs w:val="22"/>
            <w:lang w:val="en-CA"/>
          </w:rPr>
          <w:t>S</w:t>
        </w:r>
      </w:ins>
      <w:ins w:id="308" w:author="Jianle Chen" w:date="2020-03-22T17:40:00Z">
        <w:r>
          <w:rPr>
            <w:sz w:val="22"/>
            <w:szCs w:val="22"/>
            <w:lang w:val="en-CA"/>
          </w:rPr>
          <w:t>ymmetric</w:t>
        </w:r>
      </w:ins>
      <w:r>
        <w:rPr>
          <w:sz w:val="22"/>
          <w:szCs w:val="22"/>
          <w:lang w:val="en-CA"/>
        </w:rPr>
        <w:t xml:space="preserve"> MVD</w:t>
      </w:r>
      <w:ins w:id="309" w:author="Jianle Chen" w:date="2020-03-17T15:32:00Z">
        <w:r>
          <w:rPr>
            <w:sz w:val="22"/>
            <w:szCs w:val="22"/>
            <w:lang w:val="en-CA"/>
          </w:rPr>
          <w:t xml:space="preserve"> (SMVD)</w:t>
        </w:r>
      </w:ins>
      <w:ins w:id="310" w:author="Jianle Chen" w:date="2020-03-22T17:40:00Z">
        <w:r>
          <w:rPr>
            <w:sz w:val="22"/>
            <w:szCs w:val="22"/>
            <w:lang w:val="en-CA"/>
          </w:rPr>
          <w:t xml:space="preserve"> </w:t>
        </w:r>
      </w:ins>
      <w:r>
        <w:rPr>
          <w:sz w:val="22"/>
          <w:szCs w:val="22"/>
          <w:lang w:val="en-CA"/>
        </w:rPr>
        <w:t>signalling</w:t>
      </w:r>
    </w:p>
    <w:p>
      <w:pPr>
        <w:pStyle w:val="46"/>
        <w:numPr>
          <w:ilvl w:val="0"/>
          <w:numId w:val="16"/>
        </w:numPr>
        <w:spacing w:before="136"/>
        <w:rPr>
          <w:szCs w:val="22"/>
          <w:lang w:val="en-CA"/>
        </w:rPr>
      </w:pPr>
      <w:r>
        <w:rPr>
          <w:sz w:val="22"/>
          <w:szCs w:val="22"/>
          <w:lang w:val="en-CA"/>
        </w:rPr>
        <w:t>Affine motion compensated prediction</w:t>
      </w:r>
    </w:p>
    <w:p>
      <w:pPr>
        <w:pStyle w:val="46"/>
        <w:numPr>
          <w:ilvl w:val="0"/>
          <w:numId w:val="16"/>
        </w:numPr>
        <w:spacing w:before="136"/>
        <w:rPr>
          <w:szCs w:val="22"/>
          <w:lang w:val="en-CA"/>
        </w:rPr>
      </w:pPr>
      <w:r>
        <w:rPr>
          <w:sz w:val="22"/>
          <w:szCs w:val="22"/>
          <w:lang w:val="en-CA"/>
        </w:rPr>
        <w:t xml:space="preserve">Subblock-based temporal motion vector prediction (SbTMVP) </w:t>
      </w:r>
    </w:p>
    <w:p>
      <w:pPr>
        <w:pStyle w:val="46"/>
        <w:numPr>
          <w:ilvl w:val="0"/>
          <w:numId w:val="16"/>
        </w:numPr>
        <w:spacing w:before="136"/>
        <w:rPr>
          <w:szCs w:val="22"/>
          <w:lang w:val="en-CA"/>
        </w:rPr>
      </w:pPr>
      <w:r>
        <w:rPr>
          <w:sz w:val="22"/>
          <w:szCs w:val="22"/>
          <w:lang w:val="en-CA"/>
        </w:rPr>
        <w:t xml:space="preserve">Adaptive motion vector resolution (AMVR) </w:t>
      </w:r>
    </w:p>
    <w:p>
      <w:pPr>
        <w:pStyle w:val="46"/>
        <w:numPr>
          <w:ilvl w:val="0"/>
          <w:numId w:val="16"/>
        </w:numPr>
        <w:spacing w:before="136"/>
        <w:rPr>
          <w:szCs w:val="22"/>
          <w:lang w:val="en-CA"/>
        </w:rPr>
      </w:pPr>
      <w:r>
        <w:rPr>
          <w:sz w:val="22"/>
          <w:szCs w:val="22"/>
          <w:lang w:val="en-CA"/>
        </w:rPr>
        <w:t>Motion field storage: 1/16</w:t>
      </w:r>
      <w:r>
        <w:rPr>
          <w:sz w:val="22"/>
          <w:szCs w:val="22"/>
          <w:vertAlign w:val="superscript"/>
          <w:lang w:val="en-CA"/>
        </w:rPr>
        <w:t>th</w:t>
      </w:r>
      <w:r>
        <w:rPr>
          <w:sz w:val="22"/>
          <w:szCs w:val="22"/>
          <w:lang w:val="en-CA"/>
        </w:rPr>
        <w:t xml:space="preserve"> luma sample MV storage and 8x8 motion field compression</w:t>
      </w:r>
    </w:p>
    <w:p>
      <w:pPr>
        <w:pStyle w:val="46"/>
        <w:numPr>
          <w:ilvl w:val="0"/>
          <w:numId w:val="16"/>
        </w:numPr>
        <w:spacing w:before="136"/>
        <w:rPr>
          <w:szCs w:val="22"/>
          <w:lang w:val="en-CA"/>
        </w:rPr>
      </w:pPr>
      <w:r>
        <w:rPr>
          <w:sz w:val="22"/>
          <w:szCs w:val="22"/>
          <w:lang w:val="en-CA"/>
        </w:rPr>
        <w:t>Bi-prediction with CU-level weight (BCW)</w:t>
      </w:r>
    </w:p>
    <w:p>
      <w:pPr>
        <w:pStyle w:val="46"/>
        <w:numPr>
          <w:ilvl w:val="0"/>
          <w:numId w:val="16"/>
        </w:numPr>
        <w:spacing w:before="136"/>
        <w:rPr>
          <w:szCs w:val="22"/>
          <w:lang w:val="en-CA"/>
        </w:rPr>
      </w:pPr>
      <w:r>
        <w:rPr>
          <w:sz w:val="22"/>
          <w:szCs w:val="22"/>
          <w:lang w:val="en-CA"/>
        </w:rPr>
        <w:t xml:space="preserve">Bi-directional optical flow (BDOF) </w:t>
      </w:r>
    </w:p>
    <w:p>
      <w:pPr>
        <w:pStyle w:val="46"/>
        <w:numPr>
          <w:ilvl w:val="0"/>
          <w:numId w:val="16"/>
        </w:numPr>
        <w:spacing w:before="136"/>
        <w:rPr>
          <w:szCs w:val="22"/>
          <w:lang w:val="en-CA"/>
        </w:rPr>
      </w:pPr>
      <w:r>
        <w:rPr>
          <w:sz w:val="22"/>
          <w:szCs w:val="22"/>
          <w:lang w:val="en-CA"/>
        </w:rPr>
        <w:t>Decoder side motion vector refinement (DMVR)</w:t>
      </w:r>
    </w:p>
    <w:p>
      <w:pPr>
        <w:pStyle w:val="46"/>
        <w:numPr>
          <w:ilvl w:val="0"/>
          <w:numId w:val="16"/>
        </w:numPr>
        <w:spacing w:before="136"/>
        <w:rPr>
          <w:szCs w:val="22"/>
          <w:lang w:val="en-CA"/>
        </w:rPr>
      </w:pPr>
      <w:r>
        <w:rPr>
          <w:sz w:val="22"/>
          <w:szCs w:val="22"/>
        </w:rPr>
        <w:t>Geometric partitioning mode (GPM)</w:t>
      </w:r>
    </w:p>
    <w:p>
      <w:pPr>
        <w:pStyle w:val="46"/>
        <w:numPr>
          <w:ilvl w:val="0"/>
          <w:numId w:val="16"/>
        </w:numPr>
        <w:spacing w:before="136"/>
        <w:rPr>
          <w:szCs w:val="22"/>
          <w:lang w:val="en-CA"/>
        </w:rPr>
      </w:pPr>
      <w:r>
        <w:rPr>
          <w:sz w:val="22"/>
          <w:szCs w:val="22"/>
        </w:rPr>
        <w:t>Combined inter and intra prediction (CIIP)</w:t>
      </w:r>
    </w:p>
    <w:p>
      <w:pPr>
        <w:rPr>
          <w:szCs w:val="22"/>
          <w:lang w:val="en-CA"/>
        </w:rPr>
      </w:pPr>
      <w:r>
        <w:rPr>
          <w:lang w:val="en-CA"/>
        </w:rPr>
        <w:t xml:space="preserve">The following text provides the details on </w:t>
      </w:r>
      <w:del w:id="311" w:author="Jianle Chen" w:date="2020-03-17T15:32:00Z">
        <w:r>
          <w:rPr>
            <w:lang w:val="en-CA"/>
          </w:rPr>
          <w:delText xml:space="preserve">the </w:delText>
        </w:r>
      </w:del>
      <w:ins w:id="312" w:author="Jianle Chen" w:date="2020-03-17T15:32:00Z">
        <w:r>
          <w:rPr>
            <w:lang w:val="en-CA"/>
          </w:rPr>
          <w:t>thos</w:t>
        </w:r>
      </w:ins>
      <w:ins w:id="313" w:author="Jianle Chen" w:date="2020-03-17T15:33:00Z">
        <w:r>
          <w:rPr>
            <w:lang w:val="en-CA"/>
          </w:rPr>
          <w:t>e</w:t>
        </w:r>
      </w:ins>
      <w:ins w:id="314" w:author="Jianle Chen" w:date="2020-03-17T15:32:00Z">
        <w:r>
          <w:rPr>
            <w:lang w:val="en-CA"/>
          </w:rPr>
          <w:t xml:space="preserve"> </w:t>
        </w:r>
      </w:ins>
      <w:r>
        <w:rPr>
          <w:lang w:val="en-CA"/>
        </w:rPr>
        <w:t>inter prediction methods specified in VVC.</w:t>
      </w:r>
    </w:p>
    <w:p>
      <w:pPr>
        <w:pStyle w:val="4"/>
        <w:spacing w:before="136"/>
        <w:rPr>
          <w:szCs w:val="22"/>
          <w:lang w:val="en-CA"/>
        </w:rPr>
      </w:pPr>
      <w:bookmarkStart w:id="117" w:name="_Ref9204525"/>
      <w:bookmarkStart w:id="118" w:name="_Toc35804744"/>
      <w:r>
        <w:rPr>
          <w:rFonts w:hint="eastAsia"/>
          <w:szCs w:val="22"/>
          <w:lang w:val="en-CA"/>
        </w:rPr>
        <w:t>Extended merge prediction</w:t>
      </w:r>
      <w:bookmarkEnd w:id="117"/>
      <w:bookmarkEnd w:id="118"/>
    </w:p>
    <w:p>
      <w:pPr>
        <w:rPr>
          <w:lang w:val="en-CA"/>
        </w:rPr>
      </w:pPr>
      <w:r>
        <w:rPr>
          <w:rFonts w:hint="eastAsia"/>
          <w:lang w:val="en-CA"/>
        </w:rPr>
        <w:t xml:space="preserve">In </w:t>
      </w:r>
      <w:r>
        <w:rPr>
          <w:lang w:val="en-CA"/>
        </w:rPr>
        <w:t>VVC</w:t>
      </w:r>
      <w:r>
        <w:rPr>
          <w:rFonts w:hint="eastAsia"/>
          <w:lang w:val="en-CA"/>
        </w:rPr>
        <w:t xml:space="preserve">, the merge </w:t>
      </w:r>
      <w:r>
        <w:rPr>
          <w:lang w:val="en-CA"/>
        </w:rPr>
        <w:t xml:space="preserve">candidate </w:t>
      </w:r>
      <w:r>
        <w:rPr>
          <w:rFonts w:hint="eastAsia"/>
          <w:lang w:val="en-CA"/>
        </w:rPr>
        <w:t xml:space="preserve">list </w:t>
      </w:r>
      <w:r>
        <w:rPr>
          <w:lang w:val="en-CA"/>
        </w:rPr>
        <w:t xml:space="preserve">is constructed by including the following </w:t>
      </w:r>
      <w:r>
        <w:rPr>
          <w:szCs w:val="22"/>
          <w:lang w:val="en-CA" w:eastAsia="zh-CN"/>
        </w:rPr>
        <w:t xml:space="preserve">five types of </w:t>
      </w:r>
      <w:r>
        <w:rPr>
          <w:lang w:val="en-CA"/>
        </w:rPr>
        <w:t>candidates in order:</w:t>
      </w:r>
    </w:p>
    <w:p>
      <w:pPr>
        <w:pStyle w:val="46"/>
        <w:numPr>
          <w:ilvl w:val="0"/>
          <w:numId w:val="17"/>
        </w:numPr>
        <w:spacing w:before="136" w:after="120"/>
        <w:rPr>
          <w:sz w:val="22"/>
          <w:szCs w:val="22"/>
          <w:lang w:val="en-CA" w:eastAsia="zh-CN"/>
        </w:rPr>
      </w:pPr>
      <w:r>
        <w:rPr>
          <w:rFonts w:eastAsia="宋体"/>
          <w:sz w:val="22"/>
          <w:szCs w:val="22"/>
          <w:lang w:val="en-CA" w:eastAsia="zh-CN"/>
        </w:rPr>
        <w:t>Spatial MVP from spatial neighbour CUs</w:t>
      </w:r>
    </w:p>
    <w:p>
      <w:pPr>
        <w:pStyle w:val="46"/>
        <w:numPr>
          <w:ilvl w:val="0"/>
          <w:numId w:val="17"/>
        </w:numPr>
        <w:spacing w:before="136" w:after="120"/>
        <w:rPr>
          <w:sz w:val="22"/>
          <w:szCs w:val="22"/>
          <w:lang w:val="en-CA" w:eastAsia="zh-CN"/>
        </w:rPr>
      </w:pPr>
      <w:r>
        <w:rPr>
          <w:rFonts w:eastAsia="宋体"/>
          <w:sz w:val="22"/>
          <w:szCs w:val="22"/>
          <w:lang w:val="en-CA" w:eastAsia="zh-CN"/>
        </w:rPr>
        <w:t>Temporal MVP from collocated CUs</w:t>
      </w:r>
    </w:p>
    <w:p>
      <w:pPr>
        <w:pStyle w:val="46"/>
        <w:numPr>
          <w:ilvl w:val="0"/>
          <w:numId w:val="17"/>
        </w:numPr>
        <w:spacing w:before="136" w:after="120"/>
        <w:rPr>
          <w:sz w:val="22"/>
          <w:szCs w:val="22"/>
          <w:lang w:val="en-CA" w:eastAsia="zh-CN"/>
        </w:rPr>
      </w:pPr>
      <w:r>
        <w:rPr>
          <w:sz w:val="22"/>
          <w:szCs w:val="22"/>
          <w:lang w:val="en-CA" w:eastAsia="zh-CN"/>
        </w:rPr>
        <w:t>History-based MVP from an FIFO table</w:t>
      </w:r>
    </w:p>
    <w:p>
      <w:pPr>
        <w:pStyle w:val="46"/>
        <w:numPr>
          <w:ilvl w:val="0"/>
          <w:numId w:val="17"/>
        </w:numPr>
        <w:spacing w:before="136" w:after="120"/>
        <w:rPr>
          <w:sz w:val="22"/>
          <w:szCs w:val="22"/>
          <w:lang w:val="en-CA" w:eastAsia="zh-CN"/>
        </w:rPr>
      </w:pPr>
      <w:r>
        <w:rPr>
          <w:sz w:val="22"/>
          <w:szCs w:val="22"/>
          <w:lang w:val="en-CA" w:eastAsia="zh-CN"/>
        </w:rPr>
        <w:t>Pairwise average MVP</w:t>
      </w:r>
    </w:p>
    <w:p>
      <w:pPr>
        <w:pStyle w:val="46"/>
        <w:numPr>
          <w:ilvl w:val="0"/>
          <w:numId w:val="17"/>
        </w:numPr>
        <w:spacing w:before="136" w:after="120"/>
        <w:rPr>
          <w:sz w:val="22"/>
          <w:szCs w:val="22"/>
          <w:lang w:val="en-CA" w:eastAsia="zh-CN"/>
        </w:rPr>
      </w:pPr>
      <w:r>
        <w:rPr>
          <w:sz w:val="22"/>
          <w:szCs w:val="22"/>
          <w:lang w:val="en-CA" w:eastAsia="zh-CN"/>
        </w:rPr>
        <w:t>Zero MVs.</w:t>
      </w:r>
    </w:p>
    <w:p>
      <w:pPr>
        <w:jc w:val="both"/>
        <w:rPr>
          <w:lang w:eastAsia="ko-KR"/>
        </w:rPr>
      </w:pPr>
      <w:r>
        <w:rPr>
          <w:szCs w:val="22"/>
          <w:lang w:val="en-CA"/>
        </w:rPr>
        <w:t xml:space="preserve">The size of merge list is signalled in </w:t>
      </w:r>
      <w:del w:id="315" w:author="Jianle Chen" w:date="2020-03-17T15:55:00Z">
        <w:r>
          <w:rPr>
            <w:szCs w:val="22"/>
            <w:lang w:val="en-CA"/>
          </w:rPr>
          <w:delText xml:space="preserve">slice </w:delText>
        </w:r>
      </w:del>
      <w:ins w:id="316" w:author="Jianle Chen" w:date="2020-03-17T15:55:00Z">
        <w:r>
          <w:rPr>
            <w:szCs w:val="22"/>
            <w:lang w:val="en-CA"/>
          </w:rPr>
          <w:t xml:space="preserve">sequence </w:t>
        </w:r>
      </w:ins>
      <w:ins w:id="317" w:author="Jianle Chen" w:date="2020-03-17T15:56:00Z">
        <w:r>
          <w:rPr>
            <w:szCs w:val="22"/>
            <w:lang w:val="en-CA"/>
          </w:rPr>
          <w:t xml:space="preserve">parameter set </w:t>
        </w:r>
      </w:ins>
      <w:r>
        <w:rPr>
          <w:szCs w:val="22"/>
          <w:lang w:val="en-CA"/>
        </w:rPr>
        <w:t xml:space="preserve">header and the maximum allowed size of merge list is 6. </w:t>
      </w:r>
      <w:r>
        <w:rPr>
          <w:lang w:eastAsia="ko-KR"/>
        </w:rPr>
        <w:t>For each CU code in merge mode, an index of best merge candidate is encoded using truncated unary binarization (TU). The first bin of the merge index is coded with context and bypass coding is used for other bins.</w:t>
      </w:r>
    </w:p>
    <w:p>
      <w:pPr>
        <w:spacing w:after="120"/>
        <w:jc w:val="both"/>
      </w:pPr>
      <w:r>
        <w:rPr>
          <w:szCs w:val="22"/>
          <w:lang w:val="en-CA"/>
        </w:rPr>
        <w:t xml:space="preserve">The </w:t>
      </w:r>
      <w:del w:id="318" w:author="Jianle Chen" w:date="2020-03-17T16:03:00Z">
        <w:r>
          <w:rPr>
            <w:szCs w:val="22"/>
            <w:lang w:val="en-CA"/>
          </w:rPr>
          <w:delText xml:space="preserve">generation </w:delText>
        </w:r>
      </w:del>
      <w:ins w:id="319" w:author="Jianle Chen" w:date="2020-03-17T16:03:00Z">
        <w:r>
          <w:rPr>
            <w:szCs w:val="22"/>
            <w:lang w:val="en-CA"/>
          </w:rPr>
          <w:t xml:space="preserve">derivation </w:t>
        </w:r>
      </w:ins>
      <w:r>
        <w:rPr>
          <w:szCs w:val="22"/>
          <w:lang w:val="en-CA"/>
        </w:rPr>
        <w:t>process of each category of merge candidates is provided in this session. As done in HEVC, VVC</w:t>
      </w:r>
      <w:del w:id="320" w:author="Jianle Chen" w:date="2020-03-17T16:02:00Z">
        <w:r>
          <w:rPr>
            <w:szCs w:val="22"/>
            <w:lang w:val="en-CA"/>
          </w:rPr>
          <w:delText>, it</w:delText>
        </w:r>
      </w:del>
      <w:r>
        <w:rPr>
          <w:szCs w:val="22"/>
          <w:lang w:val="en-CA"/>
        </w:rPr>
        <w:t xml:space="preserve"> also supports parallel derivation of the merging candidate lists for all CUs within a certain size of area.</w:t>
      </w:r>
    </w:p>
    <w:p>
      <w:pPr>
        <w:pStyle w:val="5"/>
        <w:spacing w:before="136"/>
        <w:rPr>
          <w:sz w:val="20"/>
          <w:lang w:val="en-GB" w:eastAsia="ja-JP"/>
        </w:rPr>
      </w:pPr>
      <w:bookmarkStart w:id="119" w:name="_Toc376882478"/>
      <w:bookmarkStart w:id="120" w:name="_Toc314408988"/>
      <w:bookmarkStart w:id="121" w:name="_Toc411002821"/>
      <w:r>
        <w:rPr>
          <w:lang w:val="en-GB" w:eastAsia="ja-JP"/>
        </w:rPr>
        <w:t xml:space="preserve">Spatial </w:t>
      </w:r>
      <w:r>
        <w:rPr>
          <w:szCs w:val="22"/>
          <w:lang w:val="en-CA"/>
        </w:rPr>
        <w:t>candidates</w:t>
      </w:r>
      <w:bookmarkEnd w:id="119"/>
      <w:bookmarkEnd w:id="120"/>
      <w:r>
        <w:rPr>
          <w:lang w:val="en-GB" w:eastAsia="ja-JP"/>
        </w:rPr>
        <w:t xml:space="preserve"> derivation</w:t>
      </w:r>
      <w:bookmarkEnd w:id="121"/>
    </w:p>
    <w:p>
      <w:pPr>
        <w:jc w:val="both"/>
        <w:rPr>
          <w:rFonts w:eastAsia="Malgun Gothic"/>
          <w:lang w:val="en-GB" w:eastAsia="ko-KR"/>
        </w:rPr>
      </w:pPr>
      <w:r>
        <w:rPr>
          <w:lang w:eastAsia="ko-KR"/>
        </w:rPr>
        <w:t xml:space="preserve">The derivation of spatial merge candidates in VVC is same to that in HEVC </w:t>
      </w:r>
      <w:r>
        <w:rPr>
          <w:color w:val="0000FF"/>
          <w:lang w:eastAsia="ko-KR"/>
          <w:rPrChange w:id="321" w:author="84038" w:date="2021-06-12T16:47:10Z">
            <w:rPr>
              <w:lang w:eastAsia="ko-KR"/>
            </w:rPr>
          </w:rPrChange>
        </w:rPr>
        <w:t>except the positions of first two merge candidates are swapped</w:t>
      </w:r>
      <w:r>
        <w:rPr>
          <w:lang w:eastAsia="ko-KR"/>
        </w:rPr>
        <w:t xml:space="preserve">. A maximum of four merge candidates are selected among candidates located in the positions depicted in </w:t>
      </w:r>
      <w:r>
        <w:rPr>
          <w:lang w:eastAsia="ko-KR"/>
        </w:rPr>
        <w:fldChar w:fldCharType="begin"/>
      </w:r>
      <w:r>
        <w:rPr>
          <w:lang w:eastAsia="ko-KR"/>
        </w:rPr>
        <w:instrText xml:space="preserve"> REF _Ref11068966 \h </w:instrText>
      </w:r>
      <w:r>
        <w:rPr>
          <w:lang w:eastAsia="ko-KR"/>
        </w:rPr>
        <w:fldChar w:fldCharType="separate"/>
      </w:r>
      <w:r>
        <w:rPr>
          <w:lang w:val="en-GB" w:eastAsia="ko-KR"/>
        </w:rPr>
        <w:t>Figure 21</w:t>
      </w:r>
      <w:r>
        <w:rPr>
          <w:lang w:eastAsia="ko-KR"/>
        </w:rPr>
        <w:fldChar w:fldCharType="end"/>
      </w:r>
      <w:r>
        <w:rPr>
          <w:lang w:eastAsia="ko-KR"/>
        </w:rPr>
        <w:t xml:space="preserve">. The order of derivation is </w:t>
      </w:r>
      <w:r>
        <w:rPr>
          <w:bCs/>
          <w:lang w:eastAsia="ko-KR"/>
        </w:rPr>
        <w:t>B</w:t>
      </w:r>
      <w:r>
        <w:rPr>
          <w:bCs/>
          <w:vertAlign w:val="subscript"/>
          <w:lang w:eastAsia="ko-KR"/>
        </w:rPr>
        <w:t>0,</w:t>
      </w:r>
      <w:r>
        <w:rPr>
          <w:bCs/>
          <w:lang w:eastAsia="ko-KR"/>
        </w:rPr>
        <w:t xml:space="preserve"> A</w:t>
      </w:r>
      <w:r>
        <w:rPr>
          <w:bCs/>
          <w:vertAlign w:val="subscript"/>
          <w:lang w:eastAsia="ko-KR"/>
        </w:rPr>
        <w:t>0,</w:t>
      </w:r>
      <w:r>
        <w:rPr>
          <w:bCs/>
          <w:lang w:eastAsia="ko-KR"/>
        </w:rPr>
        <w:t xml:space="preserve"> B</w:t>
      </w:r>
      <w:r>
        <w:rPr>
          <w:bCs/>
          <w:vertAlign w:val="subscript"/>
          <w:lang w:eastAsia="ko-KR"/>
        </w:rPr>
        <w:t>1,</w:t>
      </w:r>
      <w:r>
        <w:rPr>
          <w:bCs/>
          <w:lang w:eastAsia="ko-KR"/>
        </w:rPr>
        <w:t xml:space="preserve"> A</w:t>
      </w:r>
      <w:r>
        <w:rPr>
          <w:bCs/>
          <w:vertAlign w:val="subscript"/>
          <w:lang w:eastAsia="ko-KR"/>
        </w:rPr>
        <w:t>1</w:t>
      </w:r>
      <w:r>
        <w:rPr>
          <w:bCs/>
          <w:lang w:eastAsia="ko-KR"/>
        </w:rPr>
        <w:t xml:space="preserve"> and B</w:t>
      </w:r>
      <w:r>
        <w:rPr>
          <w:bCs/>
          <w:vertAlign w:val="subscript"/>
          <w:lang w:eastAsia="ko-KR"/>
        </w:rPr>
        <w:t>2</w:t>
      </w:r>
      <w:r>
        <w:rPr>
          <w:bCs/>
          <w:lang w:eastAsia="ko-KR"/>
        </w:rPr>
        <w:t>. Position B</w:t>
      </w:r>
      <w:r>
        <w:rPr>
          <w:bCs/>
          <w:vertAlign w:val="subscript"/>
          <w:lang w:eastAsia="ko-KR"/>
        </w:rPr>
        <w:t>2</w:t>
      </w:r>
      <w:r>
        <w:rPr>
          <w:bCs/>
          <w:lang w:eastAsia="ko-KR"/>
        </w:rPr>
        <w:t xml:space="preserve"> is considered only</w:t>
      </w:r>
      <w:r>
        <w:rPr>
          <w:bCs/>
          <w:vertAlign w:val="subscript"/>
          <w:lang w:eastAsia="ko-KR"/>
        </w:rPr>
        <w:t xml:space="preserve"> </w:t>
      </w:r>
      <w:r>
        <w:rPr>
          <w:lang w:eastAsia="ko-KR"/>
        </w:rPr>
        <w:t xml:space="preserve">when one or </w:t>
      </w:r>
      <w:del w:id="322" w:author="Jianle Chen" w:date="2020-03-22T17:40:00Z">
        <w:r>
          <w:rPr>
            <w:lang w:eastAsia="ko-KR"/>
          </w:rPr>
          <w:delText>moen</w:delText>
        </w:r>
      </w:del>
      <w:ins w:id="323" w:author="Jianle Chen" w:date="2020-03-22T17:40:00Z">
        <w:r>
          <w:rPr>
            <w:lang w:eastAsia="ko-KR"/>
          </w:rPr>
          <w:t>mo</w:t>
        </w:r>
      </w:ins>
      <w:ins w:id="324" w:author="Jianle Chen" w:date="2020-03-17T16:06:00Z">
        <w:r>
          <w:rPr>
            <w:lang w:eastAsia="ko-KR"/>
          </w:rPr>
          <w:t>re</w:t>
        </w:r>
      </w:ins>
      <w:del w:id="325" w:author="Jianle Chen" w:date="2020-03-17T16:06:00Z">
        <w:r>
          <w:rPr>
            <w:lang w:eastAsia="ko-KR"/>
          </w:rPr>
          <w:delText>en</w:delText>
        </w:r>
      </w:del>
      <w:r>
        <w:rPr>
          <w:lang w:eastAsia="ko-KR"/>
        </w:rPr>
        <w:t xml:space="preserve"> than one CUs of position </w:t>
      </w:r>
      <w:r>
        <w:rPr>
          <w:bCs/>
          <w:lang w:eastAsia="ko-KR"/>
        </w:rPr>
        <w:t>B</w:t>
      </w:r>
      <w:r>
        <w:rPr>
          <w:bCs/>
          <w:vertAlign w:val="subscript"/>
          <w:lang w:eastAsia="ko-KR"/>
        </w:rPr>
        <w:t>0</w:t>
      </w:r>
      <w:r>
        <w:rPr>
          <w:bCs/>
          <w:lang w:eastAsia="ko-KR"/>
        </w:rPr>
        <w:t>, A</w:t>
      </w:r>
      <w:r>
        <w:rPr>
          <w:bCs/>
          <w:vertAlign w:val="subscript"/>
          <w:lang w:eastAsia="ko-KR"/>
        </w:rPr>
        <w:t>0</w:t>
      </w:r>
      <w:r>
        <w:rPr>
          <w:bCs/>
          <w:lang w:eastAsia="ko-KR"/>
        </w:rPr>
        <w:t>, B</w:t>
      </w:r>
      <w:r>
        <w:rPr>
          <w:bCs/>
          <w:vertAlign w:val="subscript"/>
          <w:lang w:eastAsia="ko-KR"/>
        </w:rPr>
        <w:t>1</w:t>
      </w:r>
      <w:r>
        <w:rPr>
          <w:bCs/>
          <w:lang w:eastAsia="ko-KR"/>
        </w:rPr>
        <w:t>, A</w:t>
      </w:r>
      <w:r>
        <w:rPr>
          <w:bCs/>
          <w:vertAlign w:val="subscript"/>
          <w:lang w:eastAsia="ko-KR"/>
        </w:rPr>
        <w:t>1</w:t>
      </w:r>
      <w:r>
        <w:rPr>
          <w:bCs/>
          <w:lang w:eastAsia="ko-KR"/>
        </w:rPr>
        <w:t xml:space="preserve"> are not available (e.g. </w:t>
      </w:r>
      <w:r>
        <w:rPr>
          <w:bCs/>
          <w:color w:val="0000FF"/>
          <w:lang w:eastAsia="ko-KR"/>
          <w:rPrChange w:id="326" w:author="84038" w:date="2021-06-12T16:51:06Z">
            <w:rPr>
              <w:bCs/>
              <w:lang w:eastAsia="ko-KR"/>
            </w:rPr>
          </w:rPrChange>
        </w:rPr>
        <w:t>because it belongs to another slice or tile</w:t>
      </w:r>
      <w:r>
        <w:rPr>
          <w:bCs/>
          <w:lang w:eastAsia="ko-KR"/>
        </w:rPr>
        <w:t>) or is intra c</w:t>
      </w:r>
      <w:r>
        <w:rPr>
          <w:rFonts w:eastAsia="MS Mincho"/>
          <w:lang w:eastAsia="ja-JP"/>
        </w:rPr>
        <w:t>oded. After candidate at position A</w:t>
      </w:r>
      <w:r>
        <w:rPr>
          <w:rFonts w:eastAsia="MS Mincho"/>
          <w:vertAlign w:val="subscript"/>
          <w:lang w:eastAsia="ja-JP"/>
        </w:rPr>
        <w:t>1</w:t>
      </w:r>
      <w:r>
        <w:rPr>
          <w:rFonts w:eastAsia="MS Mincho"/>
          <w:lang w:eastAsia="ja-JP"/>
        </w:rPr>
        <w:t xml:space="preserve"> is added, the addition of the remaining candidates is subject to a redundancy check which ensures that candidates with same motion information are excluded from the list so that coding efficiency is improved. To reduce computational complexity, not all possible candidate pairs are considered in the mentioned redundancy check. Instead only the pairs linked with an arrow in </w:t>
      </w:r>
      <w:r>
        <w:rPr>
          <w:rFonts w:eastAsia="MS Mincho"/>
          <w:lang w:eastAsia="ja-JP"/>
        </w:rPr>
        <w:fldChar w:fldCharType="begin"/>
      </w:r>
      <w:r>
        <w:rPr>
          <w:rFonts w:eastAsia="MS Mincho"/>
          <w:lang w:eastAsia="ja-JP"/>
        </w:rPr>
        <w:instrText xml:space="preserve"> REF _Ref11069006 \h </w:instrText>
      </w:r>
      <w:r>
        <w:rPr>
          <w:rFonts w:eastAsia="MS Mincho"/>
          <w:lang w:eastAsia="ja-JP"/>
        </w:rPr>
        <w:fldChar w:fldCharType="separate"/>
      </w:r>
      <w:r>
        <w:rPr>
          <w:lang w:val="en-GB" w:eastAsia="ko-KR"/>
        </w:rPr>
        <w:t>Figure 22</w:t>
      </w:r>
      <w:r>
        <w:rPr>
          <w:rFonts w:eastAsia="MS Mincho"/>
          <w:lang w:eastAsia="ja-JP"/>
        </w:rPr>
        <w:fldChar w:fldCharType="end"/>
      </w:r>
      <w:r>
        <w:rPr>
          <w:rFonts w:eastAsia="MS Mincho"/>
          <w:lang w:eastAsia="ja-JP"/>
        </w:rPr>
        <w:t xml:space="preserve"> are considered and a candidate is only added to the list if the corresponding candidate used for redundancy check has not the same motion information.</w:t>
      </w:r>
    </w:p>
    <w:p>
      <w:pPr>
        <w:rPr>
          <w:lang w:eastAsia="ko-KR"/>
        </w:rPr>
      </w:pPr>
    </w:p>
    <w:p>
      <w:pPr>
        <w:keepLines/>
        <w:jc w:val="center"/>
        <w:rPr>
          <w:rFonts w:eastAsia="MS Mincho"/>
          <w:lang w:eastAsia="ja-JP"/>
        </w:rPr>
      </w:pPr>
      <w:r>
        <w:object>
          <v:shape id="_x0000_i1029" o:spt="75" type="#_x0000_t75" style="height:151.5pt;width:151.5pt;" o:ole="t" filled="f" o:preferrelative="t" stroked="f" coordsize="21600,21600">
            <v:path/>
            <v:fill on="f" focussize="0,0"/>
            <v:stroke on="f" joinstyle="miter"/>
            <v:imagedata r:id="rId37" o:title=""/>
            <o:lock v:ext="edit" aspectratio="t"/>
            <w10:wrap type="none"/>
            <w10:anchorlock/>
          </v:shape>
          <o:OLEObject Type="Embed" ProgID="Visio.Drawing.11" ShapeID="_x0000_i1029" DrawAspect="Content" ObjectID="_1468075729" r:id="rId36">
            <o:LockedField>false</o:LockedField>
          </o:OLEObject>
        </w:object>
      </w:r>
      <w:r>
        <w:t xml:space="preserve"> </w:t>
      </w:r>
    </w:p>
    <w:p>
      <w:pPr>
        <w:pStyle w:val="13"/>
        <w:keepNext w:val="0"/>
        <w:keepLines/>
        <w:spacing w:before="136" w:after="120"/>
        <w:rPr>
          <w:lang w:val="en-GB" w:eastAsia="ko-KR"/>
        </w:rPr>
      </w:pPr>
      <w:bookmarkStart w:id="122" w:name="_Ref11068966"/>
      <w:bookmarkStart w:id="123" w:name="_Ref533103938"/>
      <w:bookmarkStart w:id="124" w:name="_Toc411015403"/>
      <w:bookmarkStart w:id="125" w:name="_Toc376882551"/>
      <w:r>
        <w:rPr>
          <w:lang w:val="en-GB" w:eastAsia="ko-KR"/>
        </w:rPr>
        <w:t xml:space="preserve">Figure </w:t>
      </w:r>
      <w:r>
        <w:rPr>
          <w:lang w:val="en-GB" w:eastAsia="ko-KR"/>
        </w:rPr>
        <w:fldChar w:fldCharType="begin"/>
      </w:r>
      <w:r>
        <w:rPr>
          <w:lang w:val="en-GB" w:eastAsia="ko-KR"/>
        </w:rPr>
        <w:instrText xml:space="preserve"> SEQ Figure \* ARABIC </w:instrText>
      </w:r>
      <w:r>
        <w:rPr>
          <w:lang w:val="en-GB" w:eastAsia="ko-KR"/>
        </w:rPr>
        <w:fldChar w:fldCharType="separate"/>
      </w:r>
      <w:r>
        <w:rPr>
          <w:lang w:val="en-GB" w:eastAsia="ko-KR"/>
        </w:rPr>
        <w:t>21</w:t>
      </w:r>
      <w:r>
        <w:rPr>
          <w:lang w:val="en-GB" w:eastAsia="ko-KR"/>
        </w:rPr>
        <w:fldChar w:fldCharType="end"/>
      </w:r>
      <w:bookmarkEnd w:id="122"/>
      <w:bookmarkEnd w:id="123"/>
      <w:r>
        <w:rPr>
          <w:lang w:val="en-GB" w:eastAsia="ko-KR"/>
        </w:rPr>
        <w:t>– Positions of spatial merge candidate</w:t>
      </w:r>
      <w:bookmarkEnd w:id="124"/>
      <w:bookmarkEnd w:id="125"/>
    </w:p>
    <w:p>
      <w:pPr>
        <w:spacing w:after="120"/>
        <w:rPr>
          <w:lang w:val="en-GB" w:eastAsia="ko-KR"/>
        </w:rPr>
      </w:pPr>
    </w:p>
    <w:p>
      <w:pPr>
        <w:keepNext/>
        <w:keepLines/>
        <w:spacing w:after="120"/>
        <w:jc w:val="center"/>
        <w:rPr>
          <w:lang w:eastAsia="ko-KR"/>
        </w:rPr>
      </w:pPr>
      <w:r>
        <w:rPr>
          <w:lang w:eastAsia="zh-CN"/>
        </w:rPr>
        <w:drawing>
          <wp:inline distT="0" distB="0" distL="0" distR="0">
            <wp:extent cx="2657475" cy="1581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657475" cy="1581150"/>
                    </a:xfrm>
                    <a:prstGeom prst="rect">
                      <a:avLst/>
                    </a:prstGeom>
                    <a:noFill/>
                    <a:ln>
                      <a:noFill/>
                    </a:ln>
                  </pic:spPr>
                </pic:pic>
              </a:graphicData>
            </a:graphic>
          </wp:inline>
        </w:drawing>
      </w:r>
    </w:p>
    <w:p>
      <w:pPr>
        <w:pStyle w:val="13"/>
        <w:keepLines/>
        <w:spacing w:before="136"/>
        <w:rPr>
          <w:lang w:eastAsia="ko-KR"/>
        </w:rPr>
      </w:pPr>
      <w:bookmarkStart w:id="126" w:name="_Ref11069006"/>
      <w:bookmarkStart w:id="127" w:name="_Ref533104055"/>
      <w:bookmarkStart w:id="128" w:name="_Toc411015404"/>
      <w:r>
        <w:rPr>
          <w:lang w:val="en-GB" w:eastAsia="ko-KR"/>
        </w:rPr>
        <w:t xml:space="preserve">Figure </w:t>
      </w:r>
      <w:r>
        <w:rPr>
          <w:lang w:val="en-GB" w:eastAsia="ko-KR"/>
        </w:rPr>
        <w:fldChar w:fldCharType="begin"/>
      </w:r>
      <w:r>
        <w:rPr>
          <w:lang w:val="en-GB" w:eastAsia="ko-KR"/>
        </w:rPr>
        <w:instrText xml:space="preserve"> SEQ Figure \* ARABIC </w:instrText>
      </w:r>
      <w:r>
        <w:rPr>
          <w:lang w:val="en-GB" w:eastAsia="ko-KR"/>
        </w:rPr>
        <w:fldChar w:fldCharType="separate"/>
      </w:r>
      <w:r>
        <w:rPr>
          <w:lang w:val="en-GB" w:eastAsia="ko-KR"/>
        </w:rPr>
        <w:t>22</w:t>
      </w:r>
      <w:r>
        <w:rPr>
          <w:lang w:val="en-GB" w:eastAsia="ko-KR"/>
        </w:rPr>
        <w:fldChar w:fldCharType="end"/>
      </w:r>
      <w:bookmarkEnd w:id="126"/>
      <w:bookmarkEnd w:id="127"/>
      <w:r>
        <w:rPr>
          <w:lang w:val="en-GB" w:eastAsia="ko-KR"/>
        </w:rPr>
        <w:t xml:space="preserve"> </w:t>
      </w:r>
      <w:r>
        <w:t>– Candidate pairs considered for redundancy check of spatial merge candidates</w:t>
      </w:r>
      <w:bookmarkEnd w:id="128"/>
    </w:p>
    <w:p>
      <w:pPr>
        <w:pStyle w:val="5"/>
        <w:spacing w:before="136"/>
        <w:rPr>
          <w:lang w:val="en-GB" w:eastAsia="ko-KR"/>
        </w:rPr>
      </w:pPr>
      <w:bookmarkStart w:id="129" w:name="_Toc314408989"/>
      <w:bookmarkStart w:id="130" w:name="_Toc376882479"/>
      <w:bookmarkStart w:id="131" w:name="_Toc411002822"/>
      <w:r>
        <w:rPr>
          <w:lang w:val="en-GB" w:eastAsia="ja-JP"/>
        </w:rPr>
        <w:t>Temporal</w:t>
      </w:r>
      <w:r>
        <w:rPr>
          <w:rFonts w:eastAsia="MS Mincho"/>
          <w:b w:val="0"/>
          <w:bCs w:val="0"/>
          <w:lang w:val="en-GB" w:eastAsia="ja-JP"/>
        </w:rPr>
        <w:t xml:space="preserve"> candidates</w:t>
      </w:r>
      <w:bookmarkEnd w:id="129"/>
      <w:bookmarkEnd w:id="130"/>
      <w:r>
        <w:rPr>
          <w:rFonts w:eastAsia="MS Mincho"/>
          <w:b w:val="0"/>
          <w:bCs w:val="0"/>
          <w:lang w:val="en-GB" w:eastAsia="ja-JP"/>
        </w:rPr>
        <w:t xml:space="preserve"> derivation</w:t>
      </w:r>
      <w:bookmarkEnd w:id="131"/>
    </w:p>
    <w:p>
      <w:pPr>
        <w:spacing w:after="120"/>
        <w:jc w:val="both"/>
        <w:rPr>
          <w:lang w:val="en-GB" w:eastAsia="ko-KR"/>
        </w:rPr>
      </w:pPr>
      <w:r>
        <w:rPr>
          <w:lang w:eastAsia="ko-KR"/>
        </w:rPr>
        <w:t xml:space="preserve">In this step, </w:t>
      </w:r>
      <w:r>
        <w:rPr>
          <w:color w:val="0000FF"/>
          <w:lang w:eastAsia="ko-KR"/>
          <w:rPrChange w:id="327" w:author="84038" w:date="2021-06-12T16:52:06Z">
            <w:rPr>
              <w:lang w:eastAsia="ko-KR"/>
            </w:rPr>
          </w:rPrChange>
        </w:rPr>
        <w:t>only one candidate is added to the list.</w:t>
      </w:r>
      <w:r>
        <w:rPr>
          <w:lang w:eastAsia="ko-KR"/>
        </w:rPr>
        <w:t xml:space="preserve"> Particularly, in the derivation of this temporal merge candidate, a scaled motion vector is derived based on co-located CU belonging to the collocated referenncee picture. The reference picture list to be used for derivation of the co-located CU is explicitly signalled in the slice header. The scaled motion vector for temporal merge candidate is obtained as illustrated by the dotted line in </w:t>
      </w:r>
      <w:r>
        <w:rPr>
          <w:lang w:eastAsia="ko-KR"/>
        </w:rPr>
        <w:fldChar w:fldCharType="begin"/>
      </w:r>
      <w:r>
        <w:rPr>
          <w:lang w:eastAsia="ko-KR"/>
        </w:rPr>
        <w:instrText xml:space="preserve"> REF _Ref11068917 \h </w:instrText>
      </w:r>
      <w:r>
        <w:rPr>
          <w:lang w:eastAsia="ko-KR"/>
        </w:rPr>
        <w:fldChar w:fldCharType="separate"/>
      </w:r>
      <w:r>
        <w:rPr>
          <w:lang w:val="en-GB" w:eastAsia="ko-KR"/>
        </w:rPr>
        <w:t>Figure 23</w:t>
      </w:r>
      <w:r>
        <w:rPr>
          <w:lang w:eastAsia="ko-KR"/>
        </w:rPr>
        <w:fldChar w:fldCharType="end"/>
      </w:r>
      <w:r>
        <w:rPr>
          <w:lang w:eastAsia="ko-KR"/>
        </w:rPr>
        <w:t xml:space="preserve">, which is scaled from the motion vector of the co-located CU using the POC distances, tb and td, where tb is defined to be the POC difference between the reference picture of the current picture and the current picture and td is defined to be the POC difference between the reference picture of the co-located picture and the co-located picture. The reference picture index of temporal merge candidate is set equal to zero. </w:t>
      </w:r>
    </w:p>
    <w:p>
      <w:pPr>
        <w:keepNext/>
        <w:keepLines/>
        <w:jc w:val="center"/>
        <w:rPr>
          <w:lang w:eastAsia="ko-KR"/>
        </w:rPr>
      </w:pPr>
      <w:r>
        <w:rPr>
          <w:lang w:eastAsia="zh-CN"/>
        </w:rPr>
        <mc:AlternateContent>
          <mc:Choice Requires="wpc">
            <w:drawing>
              <wp:inline distT="0" distB="0" distL="0" distR="0">
                <wp:extent cx="2886075" cy="2040890"/>
                <wp:effectExtent l="0" t="0" r="9525" b="16510"/>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Rectangle 32"/>
                        <wps:cNvSpPr>
                          <a:spLocks noChangeArrowheads="1"/>
                        </wps:cNvSpPr>
                        <wps:spPr bwMode="auto">
                          <a:xfrm>
                            <a:off x="193040" y="210185"/>
                            <a:ext cx="19685" cy="1091565"/>
                          </a:xfrm>
                          <a:prstGeom prst="rect">
                            <a:avLst/>
                          </a:prstGeom>
                          <a:solidFill>
                            <a:srgbClr val="000000"/>
                          </a:solidFill>
                          <a:ln w="635">
                            <a:solidFill>
                              <a:srgbClr val="000000"/>
                            </a:solidFill>
                            <a:round/>
                          </a:ln>
                        </wps:spPr>
                        <wps:bodyPr rot="0" vert="horz" wrap="square" lIns="91440" tIns="45720" rIns="91440" bIns="45720" anchor="t" anchorCtr="0" upright="1">
                          <a:noAutofit/>
                        </wps:bodyPr>
                      </wps:wsp>
                      <wps:wsp>
                        <wps:cNvPr id="89" name="Rectangle 33"/>
                        <wps:cNvSpPr>
                          <a:spLocks noChangeArrowheads="1"/>
                        </wps:cNvSpPr>
                        <wps:spPr bwMode="auto">
                          <a:xfrm>
                            <a:off x="1482090" y="210185"/>
                            <a:ext cx="19685" cy="1091565"/>
                          </a:xfrm>
                          <a:prstGeom prst="rect">
                            <a:avLst/>
                          </a:prstGeom>
                          <a:solidFill>
                            <a:srgbClr val="000000"/>
                          </a:solidFill>
                          <a:ln w="635">
                            <a:solidFill>
                              <a:srgbClr val="000000"/>
                            </a:solidFill>
                            <a:round/>
                          </a:ln>
                        </wps:spPr>
                        <wps:bodyPr rot="0" vert="horz" wrap="square" lIns="91440" tIns="45720" rIns="91440" bIns="45720" anchor="t" anchorCtr="0" upright="1">
                          <a:noAutofit/>
                        </wps:bodyPr>
                      </wps:wsp>
                      <wps:wsp>
                        <wps:cNvPr id="90" name="Rectangle 34"/>
                        <wps:cNvSpPr>
                          <a:spLocks noChangeArrowheads="1"/>
                        </wps:cNvSpPr>
                        <wps:spPr bwMode="auto">
                          <a:xfrm>
                            <a:off x="2320290" y="210185"/>
                            <a:ext cx="19050" cy="1091565"/>
                          </a:xfrm>
                          <a:prstGeom prst="rect">
                            <a:avLst/>
                          </a:prstGeom>
                          <a:solidFill>
                            <a:srgbClr val="000000"/>
                          </a:solidFill>
                          <a:ln w="635">
                            <a:solidFill>
                              <a:srgbClr val="000000"/>
                            </a:solidFill>
                            <a:round/>
                          </a:ln>
                        </wps:spPr>
                        <wps:bodyPr rot="0" vert="horz" wrap="square" lIns="91440" tIns="45720" rIns="91440" bIns="45720" anchor="t" anchorCtr="0" upright="1">
                          <a:noAutofit/>
                        </wps:bodyPr>
                      </wps:wsp>
                      <wps:wsp>
                        <wps:cNvPr id="91" name="Freeform 35"/>
                        <wps:cNvSpPr>
                          <a:spLocks noEditPoints="1"/>
                        </wps:cNvSpPr>
                        <wps:spPr bwMode="auto">
                          <a:xfrm>
                            <a:off x="1492250" y="906780"/>
                            <a:ext cx="841375" cy="91440"/>
                          </a:xfrm>
                          <a:custGeom>
                            <a:avLst/>
                            <a:gdLst>
                              <a:gd name="T0" fmla="*/ 0 w 2057"/>
                              <a:gd name="T1" fmla="*/ 85 h 223"/>
                              <a:gd name="T2" fmla="*/ 2009 w 2057"/>
                              <a:gd name="T3" fmla="*/ 88 h 223"/>
                              <a:gd name="T4" fmla="*/ 2009 w 2057"/>
                              <a:gd name="T5" fmla="*/ 136 h 223"/>
                              <a:gd name="T6" fmla="*/ 0 w 2057"/>
                              <a:gd name="T7" fmla="*/ 133 h 223"/>
                              <a:gd name="T8" fmla="*/ 0 w 2057"/>
                              <a:gd name="T9" fmla="*/ 85 h 223"/>
                              <a:gd name="T10" fmla="*/ 1877 w 2057"/>
                              <a:gd name="T11" fmla="*/ 7 h 223"/>
                              <a:gd name="T12" fmla="*/ 2057 w 2057"/>
                              <a:gd name="T13" fmla="*/ 112 h 223"/>
                              <a:gd name="T14" fmla="*/ 1877 w 2057"/>
                              <a:gd name="T15" fmla="*/ 217 h 223"/>
                              <a:gd name="T16" fmla="*/ 1844 w 2057"/>
                              <a:gd name="T17" fmla="*/ 208 h 223"/>
                              <a:gd name="T18" fmla="*/ 1853 w 2057"/>
                              <a:gd name="T19" fmla="*/ 175 h 223"/>
                              <a:gd name="T20" fmla="*/ 1997 w 2057"/>
                              <a:gd name="T21" fmla="*/ 91 h 223"/>
                              <a:gd name="T22" fmla="*/ 1997 w 2057"/>
                              <a:gd name="T23" fmla="*/ 133 h 223"/>
                              <a:gd name="T24" fmla="*/ 1853 w 2057"/>
                              <a:gd name="T25" fmla="*/ 49 h 223"/>
                              <a:gd name="T26" fmla="*/ 1845 w 2057"/>
                              <a:gd name="T27" fmla="*/ 16 h 223"/>
                              <a:gd name="T28" fmla="*/ 1877 w 2057"/>
                              <a:gd name="T29" fmla="*/ 7 h 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57" h="223">
                                <a:moveTo>
                                  <a:pt x="0" y="85"/>
                                </a:moveTo>
                                <a:lnTo>
                                  <a:pt x="2009" y="88"/>
                                </a:lnTo>
                                <a:lnTo>
                                  <a:pt x="2009" y="136"/>
                                </a:lnTo>
                                <a:lnTo>
                                  <a:pt x="0" y="133"/>
                                </a:lnTo>
                                <a:lnTo>
                                  <a:pt x="0" y="85"/>
                                </a:lnTo>
                                <a:close/>
                                <a:moveTo>
                                  <a:pt x="1877" y="7"/>
                                </a:moveTo>
                                <a:lnTo>
                                  <a:pt x="2057" y="112"/>
                                </a:lnTo>
                                <a:lnTo>
                                  <a:pt x="1877" y="217"/>
                                </a:lnTo>
                                <a:cubicBezTo>
                                  <a:pt x="1866" y="223"/>
                                  <a:pt x="1851" y="219"/>
                                  <a:pt x="1844" y="208"/>
                                </a:cubicBezTo>
                                <a:cubicBezTo>
                                  <a:pt x="1838" y="196"/>
                                  <a:pt x="1842" y="182"/>
                                  <a:pt x="1853" y="175"/>
                                </a:cubicBezTo>
                                <a:lnTo>
                                  <a:pt x="1997" y="91"/>
                                </a:lnTo>
                                <a:lnTo>
                                  <a:pt x="1997" y="133"/>
                                </a:lnTo>
                                <a:lnTo>
                                  <a:pt x="1853" y="49"/>
                                </a:lnTo>
                                <a:cubicBezTo>
                                  <a:pt x="1842" y="42"/>
                                  <a:pt x="1838" y="27"/>
                                  <a:pt x="1845" y="16"/>
                                </a:cubicBezTo>
                                <a:cubicBezTo>
                                  <a:pt x="1851" y="4"/>
                                  <a:pt x="1866" y="0"/>
                                  <a:pt x="1877" y="7"/>
                                </a:cubicBezTo>
                                <a:close/>
                              </a:path>
                            </a:pathLst>
                          </a:custGeom>
                          <a:solidFill>
                            <a:srgbClr val="000000"/>
                          </a:solidFill>
                          <a:ln w="635">
                            <a:solidFill>
                              <a:srgbClr val="000000"/>
                            </a:solidFill>
                            <a:round/>
                          </a:ln>
                        </wps:spPr>
                        <wps:bodyPr rot="0" vert="horz" wrap="square" lIns="91440" tIns="45720" rIns="91440" bIns="45720" anchor="t" anchorCtr="0" upright="1">
                          <a:noAutofit/>
                        </wps:bodyPr>
                      </wps:wsp>
                      <wps:wsp>
                        <wps:cNvPr id="92" name="Freeform 36"/>
                        <wps:cNvSpPr>
                          <a:spLocks noEditPoints="1"/>
                        </wps:cNvSpPr>
                        <wps:spPr bwMode="auto">
                          <a:xfrm>
                            <a:off x="2320290" y="744855"/>
                            <a:ext cx="52070" cy="367665"/>
                          </a:xfrm>
                          <a:custGeom>
                            <a:avLst/>
                            <a:gdLst>
                              <a:gd name="T0" fmla="*/ 0 w 128"/>
                              <a:gd name="T1" fmla="*/ 24 h 896"/>
                              <a:gd name="T2" fmla="*/ 24 w 128"/>
                              <a:gd name="T3" fmla="*/ 0 h 896"/>
                              <a:gd name="T4" fmla="*/ 104 w 128"/>
                              <a:gd name="T5" fmla="*/ 0 h 896"/>
                              <a:gd name="T6" fmla="*/ 128 w 128"/>
                              <a:gd name="T7" fmla="*/ 24 h 896"/>
                              <a:gd name="T8" fmla="*/ 128 w 128"/>
                              <a:gd name="T9" fmla="*/ 872 h 896"/>
                              <a:gd name="T10" fmla="*/ 104 w 128"/>
                              <a:gd name="T11" fmla="*/ 896 h 896"/>
                              <a:gd name="T12" fmla="*/ 24 w 128"/>
                              <a:gd name="T13" fmla="*/ 896 h 896"/>
                              <a:gd name="T14" fmla="*/ 0 w 128"/>
                              <a:gd name="T15" fmla="*/ 872 h 896"/>
                              <a:gd name="T16" fmla="*/ 0 w 128"/>
                              <a:gd name="T17" fmla="*/ 24 h 896"/>
                              <a:gd name="T18" fmla="*/ 48 w 128"/>
                              <a:gd name="T19" fmla="*/ 872 h 896"/>
                              <a:gd name="T20" fmla="*/ 24 w 128"/>
                              <a:gd name="T21" fmla="*/ 848 h 896"/>
                              <a:gd name="T22" fmla="*/ 104 w 128"/>
                              <a:gd name="T23" fmla="*/ 848 h 896"/>
                              <a:gd name="T24" fmla="*/ 80 w 128"/>
                              <a:gd name="T25" fmla="*/ 872 h 896"/>
                              <a:gd name="T26" fmla="*/ 80 w 128"/>
                              <a:gd name="T27" fmla="*/ 24 h 896"/>
                              <a:gd name="T28" fmla="*/ 104 w 128"/>
                              <a:gd name="T29" fmla="*/ 48 h 896"/>
                              <a:gd name="T30" fmla="*/ 24 w 128"/>
                              <a:gd name="T31" fmla="*/ 48 h 896"/>
                              <a:gd name="T32" fmla="*/ 48 w 128"/>
                              <a:gd name="T33" fmla="*/ 24 h 896"/>
                              <a:gd name="T34" fmla="*/ 48 w 128"/>
                              <a:gd name="T35" fmla="*/ 872 h 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8" h="896">
                                <a:moveTo>
                                  <a:pt x="0" y="24"/>
                                </a:moveTo>
                                <a:cubicBezTo>
                                  <a:pt x="0" y="11"/>
                                  <a:pt x="11" y="0"/>
                                  <a:pt x="24" y="0"/>
                                </a:cubicBezTo>
                                <a:lnTo>
                                  <a:pt x="104" y="0"/>
                                </a:lnTo>
                                <a:cubicBezTo>
                                  <a:pt x="118" y="0"/>
                                  <a:pt x="128" y="11"/>
                                  <a:pt x="128" y="24"/>
                                </a:cubicBezTo>
                                <a:lnTo>
                                  <a:pt x="128" y="872"/>
                                </a:lnTo>
                                <a:cubicBezTo>
                                  <a:pt x="128" y="886"/>
                                  <a:pt x="118" y="896"/>
                                  <a:pt x="104" y="896"/>
                                </a:cubicBezTo>
                                <a:lnTo>
                                  <a:pt x="24" y="896"/>
                                </a:lnTo>
                                <a:cubicBezTo>
                                  <a:pt x="11" y="896"/>
                                  <a:pt x="0" y="886"/>
                                  <a:pt x="0" y="872"/>
                                </a:cubicBezTo>
                                <a:lnTo>
                                  <a:pt x="0" y="24"/>
                                </a:lnTo>
                                <a:close/>
                                <a:moveTo>
                                  <a:pt x="48" y="872"/>
                                </a:moveTo>
                                <a:lnTo>
                                  <a:pt x="24" y="848"/>
                                </a:lnTo>
                                <a:lnTo>
                                  <a:pt x="104" y="848"/>
                                </a:lnTo>
                                <a:lnTo>
                                  <a:pt x="80" y="872"/>
                                </a:lnTo>
                                <a:lnTo>
                                  <a:pt x="80" y="24"/>
                                </a:lnTo>
                                <a:lnTo>
                                  <a:pt x="104" y="48"/>
                                </a:lnTo>
                                <a:lnTo>
                                  <a:pt x="24" y="48"/>
                                </a:lnTo>
                                <a:lnTo>
                                  <a:pt x="48" y="24"/>
                                </a:lnTo>
                                <a:lnTo>
                                  <a:pt x="48" y="872"/>
                                </a:lnTo>
                                <a:close/>
                              </a:path>
                            </a:pathLst>
                          </a:custGeom>
                          <a:solidFill>
                            <a:srgbClr val="FF0000"/>
                          </a:solidFill>
                          <a:ln w="635">
                            <a:solidFill>
                              <a:srgbClr val="FF0000"/>
                            </a:solidFill>
                            <a:round/>
                          </a:ln>
                        </wps:spPr>
                        <wps:bodyPr rot="0" vert="horz" wrap="square" lIns="91440" tIns="45720" rIns="91440" bIns="45720" anchor="t" anchorCtr="0" upright="1">
                          <a:noAutofit/>
                        </wps:bodyPr>
                      </wps:wsp>
                      <wps:wsp>
                        <wps:cNvPr id="93" name="Freeform 37"/>
                        <wps:cNvSpPr>
                          <a:spLocks noEditPoints="1"/>
                        </wps:cNvSpPr>
                        <wps:spPr bwMode="auto">
                          <a:xfrm>
                            <a:off x="203200" y="482600"/>
                            <a:ext cx="2129155" cy="461010"/>
                          </a:xfrm>
                          <a:custGeom>
                            <a:avLst/>
                            <a:gdLst>
                              <a:gd name="T0" fmla="*/ 5197 w 5206"/>
                              <a:gd name="T1" fmla="*/ 1124 h 1124"/>
                              <a:gd name="T2" fmla="*/ 42 w 5206"/>
                              <a:gd name="T3" fmla="*/ 105 h 1124"/>
                              <a:gd name="T4" fmla="*/ 52 w 5206"/>
                              <a:gd name="T5" fmla="*/ 58 h 1124"/>
                              <a:gd name="T6" fmla="*/ 5206 w 5206"/>
                              <a:gd name="T7" fmla="*/ 1077 h 1124"/>
                              <a:gd name="T8" fmla="*/ 5197 w 5206"/>
                              <a:gd name="T9" fmla="*/ 1124 h 1124"/>
                              <a:gd name="T10" fmla="*/ 156 w 5206"/>
                              <a:gd name="T11" fmla="*/ 210 h 1124"/>
                              <a:gd name="T12" fmla="*/ 0 w 5206"/>
                              <a:gd name="T13" fmla="*/ 72 h 1124"/>
                              <a:gd name="T14" fmla="*/ 197 w 5206"/>
                              <a:gd name="T15" fmla="*/ 5 h 1124"/>
                              <a:gd name="T16" fmla="*/ 227 w 5206"/>
                              <a:gd name="T17" fmla="*/ 19 h 1124"/>
                              <a:gd name="T18" fmla="*/ 212 w 5206"/>
                              <a:gd name="T19" fmla="*/ 50 h 1124"/>
                              <a:gd name="T20" fmla="*/ 55 w 5206"/>
                              <a:gd name="T21" fmla="*/ 104 h 1124"/>
                              <a:gd name="T22" fmla="*/ 63 w 5206"/>
                              <a:gd name="T23" fmla="*/ 64 h 1124"/>
                              <a:gd name="T24" fmla="*/ 188 w 5206"/>
                              <a:gd name="T25" fmla="*/ 174 h 1124"/>
                              <a:gd name="T26" fmla="*/ 190 w 5206"/>
                              <a:gd name="T27" fmla="*/ 208 h 1124"/>
                              <a:gd name="T28" fmla="*/ 156 w 5206"/>
                              <a:gd name="T29" fmla="*/ 210 h 11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206" h="1124">
                                <a:moveTo>
                                  <a:pt x="5197" y="1124"/>
                                </a:moveTo>
                                <a:lnTo>
                                  <a:pt x="42" y="105"/>
                                </a:lnTo>
                                <a:lnTo>
                                  <a:pt x="52" y="58"/>
                                </a:lnTo>
                                <a:lnTo>
                                  <a:pt x="5206" y="1077"/>
                                </a:lnTo>
                                <a:lnTo>
                                  <a:pt x="5197" y="1124"/>
                                </a:lnTo>
                                <a:close/>
                                <a:moveTo>
                                  <a:pt x="156" y="210"/>
                                </a:moveTo>
                                <a:lnTo>
                                  <a:pt x="0" y="72"/>
                                </a:lnTo>
                                <a:lnTo>
                                  <a:pt x="197" y="5"/>
                                </a:lnTo>
                                <a:cubicBezTo>
                                  <a:pt x="209" y="0"/>
                                  <a:pt x="223" y="7"/>
                                  <a:pt x="227" y="19"/>
                                </a:cubicBezTo>
                                <a:cubicBezTo>
                                  <a:pt x="232" y="32"/>
                                  <a:pt x="225" y="46"/>
                                  <a:pt x="212" y="50"/>
                                </a:cubicBezTo>
                                <a:lnTo>
                                  <a:pt x="55" y="104"/>
                                </a:lnTo>
                                <a:lnTo>
                                  <a:pt x="63" y="64"/>
                                </a:lnTo>
                                <a:lnTo>
                                  <a:pt x="188" y="174"/>
                                </a:lnTo>
                                <a:cubicBezTo>
                                  <a:pt x="198" y="183"/>
                                  <a:pt x="199" y="198"/>
                                  <a:pt x="190" y="208"/>
                                </a:cubicBezTo>
                                <a:cubicBezTo>
                                  <a:pt x="181" y="218"/>
                                  <a:pt x="166" y="219"/>
                                  <a:pt x="156" y="210"/>
                                </a:cubicBezTo>
                                <a:close/>
                              </a:path>
                            </a:pathLst>
                          </a:custGeom>
                          <a:solidFill>
                            <a:srgbClr val="000000"/>
                          </a:solidFill>
                          <a:ln w="635">
                            <a:solidFill>
                              <a:srgbClr val="000000"/>
                            </a:solidFill>
                            <a:round/>
                          </a:ln>
                        </wps:spPr>
                        <wps:bodyPr rot="0" vert="horz" wrap="square" lIns="91440" tIns="45720" rIns="91440" bIns="45720" anchor="t" anchorCtr="0" upright="1">
                          <a:noAutofit/>
                        </wps:bodyPr>
                      </wps:wsp>
                      <wps:wsp>
                        <wps:cNvPr id="94" name="Freeform 38"/>
                        <wps:cNvSpPr>
                          <a:spLocks noEditPoints="1"/>
                        </wps:cNvSpPr>
                        <wps:spPr bwMode="auto">
                          <a:xfrm>
                            <a:off x="1482090" y="744855"/>
                            <a:ext cx="52705" cy="367665"/>
                          </a:xfrm>
                          <a:custGeom>
                            <a:avLst/>
                            <a:gdLst>
                              <a:gd name="T0" fmla="*/ 0 w 128"/>
                              <a:gd name="T1" fmla="*/ 24 h 896"/>
                              <a:gd name="T2" fmla="*/ 24 w 128"/>
                              <a:gd name="T3" fmla="*/ 0 h 896"/>
                              <a:gd name="T4" fmla="*/ 104 w 128"/>
                              <a:gd name="T5" fmla="*/ 0 h 896"/>
                              <a:gd name="T6" fmla="*/ 128 w 128"/>
                              <a:gd name="T7" fmla="*/ 24 h 896"/>
                              <a:gd name="T8" fmla="*/ 128 w 128"/>
                              <a:gd name="T9" fmla="*/ 872 h 896"/>
                              <a:gd name="T10" fmla="*/ 104 w 128"/>
                              <a:gd name="T11" fmla="*/ 896 h 896"/>
                              <a:gd name="T12" fmla="*/ 24 w 128"/>
                              <a:gd name="T13" fmla="*/ 896 h 896"/>
                              <a:gd name="T14" fmla="*/ 0 w 128"/>
                              <a:gd name="T15" fmla="*/ 872 h 896"/>
                              <a:gd name="T16" fmla="*/ 0 w 128"/>
                              <a:gd name="T17" fmla="*/ 24 h 896"/>
                              <a:gd name="T18" fmla="*/ 48 w 128"/>
                              <a:gd name="T19" fmla="*/ 872 h 896"/>
                              <a:gd name="T20" fmla="*/ 24 w 128"/>
                              <a:gd name="T21" fmla="*/ 848 h 896"/>
                              <a:gd name="T22" fmla="*/ 104 w 128"/>
                              <a:gd name="T23" fmla="*/ 848 h 896"/>
                              <a:gd name="T24" fmla="*/ 80 w 128"/>
                              <a:gd name="T25" fmla="*/ 872 h 896"/>
                              <a:gd name="T26" fmla="*/ 80 w 128"/>
                              <a:gd name="T27" fmla="*/ 24 h 896"/>
                              <a:gd name="T28" fmla="*/ 104 w 128"/>
                              <a:gd name="T29" fmla="*/ 48 h 896"/>
                              <a:gd name="T30" fmla="*/ 24 w 128"/>
                              <a:gd name="T31" fmla="*/ 48 h 896"/>
                              <a:gd name="T32" fmla="*/ 48 w 128"/>
                              <a:gd name="T33" fmla="*/ 24 h 896"/>
                              <a:gd name="T34" fmla="*/ 48 w 128"/>
                              <a:gd name="T35" fmla="*/ 872 h 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8" h="896">
                                <a:moveTo>
                                  <a:pt x="0" y="24"/>
                                </a:moveTo>
                                <a:cubicBezTo>
                                  <a:pt x="0" y="11"/>
                                  <a:pt x="11" y="0"/>
                                  <a:pt x="24" y="0"/>
                                </a:cubicBezTo>
                                <a:lnTo>
                                  <a:pt x="104" y="0"/>
                                </a:lnTo>
                                <a:cubicBezTo>
                                  <a:pt x="118" y="0"/>
                                  <a:pt x="128" y="11"/>
                                  <a:pt x="128" y="24"/>
                                </a:cubicBezTo>
                                <a:lnTo>
                                  <a:pt x="128" y="872"/>
                                </a:lnTo>
                                <a:cubicBezTo>
                                  <a:pt x="128" y="886"/>
                                  <a:pt x="118" y="896"/>
                                  <a:pt x="104" y="896"/>
                                </a:cubicBezTo>
                                <a:lnTo>
                                  <a:pt x="24" y="896"/>
                                </a:lnTo>
                                <a:cubicBezTo>
                                  <a:pt x="11" y="896"/>
                                  <a:pt x="0" y="886"/>
                                  <a:pt x="0" y="872"/>
                                </a:cubicBezTo>
                                <a:lnTo>
                                  <a:pt x="0" y="24"/>
                                </a:lnTo>
                                <a:close/>
                                <a:moveTo>
                                  <a:pt x="48" y="872"/>
                                </a:moveTo>
                                <a:lnTo>
                                  <a:pt x="24" y="848"/>
                                </a:lnTo>
                                <a:lnTo>
                                  <a:pt x="104" y="848"/>
                                </a:lnTo>
                                <a:lnTo>
                                  <a:pt x="80" y="872"/>
                                </a:lnTo>
                                <a:lnTo>
                                  <a:pt x="80" y="24"/>
                                </a:lnTo>
                                <a:lnTo>
                                  <a:pt x="104" y="48"/>
                                </a:lnTo>
                                <a:lnTo>
                                  <a:pt x="24" y="48"/>
                                </a:lnTo>
                                <a:lnTo>
                                  <a:pt x="48" y="24"/>
                                </a:lnTo>
                                <a:lnTo>
                                  <a:pt x="48" y="872"/>
                                </a:lnTo>
                                <a:close/>
                              </a:path>
                            </a:pathLst>
                          </a:custGeom>
                          <a:solidFill>
                            <a:srgbClr val="FF0000"/>
                          </a:solidFill>
                          <a:ln w="635">
                            <a:solidFill>
                              <a:srgbClr val="FF0000"/>
                            </a:solidFill>
                            <a:round/>
                          </a:ln>
                        </wps:spPr>
                        <wps:bodyPr rot="0" vert="horz" wrap="square" lIns="91440" tIns="45720" rIns="91440" bIns="45720" anchor="t" anchorCtr="0" upright="1">
                          <a:noAutofit/>
                        </wps:bodyPr>
                      </wps:wsp>
                      <wps:wsp>
                        <wps:cNvPr id="95" name="Rectangle 39"/>
                        <wps:cNvSpPr>
                          <a:spLocks noChangeArrowheads="1"/>
                        </wps:cNvSpPr>
                        <wps:spPr bwMode="auto">
                          <a:xfrm>
                            <a:off x="1268730" y="37465"/>
                            <a:ext cx="464185" cy="257175"/>
                          </a:xfrm>
                          <a:prstGeom prst="rect">
                            <a:avLst/>
                          </a:prstGeom>
                          <a:noFill/>
                          <a:ln>
                            <a:noFill/>
                          </a:ln>
                        </wps:spPr>
                        <wps:txbx>
                          <w:txbxContent>
                            <w:p>
                              <w:r>
                                <w:rPr>
                                  <w:rFonts w:ascii="Calibri" w:hAnsi="Calibri" w:cs="Calibri"/>
                                  <w:color w:val="000000"/>
                                </w:rPr>
                                <w:t>curr_pic</w:t>
                              </w:r>
                            </w:p>
                          </w:txbxContent>
                        </wps:txbx>
                        <wps:bodyPr rot="0" vert="horz" wrap="none" lIns="0" tIns="0" rIns="0" bIns="0" anchor="t" anchorCtr="0">
                          <a:spAutoFit/>
                        </wps:bodyPr>
                      </wps:wsp>
                      <wps:wsp>
                        <wps:cNvPr id="96" name="Rectangle 40"/>
                        <wps:cNvSpPr>
                          <a:spLocks noChangeArrowheads="1"/>
                        </wps:cNvSpPr>
                        <wps:spPr bwMode="auto">
                          <a:xfrm>
                            <a:off x="2148840" y="37465"/>
                            <a:ext cx="399415" cy="257175"/>
                          </a:xfrm>
                          <a:prstGeom prst="rect">
                            <a:avLst/>
                          </a:prstGeom>
                          <a:noFill/>
                          <a:ln>
                            <a:noFill/>
                          </a:ln>
                        </wps:spPr>
                        <wps:txbx>
                          <w:txbxContent>
                            <w:p>
                              <w:r>
                                <w:rPr>
                                  <w:rFonts w:ascii="Calibri" w:hAnsi="Calibri" w:cs="Calibri"/>
                                  <w:color w:val="000000"/>
                                </w:rPr>
                                <w:t>col_pic</w:t>
                              </w:r>
                            </w:p>
                          </w:txbxContent>
                        </wps:txbx>
                        <wps:bodyPr rot="0" vert="horz" wrap="none" lIns="0" tIns="0" rIns="0" bIns="0" anchor="t" anchorCtr="0">
                          <a:spAutoFit/>
                        </wps:bodyPr>
                      </wps:wsp>
                      <wps:wsp>
                        <wps:cNvPr id="97" name="Rectangle 41"/>
                        <wps:cNvSpPr>
                          <a:spLocks noChangeArrowheads="1"/>
                        </wps:cNvSpPr>
                        <wps:spPr bwMode="auto">
                          <a:xfrm>
                            <a:off x="76200" y="37465"/>
                            <a:ext cx="395605" cy="257175"/>
                          </a:xfrm>
                          <a:prstGeom prst="rect">
                            <a:avLst/>
                          </a:prstGeom>
                          <a:noFill/>
                          <a:ln>
                            <a:noFill/>
                          </a:ln>
                        </wps:spPr>
                        <wps:txbx>
                          <w:txbxContent>
                            <w:p>
                              <w:r>
                                <w:rPr>
                                  <w:rFonts w:ascii="Calibri" w:hAnsi="Calibri" w:cs="Calibri"/>
                                  <w:color w:val="000000"/>
                                </w:rPr>
                                <w:t>col_ref</w:t>
                              </w:r>
                            </w:p>
                          </w:txbxContent>
                        </wps:txbx>
                        <wps:bodyPr rot="0" vert="horz" wrap="none" lIns="0" tIns="0" rIns="0" bIns="0" anchor="t" anchorCtr="0">
                          <a:spAutoFit/>
                        </wps:bodyPr>
                      </wps:wsp>
                      <wps:wsp>
                        <wps:cNvPr id="98" name="Rectangle 42"/>
                        <wps:cNvSpPr>
                          <a:spLocks noChangeArrowheads="1"/>
                        </wps:cNvSpPr>
                        <wps:spPr bwMode="auto">
                          <a:xfrm>
                            <a:off x="840740" y="210185"/>
                            <a:ext cx="19685" cy="1091565"/>
                          </a:xfrm>
                          <a:prstGeom prst="rect">
                            <a:avLst/>
                          </a:prstGeom>
                          <a:solidFill>
                            <a:srgbClr val="000000"/>
                          </a:solidFill>
                          <a:ln w="635">
                            <a:solidFill>
                              <a:srgbClr val="000000"/>
                            </a:solidFill>
                            <a:round/>
                          </a:ln>
                        </wps:spPr>
                        <wps:bodyPr rot="0" vert="horz" wrap="square" lIns="91440" tIns="45720" rIns="91440" bIns="45720" anchor="t" anchorCtr="0" upright="1">
                          <a:noAutofit/>
                        </wps:bodyPr>
                      </wps:wsp>
                      <wps:wsp>
                        <wps:cNvPr id="99" name="Rectangle 43"/>
                        <wps:cNvSpPr>
                          <a:spLocks noChangeArrowheads="1"/>
                        </wps:cNvSpPr>
                        <wps:spPr bwMode="auto">
                          <a:xfrm>
                            <a:off x="689610" y="37465"/>
                            <a:ext cx="460375" cy="257175"/>
                          </a:xfrm>
                          <a:prstGeom prst="rect">
                            <a:avLst/>
                          </a:prstGeom>
                          <a:noFill/>
                          <a:ln>
                            <a:noFill/>
                          </a:ln>
                        </wps:spPr>
                        <wps:txbx>
                          <w:txbxContent>
                            <w:p>
                              <w:r>
                                <w:rPr>
                                  <w:rFonts w:ascii="Calibri" w:hAnsi="Calibri" w:cs="Calibri"/>
                                  <w:color w:val="000000"/>
                                </w:rPr>
                                <w:t>curr_ref</w:t>
                              </w:r>
                            </w:p>
                          </w:txbxContent>
                        </wps:txbx>
                        <wps:bodyPr rot="0" vert="horz" wrap="none" lIns="0" tIns="0" rIns="0" bIns="0" anchor="t" anchorCtr="0">
                          <a:spAutoFit/>
                        </wps:bodyPr>
                      </wps:wsp>
                      <wps:wsp>
                        <wps:cNvPr id="100" name="Freeform 44"/>
                        <wps:cNvSpPr>
                          <a:spLocks noEditPoints="1"/>
                        </wps:cNvSpPr>
                        <wps:spPr bwMode="auto">
                          <a:xfrm>
                            <a:off x="850900" y="800100"/>
                            <a:ext cx="644525" cy="139065"/>
                          </a:xfrm>
                          <a:custGeom>
                            <a:avLst/>
                            <a:gdLst>
                              <a:gd name="T0" fmla="*/ 1569 w 1576"/>
                              <a:gd name="T1" fmla="*/ 340 h 340"/>
                              <a:gd name="T2" fmla="*/ 1427 w 1576"/>
                              <a:gd name="T3" fmla="*/ 319 h 340"/>
                              <a:gd name="T4" fmla="*/ 1434 w 1576"/>
                              <a:gd name="T5" fmla="*/ 271 h 340"/>
                              <a:gd name="T6" fmla="*/ 1576 w 1576"/>
                              <a:gd name="T7" fmla="*/ 292 h 340"/>
                              <a:gd name="T8" fmla="*/ 1569 w 1576"/>
                              <a:gd name="T9" fmla="*/ 340 h 340"/>
                              <a:gd name="T10" fmla="*/ 1379 w 1576"/>
                              <a:gd name="T11" fmla="*/ 311 h 340"/>
                              <a:gd name="T12" fmla="*/ 1237 w 1576"/>
                              <a:gd name="T13" fmla="*/ 290 h 340"/>
                              <a:gd name="T14" fmla="*/ 1244 w 1576"/>
                              <a:gd name="T15" fmla="*/ 243 h 340"/>
                              <a:gd name="T16" fmla="*/ 1387 w 1576"/>
                              <a:gd name="T17" fmla="*/ 264 h 340"/>
                              <a:gd name="T18" fmla="*/ 1379 w 1576"/>
                              <a:gd name="T19" fmla="*/ 311 h 340"/>
                              <a:gd name="T20" fmla="*/ 1190 w 1576"/>
                              <a:gd name="T21" fmla="*/ 283 h 340"/>
                              <a:gd name="T22" fmla="*/ 1047 w 1576"/>
                              <a:gd name="T23" fmla="*/ 262 h 340"/>
                              <a:gd name="T24" fmla="*/ 1054 w 1576"/>
                              <a:gd name="T25" fmla="*/ 215 h 340"/>
                              <a:gd name="T26" fmla="*/ 1197 w 1576"/>
                              <a:gd name="T27" fmla="*/ 236 h 340"/>
                              <a:gd name="T28" fmla="*/ 1190 w 1576"/>
                              <a:gd name="T29" fmla="*/ 283 h 340"/>
                              <a:gd name="T30" fmla="*/ 1000 w 1576"/>
                              <a:gd name="T31" fmla="*/ 255 h 340"/>
                              <a:gd name="T32" fmla="*/ 857 w 1576"/>
                              <a:gd name="T33" fmla="*/ 234 h 340"/>
                              <a:gd name="T34" fmla="*/ 864 w 1576"/>
                              <a:gd name="T35" fmla="*/ 186 h 340"/>
                              <a:gd name="T36" fmla="*/ 1007 w 1576"/>
                              <a:gd name="T37" fmla="*/ 208 h 340"/>
                              <a:gd name="T38" fmla="*/ 1000 w 1576"/>
                              <a:gd name="T39" fmla="*/ 255 h 340"/>
                              <a:gd name="T40" fmla="*/ 810 w 1576"/>
                              <a:gd name="T41" fmla="*/ 227 h 340"/>
                              <a:gd name="T42" fmla="*/ 667 w 1576"/>
                              <a:gd name="T43" fmla="*/ 206 h 340"/>
                              <a:gd name="T44" fmla="*/ 674 w 1576"/>
                              <a:gd name="T45" fmla="*/ 158 h 340"/>
                              <a:gd name="T46" fmla="*/ 817 w 1576"/>
                              <a:gd name="T47" fmla="*/ 179 h 340"/>
                              <a:gd name="T48" fmla="*/ 810 w 1576"/>
                              <a:gd name="T49" fmla="*/ 227 h 340"/>
                              <a:gd name="T50" fmla="*/ 620 w 1576"/>
                              <a:gd name="T51" fmla="*/ 199 h 340"/>
                              <a:gd name="T52" fmla="*/ 477 w 1576"/>
                              <a:gd name="T53" fmla="*/ 178 h 340"/>
                              <a:gd name="T54" fmla="*/ 484 w 1576"/>
                              <a:gd name="T55" fmla="*/ 130 h 340"/>
                              <a:gd name="T56" fmla="*/ 627 w 1576"/>
                              <a:gd name="T57" fmla="*/ 151 h 340"/>
                              <a:gd name="T58" fmla="*/ 620 w 1576"/>
                              <a:gd name="T59" fmla="*/ 199 h 340"/>
                              <a:gd name="T60" fmla="*/ 430 w 1576"/>
                              <a:gd name="T61" fmla="*/ 170 h 340"/>
                              <a:gd name="T62" fmla="*/ 287 w 1576"/>
                              <a:gd name="T63" fmla="*/ 149 h 340"/>
                              <a:gd name="T64" fmla="*/ 295 w 1576"/>
                              <a:gd name="T65" fmla="*/ 102 h 340"/>
                              <a:gd name="T66" fmla="*/ 437 w 1576"/>
                              <a:gd name="T67" fmla="*/ 123 h 340"/>
                              <a:gd name="T68" fmla="*/ 430 w 1576"/>
                              <a:gd name="T69" fmla="*/ 170 h 340"/>
                              <a:gd name="T70" fmla="*/ 240 w 1576"/>
                              <a:gd name="T71" fmla="*/ 142 h 340"/>
                              <a:gd name="T72" fmla="*/ 98 w 1576"/>
                              <a:gd name="T73" fmla="*/ 121 h 340"/>
                              <a:gd name="T74" fmla="*/ 105 w 1576"/>
                              <a:gd name="T75" fmla="*/ 74 h 340"/>
                              <a:gd name="T76" fmla="*/ 247 w 1576"/>
                              <a:gd name="T77" fmla="*/ 95 h 340"/>
                              <a:gd name="T78" fmla="*/ 240 w 1576"/>
                              <a:gd name="T79" fmla="*/ 142 h 340"/>
                              <a:gd name="T80" fmla="*/ 50 w 1576"/>
                              <a:gd name="T81" fmla="*/ 114 h 340"/>
                              <a:gd name="T82" fmla="*/ 44 w 1576"/>
                              <a:gd name="T83" fmla="*/ 113 h 340"/>
                              <a:gd name="T84" fmla="*/ 51 w 1576"/>
                              <a:gd name="T85" fmla="*/ 66 h 340"/>
                              <a:gd name="T86" fmla="*/ 57 w 1576"/>
                              <a:gd name="T87" fmla="*/ 67 h 340"/>
                              <a:gd name="T88" fmla="*/ 50 w 1576"/>
                              <a:gd name="T89" fmla="*/ 114 h 340"/>
                              <a:gd name="T90" fmla="*/ 163 w 1576"/>
                              <a:gd name="T91" fmla="*/ 212 h 340"/>
                              <a:gd name="T92" fmla="*/ 0 w 1576"/>
                              <a:gd name="T93" fmla="*/ 82 h 340"/>
                              <a:gd name="T94" fmla="*/ 193 w 1576"/>
                              <a:gd name="T95" fmla="*/ 5 h 340"/>
                              <a:gd name="T96" fmla="*/ 225 w 1576"/>
                              <a:gd name="T97" fmla="*/ 19 h 340"/>
                              <a:gd name="T98" fmla="*/ 211 w 1576"/>
                              <a:gd name="T99" fmla="*/ 50 h 340"/>
                              <a:gd name="T100" fmla="*/ 56 w 1576"/>
                              <a:gd name="T101" fmla="*/ 112 h 340"/>
                              <a:gd name="T102" fmla="*/ 62 w 1576"/>
                              <a:gd name="T103" fmla="*/ 71 h 340"/>
                              <a:gd name="T104" fmla="*/ 193 w 1576"/>
                              <a:gd name="T105" fmla="*/ 175 h 340"/>
                              <a:gd name="T106" fmla="*/ 196 w 1576"/>
                              <a:gd name="T107" fmla="*/ 209 h 340"/>
                              <a:gd name="T108" fmla="*/ 163 w 1576"/>
                              <a:gd name="T109" fmla="*/ 212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576" h="340">
                                <a:moveTo>
                                  <a:pt x="1569" y="340"/>
                                </a:moveTo>
                                <a:lnTo>
                                  <a:pt x="1427" y="319"/>
                                </a:lnTo>
                                <a:lnTo>
                                  <a:pt x="1434" y="271"/>
                                </a:lnTo>
                                <a:lnTo>
                                  <a:pt x="1576" y="292"/>
                                </a:lnTo>
                                <a:lnTo>
                                  <a:pt x="1569" y="340"/>
                                </a:lnTo>
                                <a:close/>
                                <a:moveTo>
                                  <a:pt x="1379" y="311"/>
                                </a:moveTo>
                                <a:lnTo>
                                  <a:pt x="1237" y="290"/>
                                </a:lnTo>
                                <a:lnTo>
                                  <a:pt x="1244" y="243"/>
                                </a:lnTo>
                                <a:lnTo>
                                  <a:pt x="1387" y="264"/>
                                </a:lnTo>
                                <a:lnTo>
                                  <a:pt x="1379" y="311"/>
                                </a:lnTo>
                                <a:close/>
                                <a:moveTo>
                                  <a:pt x="1190" y="283"/>
                                </a:moveTo>
                                <a:lnTo>
                                  <a:pt x="1047" y="262"/>
                                </a:lnTo>
                                <a:lnTo>
                                  <a:pt x="1054" y="215"/>
                                </a:lnTo>
                                <a:lnTo>
                                  <a:pt x="1197" y="236"/>
                                </a:lnTo>
                                <a:lnTo>
                                  <a:pt x="1190" y="283"/>
                                </a:lnTo>
                                <a:close/>
                                <a:moveTo>
                                  <a:pt x="1000" y="255"/>
                                </a:moveTo>
                                <a:lnTo>
                                  <a:pt x="857" y="234"/>
                                </a:lnTo>
                                <a:lnTo>
                                  <a:pt x="864" y="186"/>
                                </a:lnTo>
                                <a:lnTo>
                                  <a:pt x="1007" y="208"/>
                                </a:lnTo>
                                <a:lnTo>
                                  <a:pt x="1000" y="255"/>
                                </a:lnTo>
                                <a:close/>
                                <a:moveTo>
                                  <a:pt x="810" y="227"/>
                                </a:moveTo>
                                <a:lnTo>
                                  <a:pt x="667" y="206"/>
                                </a:lnTo>
                                <a:lnTo>
                                  <a:pt x="674" y="158"/>
                                </a:lnTo>
                                <a:lnTo>
                                  <a:pt x="817" y="179"/>
                                </a:lnTo>
                                <a:lnTo>
                                  <a:pt x="810" y="227"/>
                                </a:lnTo>
                                <a:close/>
                                <a:moveTo>
                                  <a:pt x="620" y="199"/>
                                </a:moveTo>
                                <a:lnTo>
                                  <a:pt x="477" y="178"/>
                                </a:lnTo>
                                <a:lnTo>
                                  <a:pt x="484" y="130"/>
                                </a:lnTo>
                                <a:lnTo>
                                  <a:pt x="627" y="151"/>
                                </a:lnTo>
                                <a:lnTo>
                                  <a:pt x="620" y="199"/>
                                </a:lnTo>
                                <a:close/>
                                <a:moveTo>
                                  <a:pt x="430" y="170"/>
                                </a:moveTo>
                                <a:lnTo>
                                  <a:pt x="287" y="149"/>
                                </a:lnTo>
                                <a:lnTo>
                                  <a:pt x="295" y="102"/>
                                </a:lnTo>
                                <a:lnTo>
                                  <a:pt x="437" y="123"/>
                                </a:lnTo>
                                <a:lnTo>
                                  <a:pt x="430" y="170"/>
                                </a:lnTo>
                                <a:close/>
                                <a:moveTo>
                                  <a:pt x="240" y="142"/>
                                </a:moveTo>
                                <a:lnTo>
                                  <a:pt x="98" y="121"/>
                                </a:lnTo>
                                <a:lnTo>
                                  <a:pt x="105" y="74"/>
                                </a:lnTo>
                                <a:lnTo>
                                  <a:pt x="247" y="95"/>
                                </a:lnTo>
                                <a:lnTo>
                                  <a:pt x="240" y="142"/>
                                </a:lnTo>
                                <a:close/>
                                <a:moveTo>
                                  <a:pt x="50" y="114"/>
                                </a:moveTo>
                                <a:lnTo>
                                  <a:pt x="44" y="113"/>
                                </a:lnTo>
                                <a:lnTo>
                                  <a:pt x="51" y="66"/>
                                </a:lnTo>
                                <a:lnTo>
                                  <a:pt x="57" y="67"/>
                                </a:lnTo>
                                <a:lnTo>
                                  <a:pt x="50" y="114"/>
                                </a:lnTo>
                                <a:close/>
                                <a:moveTo>
                                  <a:pt x="163" y="212"/>
                                </a:moveTo>
                                <a:lnTo>
                                  <a:pt x="0" y="82"/>
                                </a:lnTo>
                                <a:lnTo>
                                  <a:pt x="193" y="5"/>
                                </a:lnTo>
                                <a:cubicBezTo>
                                  <a:pt x="206" y="0"/>
                                  <a:pt x="220" y="6"/>
                                  <a:pt x="225" y="19"/>
                                </a:cubicBezTo>
                                <a:cubicBezTo>
                                  <a:pt x="229" y="31"/>
                                  <a:pt x="223" y="45"/>
                                  <a:pt x="211" y="50"/>
                                </a:cubicBezTo>
                                <a:lnTo>
                                  <a:pt x="56" y="112"/>
                                </a:lnTo>
                                <a:lnTo>
                                  <a:pt x="62" y="71"/>
                                </a:lnTo>
                                <a:lnTo>
                                  <a:pt x="193" y="175"/>
                                </a:lnTo>
                                <a:cubicBezTo>
                                  <a:pt x="203" y="183"/>
                                  <a:pt x="205" y="198"/>
                                  <a:pt x="196" y="209"/>
                                </a:cubicBezTo>
                                <a:cubicBezTo>
                                  <a:pt x="188" y="219"/>
                                  <a:pt x="173" y="221"/>
                                  <a:pt x="163" y="212"/>
                                </a:cubicBezTo>
                                <a:close/>
                              </a:path>
                            </a:pathLst>
                          </a:custGeom>
                          <a:solidFill>
                            <a:srgbClr val="000000"/>
                          </a:solidFill>
                          <a:ln w="635">
                            <a:solidFill>
                              <a:srgbClr val="000000"/>
                            </a:solidFill>
                            <a:round/>
                          </a:ln>
                        </wps:spPr>
                        <wps:bodyPr rot="0" vert="horz" wrap="square" lIns="91440" tIns="45720" rIns="91440" bIns="45720" anchor="t" anchorCtr="0" upright="1">
                          <a:noAutofit/>
                        </wps:bodyPr>
                      </wps:wsp>
                      <wps:wsp>
                        <wps:cNvPr id="101" name="Freeform 45"/>
                        <wps:cNvSpPr>
                          <a:spLocks noEditPoints="1"/>
                        </wps:cNvSpPr>
                        <wps:spPr bwMode="auto">
                          <a:xfrm>
                            <a:off x="209550" y="1670685"/>
                            <a:ext cx="2127885" cy="59690"/>
                          </a:xfrm>
                          <a:custGeom>
                            <a:avLst/>
                            <a:gdLst>
                              <a:gd name="T0" fmla="*/ 77 w 3351"/>
                              <a:gd name="T1" fmla="*/ 31 h 94"/>
                              <a:gd name="T2" fmla="*/ 3273 w 3351"/>
                              <a:gd name="T3" fmla="*/ 32 h 94"/>
                              <a:gd name="T4" fmla="*/ 3273 w 3351"/>
                              <a:gd name="T5" fmla="*/ 63 h 94"/>
                              <a:gd name="T6" fmla="*/ 77 w 3351"/>
                              <a:gd name="T7" fmla="*/ 62 h 94"/>
                              <a:gd name="T8" fmla="*/ 77 w 3351"/>
                              <a:gd name="T9" fmla="*/ 31 h 94"/>
                              <a:gd name="T10" fmla="*/ 93 w 3351"/>
                              <a:gd name="T11" fmla="*/ 93 h 94"/>
                              <a:gd name="T12" fmla="*/ 0 w 3351"/>
                              <a:gd name="T13" fmla="*/ 46 h 94"/>
                              <a:gd name="T14" fmla="*/ 93 w 3351"/>
                              <a:gd name="T15" fmla="*/ 0 h 94"/>
                              <a:gd name="T16" fmla="*/ 93 w 3351"/>
                              <a:gd name="T17" fmla="*/ 93 h 94"/>
                              <a:gd name="T18" fmla="*/ 3258 w 3351"/>
                              <a:gd name="T19" fmla="*/ 1 h 94"/>
                              <a:gd name="T20" fmla="*/ 3351 w 3351"/>
                              <a:gd name="T21" fmla="*/ 48 h 94"/>
                              <a:gd name="T22" fmla="*/ 3258 w 3351"/>
                              <a:gd name="T23" fmla="*/ 94 h 94"/>
                              <a:gd name="T24" fmla="*/ 3258 w 3351"/>
                              <a:gd name="T25" fmla="*/ 1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351" h="94">
                                <a:moveTo>
                                  <a:pt x="77" y="31"/>
                                </a:moveTo>
                                <a:lnTo>
                                  <a:pt x="3273" y="32"/>
                                </a:lnTo>
                                <a:lnTo>
                                  <a:pt x="3273" y="63"/>
                                </a:lnTo>
                                <a:lnTo>
                                  <a:pt x="77" y="62"/>
                                </a:lnTo>
                                <a:lnTo>
                                  <a:pt x="77" y="31"/>
                                </a:lnTo>
                                <a:close/>
                                <a:moveTo>
                                  <a:pt x="93" y="93"/>
                                </a:moveTo>
                                <a:lnTo>
                                  <a:pt x="0" y="46"/>
                                </a:lnTo>
                                <a:lnTo>
                                  <a:pt x="93" y="0"/>
                                </a:lnTo>
                                <a:lnTo>
                                  <a:pt x="93" y="93"/>
                                </a:lnTo>
                                <a:close/>
                                <a:moveTo>
                                  <a:pt x="3258" y="1"/>
                                </a:moveTo>
                                <a:lnTo>
                                  <a:pt x="3351" y="48"/>
                                </a:lnTo>
                                <a:lnTo>
                                  <a:pt x="3258" y="94"/>
                                </a:lnTo>
                                <a:lnTo>
                                  <a:pt x="3258" y="1"/>
                                </a:lnTo>
                                <a:close/>
                              </a:path>
                            </a:pathLst>
                          </a:custGeom>
                          <a:solidFill>
                            <a:srgbClr val="000000"/>
                          </a:solidFill>
                          <a:ln w="635">
                            <a:solidFill>
                              <a:srgbClr val="000000"/>
                            </a:solidFill>
                            <a:round/>
                          </a:ln>
                        </wps:spPr>
                        <wps:bodyPr rot="0" vert="horz" wrap="square" lIns="91440" tIns="45720" rIns="91440" bIns="45720" anchor="t" anchorCtr="0" upright="1">
                          <a:noAutofit/>
                        </wps:bodyPr>
                      </wps:wsp>
                      <wps:wsp>
                        <wps:cNvPr id="102" name="Freeform 46"/>
                        <wps:cNvSpPr>
                          <a:spLocks noEditPoints="1"/>
                        </wps:cNvSpPr>
                        <wps:spPr bwMode="auto">
                          <a:xfrm>
                            <a:off x="857250" y="1421130"/>
                            <a:ext cx="643255" cy="59690"/>
                          </a:xfrm>
                          <a:custGeom>
                            <a:avLst/>
                            <a:gdLst>
                              <a:gd name="T0" fmla="*/ 78 w 1013"/>
                              <a:gd name="T1" fmla="*/ 31 h 94"/>
                              <a:gd name="T2" fmla="*/ 936 w 1013"/>
                              <a:gd name="T3" fmla="*/ 32 h 94"/>
                              <a:gd name="T4" fmla="*/ 936 w 1013"/>
                              <a:gd name="T5" fmla="*/ 63 h 94"/>
                              <a:gd name="T6" fmla="*/ 77 w 1013"/>
                              <a:gd name="T7" fmla="*/ 62 h 94"/>
                              <a:gd name="T8" fmla="*/ 78 w 1013"/>
                              <a:gd name="T9" fmla="*/ 31 h 94"/>
                              <a:gd name="T10" fmla="*/ 93 w 1013"/>
                              <a:gd name="T11" fmla="*/ 93 h 94"/>
                              <a:gd name="T12" fmla="*/ 0 w 1013"/>
                              <a:gd name="T13" fmla="*/ 46 h 94"/>
                              <a:gd name="T14" fmla="*/ 94 w 1013"/>
                              <a:gd name="T15" fmla="*/ 0 h 94"/>
                              <a:gd name="T16" fmla="*/ 93 w 1013"/>
                              <a:gd name="T17" fmla="*/ 93 h 94"/>
                              <a:gd name="T18" fmla="*/ 921 w 1013"/>
                              <a:gd name="T19" fmla="*/ 1 h 94"/>
                              <a:gd name="T20" fmla="*/ 1013 w 1013"/>
                              <a:gd name="T21" fmla="*/ 48 h 94"/>
                              <a:gd name="T22" fmla="*/ 921 w 1013"/>
                              <a:gd name="T23" fmla="*/ 94 h 94"/>
                              <a:gd name="T24" fmla="*/ 921 w 1013"/>
                              <a:gd name="T25" fmla="*/ 1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013" h="94">
                                <a:moveTo>
                                  <a:pt x="78" y="31"/>
                                </a:moveTo>
                                <a:lnTo>
                                  <a:pt x="936" y="32"/>
                                </a:lnTo>
                                <a:lnTo>
                                  <a:pt x="936" y="63"/>
                                </a:lnTo>
                                <a:lnTo>
                                  <a:pt x="77" y="62"/>
                                </a:lnTo>
                                <a:lnTo>
                                  <a:pt x="78" y="31"/>
                                </a:lnTo>
                                <a:close/>
                                <a:moveTo>
                                  <a:pt x="93" y="93"/>
                                </a:moveTo>
                                <a:lnTo>
                                  <a:pt x="0" y="46"/>
                                </a:lnTo>
                                <a:lnTo>
                                  <a:pt x="94" y="0"/>
                                </a:lnTo>
                                <a:lnTo>
                                  <a:pt x="93" y="93"/>
                                </a:lnTo>
                                <a:close/>
                                <a:moveTo>
                                  <a:pt x="921" y="1"/>
                                </a:moveTo>
                                <a:lnTo>
                                  <a:pt x="1013" y="48"/>
                                </a:lnTo>
                                <a:lnTo>
                                  <a:pt x="921" y="94"/>
                                </a:lnTo>
                                <a:lnTo>
                                  <a:pt x="921" y="1"/>
                                </a:lnTo>
                                <a:close/>
                              </a:path>
                            </a:pathLst>
                          </a:custGeom>
                          <a:solidFill>
                            <a:srgbClr val="000000"/>
                          </a:solidFill>
                          <a:ln w="635">
                            <a:solidFill>
                              <a:srgbClr val="000000"/>
                            </a:solidFill>
                            <a:round/>
                          </a:ln>
                        </wps:spPr>
                        <wps:bodyPr rot="0" vert="horz" wrap="square" lIns="91440" tIns="45720" rIns="91440" bIns="45720" anchor="t" anchorCtr="0" upright="1">
                          <a:noAutofit/>
                        </wps:bodyPr>
                      </wps:wsp>
                      <wps:wsp>
                        <wps:cNvPr id="103" name="Rectangle 47"/>
                        <wps:cNvSpPr>
                          <a:spLocks noChangeArrowheads="1"/>
                        </wps:cNvSpPr>
                        <wps:spPr bwMode="auto">
                          <a:xfrm>
                            <a:off x="1054100" y="1774190"/>
                            <a:ext cx="120650" cy="257175"/>
                          </a:xfrm>
                          <a:prstGeom prst="rect">
                            <a:avLst/>
                          </a:prstGeom>
                          <a:noFill/>
                          <a:ln>
                            <a:noFill/>
                          </a:ln>
                        </wps:spPr>
                        <wps:txbx>
                          <w:txbxContent>
                            <w:p>
                              <w:r>
                                <w:rPr>
                                  <w:rFonts w:ascii="Calibri" w:hAnsi="Calibri" w:cs="Calibri"/>
                                  <w:color w:val="000000"/>
                                </w:rPr>
                                <w:t>td</w:t>
                              </w:r>
                            </w:p>
                          </w:txbxContent>
                        </wps:txbx>
                        <wps:bodyPr rot="0" vert="horz" wrap="none" lIns="0" tIns="0" rIns="0" bIns="0" anchor="t" anchorCtr="0">
                          <a:spAutoFit/>
                        </wps:bodyPr>
                      </wps:wsp>
                      <wps:wsp>
                        <wps:cNvPr id="104" name="Rectangle 48"/>
                        <wps:cNvSpPr>
                          <a:spLocks noChangeArrowheads="1"/>
                        </wps:cNvSpPr>
                        <wps:spPr bwMode="auto">
                          <a:xfrm>
                            <a:off x="1066165" y="1476375"/>
                            <a:ext cx="120650" cy="257175"/>
                          </a:xfrm>
                          <a:prstGeom prst="rect">
                            <a:avLst/>
                          </a:prstGeom>
                          <a:noFill/>
                          <a:ln>
                            <a:noFill/>
                          </a:ln>
                        </wps:spPr>
                        <wps:txbx>
                          <w:txbxContent>
                            <w:p>
                              <w:r>
                                <w:rPr>
                                  <w:rFonts w:ascii="Calibri" w:hAnsi="Calibri" w:cs="Calibri"/>
                                  <w:color w:val="000000"/>
                                </w:rPr>
                                <w:t>tb</w:t>
                              </w:r>
                            </w:p>
                          </w:txbxContent>
                        </wps:txbx>
                        <wps:bodyPr rot="0" vert="horz" wrap="none" lIns="0" tIns="0" rIns="0" bIns="0" anchor="t" anchorCtr="0">
                          <a:spAutoFit/>
                        </wps:bodyPr>
                      </wps:wsp>
                      <wps:wsp>
                        <wps:cNvPr id="105" name="Rectangle 49"/>
                        <wps:cNvSpPr>
                          <a:spLocks noChangeArrowheads="1"/>
                        </wps:cNvSpPr>
                        <wps:spPr bwMode="auto">
                          <a:xfrm>
                            <a:off x="1598930" y="1129030"/>
                            <a:ext cx="464185" cy="257175"/>
                          </a:xfrm>
                          <a:prstGeom prst="rect">
                            <a:avLst/>
                          </a:prstGeom>
                          <a:noFill/>
                          <a:ln>
                            <a:noFill/>
                          </a:ln>
                        </wps:spPr>
                        <wps:txbx>
                          <w:txbxContent>
                            <w:p>
                              <w:r>
                                <w:rPr>
                                  <w:rFonts w:ascii="Calibri" w:hAnsi="Calibri" w:cs="Calibri"/>
                                  <w:color w:val="000000"/>
                                </w:rPr>
                                <w:t>curr_CU</w:t>
                              </w:r>
                            </w:p>
                          </w:txbxContent>
                        </wps:txbx>
                        <wps:bodyPr rot="0" vert="horz" wrap="none" lIns="0" tIns="0" rIns="0" bIns="0" anchor="t" anchorCtr="0">
                          <a:spAutoFit/>
                        </wps:bodyPr>
                      </wps:wsp>
                      <wps:wsp>
                        <wps:cNvPr id="106" name="Rectangle 50"/>
                        <wps:cNvSpPr>
                          <a:spLocks noChangeArrowheads="1"/>
                        </wps:cNvSpPr>
                        <wps:spPr bwMode="auto">
                          <a:xfrm>
                            <a:off x="2446020" y="1129030"/>
                            <a:ext cx="398780" cy="257175"/>
                          </a:xfrm>
                          <a:prstGeom prst="rect">
                            <a:avLst/>
                          </a:prstGeom>
                          <a:noFill/>
                          <a:ln>
                            <a:noFill/>
                          </a:ln>
                        </wps:spPr>
                        <wps:txbx>
                          <w:txbxContent>
                            <w:p>
                              <w:r>
                                <w:rPr>
                                  <w:rFonts w:ascii="Calibri" w:hAnsi="Calibri" w:cs="Calibri"/>
                                  <w:color w:val="000000"/>
                                </w:rPr>
                                <w:t>col_CU</w:t>
                              </w:r>
                            </w:p>
                          </w:txbxContent>
                        </wps:txbx>
                        <wps:bodyPr rot="0" vert="horz" wrap="none" lIns="0" tIns="0" rIns="0" bIns="0" anchor="t" anchorCtr="0">
                          <a:spAutoFit/>
                        </wps:bodyPr>
                      </wps:wsp>
                    </wpc:wpc>
                  </a:graphicData>
                </a:graphic>
              </wp:inline>
            </w:drawing>
          </mc:Choice>
          <mc:Fallback>
            <w:pict>
              <v:group id="Canvas 107" o:spid="_x0000_s1026" o:spt="203" style="height:160.7pt;width:227.25pt;" coordsize="2886075,2040890" editas="canvas" o:gfxdata="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">
                <o:lock v:ext="edit" aspectratio="f"/>
                <v:shape id="Canvas 107" o:spid="_x0000_s1026" style="position:absolute;left:0;top:0;height:2040890;width:2886075;" filled="f" stroked="f" coordsize="21600,21600" o:gfxdata="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">
                  <v:fill on="f" focussize="0,0"/>
                  <v:stroke on="f"/>
                  <v:imagedata o:title=""/>
                  <o:lock v:ext="edit" aspectratio="t"/>
                </v:shape>
                <v:rect id="Rectangle 32" o:spid="_x0000_s1026" o:spt="1" style="position:absolute;left:193040;top:210185;height:1091565;width:19685;" fillcolor="#000000" filled="t" stroked="t" coordsize="21600,21600" o:gfxdata="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m/DALYAAAABQEAAA8AAAAAAAAAAQAgAAAA&#10;IgAAAGRycy9kb3ducmV2LnhtbFBLAQIUABQAAAAIAIdO4kAi0ul7CwIAACEEAAAOAAAAAAAAAAEA&#10;IAAAACcBAABkcnMvZTJvRG9jLnhtbFBLBQYAAAAABgAGAFkBAACkBQAAAAA=&#10;">
                  <v:fill on="t" focussize="0,0"/>
                  <v:stroke weight="0.05pt" color="#000000" joinstyle="round"/>
                  <v:imagedata o:title=""/>
                  <o:lock v:ext="edit" aspectratio="f"/>
                </v:rect>
                <v:rect id="Rectangle 33" o:spid="_x0000_s1026" o:spt="1" style="position:absolute;left:1482090;top:210185;height:1091565;width:19685;" fillcolor="#000000" filled="t" stroked="t" coordsize="21600,21600" o:gfxdata="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m/DALYAAAABQEAAA8AAAAAAAAAAQAg&#10;AAAAIgAAAGRycy9kb3ducmV2LnhtbFBLAQIUABQAAAAIAIdO4kAUrBGTDgIAACIEAAAOAAAAAAAA&#10;AAEAIAAAACcBAABkcnMvZTJvRG9jLnhtbFBLBQYAAAAABgAGAFkBAACnBQAAAAA=&#10;">
                  <v:fill on="t" focussize="0,0"/>
                  <v:stroke weight="0.05pt" color="#000000" joinstyle="round"/>
                  <v:imagedata o:title=""/>
                  <o:lock v:ext="edit" aspectratio="f"/>
                </v:rect>
                <v:rect id="Rectangle 34" o:spid="_x0000_s1026" o:spt="1" style="position:absolute;left:2320290;top:210185;height:1091565;width:19050;" fillcolor="#000000" filled="t" stroked="t" coordsize="21600,21600" o:gfxdata="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Gb8MAtgAAAAFAQAADwAAAAAAAAABACAA&#10;AAAiAAAAZHJzL2Rvd25yZXYueG1sUEsBAhQAFAAAAAgAh07iQLBQ7dwNAgAAIgQAAA4AAAAAAAAA&#10;AQAgAAAAJwEAAGRycy9lMm9Eb2MueG1sUEsFBgAAAAAGAAYAWQEAAKYFAAAAAA==&#10;">
                  <v:fill on="t" focussize="0,0"/>
                  <v:stroke weight="0.05pt" color="#000000" joinstyle="round"/>
                  <v:imagedata o:title=""/>
                  <o:lock v:ext="edit" aspectratio="f"/>
                </v:rect>
                <v:shape id="Freeform 35" o:spid="_x0000_s1026" o:spt="100" style="position:absolute;left:1492250;top:906780;height:91440;width:841375;" fillcolor="#000000" filled="t" stroked="t" coordsize="2057,223" o:gfxdata="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" path="m0,85l2009,88,2009,136,0,133,0,85xm1877,7l2057,112,1877,217c1866,223,1851,219,1844,208c1838,196,1842,182,1853,175l1997,91,1997,133,1853,49c1842,42,1838,27,1845,16c1851,4,1866,0,1877,7xe">
                  <v:path o:connectlocs="0,34853;821741,36083;821741,55766;0,54535;0,34853;767749,2870;841375,45925;767749,88979;754251,85289;757932,71757;816833,37314;816833,54535;757932,20092;754660,6560;767749,2870" o:connectangles="0,0,0,0,0,0,0,0,0,0,0,0,0,0,0"/>
                  <v:fill on="t" focussize="0,0"/>
                  <v:stroke weight="0.05pt" color="#000000" joinstyle="round"/>
                  <v:imagedata o:title=""/>
                  <o:lock v:ext="edit" aspectratio="f"/>
                </v:shape>
                <v:shape id="Freeform 36" o:spid="_x0000_s1026" o:spt="100" style="position:absolute;left:2320290;top:744855;height:367665;width:52070;" fillcolor="#FF0000" filled="t" stroked="t" coordsize="128,896" o:gfxdata="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" path="m0,24c0,11,11,0,24,0l104,0c118,0,128,11,128,24l128,872c128,886,118,896,104,896l24,896c11,896,0,886,0,872l0,24xm48,872l24,848,104,848,80,872,80,24,104,48,24,48,48,24,48,872xe">
                  <v:path o:connectlocs="0,9848;9763,0;42306,0;52070,9848;52070,357816;42306,367665;9763,367665;0,357816;0,9848;19526,357816;9763,347968;42306,347968;32543,357816;32543,9848;42306,19696;9763,19696;19526,9848;19526,357816" o:connectangles="0,0,0,0,0,0,0,0,0,0,0,0,0,0,0,0,0,0"/>
                  <v:fill on="t" focussize="0,0"/>
                  <v:stroke weight="0.05pt" color="#FF0000" joinstyle="round"/>
                  <v:imagedata o:title=""/>
                  <o:lock v:ext="edit" aspectratio="f"/>
                </v:shape>
                <v:shape id="Freeform 37" o:spid="_x0000_s1026" o:spt="100" style="position:absolute;left:203200;top:482600;height:461010;width:2129155;" fillcolor="#000000" filled="t" stroked="t" coordsize="5206,1124" o:gfxdata="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" path="m5197,1124l42,105,52,58,5206,1077,5197,1124xm156,210l0,72,197,5c209,0,223,7,227,19c232,32,225,46,212,50l55,104,63,64,188,174c198,183,199,198,190,208c181,218,166,219,156,210xe">
                  <v:path o:connectlocs="2125474,461010;17177,43065;21267,23788;2129155,441732;2125474,461010;63801,86131;0,29530;80569,2050;92838,7792;86703,20507;22493,42655;25765,26249;76888,71366;77706,85311;63801,86131" o:connectangles="0,0,0,0,0,0,0,0,0,0,0,0,0,0,0"/>
                  <v:fill on="t" focussize="0,0"/>
                  <v:stroke weight="0.05pt" color="#000000" joinstyle="round"/>
                  <v:imagedata o:title=""/>
                  <o:lock v:ext="edit" aspectratio="f"/>
                </v:shape>
                <v:shape id="Freeform 38" o:spid="_x0000_s1026" o:spt="100" style="position:absolute;left:1482090;top:744855;height:367665;width:52705;" fillcolor="#FF0000" filled="t" stroked="t" coordsize="128,896" o:gfxdata="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" path="m0,24c0,11,11,0,24,0l104,0c118,0,128,11,128,24l128,872c128,886,118,896,104,896l24,896c11,896,0,886,0,872l0,24xm48,872l24,848,104,848,80,872,80,24,104,48,24,48,48,24,48,872xe">
                  <v:path o:connectlocs="0,9848;9882,0;42822,0;52705,9848;52705,357816;42822,367665;9882,367665;0,357816;0,9848;19764,357816;9882,347968;42822,347968;32940,357816;32940,9848;42822,19696;9882,19696;19764,9848;19764,357816" o:connectangles="0,0,0,0,0,0,0,0,0,0,0,0,0,0,0,0,0,0"/>
                  <v:fill on="t" focussize="0,0"/>
                  <v:stroke weight="0.05pt" color="#FF0000" joinstyle="round"/>
                  <v:imagedata o:title=""/>
                  <o:lock v:ext="edit" aspectratio="f"/>
                </v:shape>
                <v:rect id="Rectangle 39" o:spid="_x0000_s1026" o:spt="1" style="position:absolute;left:1268730;top:37465;height:257175;width:464185;mso-wrap-style:none;" filled="f" stroked="f" coordsize="21600,21600" o:gfxdata="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FUZrjUAAAABQEAAA8A&#10;AAAAAAAAAQAgAAAAIgAAAGRycy9kb3ducmV2LnhtbFBLAQIUABQAAAAIAIdO4kCUzCX64gEAAKoD&#10;AAAOAAAAAAAAAAEAIAAAACMBAABkcnMvZTJvRG9jLnhtbFBLBQYAAAAABgAGAFkBAAB3BQAAAAA=&#10;">
                  <v:fill on="f" focussize="0,0"/>
                  <v:stroke on="f"/>
                  <v:imagedata o:title=""/>
                  <o:lock v:ext="edit" aspectratio="f"/>
                  <v:textbox inset="0mm,0mm,0mm,0mm" style="mso-fit-shape-to-text:t;">
                    <w:txbxContent>
                      <w:p>
                        <w:r>
                          <w:rPr>
                            <w:rFonts w:ascii="Calibri" w:hAnsi="Calibri" w:cs="Calibri"/>
                            <w:color w:val="000000"/>
                          </w:rPr>
                          <w:t>curr_pic</w:t>
                        </w:r>
                      </w:p>
                    </w:txbxContent>
                  </v:textbox>
                </v:rect>
                <v:rect id="Rectangle 40" o:spid="_x0000_s1026" o:spt="1" style="position:absolute;left:2148840;top:37465;height:257175;width:399415;mso-wrap-style:none;" filled="f" stroked="f" coordsize="21600,21600" o:gfxdata="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FUZrjUAAAABQEAAA8A&#10;AAAAAAAAAQAgAAAAIgAAAGRycy9kb3ducmV2LnhtbFBLAQIUABQAAAAIAIdO4kBeGML04gEAAKoD&#10;AAAOAAAAAAAAAAEAIAAAACMBAABkcnMvZTJvRG9jLnhtbFBLBQYAAAAABgAGAFkBAAB3BQAAAAA=&#10;">
                  <v:fill on="f" focussize="0,0"/>
                  <v:stroke on="f"/>
                  <v:imagedata o:title=""/>
                  <o:lock v:ext="edit" aspectratio="f"/>
                  <v:textbox inset="0mm,0mm,0mm,0mm" style="mso-fit-shape-to-text:t;">
                    <w:txbxContent>
                      <w:p>
                        <w:r>
                          <w:rPr>
                            <w:rFonts w:ascii="Calibri" w:hAnsi="Calibri" w:cs="Calibri"/>
                            <w:color w:val="000000"/>
                          </w:rPr>
                          <w:t>col_pic</w:t>
                        </w:r>
                      </w:p>
                    </w:txbxContent>
                  </v:textbox>
                </v:rect>
                <v:rect id="Rectangle 41" o:spid="_x0000_s1026" o:spt="1" style="position:absolute;left:76200;top:37465;height:257175;width:395605;mso-wrap-style:none;" filled="f" stroked="f" coordsize="21600,21600" o:gfxdata="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xVGa41AAAAAUBAAAPAAAA&#10;AAAAAAEAIAAAACIAAABkcnMvZG93bnJldi54bWxQSwECFAAUAAAACACHTuJABU+E3eABAACoAwAA&#10;DgAAAAAAAAABACAAAAAjAQAAZHJzL2Uyb0RvYy54bWxQSwUGAAAAAAYABgBZAQAAdQUAAAAA&#10;">
                  <v:fill on="f" focussize="0,0"/>
                  <v:stroke on="f"/>
                  <v:imagedata o:title=""/>
                  <o:lock v:ext="edit" aspectratio="f"/>
                  <v:textbox inset="0mm,0mm,0mm,0mm" style="mso-fit-shape-to-text:t;">
                    <w:txbxContent>
                      <w:p>
                        <w:r>
                          <w:rPr>
                            <w:rFonts w:ascii="Calibri" w:hAnsi="Calibri" w:cs="Calibri"/>
                            <w:color w:val="000000"/>
                          </w:rPr>
                          <w:t>col_ref</w:t>
                        </w:r>
                      </w:p>
                    </w:txbxContent>
                  </v:textbox>
                </v:rect>
                <v:rect id="Rectangle 42" o:spid="_x0000_s1026" o:spt="1" style="position:absolute;left:840740;top:210185;height:1091565;width:19685;" fillcolor="#000000" filled="t" stroked="t" coordsize="21600,21600" o:gfxdata="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m/DALYAAAABQEAAA8AAAAAAAAAAQAg&#10;AAAAIgAAAGRycy9kb3ducmV2LnhtbFBLAQIUABQAAAAIAIdO4kDKj9WRDgIAACEEAAAOAAAAAAAA&#10;AAEAIAAAACcBAABkcnMvZTJvRG9jLnhtbFBLBQYAAAAABgAGAFkBAACnBQAAAAA=&#10;">
                  <v:fill on="t" focussize="0,0"/>
                  <v:stroke weight="0.05pt" color="#000000" joinstyle="round"/>
                  <v:imagedata o:title=""/>
                  <o:lock v:ext="edit" aspectratio="f"/>
                </v:rect>
                <v:rect id="Rectangle 43" o:spid="_x0000_s1026" o:spt="1" style="position:absolute;left:689610;top:37465;height:257175;width:460375;mso-wrap-style:none;" filled="f" stroked="f" coordsize="21600,21600" o:gfxdata="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xVGa41AAAAAUBAAAP&#10;AAAAAAAAAAEAIAAAACIAAABkcnMvZG93bnJldi54bWxQSwECFAAUAAAACACHTuJABJluZOMBAACp&#10;AwAADgAAAAAAAAABACAAAAAjAQAAZHJzL2Uyb0RvYy54bWxQSwUGAAAAAAYABgBZAQAAeAUAAAAA&#10;">
                  <v:fill on="f" focussize="0,0"/>
                  <v:stroke on="f"/>
                  <v:imagedata o:title=""/>
                  <o:lock v:ext="edit" aspectratio="f"/>
                  <v:textbox inset="0mm,0mm,0mm,0mm" style="mso-fit-shape-to-text:t;">
                    <w:txbxContent>
                      <w:p>
                        <w:r>
                          <w:rPr>
                            <w:rFonts w:ascii="Calibri" w:hAnsi="Calibri" w:cs="Calibri"/>
                            <w:color w:val="000000"/>
                          </w:rPr>
                          <w:t>curr_ref</w:t>
                        </w:r>
                      </w:p>
                    </w:txbxContent>
                  </v:textbox>
                </v:rect>
                <v:shape id="Freeform 44" o:spid="_x0000_s1026" o:spt="100" style="position:absolute;left:850900;top:800100;height:139065;width:644525;" fillcolor="#000000" filled="t" stroked="t" coordsize="1576,340" o:gfxdata="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" path="m1569,340l1427,319,1434,271,1576,292,1569,340xm1379,311l1237,290,1244,243,1387,264,1379,311xm1190,283l1047,262,1054,215,1197,236,1190,283xm1000,255l857,234,864,186,1007,208,1000,255xm810,227l667,206,674,158,817,179,810,227xm620,199l477,178,484,130,627,151,620,199xm430,170l287,149,295,102,437,123,430,170xm240,142l98,121,105,74,247,95,240,142xm50,114l44,113,51,66,57,67,50,114xm163,212l0,82,193,5c206,0,220,6,225,19c229,31,223,45,211,50l56,112,62,71,193,175c203,183,205,198,196,209c188,219,173,221,163,212xe">
                  <v:path o:connectlocs="641662,139065;583589,130475;586452,110842;644525,119432;641662,139065;563959,127203;505886,118614;508749,99390;567231,107979;563959,127203;486665,115751;428183,107161;431046,87938;489528,96527;486665,115751;408962,104298;350480,95709;353343,76076;411825,85075;408962,104298;331259,92846;272778,84257;275640,64624;334122,73213;331259,92846;253556,81393;195075,72804;197937,53171;256419,61761;253556,81393;175853,69532;117372,60943;120643,41719;178716,50308;175853,69532;98151,58080;40078,49490;42941,30267;101013,38856;98151,58080;20448,46627;17994,46218;20857,26994;23310,27403;20448,46627;66660,86711;0,33539;78929,2045;92016,7771;86291,20450;22901,45809;25355,29040;78929,71577;80156,85484;66660,86711" o:connectangles="0,0,0,0,0,0,0,0,0,0,0,0,0,0,0,0,0,0,0,0,0,0,0,0,0,0,0,0,0,0,0,0,0,0,0,0,0,0,0,0,0,0,0,0,0,0,0,0,0,0,0,0,0,0,0"/>
                  <v:fill on="t" focussize="0,0"/>
                  <v:stroke weight="0.05pt" color="#000000" joinstyle="round"/>
                  <v:imagedata o:title=""/>
                  <o:lock v:ext="edit" aspectratio="f"/>
                </v:shape>
                <v:shape id="Freeform 45" o:spid="_x0000_s1026" o:spt="100" style="position:absolute;left:209550;top:1670685;height:59690;width:2127885;" fillcolor="#000000" filled="t" stroked="t" coordsize="3351,94" o:gfxdata="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" path="m77,31l3273,32,3273,63,77,62,77,31xm93,93l0,46,93,0,93,93xm3258,1l3351,48,3258,94,3258,1xe">
                  <v:path o:connectlocs="48895,19685;2078355,20320;2078355,40005;48895,39370;48895,19685;59055,59055;0,29210;59055,0;59055,59055;2068830,635;2127885,30480;2068830,59690;2068830,635" o:connectangles="0,0,0,0,0,0,0,0,0,0,0,0,0"/>
                  <v:fill on="t" focussize="0,0"/>
                  <v:stroke weight="0.05pt" color="#000000" joinstyle="round"/>
                  <v:imagedata o:title=""/>
                  <o:lock v:ext="edit" aspectratio="f"/>
                </v:shape>
                <v:shape id="Freeform 46" o:spid="_x0000_s1026" o:spt="100" style="position:absolute;left:857250;top:1421130;height:59690;width:643255;" fillcolor="#000000" filled="t" stroked="t" coordsize="1013,94" o:gfxdata="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" path="m78,31l936,32,936,63,77,62,78,31xm93,93l0,46,94,0,93,93xm921,1l1013,48,921,94,921,1xe">
                  <v:path o:connectlocs="49530,19685;594360,20320;594360,40005;48895,39370;49530,19685;59055,59055;0,29210;59690,0;59055,59055;584835,635;643255,30480;584835,59690;584835,635" o:connectangles="0,0,0,0,0,0,0,0,0,0,0,0,0"/>
                  <v:fill on="t" focussize="0,0"/>
                  <v:stroke weight="0.05pt" color="#000000" joinstyle="round"/>
                  <v:imagedata o:title=""/>
                  <o:lock v:ext="edit" aspectratio="f"/>
                </v:shape>
                <v:rect id="Rectangle 47" o:spid="_x0000_s1026" o:spt="1" style="position:absolute;left:1054100;top:1774190;height:257175;width:120650;mso-wrap-style:none;" filled="f" stroked="f" coordsize="21600,21600" o:gfxdata="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sVRmuNQAAAAFAQAADwAA&#10;AAAAAAABACAAAAAiAAAAZHJzL2Rvd25yZXYueG1sUEsBAhQAFAAAAAgAh07iQBvRCZ3hAQAArQMA&#10;AA4AAAAAAAAAAQAgAAAAIwEAAGRycy9lMm9Eb2MueG1sUEsFBgAAAAAGAAYAWQEAAHYFAAAAAA==&#10;">
                  <v:fill on="f" focussize="0,0"/>
                  <v:stroke on="f"/>
                  <v:imagedata o:title=""/>
                  <o:lock v:ext="edit" aspectratio="f"/>
                  <v:textbox inset="0mm,0mm,0mm,0mm" style="mso-fit-shape-to-text:t;">
                    <w:txbxContent>
                      <w:p>
                        <w:r>
                          <w:rPr>
                            <w:rFonts w:ascii="Calibri" w:hAnsi="Calibri" w:cs="Calibri"/>
                            <w:color w:val="000000"/>
                          </w:rPr>
                          <w:t>td</w:t>
                        </w:r>
                      </w:p>
                    </w:txbxContent>
                  </v:textbox>
                </v:rect>
                <v:rect id="Rectangle 48" o:spid="_x0000_s1026" o:spt="1" style="position:absolute;left:1066165;top:1476375;height:257175;width:120650;mso-wrap-style:none;" filled="f" stroked="f" coordsize="21600,21600" o:gfxdata="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sVRmuNQAAAAFAQAADwAA&#10;AAAAAAABACAAAAAiAAAAZHJzL2Rvd25yZXYueG1sUEsBAhQAFAAAAAgAh07iQIShs27hAQAArQMA&#10;AA4AAAAAAAAAAQAgAAAAIwEAAGRycy9lMm9Eb2MueG1sUEsFBgAAAAAGAAYAWQEAAHYFAAAAAA==&#10;">
                  <v:fill on="f" focussize="0,0"/>
                  <v:stroke on="f"/>
                  <v:imagedata o:title=""/>
                  <o:lock v:ext="edit" aspectratio="f"/>
                  <v:textbox inset="0mm,0mm,0mm,0mm" style="mso-fit-shape-to-text:t;">
                    <w:txbxContent>
                      <w:p>
                        <w:r>
                          <w:rPr>
                            <w:rFonts w:ascii="Calibri" w:hAnsi="Calibri" w:cs="Calibri"/>
                            <w:color w:val="000000"/>
                          </w:rPr>
                          <w:t>tb</w:t>
                        </w:r>
                      </w:p>
                    </w:txbxContent>
                  </v:textbox>
                </v:rect>
                <v:rect id="Rectangle 49" o:spid="_x0000_s1026" o:spt="1" style="position:absolute;left:1598930;top:1129030;height:257175;width:464185;mso-wrap-style:none;" filled="f" stroked="f" coordsize="21600,21600" o:gfxdata="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FUZrjUAAAABQEAAA8A&#10;AAAAAAAAAQAgAAAAIgAAAGRycy9kb3ducmV2LnhtbFBLAQIUABQAAAAIAIdO4kCHchx24gEAAK0D&#10;AAAOAAAAAAAAAAEAIAAAACMBAABkcnMvZTJvRG9jLnhtbFBLBQYAAAAABgAGAFkBAAB3BQAAAAA=&#10;">
                  <v:fill on="f" focussize="0,0"/>
                  <v:stroke on="f"/>
                  <v:imagedata o:title=""/>
                  <o:lock v:ext="edit" aspectratio="f"/>
                  <v:textbox inset="0mm,0mm,0mm,0mm" style="mso-fit-shape-to-text:t;">
                    <w:txbxContent>
                      <w:p>
                        <w:r>
                          <w:rPr>
                            <w:rFonts w:ascii="Calibri" w:hAnsi="Calibri" w:cs="Calibri"/>
                            <w:color w:val="000000"/>
                          </w:rPr>
                          <w:t>curr_CU</w:t>
                        </w:r>
                      </w:p>
                    </w:txbxContent>
                  </v:textbox>
                </v:rect>
                <v:rect id="Rectangle 50" o:spid="_x0000_s1026" o:spt="1" style="position:absolute;left:2446020;top:1129030;height:257175;width:398780;mso-wrap-style:none;" filled="f" stroked="f" coordsize="21600,21600" o:gfxdata="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sVRmuNQAAAAFAQAA&#10;DwAAAAAAAAABACAAAAAiAAAAZHJzL2Rvd25yZXYueG1sUEsBAhQAFAAAAAgAh07iQEAwNOXkAQAA&#10;rQMAAA4AAAAAAAAAAQAgAAAAIwEAAGRycy9lMm9Eb2MueG1sUEsFBgAAAAAGAAYAWQEAAHkFAAAA&#10;AA==&#10;">
                  <v:fill on="f" focussize="0,0"/>
                  <v:stroke on="f"/>
                  <v:imagedata o:title=""/>
                  <o:lock v:ext="edit" aspectratio="f"/>
                  <v:textbox inset="0mm,0mm,0mm,0mm" style="mso-fit-shape-to-text:t;">
                    <w:txbxContent>
                      <w:p>
                        <w:r>
                          <w:rPr>
                            <w:rFonts w:ascii="Calibri" w:hAnsi="Calibri" w:cs="Calibri"/>
                            <w:color w:val="000000"/>
                          </w:rPr>
                          <w:t>col_CU</w:t>
                        </w:r>
                      </w:p>
                    </w:txbxContent>
                  </v:textbox>
                </v:rect>
                <w10:wrap type="none"/>
                <w10:anchorlock/>
              </v:group>
            </w:pict>
          </mc:Fallback>
        </mc:AlternateContent>
      </w:r>
    </w:p>
    <w:p>
      <w:pPr>
        <w:pStyle w:val="13"/>
        <w:keepLines/>
        <w:spacing w:before="136" w:after="120"/>
        <w:rPr>
          <w:lang w:val="en-GB" w:eastAsia="ko-KR"/>
        </w:rPr>
      </w:pPr>
      <w:bookmarkStart w:id="132" w:name="_Ref533104474"/>
      <w:bookmarkStart w:id="133" w:name="_Ref11068917"/>
      <w:bookmarkStart w:id="134" w:name="_Toc411015406"/>
      <w:bookmarkStart w:id="135" w:name="_Toc376882553"/>
      <w:r>
        <w:rPr>
          <w:lang w:val="en-GB" w:eastAsia="ko-KR"/>
        </w:rPr>
        <w:t xml:space="preserve">Figure </w:t>
      </w:r>
      <w:r>
        <w:rPr>
          <w:lang w:val="en-GB" w:eastAsia="ko-KR"/>
        </w:rPr>
        <w:fldChar w:fldCharType="begin"/>
      </w:r>
      <w:r>
        <w:rPr>
          <w:lang w:val="en-GB" w:eastAsia="ko-KR"/>
        </w:rPr>
        <w:instrText xml:space="preserve"> SEQ Figure \* ARABIC </w:instrText>
      </w:r>
      <w:r>
        <w:rPr>
          <w:lang w:val="en-GB" w:eastAsia="ko-KR"/>
        </w:rPr>
        <w:fldChar w:fldCharType="separate"/>
      </w:r>
      <w:r>
        <w:rPr>
          <w:lang w:val="en-GB" w:eastAsia="ko-KR"/>
        </w:rPr>
        <w:t>23</w:t>
      </w:r>
      <w:r>
        <w:rPr>
          <w:lang w:val="en-GB" w:eastAsia="ko-KR"/>
        </w:rPr>
        <w:fldChar w:fldCharType="end"/>
      </w:r>
      <w:bookmarkEnd w:id="132"/>
      <w:bookmarkEnd w:id="133"/>
      <w:r>
        <w:rPr>
          <w:lang w:val="en-GB" w:eastAsia="ko-KR"/>
        </w:rPr>
        <w:t xml:space="preserve"> </w:t>
      </w:r>
      <w:r>
        <w:rPr>
          <w:lang w:val="en-GB"/>
        </w:rPr>
        <w:t>–</w:t>
      </w:r>
      <w:r>
        <w:rPr>
          <w:lang w:val="en-GB" w:eastAsia="zh-CN"/>
        </w:rPr>
        <w:t xml:space="preserve"> </w:t>
      </w:r>
      <w:r>
        <w:rPr>
          <w:lang w:val="en-GB" w:eastAsia="ko-KR"/>
        </w:rPr>
        <w:t>Illustration of motion vector scaling for temporal merge candidate</w:t>
      </w:r>
      <w:bookmarkEnd w:id="134"/>
      <w:bookmarkEnd w:id="135"/>
    </w:p>
    <w:p>
      <w:pPr>
        <w:jc w:val="both"/>
        <w:rPr>
          <w:lang w:val="en-GB" w:eastAsia="ko-KR"/>
        </w:rPr>
      </w:pPr>
      <w:r>
        <w:rPr>
          <w:lang w:eastAsia="ko-KR"/>
        </w:rPr>
        <w:t>The position for the temporal candidate is selected between candidates C</w:t>
      </w:r>
      <w:r>
        <w:rPr>
          <w:vertAlign w:val="subscript"/>
          <w:lang w:eastAsia="ko-KR"/>
        </w:rPr>
        <w:t>0</w:t>
      </w:r>
      <w:r>
        <w:rPr>
          <w:lang w:eastAsia="ko-KR"/>
        </w:rPr>
        <w:t xml:space="preserve"> and C</w:t>
      </w:r>
      <w:r>
        <w:rPr>
          <w:vertAlign w:val="subscript"/>
          <w:lang w:eastAsia="ko-KR"/>
        </w:rPr>
        <w:t>1</w:t>
      </w:r>
      <w:r>
        <w:rPr>
          <w:lang w:eastAsia="ko-KR"/>
        </w:rPr>
        <w:t xml:space="preserve">, as depicted in </w:t>
      </w:r>
      <w:r>
        <w:rPr>
          <w:lang w:eastAsia="ko-KR"/>
        </w:rPr>
        <w:fldChar w:fldCharType="begin"/>
      </w:r>
      <w:r>
        <w:rPr>
          <w:lang w:eastAsia="ko-KR"/>
        </w:rPr>
        <w:instrText xml:space="preserve"> REF _Ref533105197 \h </w:instrText>
      </w:r>
      <w:r>
        <w:rPr>
          <w:lang w:eastAsia="ko-KR"/>
        </w:rPr>
        <w:fldChar w:fldCharType="separate"/>
      </w:r>
      <w:r>
        <w:rPr>
          <w:lang w:val="en-GB" w:eastAsia="ko-KR"/>
        </w:rPr>
        <w:t>Figure 24</w:t>
      </w:r>
      <w:r>
        <w:rPr>
          <w:lang w:eastAsia="ko-KR"/>
        </w:rPr>
        <w:fldChar w:fldCharType="end"/>
      </w:r>
      <w:r>
        <w:rPr>
          <w:lang w:eastAsia="ko-KR"/>
        </w:rPr>
        <w:t>. If CU at position C</w:t>
      </w:r>
      <w:r>
        <w:rPr>
          <w:vertAlign w:val="subscript"/>
          <w:lang w:eastAsia="ko-KR"/>
        </w:rPr>
        <w:t>0</w:t>
      </w:r>
      <w:r>
        <w:rPr>
          <w:lang w:eastAsia="ko-KR"/>
        </w:rPr>
        <w:t xml:space="preserve"> is not available, is intra coded, or is outside of the current row of CTUs, position C</w:t>
      </w:r>
      <w:r>
        <w:rPr>
          <w:vertAlign w:val="subscript"/>
          <w:lang w:eastAsia="ko-KR"/>
        </w:rPr>
        <w:t>1</w:t>
      </w:r>
      <w:r>
        <w:rPr>
          <w:lang w:eastAsia="ko-KR"/>
        </w:rPr>
        <w:t xml:space="preserve"> is used. Otherwise, position C</w:t>
      </w:r>
      <w:r>
        <w:rPr>
          <w:vertAlign w:val="subscript"/>
          <w:lang w:eastAsia="ko-KR"/>
        </w:rPr>
        <w:t>0</w:t>
      </w:r>
      <w:r>
        <w:rPr>
          <w:lang w:eastAsia="ko-KR"/>
        </w:rPr>
        <w:t xml:space="preserve"> is used in the derivation of the temporal merge candidate.</w:t>
      </w:r>
    </w:p>
    <w:p>
      <w:pPr>
        <w:keepNext/>
        <w:jc w:val="center"/>
      </w:pPr>
      <w:r>
        <w:rPr>
          <w:lang w:eastAsia="en-GB"/>
        </w:rPr>
        <w:t xml:space="preserve"> </w:t>
      </w:r>
      <w:r>
        <w:rPr>
          <w:lang w:eastAsia="zh-CN"/>
        </w:rPr>
        <w:drawing>
          <wp:inline distT="0" distB="0" distL="0" distR="0">
            <wp:extent cx="1962150" cy="1962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962150" cy="1962150"/>
                    </a:xfrm>
                    <a:prstGeom prst="rect">
                      <a:avLst/>
                    </a:prstGeom>
                    <a:noFill/>
                    <a:ln>
                      <a:noFill/>
                    </a:ln>
                  </pic:spPr>
                </pic:pic>
              </a:graphicData>
            </a:graphic>
          </wp:inline>
        </w:drawing>
      </w:r>
    </w:p>
    <w:p>
      <w:pPr>
        <w:pStyle w:val="13"/>
        <w:keepNext w:val="0"/>
        <w:spacing w:before="136" w:after="120"/>
        <w:rPr>
          <w:lang w:val="en-GB" w:eastAsia="ko-KR"/>
        </w:rPr>
      </w:pPr>
      <w:bookmarkStart w:id="136" w:name="_Ref533105197"/>
      <w:bookmarkStart w:id="137" w:name="_Ref11069051"/>
      <w:bookmarkStart w:id="138" w:name="_Toc411015407"/>
      <w:bookmarkStart w:id="139" w:name="_Toc376882554"/>
      <w:r>
        <w:rPr>
          <w:lang w:val="en-GB" w:eastAsia="ko-KR"/>
        </w:rPr>
        <w:t>Figure </w:t>
      </w:r>
      <w:r>
        <w:rPr>
          <w:lang w:val="en-GB" w:eastAsia="ko-KR"/>
        </w:rPr>
        <w:fldChar w:fldCharType="begin"/>
      </w:r>
      <w:r>
        <w:rPr>
          <w:lang w:val="en-GB" w:eastAsia="ko-KR"/>
        </w:rPr>
        <w:instrText xml:space="preserve"> SEQ Figure \* ARABIC </w:instrText>
      </w:r>
      <w:r>
        <w:rPr>
          <w:lang w:val="en-GB" w:eastAsia="ko-KR"/>
        </w:rPr>
        <w:fldChar w:fldCharType="separate"/>
      </w:r>
      <w:r>
        <w:rPr>
          <w:lang w:val="en-GB" w:eastAsia="ko-KR"/>
        </w:rPr>
        <w:t>24</w:t>
      </w:r>
      <w:r>
        <w:rPr>
          <w:lang w:val="en-GB" w:eastAsia="ko-KR"/>
        </w:rPr>
        <w:fldChar w:fldCharType="end"/>
      </w:r>
      <w:bookmarkEnd w:id="136"/>
      <w:bookmarkEnd w:id="137"/>
      <w:r>
        <w:rPr>
          <w:lang w:val="en-GB" w:eastAsia="ko-KR"/>
        </w:rPr>
        <w:t xml:space="preserve"> </w:t>
      </w:r>
      <w:r>
        <w:rPr>
          <w:lang w:val="en-GB"/>
        </w:rPr>
        <w:t>–</w:t>
      </w:r>
      <w:r>
        <w:rPr>
          <w:lang w:val="en-GB" w:eastAsia="ko-KR"/>
        </w:rPr>
        <w:t xml:space="preserve"> Candidate positions for temporal merge candidate, C</w:t>
      </w:r>
      <w:r>
        <w:rPr>
          <w:vertAlign w:val="subscript"/>
          <w:lang w:val="en-GB" w:eastAsia="ko-KR"/>
        </w:rPr>
        <w:t>0</w:t>
      </w:r>
      <w:r>
        <w:rPr>
          <w:lang w:val="en-GB" w:eastAsia="ko-KR"/>
        </w:rPr>
        <w:t xml:space="preserve"> and C</w:t>
      </w:r>
      <w:r>
        <w:rPr>
          <w:vertAlign w:val="subscript"/>
          <w:lang w:val="en-GB" w:eastAsia="ko-KR"/>
        </w:rPr>
        <w:t>1</w:t>
      </w:r>
      <w:bookmarkEnd w:id="138"/>
      <w:bookmarkEnd w:id="139"/>
    </w:p>
    <w:p>
      <w:pPr>
        <w:pStyle w:val="5"/>
        <w:tabs>
          <w:tab w:val="clear" w:pos="1080"/>
        </w:tabs>
        <w:spacing w:before="136"/>
        <w:rPr>
          <w:lang w:val="en-GB" w:eastAsia="ko-KR"/>
        </w:rPr>
      </w:pPr>
      <w:r>
        <w:rPr>
          <w:lang w:val="en-GB" w:eastAsia="ja-JP"/>
        </w:rPr>
        <w:t xml:space="preserve">History-based merge </w:t>
      </w:r>
      <w:r>
        <w:rPr>
          <w:rFonts w:eastAsia="MS Mincho"/>
          <w:lang w:val="en-GB" w:eastAsia="ja-JP"/>
        </w:rPr>
        <w:t xml:space="preserve">candidates derivation </w:t>
      </w:r>
    </w:p>
    <w:p>
      <w:pPr>
        <w:jc w:val="both"/>
      </w:pPr>
      <w:r>
        <w:rPr>
          <w:lang w:val="en-CA"/>
        </w:rPr>
        <w:t xml:space="preserve">The history-based MVP (HMVP) </w:t>
      </w:r>
      <w:r>
        <w:rPr>
          <w:lang w:val="en-GB" w:eastAsia="ja-JP"/>
        </w:rPr>
        <w:t xml:space="preserve">merge </w:t>
      </w:r>
      <w:r>
        <w:rPr>
          <w:rFonts w:eastAsia="MS Mincho"/>
          <w:lang w:val="en-GB" w:eastAsia="ja-JP"/>
        </w:rPr>
        <w:t>candidates</w:t>
      </w:r>
      <w:r>
        <w:rPr>
          <w:lang w:val="en-CA"/>
        </w:rPr>
        <w:t xml:space="preserve"> are added to merge list after the spatial MVP and TMVP. In this method, the motion information of a previously coded block is stored in a table and used as MVP for the current CU. The table with multiple HMVP candidates is maintained during the encoding/decoding process. The table is reset (emptied) when a new CTU row is encountered. Whenever there is a non-subblock inter-coded CU, the associated motion information is added to the last entry of the table as a new HMVP candidate.</w:t>
      </w:r>
    </w:p>
    <w:p>
      <w:pPr>
        <w:jc w:val="both"/>
        <w:rPr>
          <w:lang w:val="en-CA"/>
        </w:rPr>
      </w:pPr>
      <w:r>
        <w:rPr>
          <w:color w:val="0000FF"/>
          <w:lang w:val="en-CA"/>
          <w:rPrChange w:id="328" w:author="84038" w:date="2021-06-12T16:53:46Z">
            <w:rPr>
              <w:lang w:val="en-CA"/>
            </w:rPr>
          </w:rPrChange>
        </w:rPr>
        <w:t xml:space="preserve">The HMVP table size </w:t>
      </w:r>
      <w:r>
        <w:rPr>
          <w:i/>
          <w:color w:val="0000FF"/>
          <w:lang w:val="en-CA"/>
          <w:rPrChange w:id="329" w:author="84038" w:date="2021-06-12T16:53:46Z">
            <w:rPr>
              <w:i/>
              <w:lang w:val="en-CA"/>
            </w:rPr>
          </w:rPrChange>
        </w:rPr>
        <w:t>S</w:t>
      </w:r>
      <w:r>
        <w:rPr>
          <w:color w:val="0000FF"/>
          <w:lang w:val="en-CA"/>
          <w:rPrChange w:id="330" w:author="84038" w:date="2021-06-12T16:53:46Z">
            <w:rPr>
              <w:lang w:val="en-CA"/>
            </w:rPr>
          </w:rPrChange>
        </w:rPr>
        <w:t xml:space="preserve"> is set to be 6,</w:t>
      </w:r>
      <w:r>
        <w:rPr>
          <w:lang w:val="en-CA"/>
        </w:rPr>
        <w:t xml:space="preserve"> which indicates up to 6 History-based MVP (HMVP) candidates may be added to the table. When inserting a new motion candidate to the table, a constrained first-in-first-out (FIFO) rule is utilized wherein redundancy check is firstly applied to find whether there is an identical HMVP in the table. If found, the identical HMVP is removed from the table and all the HMVP candidates afterwards are moved forward,</w:t>
      </w:r>
    </w:p>
    <w:p>
      <w:pPr>
        <w:jc w:val="both"/>
        <w:rPr>
          <w:lang w:val="en-CA"/>
        </w:rPr>
      </w:pPr>
      <w:r>
        <w:rPr>
          <w:lang w:val="en-CA"/>
        </w:rPr>
        <w:t>HMVP candidates could be used in the merge candidate list construction process. The latest several</w:t>
      </w:r>
      <w:r>
        <w:rPr>
          <w:i/>
          <w:lang w:val="en-CA"/>
        </w:rPr>
        <w:t xml:space="preserve"> </w:t>
      </w:r>
      <w:r>
        <w:rPr>
          <w:lang w:val="en-CA"/>
        </w:rPr>
        <w:t xml:space="preserve">HMVP candidates in the table are checked in order and inserted to the candidate list after the TMVP candidate. Redundancy check is applied on the HMVP candidates to the spatial or temporal merge candidate. </w:t>
      </w:r>
    </w:p>
    <w:p>
      <w:pPr>
        <w:rPr>
          <w:lang w:val="en-CA"/>
        </w:rPr>
      </w:pPr>
      <w:r>
        <w:rPr>
          <w:lang w:val="en-CA"/>
        </w:rPr>
        <w:t>To reduce the number of redundancy check operations, the following simplifications are introduced:</w:t>
      </w:r>
    </w:p>
    <w:p>
      <w:pPr>
        <w:numPr>
          <w:ilvl w:val="0"/>
          <w:numId w:val="18"/>
        </w:numPr>
        <w:tabs>
          <w:tab w:val="left" w:pos="1800"/>
          <w:tab w:val="left" w:pos="2160"/>
          <w:tab w:val="left" w:pos="2520"/>
          <w:tab w:val="left" w:pos="2880"/>
          <w:tab w:val="left" w:pos="3240"/>
          <w:tab w:val="left" w:pos="3600"/>
          <w:tab w:val="left" w:pos="3960"/>
          <w:tab w:val="left" w:pos="4320"/>
        </w:tabs>
        <w:jc w:val="both"/>
        <w:textAlignment w:val="auto"/>
        <w:rPr>
          <w:lang w:val="en-CA"/>
        </w:rPr>
      </w:pPr>
      <w:r>
        <w:rPr>
          <w:lang w:val="en-CA"/>
        </w:rPr>
        <w:t>Number of HMPV candidates is used for merge list generation is set as (</w:t>
      </w:r>
      <w:r>
        <w:rPr>
          <w:i/>
          <w:lang w:val="en-CA"/>
        </w:rPr>
        <w:t>N</w:t>
      </w:r>
      <w:r>
        <w:rPr>
          <w:rFonts w:hint="eastAsia" w:ascii="宋体" w:hAnsi="宋体"/>
          <w:lang w:val="en-CA"/>
        </w:rPr>
        <w:t xml:space="preserve"> </w:t>
      </w:r>
      <w:r>
        <w:rPr>
          <w:lang w:val="en-CA"/>
        </w:rPr>
        <w:t xml:space="preserve">&lt;= 4 ) ? </w:t>
      </w:r>
      <w:r>
        <w:rPr>
          <w:i/>
          <w:lang w:val="en-CA"/>
        </w:rPr>
        <w:t>M</w:t>
      </w:r>
      <w:r>
        <w:rPr>
          <w:lang w:val="en-CA"/>
        </w:rPr>
        <w:t xml:space="preserve">: (8 </w:t>
      </w:r>
      <w:r>
        <w:rPr>
          <w:szCs w:val="22"/>
          <w:lang w:val="en-CA"/>
        </w:rPr>
        <w:t>−</w:t>
      </w:r>
      <w:r>
        <w:rPr>
          <w:lang w:val="en-CA"/>
        </w:rPr>
        <w:t xml:space="preserve"> </w:t>
      </w:r>
      <w:r>
        <w:rPr>
          <w:i/>
          <w:lang w:val="en-CA"/>
        </w:rPr>
        <w:t>N</w:t>
      </w:r>
      <w:r>
        <w:rPr>
          <w:lang w:val="en-CA"/>
        </w:rPr>
        <w:t>), wherein N indicates number of existing candidates in the merge list and M indicates number of available HMVP candidates in the table.</w:t>
      </w:r>
    </w:p>
    <w:p>
      <w:pPr>
        <w:numPr>
          <w:ilvl w:val="0"/>
          <w:numId w:val="18"/>
        </w:numPr>
        <w:tabs>
          <w:tab w:val="left" w:pos="1800"/>
          <w:tab w:val="left" w:pos="2160"/>
          <w:tab w:val="left" w:pos="2520"/>
          <w:tab w:val="left" w:pos="2880"/>
          <w:tab w:val="left" w:pos="3240"/>
          <w:tab w:val="left" w:pos="3600"/>
          <w:tab w:val="left" w:pos="3960"/>
          <w:tab w:val="left" w:pos="4320"/>
        </w:tabs>
        <w:jc w:val="both"/>
        <w:textAlignment w:val="auto"/>
        <w:rPr>
          <w:lang w:val="en-CA"/>
        </w:rPr>
      </w:pPr>
      <w:r>
        <w:rPr>
          <w:lang w:val="en-CA"/>
        </w:rPr>
        <w:t xml:space="preserve">Once the total number of available merge candidates reaches the </w:t>
      </w:r>
      <w:r>
        <w:rPr>
          <w:szCs w:val="22"/>
          <w:lang w:val="en-CA"/>
        </w:rPr>
        <w:t>maximally allowed merge candidates minus 1, the merge candidate list construction process from HMVP is terminated.</w:t>
      </w:r>
    </w:p>
    <w:p>
      <w:pPr>
        <w:pStyle w:val="5"/>
        <w:spacing w:before="136"/>
        <w:rPr>
          <w:lang w:val="en-GB" w:eastAsia="ko-KR"/>
        </w:rPr>
      </w:pPr>
      <w:r>
        <w:rPr>
          <w:lang w:val="en-GB" w:eastAsia="ja-JP"/>
        </w:rPr>
        <w:t xml:space="preserve">Pair-wise average merge candidates derivation </w:t>
      </w:r>
    </w:p>
    <w:p>
      <w:pPr>
        <w:tabs>
          <w:tab w:val="left" w:pos="1800"/>
          <w:tab w:val="left" w:pos="2160"/>
          <w:tab w:val="left" w:pos="2520"/>
          <w:tab w:val="left" w:pos="2880"/>
          <w:tab w:val="left" w:pos="3240"/>
          <w:tab w:val="left" w:pos="3600"/>
          <w:tab w:val="left" w:pos="3960"/>
          <w:tab w:val="left" w:pos="4320"/>
        </w:tabs>
        <w:jc w:val="both"/>
        <w:textAlignment w:val="auto"/>
        <w:rPr>
          <w:szCs w:val="22"/>
          <w:lang w:val="en-CA"/>
        </w:rPr>
      </w:pPr>
      <w:r>
        <w:rPr>
          <w:szCs w:val="22"/>
          <w:lang w:val="en-CA"/>
        </w:rPr>
        <w:t xml:space="preserve">Pairwise average candidates are generated by averaging predefined pairs of candidates in the existing merge candidate list, and the predefined </w:t>
      </w:r>
      <w:r>
        <w:rPr>
          <w:lang w:val="en-CA"/>
        </w:rPr>
        <w:t>pairs</w:t>
      </w:r>
      <w:r>
        <w:rPr>
          <w:szCs w:val="22"/>
          <w:lang w:val="en-CA"/>
        </w:rPr>
        <w:t xml:space="preserve"> are defined as {(0, 1), (0, 2), (1, 2), (0, 3), (1, 3), (2, 3)}</w:t>
      </w:r>
      <w:r>
        <w:t>, where the numbers denote the merge indices to the merge candidate list</w:t>
      </w:r>
      <w:r>
        <w:rPr>
          <w:szCs w:val="22"/>
          <w:lang w:val="en-CA"/>
        </w:rPr>
        <w:t>. The averaged motion vectors are calculated separately for each reference list. If both motion vectors are available in one list, these two motion vectors are averaged even when they point to different reference pictures; if only one motion vector is available, use the one directly; if no motion vector is available, keep this list invalid.</w:t>
      </w:r>
    </w:p>
    <w:p>
      <w:pPr>
        <w:tabs>
          <w:tab w:val="left" w:pos="1800"/>
          <w:tab w:val="left" w:pos="2160"/>
          <w:tab w:val="left" w:pos="2520"/>
          <w:tab w:val="left" w:pos="2880"/>
          <w:tab w:val="left" w:pos="3240"/>
          <w:tab w:val="left" w:pos="3600"/>
          <w:tab w:val="left" w:pos="3960"/>
          <w:tab w:val="left" w:pos="4320"/>
        </w:tabs>
        <w:jc w:val="both"/>
        <w:textAlignment w:val="auto"/>
        <w:rPr>
          <w:lang w:val="en-CA"/>
        </w:rPr>
      </w:pPr>
      <w:r>
        <w:rPr>
          <w:rFonts w:hint="eastAsia"/>
          <w:lang w:val="en-CA"/>
        </w:rPr>
        <w:t>When the merge list is not full</w:t>
      </w:r>
      <w:r>
        <w:rPr>
          <w:lang w:val="en-CA"/>
        </w:rPr>
        <w:t xml:space="preserve"> after</w:t>
      </w:r>
      <w:r>
        <w:rPr>
          <w:rFonts w:hint="eastAsia"/>
          <w:lang w:val="en-CA"/>
        </w:rPr>
        <w:t xml:space="preserve"> </w:t>
      </w:r>
      <w:r>
        <w:rPr>
          <w:lang w:val="en-CA"/>
        </w:rPr>
        <w:t>pair-wise average merge candidates are added, the zero MVPs are inserted in the end until the maximum merge candidate number is encountered.</w:t>
      </w:r>
    </w:p>
    <w:p>
      <w:pPr>
        <w:pStyle w:val="5"/>
        <w:spacing w:before="136"/>
        <w:rPr>
          <w:lang w:val="en-CA"/>
        </w:rPr>
      </w:pPr>
      <w:r>
        <w:rPr>
          <w:lang w:val="en-CA"/>
        </w:rPr>
        <w:t xml:space="preserve">Merge </w:t>
      </w:r>
      <w:r>
        <w:rPr>
          <w:lang w:val="en-GB" w:eastAsia="ja-JP"/>
        </w:rPr>
        <w:t>estimation</w:t>
      </w:r>
      <w:r>
        <w:rPr>
          <w:lang w:val="en-CA"/>
        </w:rPr>
        <w:t xml:space="preserve"> region</w:t>
      </w:r>
    </w:p>
    <w:p>
      <w:pPr>
        <w:jc w:val="both"/>
      </w:pPr>
      <w:r>
        <w:rPr>
          <w:lang w:val="en-CA"/>
        </w:rPr>
        <w:t xml:space="preserve">Merge estimation region (MER) </w:t>
      </w:r>
      <w:r>
        <w:t xml:space="preserve">allows </w:t>
      </w:r>
      <w:r>
        <w:rPr>
          <w:lang w:val="en-CA"/>
        </w:rPr>
        <w:t>independent derivation of</w:t>
      </w:r>
      <w:r>
        <w:t xml:space="preserve"> merge candidate list for the CUs in the same merge estimation region (MER). A candidate block that is within the same MER to the current CU is not included for the generation of the merge candidate list of the current CU. In addition, the updating process for the history-based motion vector predictor candidate list is updated only if ( xCb + cbWidth ) &gt;&gt; Log2ParMrgLevel is greater than xCb &gt;&gt; Log2ParMrgLevel and ( yCb + cbHeight ) &gt;&gt; Log2ParMrgLevel is great than ( yCb &gt;&gt; Log2ParMrgLevel ) and where ( xCb, yCb ) is the top-left luma sample position of the current CU in the picture and ( cbWidth,  cbHeight ) is the CU size. The MER size is selected at encoder side and signalled as log2_parallel_merge_level_minus2 in the sequence parameter set.</w:t>
      </w:r>
    </w:p>
    <w:p>
      <w:pPr>
        <w:pStyle w:val="4"/>
        <w:spacing w:before="136"/>
        <w:rPr>
          <w:lang w:val="en-CA"/>
        </w:rPr>
      </w:pPr>
      <w:bookmarkStart w:id="140" w:name="_Toc35804745"/>
      <w:r>
        <w:rPr>
          <w:lang w:val="en-CA"/>
        </w:rPr>
        <w:t>Merge mode with MVD (MMVD)</w:t>
      </w:r>
      <w:bookmarkEnd w:id="140"/>
    </w:p>
    <w:p>
      <w:pPr>
        <w:jc w:val="both"/>
        <w:rPr>
          <w:lang w:val="en-CA"/>
        </w:rPr>
      </w:pPr>
      <w:r>
        <w:t xml:space="preserve">In addition to merge mode, where the implicitly derived motion information is directly used for prediction samples generation of the current CU, the </w:t>
      </w:r>
      <w:r>
        <w:rPr>
          <w:lang w:val="en-CA"/>
        </w:rPr>
        <w:t>merge mode with motion vector differences (MMVD)</w:t>
      </w:r>
      <w:r>
        <w:t xml:space="preserve"> is introduced in VVC. </w:t>
      </w:r>
      <w:r>
        <w:rPr>
          <w:szCs w:val="22"/>
          <w:lang w:val="de-DE" w:eastAsia="de-DE"/>
        </w:rPr>
        <w:t>A MMVD flag is signalled right after sending a skip flag and merge flag to specify whether MMVD mode is used for a CU</w:t>
      </w:r>
      <w:r>
        <w:t>.</w:t>
      </w:r>
    </w:p>
    <w:p>
      <w:pPr>
        <w:jc w:val="both"/>
        <w:rPr>
          <w:szCs w:val="22"/>
          <w:lang w:eastAsia="ko-KR"/>
        </w:rPr>
      </w:pPr>
      <w:r>
        <w:t>In MMVD, after a merge candidate is selected, it is further refined by the signalled MVDs information. The further information includes a merge candidate flag, an index to specify motion magnitude, and an index for indication of motion direction.</w:t>
      </w:r>
      <w:r>
        <w:rPr>
          <w:szCs w:val="22"/>
          <w:lang w:eastAsia="ko-KR"/>
        </w:rPr>
        <w:t xml:space="preserve"> In MMVD mode, one for the first two candidates in the merge list is selected to be used as MV basis.</w:t>
      </w:r>
      <w:r>
        <w:t xml:space="preserve"> The merge candidate flag</w:t>
      </w:r>
      <w:r>
        <w:rPr>
          <w:szCs w:val="22"/>
          <w:lang w:eastAsia="ko-KR"/>
        </w:rPr>
        <w:t xml:space="preserve"> is signalled to specify which one is used.</w:t>
      </w:r>
    </w:p>
    <w:p>
      <w:pPr>
        <w:keepNext/>
        <w:jc w:val="center"/>
      </w:pPr>
      <w:r>
        <w:rPr>
          <w:lang w:eastAsia="zh-CN"/>
        </w:rPr>
        <w:drawing>
          <wp:inline distT="0" distB="0" distL="0" distR="0">
            <wp:extent cx="4211955" cy="2102485"/>
            <wp:effectExtent l="0" t="0" r="0" b="0"/>
            <wp:docPr id="110" name="Picture 110" descr="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l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211955" cy="2102485"/>
                    </a:xfrm>
                    <a:prstGeom prst="rect">
                      <a:avLst/>
                    </a:prstGeom>
                    <a:noFill/>
                    <a:ln>
                      <a:noFill/>
                    </a:ln>
                  </pic:spPr>
                </pic:pic>
              </a:graphicData>
            </a:graphic>
          </wp:inline>
        </w:drawing>
      </w:r>
    </w:p>
    <w:p>
      <w:pPr>
        <w:pStyle w:val="13"/>
        <w:spacing w:before="136"/>
      </w:pPr>
      <w:bookmarkStart w:id="141" w:name="_Ref533168892"/>
      <w:bookmarkStart w:id="142" w:name="_Ref11069120"/>
      <w:r>
        <w:rPr>
          <w:lang w:val="en-GB" w:eastAsia="ko-KR"/>
        </w:rPr>
        <w:t xml:space="preserve">Figure </w:t>
      </w:r>
      <w:r>
        <w:rPr>
          <w:lang w:val="en-GB" w:eastAsia="ko-KR"/>
        </w:rPr>
        <w:fldChar w:fldCharType="begin"/>
      </w:r>
      <w:r>
        <w:rPr>
          <w:lang w:val="en-GB" w:eastAsia="ko-KR"/>
        </w:rPr>
        <w:instrText xml:space="preserve"> SEQ Figure \* ARABIC </w:instrText>
      </w:r>
      <w:r>
        <w:rPr>
          <w:lang w:val="en-GB" w:eastAsia="ko-KR"/>
        </w:rPr>
        <w:fldChar w:fldCharType="separate"/>
      </w:r>
      <w:r>
        <w:rPr>
          <w:lang w:val="en-GB" w:eastAsia="ko-KR"/>
        </w:rPr>
        <w:t>25</w:t>
      </w:r>
      <w:r>
        <w:rPr>
          <w:lang w:val="en-GB" w:eastAsia="ko-KR"/>
        </w:rPr>
        <w:fldChar w:fldCharType="end"/>
      </w:r>
      <w:bookmarkEnd w:id="141"/>
      <w:bookmarkEnd w:id="142"/>
      <w:r>
        <w:rPr>
          <w:lang w:val="en-GB" w:eastAsia="ko-KR"/>
        </w:rPr>
        <w:t xml:space="preserve"> </w:t>
      </w:r>
      <w:r>
        <w:rPr>
          <w:lang w:val="en-GB"/>
        </w:rPr>
        <w:t>–</w:t>
      </w:r>
      <w:r>
        <w:rPr>
          <w:lang w:val="en-GB" w:eastAsia="ko-KR"/>
        </w:rPr>
        <w:t xml:space="preserve"> </w:t>
      </w:r>
      <w:r>
        <w:t>MMVD Search Point</w:t>
      </w:r>
    </w:p>
    <w:p>
      <w:pPr>
        <w:jc w:val="both"/>
      </w:pPr>
      <w:r>
        <w:t xml:space="preserve">Distance index specifies motion magnitude information and indicate the pre-defined offset from the starting point. As shown in </w:t>
      </w:r>
      <w:r>
        <w:fldChar w:fldCharType="begin"/>
      </w:r>
      <w:r>
        <w:instrText xml:space="preserve"> REF _Ref11069120 \h </w:instrText>
      </w:r>
      <w:r>
        <w:fldChar w:fldCharType="separate"/>
      </w:r>
      <w:r>
        <w:rPr>
          <w:lang w:val="en-GB" w:eastAsia="ko-KR"/>
        </w:rPr>
        <w:t>Figure 25</w:t>
      </w:r>
      <w:r>
        <w:fldChar w:fldCharType="end"/>
      </w:r>
      <w:r>
        <w:t xml:space="preserve">, an offset is added to either horizontal component or vertical component of starting MV. The relation of distance index and pre-defined offset is specified in </w:t>
      </w:r>
      <w:r>
        <w:fldChar w:fldCharType="begin"/>
      </w:r>
      <w:r>
        <w:instrText xml:space="preserve"> REF _Ref533169147 \h </w:instrText>
      </w:r>
      <w:r>
        <w:fldChar w:fldCharType="separate"/>
      </w:r>
      <w:r>
        <w:rPr>
          <w:lang w:val="en-GB"/>
        </w:rPr>
        <w:t>Table 3</w:t>
      </w:r>
      <w:r>
        <w:rPr>
          <w:lang w:val="en-GB"/>
        </w:rPr>
        <w:noBreakHyphen/>
      </w:r>
      <w:r>
        <w:rPr>
          <w:lang w:val="en-GB"/>
        </w:rPr>
        <w:t>8</w:t>
      </w:r>
      <w:r>
        <w:fldChar w:fldCharType="end"/>
      </w:r>
    </w:p>
    <w:p>
      <w:pPr>
        <w:pStyle w:val="13"/>
        <w:spacing w:before="136"/>
      </w:pPr>
      <w:bookmarkStart w:id="143" w:name="_Ref533169147"/>
      <w:bookmarkStart w:id="144" w:name="_Ref533169139"/>
      <w:r>
        <w:rPr>
          <w:lang w:val="en-GB"/>
        </w:rPr>
        <w:t>Table </w:t>
      </w:r>
      <w:r>
        <w:rPr>
          <w:lang w:val="en-GB"/>
        </w:rPr>
        <w:fldChar w:fldCharType="begin"/>
      </w:r>
      <w:r>
        <w:rPr>
          <w:lang w:val="en-GB"/>
        </w:rPr>
        <w:instrText xml:space="preserve"> STYLEREF 1 \s </w:instrText>
      </w:r>
      <w:r>
        <w:rPr>
          <w:lang w:val="en-GB"/>
        </w:rPr>
        <w:fldChar w:fldCharType="separate"/>
      </w:r>
      <w:r>
        <w:rPr>
          <w:lang w:val="en-GB"/>
        </w:rPr>
        <w:t>3</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lang w:val="en-GB"/>
        </w:rPr>
        <w:t>8</w:t>
      </w:r>
      <w:r>
        <w:rPr>
          <w:lang w:val="en-GB"/>
        </w:rPr>
        <w:fldChar w:fldCharType="end"/>
      </w:r>
      <w:bookmarkEnd w:id="143"/>
      <w:r>
        <w:rPr>
          <w:rFonts w:hint="eastAsia"/>
          <w:lang w:eastAsia="ko-KR"/>
        </w:rPr>
        <w:t xml:space="preserve"> </w:t>
      </w:r>
      <w:r>
        <w:rPr>
          <w:lang w:val="en-GB"/>
        </w:rPr>
        <w:t xml:space="preserve">– </w:t>
      </w:r>
      <w:r>
        <w:t>The relation of distance index and pre-defined offset</w:t>
      </w:r>
      <w:bookmarkEnd w:id="144"/>
    </w:p>
    <w:tbl>
      <w:tblPr>
        <w:tblStyle w:val="30"/>
        <w:tblW w:w="762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7"/>
        <w:gridCol w:w="708"/>
        <w:gridCol w:w="709"/>
        <w:gridCol w:w="702"/>
        <w:gridCol w:w="716"/>
        <w:gridCol w:w="708"/>
        <w:gridCol w:w="709"/>
        <w:gridCol w:w="70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jc w:val="center"/>
        </w:trPr>
        <w:tc>
          <w:tcPr>
            <w:tcW w:w="1957" w:type="dxa"/>
            <w:tcBorders>
              <w:top w:val="single" w:color="auto" w:sz="4" w:space="0"/>
              <w:left w:val="single" w:color="auto" w:sz="4" w:space="0"/>
              <w:bottom w:val="single" w:color="auto" w:sz="4" w:space="0"/>
              <w:right w:val="single" w:color="auto" w:sz="4" w:space="0"/>
            </w:tcBorders>
            <w:vAlign w:val="center"/>
          </w:tcPr>
          <w:p>
            <w:pPr>
              <w:jc w:val="center"/>
            </w:pPr>
            <w:r>
              <w:t>Distance IDX</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bCs/>
              </w:rPr>
            </w:pPr>
            <w:r>
              <w:rPr>
                <w:bCs/>
              </w:rPr>
              <w:t>0</w:t>
            </w: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bCs/>
              </w:rPr>
            </w:pPr>
            <w:r>
              <w:rPr>
                <w:bCs/>
              </w:rPr>
              <w:t>1</w:t>
            </w:r>
          </w:p>
        </w:tc>
        <w:tc>
          <w:tcPr>
            <w:tcW w:w="702" w:type="dxa"/>
            <w:tcBorders>
              <w:top w:val="single" w:color="auto" w:sz="4" w:space="0"/>
              <w:left w:val="single" w:color="auto" w:sz="4" w:space="0"/>
              <w:bottom w:val="single" w:color="auto" w:sz="4" w:space="0"/>
              <w:right w:val="single" w:color="auto" w:sz="4" w:space="0"/>
            </w:tcBorders>
            <w:vAlign w:val="center"/>
          </w:tcPr>
          <w:p>
            <w:pPr>
              <w:jc w:val="center"/>
              <w:rPr>
                <w:bCs/>
              </w:rPr>
            </w:pPr>
            <w:r>
              <w:rPr>
                <w:bCs/>
              </w:rPr>
              <w:t>2</w:t>
            </w:r>
          </w:p>
        </w:tc>
        <w:tc>
          <w:tcPr>
            <w:tcW w:w="716" w:type="dxa"/>
            <w:tcBorders>
              <w:top w:val="single" w:color="auto" w:sz="4" w:space="0"/>
              <w:left w:val="single" w:color="auto" w:sz="4" w:space="0"/>
              <w:bottom w:val="single" w:color="auto" w:sz="4" w:space="0"/>
              <w:right w:val="single" w:color="auto" w:sz="4" w:space="0"/>
            </w:tcBorders>
            <w:vAlign w:val="center"/>
          </w:tcPr>
          <w:p>
            <w:pPr>
              <w:jc w:val="center"/>
              <w:rPr>
                <w:bCs/>
              </w:rPr>
            </w:pPr>
            <w:r>
              <w:rPr>
                <w:bCs/>
              </w:rPr>
              <w:t>3</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bCs/>
              </w:rPr>
            </w:pPr>
            <w:r>
              <w:rPr>
                <w:bCs/>
              </w:rPr>
              <w:t>4</w:t>
            </w: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bCs/>
              </w:rPr>
            </w:pPr>
            <w:r>
              <w:rPr>
                <w:bCs/>
              </w:rPr>
              <w:t>5</w:t>
            </w: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bCs/>
              </w:rPr>
            </w:pPr>
            <w:r>
              <w:rPr>
                <w:bCs/>
              </w:rPr>
              <w:t>6</w:t>
            </w: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bCs/>
              </w:rPr>
            </w:pPr>
            <w:r>
              <w:rPr>
                <w:bCs/>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4" w:hRule="atLeast"/>
          <w:jc w:val="center"/>
        </w:trPr>
        <w:tc>
          <w:tcPr>
            <w:tcW w:w="1957" w:type="dxa"/>
            <w:tcBorders>
              <w:top w:val="single" w:color="auto" w:sz="4" w:space="0"/>
              <w:left w:val="single" w:color="auto" w:sz="4" w:space="0"/>
              <w:bottom w:val="single" w:color="auto" w:sz="4" w:space="0"/>
              <w:right w:val="single" w:color="auto" w:sz="4" w:space="0"/>
            </w:tcBorders>
            <w:vAlign w:val="center"/>
          </w:tcPr>
          <w:p>
            <w:pPr>
              <w:jc w:val="center"/>
            </w:pPr>
            <w:r>
              <w:t>Offset (in unit of luma sample)</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bCs/>
              </w:rPr>
            </w:pPr>
            <w:r>
              <w:rPr>
                <w:bCs/>
              </w:rPr>
              <w:t>1/4</w:t>
            </w: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bCs/>
              </w:rPr>
            </w:pPr>
            <w:r>
              <w:rPr>
                <w:bCs/>
              </w:rPr>
              <w:t>1/2</w:t>
            </w:r>
          </w:p>
        </w:tc>
        <w:tc>
          <w:tcPr>
            <w:tcW w:w="702" w:type="dxa"/>
            <w:tcBorders>
              <w:top w:val="single" w:color="auto" w:sz="4" w:space="0"/>
              <w:left w:val="single" w:color="auto" w:sz="4" w:space="0"/>
              <w:bottom w:val="single" w:color="auto" w:sz="4" w:space="0"/>
              <w:right w:val="single" w:color="auto" w:sz="4" w:space="0"/>
            </w:tcBorders>
            <w:vAlign w:val="center"/>
          </w:tcPr>
          <w:p>
            <w:pPr>
              <w:jc w:val="center"/>
              <w:rPr>
                <w:bCs/>
              </w:rPr>
            </w:pPr>
            <w:r>
              <w:rPr>
                <w:bCs/>
              </w:rPr>
              <w:t>1</w:t>
            </w:r>
          </w:p>
        </w:tc>
        <w:tc>
          <w:tcPr>
            <w:tcW w:w="716" w:type="dxa"/>
            <w:tcBorders>
              <w:top w:val="single" w:color="auto" w:sz="4" w:space="0"/>
              <w:left w:val="single" w:color="auto" w:sz="4" w:space="0"/>
              <w:bottom w:val="single" w:color="auto" w:sz="4" w:space="0"/>
              <w:right w:val="single" w:color="auto" w:sz="4" w:space="0"/>
            </w:tcBorders>
            <w:vAlign w:val="center"/>
          </w:tcPr>
          <w:p>
            <w:pPr>
              <w:jc w:val="center"/>
              <w:rPr>
                <w:bCs/>
              </w:rPr>
            </w:pPr>
            <w:r>
              <w:rPr>
                <w:bCs/>
              </w:rPr>
              <w:t>2</w:t>
            </w:r>
          </w:p>
        </w:tc>
        <w:tc>
          <w:tcPr>
            <w:tcW w:w="708" w:type="dxa"/>
            <w:tcBorders>
              <w:top w:val="single" w:color="auto" w:sz="4" w:space="0"/>
              <w:left w:val="single" w:color="auto" w:sz="4" w:space="0"/>
              <w:bottom w:val="single" w:color="auto" w:sz="4" w:space="0"/>
              <w:right w:val="single" w:color="auto" w:sz="4" w:space="0"/>
            </w:tcBorders>
            <w:vAlign w:val="center"/>
          </w:tcPr>
          <w:p>
            <w:pPr>
              <w:jc w:val="center"/>
              <w:rPr>
                <w:bCs/>
              </w:rPr>
            </w:pPr>
            <w:r>
              <w:rPr>
                <w:bCs/>
              </w:rPr>
              <w:t>4</w:t>
            </w: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bCs/>
              </w:rPr>
            </w:pPr>
            <w:r>
              <w:rPr>
                <w:bCs/>
              </w:rPr>
              <w:t>8</w:t>
            </w: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bCs/>
              </w:rPr>
            </w:pPr>
            <w:r>
              <w:rPr>
                <w:bCs/>
              </w:rPr>
              <w:t>16</w:t>
            </w: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bCs/>
              </w:rPr>
            </w:pPr>
            <w:r>
              <w:rPr>
                <w:bCs/>
              </w:rPr>
              <w:t>32</w:t>
            </w:r>
          </w:p>
        </w:tc>
      </w:tr>
    </w:tbl>
    <w:p>
      <w:pPr>
        <w:jc w:val="both"/>
      </w:pPr>
      <w:r>
        <w:t xml:space="preserve">Direction index represents the direction of the MVD relative to the starting point. The direction index can represent of the four directions as shown in </w:t>
      </w:r>
      <w:r>
        <w:fldChar w:fldCharType="begin"/>
      </w:r>
      <w:r>
        <w:instrText xml:space="preserve"> REF _Ref533177526 \h </w:instrText>
      </w:r>
      <w:r>
        <w:fldChar w:fldCharType="separate"/>
      </w:r>
      <w:r>
        <w:rPr>
          <w:lang w:val="en-GB"/>
        </w:rPr>
        <w:t>Table 3</w:t>
      </w:r>
      <w:r>
        <w:rPr>
          <w:lang w:val="en-GB"/>
        </w:rPr>
        <w:noBreakHyphen/>
      </w:r>
      <w:r>
        <w:rPr>
          <w:lang w:val="en-GB"/>
        </w:rPr>
        <w:t>9</w:t>
      </w:r>
      <w:r>
        <w:fldChar w:fldCharType="end"/>
      </w:r>
      <w:r>
        <w:t xml:space="preserve">. It’s noted that the meaning of MVD sign could be variant according to the information of starting MVs. When the starting MVs is an un-prediction MV or bi-prediction MVs with both lists point to the same side of the current picture (i.e. POCs of two references are both larger than the POC of the current picture, or are both smaller than the POC of the current picture), the sign in </w:t>
      </w:r>
      <w:r>
        <w:fldChar w:fldCharType="begin"/>
      </w:r>
      <w:r>
        <w:instrText xml:space="preserve"> REF _Ref533177526 \h </w:instrText>
      </w:r>
      <w:r>
        <w:fldChar w:fldCharType="separate"/>
      </w:r>
      <w:r>
        <w:rPr>
          <w:lang w:val="en-GB"/>
        </w:rPr>
        <w:t>Table 3</w:t>
      </w:r>
      <w:r>
        <w:rPr>
          <w:lang w:val="en-GB"/>
        </w:rPr>
        <w:noBreakHyphen/>
      </w:r>
      <w:r>
        <w:rPr>
          <w:lang w:val="en-GB"/>
        </w:rPr>
        <w:t>9</w:t>
      </w:r>
      <w:r>
        <w:fldChar w:fldCharType="end"/>
      </w:r>
      <w:r>
        <w:t xml:space="preserve"> specifies the sign of MV offset added to the starting MV. When the starting MVs is bi-prediction MVs with the two MVs point to the different sides of the current picture (i.e. the POC of one reference is larger than the POC of the current picture, and the POC of the other reference is smaller than the POC of the current picture), the sign in </w:t>
      </w:r>
      <w:r>
        <w:fldChar w:fldCharType="begin"/>
      </w:r>
      <w:r>
        <w:instrText xml:space="preserve"> REF _Ref533177526 \h </w:instrText>
      </w:r>
      <w:r>
        <w:fldChar w:fldCharType="separate"/>
      </w:r>
      <w:r>
        <w:rPr>
          <w:lang w:val="en-GB"/>
        </w:rPr>
        <w:t>Table 3</w:t>
      </w:r>
      <w:r>
        <w:rPr>
          <w:lang w:val="en-GB"/>
        </w:rPr>
        <w:noBreakHyphen/>
      </w:r>
      <w:r>
        <w:rPr>
          <w:lang w:val="en-GB"/>
        </w:rPr>
        <w:t>9</w:t>
      </w:r>
      <w:r>
        <w:fldChar w:fldCharType="end"/>
      </w:r>
      <w:r>
        <w:t xml:space="preserve"> specifies the sign of MV offset added to the list0 MV component of starting MV and the sign for the list1 MV has opposite value.</w:t>
      </w:r>
    </w:p>
    <w:p>
      <w:pPr>
        <w:pStyle w:val="13"/>
        <w:keepLines/>
        <w:spacing w:before="136"/>
      </w:pPr>
      <w:bookmarkStart w:id="145" w:name="_Ref533177526"/>
      <w:r>
        <w:rPr>
          <w:lang w:val="en-GB"/>
        </w:rPr>
        <w:t>Table </w:t>
      </w:r>
      <w:r>
        <w:rPr>
          <w:lang w:val="en-GB"/>
        </w:rPr>
        <w:fldChar w:fldCharType="begin"/>
      </w:r>
      <w:r>
        <w:rPr>
          <w:lang w:val="en-GB"/>
        </w:rPr>
        <w:instrText xml:space="preserve"> STYLEREF 1 \s </w:instrText>
      </w:r>
      <w:r>
        <w:rPr>
          <w:lang w:val="en-GB"/>
        </w:rPr>
        <w:fldChar w:fldCharType="separate"/>
      </w:r>
      <w:r>
        <w:rPr>
          <w:lang w:val="en-GB"/>
        </w:rPr>
        <w:t>3</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lang w:val="en-GB"/>
        </w:rPr>
        <w:t>9</w:t>
      </w:r>
      <w:r>
        <w:rPr>
          <w:lang w:val="en-GB"/>
        </w:rPr>
        <w:fldChar w:fldCharType="end"/>
      </w:r>
      <w:bookmarkEnd w:id="145"/>
      <w:r>
        <w:rPr>
          <w:rFonts w:hint="eastAsia"/>
          <w:lang w:eastAsia="ko-KR"/>
        </w:rPr>
        <w:t xml:space="preserve"> </w:t>
      </w:r>
      <w:r>
        <w:rPr>
          <w:lang w:val="en-GB"/>
        </w:rPr>
        <w:t>– Sign of MV offset specified by direction index</w:t>
      </w:r>
    </w:p>
    <w:tbl>
      <w:tblPr>
        <w:tblStyle w:val="30"/>
        <w:tblW w:w="902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0"/>
        <w:gridCol w:w="1766"/>
        <w:gridCol w:w="1767"/>
        <w:gridCol w:w="1766"/>
        <w:gridCol w:w="1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 w:hRule="atLeast"/>
          <w:jc w:val="center"/>
        </w:trPr>
        <w:tc>
          <w:tcPr>
            <w:tcW w:w="1960" w:type="dxa"/>
            <w:tcBorders>
              <w:top w:val="single" w:color="auto" w:sz="4" w:space="0"/>
              <w:left w:val="single" w:color="auto" w:sz="4" w:space="0"/>
              <w:bottom w:val="single" w:color="auto" w:sz="4" w:space="0"/>
              <w:right w:val="single" w:color="auto" w:sz="4" w:space="0"/>
            </w:tcBorders>
            <w:vAlign w:val="center"/>
          </w:tcPr>
          <w:p>
            <w:pPr>
              <w:keepNext/>
              <w:keepLines/>
              <w:jc w:val="center"/>
            </w:pPr>
            <w:r>
              <w:t>Direction IDX</w:t>
            </w:r>
          </w:p>
        </w:tc>
        <w:tc>
          <w:tcPr>
            <w:tcW w:w="1766" w:type="dxa"/>
            <w:tcBorders>
              <w:top w:val="single" w:color="auto" w:sz="4" w:space="0"/>
              <w:left w:val="single" w:color="auto" w:sz="4" w:space="0"/>
              <w:bottom w:val="single" w:color="auto" w:sz="4" w:space="0"/>
              <w:right w:val="single" w:color="auto" w:sz="4" w:space="0"/>
            </w:tcBorders>
            <w:vAlign w:val="center"/>
          </w:tcPr>
          <w:p>
            <w:pPr>
              <w:keepNext/>
              <w:keepLines/>
              <w:jc w:val="center"/>
              <w:rPr>
                <w:bCs/>
              </w:rPr>
            </w:pPr>
            <w:r>
              <w:rPr>
                <w:bCs/>
              </w:rPr>
              <w:t>00</w:t>
            </w:r>
          </w:p>
        </w:tc>
        <w:tc>
          <w:tcPr>
            <w:tcW w:w="1767" w:type="dxa"/>
            <w:tcBorders>
              <w:top w:val="single" w:color="auto" w:sz="4" w:space="0"/>
              <w:left w:val="single" w:color="auto" w:sz="4" w:space="0"/>
              <w:bottom w:val="single" w:color="auto" w:sz="4" w:space="0"/>
              <w:right w:val="single" w:color="auto" w:sz="4" w:space="0"/>
            </w:tcBorders>
            <w:vAlign w:val="center"/>
          </w:tcPr>
          <w:p>
            <w:pPr>
              <w:keepNext/>
              <w:keepLines/>
              <w:jc w:val="center"/>
              <w:rPr>
                <w:bCs/>
              </w:rPr>
            </w:pPr>
            <w:r>
              <w:rPr>
                <w:bCs/>
              </w:rPr>
              <w:t>01</w:t>
            </w:r>
          </w:p>
        </w:tc>
        <w:tc>
          <w:tcPr>
            <w:tcW w:w="1766" w:type="dxa"/>
            <w:tcBorders>
              <w:top w:val="single" w:color="auto" w:sz="4" w:space="0"/>
              <w:left w:val="single" w:color="auto" w:sz="4" w:space="0"/>
              <w:bottom w:val="single" w:color="auto" w:sz="4" w:space="0"/>
              <w:right w:val="single" w:color="auto" w:sz="4" w:space="0"/>
            </w:tcBorders>
            <w:vAlign w:val="center"/>
          </w:tcPr>
          <w:p>
            <w:pPr>
              <w:keepNext/>
              <w:keepLines/>
              <w:jc w:val="center"/>
              <w:rPr>
                <w:bCs/>
              </w:rPr>
            </w:pPr>
            <w:r>
              <w:rPr>
                <w:bCs/>
              </w:rPr>
              <w:t>10</w:t>
            </w:r>
          </w:p>
        </w:tc>
        <w:tc>
          <w:tcPr>
            <w:tcW w:w="1767" w:type="dxa"/>
            <w:tcBorders>
              <w:top w:val="single" w:color="auto" w:sz="4" w:space="0"/>
              <w:left w:val="single" w:color="auto" w:sz="4" w:space="0"/>
              <w:bottom w:val="single" w:color="auto" w:sz="4" w:space="0"/>
              <w:right w:val="single" w:color="auto" w:sz="4" w:space="0"/>
            </w:tcBorders>
            <w:vAlign w:val="center"/>
          </w:tcPr>
          <w:p>
            <w:pPr>
              <w:keepNext/>
              <w:keepLines/>
              <w:jc w:val="center"/>
              <w:rPr>
                <w:bCs/>
              </w:rPr>
            </w:pPr>
            <w:r>
              <w:rPr>
                <w:bCs/>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jc w:val="center"/>
        </w:trPr>
        <w:tc>
          <w:tcPr>
            <w:tcW w:w="1960" w:type="dxa"/>
            <w:tcBorders>
              <w:top w:val="single" w:color="auto" w:sz="4" w:space="0"/>
              <w:left w:val="single" w:color="auto" w:sz="4" w:space="0"/>
              <w:bottom w:val="single" w:color="auto" w:sz="4" w:space="0"/>
              <w:right w:val="single" w:color="auto" w:sz="4" w:space="0"/>
            </w:tcBorders>
            <w:vAlign w:val="center"/>
          </w:tcPr>
          <w:p>
            <w:pPr>
              <w:keepNext/>
              <w:keepLines/>
              <w:jc w:val="center"/>
            </w:pPr>
            <w:r>
              <w:t>x-axis</w:t>
            </w:r>
          </w:p>
        </w:tc>
        <w:tc>
          <w:tcPr>
            <w:tcW w:w="1766" w:type="dxa"/>
            <w:tcBorders>
              <w:top w:val="single" w:color="auto" w:sz="4" w:space="0"/>
              <w:left w:val="single" w:color="auto" w:sz="4" w:space="0"/>
              <w:bottom w:val="single" w:color="auto" w:sz="4" w:space="0"/>
              <w:right w:val="single" w:color="auto" w:sz="4" w:space="0"/>
            </w:tcBorders>
            <w:vAlign w:val="center"/>
          </w:tcPr>
          <w:p>
            <w:pPr>
              <w:keepNext/>
              <w:keepLines/>
              <w:jc w:val="center"/>
              <w:rPr>
                <w:bCs/>
              </w:rPr>
            </w:pPr>
            <w:r>
              <w:rPr>
                <w:bCs/>
              </w:rPr>
              <w:t>+</w:t>
            </w:r>
          </w:p>
        </w:tc>
        <w:tc>
          <w:tcPr>
            <w:tcW w:w="1767" w:type="dxa"/>
            <w:tcBorders>
              <w:top w:val="single" w:color="auto" w:sz="4" w:space="0"/>
              <w:left w:val="single" w:color="auto" w:sz="4" w:space="0"/>
              <w:bottom w:val="single" w:color="auto" w:sz="4" w:space="0"/>
              <w:right w:val="single" w:color="auto" w:sz="4" w:space="0"/>
            </w:tcBorders>
            <w:vAlign w:val="center"/>
          </w:tcPr>
          <w:p>
            <w:pPr>
              <w:keepNext/>
              <w:keepLines/>
              <w:jc w:val="center"/>
              <w:rPr>
                <w:bCs/>
              </w:rPr>
            </w:pPr>
            <w:r>
              <w:rPr>
                <w:bCs/>
                <w:color w:val="000000"/>
              </w:rPr>
              <w:t>−</w:t>
            </w:r>
          </w:p>
        </w:tc>
        <w:tc>
          <w:tcPr>
            <w:tcW w:w="1766" w:type="dxa"/>
            <w:tcBorders>
              <w:top w:val="single" w:color="auto" w:sz="4" w:space="0"/>
              <w:left w:val="single" w:color="auto" w:sz="4" w:space="0"/>
              <w:bottom w:val="single" w:color="auto" w:sz="4" w:space="0"/>
              <w:right w:val="single" w:color="auto" w:sz="4" w:space="0"/>
            </w:tcBorders>
            <w:vAlign w:val="center"/>
          </w:tcPr>
          <w:p>
            <w:pPr>
              <w:keepNext/>
              <w:keepLines/>
              <w:jc w:val="center"/>
              <w:rPr>
                <w:bCs/>
              </w:rPr>
            </w:pPr>
            <w:r>
              <w:rPr>
                <w:bCs/>
              </w:rPr>
              <w:t>N/A</w:t>
            </w:r>
          </w:p>
        </w:tc>
        <w:tc>
          <w:tcPr>
            <w:tcW w:w="1767" w:type="dxa"/>
            <w:tcBorders>
              <w:top w:val="single" w:color="auto" w:sz="4" w:space="0"/>
              <w:left w:val="single" w:color="auto" w:sz="4" w:space="0"/>
              <w:bottom w:val="single" w:color="auto" w:sz="4" w:space="0"/>
              <w:right w:val="single" w:color="auto" w:sz="4" w:space="0"/>
            </w:tcBorders>
            <w:vAlign w:val="center"/>
          </w:tcPr>
          <w:p>
            <w:pPr>
              <w:keepNext/>
              <w:keepLines/>
              <w:jc w:val="center"/>
              <w:rPr>
                <w:bCs/>
              </w:rPr>
            </w:pPr>
            <w:r>
              <w:rPr>
                <w:bCs/>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jc w:val="center"/>
        </w:trPr>
        <w:tc>
          <w:tcPr>
            <w:tcW w:w="1960" w:type="dxa"/>
            <w:tcBorders>
              <w:top w:val="single" w:color="auto" w:sz="4" w:space="0"/>
              <w:left w:val="single" w:color="auto" w:sz="4" w:space="0"/>
              <w:bottom w:val="single" w:color="auto" w:sz="4" w:space="0"/>
              <w:right w:val="single" w:color="auto" w:sz="4" w:space="0"/>
            </w:tcBorders>
            <w:vAlign w:val="center"/>
          </w:tcPr>
          <w:p>
            <w:pPr>
              <w:keepNext/>
              <w:keepLines/>
              <w:jc w:val="center"/>
            </w:pPr>
            <w:r>
              <w:t>y-axis</w:t>
            </w:r>
          </w:p>
        </w:tc>
        <w:tc>
          <w:tcPr>
            <w:tcW w:w="1766" w:type="dxa"/>
            <w:tcBorders>
              <w:top w:val="single" w:color="auto" w:sz="4" w:space="0"/>
              <w:left w:val="single" w:color="auto" w:sz="4" w:space="0"/>
              <w:bottom w:val="single" w:color="auto" w:sz="4" w:space="0"/>
              <w:right w:val="single" w:color="auto" w:sz="4" w:space="0"/>
            </w:tcBorders>
            <w:vAlign w:val="center"/>
          </w:tcPr>
          <w:p>
            <w:pPr>
              <w:keepNext/>
              <w:keepLines/>
              <w:jc w:val="center"/>
              <w:rPr>
                <w:bCs/>
              </w:rPr>
            </w:pPr>
            <w:r>
              <w:rPr>
                <w:bCs/>
              </w:rPr>
              <w:t>N/A</w:t>
            </w:r>
          </w:p>
        </w:tc>
        <w:tc>
          <w:tcPr>
            <w:tcW w:w="1767" w:type="dxa"/>
            <w:tcBorders>
              <w:top w:val="single" w:color="auto" w:sz="4" w:space="0"/>
              <w:left w:val="single" w:color="auto" w:sz="4" w:space="0"/>
              <w:bottom w:val="single" w:color="auto" w:sz="4" w:space="0"/>
              <w:right w:val="single" w:color="auto" w:sz="4" w:space="0"/>
            </w:tcBorders>
            <w:vAlign w:val="center"/>
          </w:tcPr>
          <w:p>
            <w:pPr>
              <w:keepNext/>
              <w:keepLines/>
              <w:jc w:val="center"/>
              <w:rPr>
                <w:bCs/>
              </w:rPr>
            </w:pPr>
            <w:r>
              <w:rPr>
                <w:bCs/>
              </w:rPr>
              <w:t>N/A</w:t>
            </w:r>
          </w:p>
        </w:tc>
        <w:tc>
          <w:tcPr>
            <w:tcW w:w="1766" w:type="dxa"/>
            <w:tcBorders>
              <w:top w:val="single" w:color="auto" w:sz="4" w:space="0"/>
              <w:left w:val="single" w:color="auto" w:sz="4" w:space="0"/>
              <w:bottom w:val="single" w:color="auto" w:sz="4" w:space="0"/>
              <w:right w:val="single" w:color="auto" w:sz="4" w:space="0"/>
            </w:tcBorders>
            <w:vAlign w:val="center"/>
          </w:tcPr>
          <w:p>
            <w:pPr>
              <w:keepNext/>
              <w:keepLines/>
              <w:jc w:val="center"/>
              <w:rPr>
                <w:bCs/>
              </w:rPr>
            </w:pPr>
            <w:r>
              <w:rPr>
                <w:bCs/>
              </w:rPr>
              <w:t>+</w:t>
            </w:r>
          </w:p>
        </w:tc>
        <w:tc>
          <w:tcPr>
            <w:tcW w:w="1767" w:type="dxa"/>
            <w:tcBorders>
              <w:top w:val="single" w:color="auto" w:sz="4" w:space="0"/>
              <w:left w:val="single" w:color="auto" w:sz="4" w:space="0"/>
              <w:bottom w:val="single" w:color="auto" w:sz="4" w:space="0"/>
              <w:right w:val="single" w:color="auto" w:sz="4" w:space="0"/>
            </w:tcBorders>
            <w:vAlign w:val="center"/>
          </w:tcPr>
          <w:p>
            <w:pPr>
              <w:keepNext/>
              <w:keepLines/>
              <w:jc w:val="center"/>
              <w:rPr>
                <w:bCs/>
              </w:rPr>
            </w:pPr>
            <w:r>
              <w:rPr>
                <w:bCs/>
                <w:color w:val="000000"/>
              </w:rPr>
              <w:t>−</w:t>
            </w:r>
          </w:p>
        </w:tc>
      </w:tr>
    </w:tbl>
    <w:p>
      <w:pPr>
        <w:rPr>
          <w:rFonts w:eastAsiaTheme="minorEastAsia"/>
          <w:szCs w:val="22"/>
          <w:lang w:val="en-CA" w:eastAsia="ko-KR"/>
        </w:rPr>
      </w:pPr>
    </w:p>
    <w:p>
      <w:pPr>
        <w:pStyle w:val="4"/>
        <w:spacing w:before="136"/>
        <w:rPr>
          <w:lang w:val="en-CA"/>
        </w:rPr>
      </w:pPr>
      <w:bookmarkStart w:id="146" w:name="_Toc35804746"/>
      <w:r>
        <w:rPr>
          <w:lang w:val="en-CA"/>
        </w:rPr>
        <w:t>Symmetric MVD coding</w:t>
      </w:r>
      <w:bookmarkEnd w:id="146"/>
    </w:p>
    <w:p>
      <w:pPr>
        <w:jc w:val="both"/>
        <w:rPr>
          <w:szCs w:val="22"/>
          <w:lang w:val="en-CA"/>
        </w:rPr>
      </w:pPr>
      <w:r>
        <w:rPr>
          <w:szCs w:val="22"/>
          <w:lang w:val="en-CA"/>
        </w:rPr>
        <w:t xml:space="preserve">In VVC, besides the normal unidirectional prediction and bi-directional prediction mode MVD signalling, symmetric MVD mode for bi-predictional MVD signalling is applied. In the symmetric MVD mode, motion information including reference picture indices of both list-0 and list-1 and MVD of list-1 are not signaled but derived. </w:t>
      </w:r>
    </w:p>
    <w:p>
      <w:pPr>
        <w:jc w:val="both"/>
        <w:rPr>
          <w:szCs w:val="22"/>
          <w:lang w:eastAsia="de-DE"/>
        </w:rPr>
      </w:pPr>
      <w:r>
        <w:rPr>
          <w:szCs w:val="22"/>
          <w:lang w:val="en-CA"/>
        </w:rPr>
        <w:t>The decoding process of the symmetric MVD mode is as follows:</w:t>
      </w:r>
    </w:p>
    <w:p>
      <w:pPr>
        <w:pStyle w:val="46"/>
        <w:numPr>
          <w:ilvl w:val="0"/>
          <w:numId w:val="19"/>
        </w:numPr>
        <w:spacing w:before="136"/>
        <w:rPr>
          <w:sz w:val="22"/>
          <w:szCs w:val="22"/>
          <w:lang w:eastAsia="de-DE"/>
        </w:rPr>
      </w:pPr>
      <w:r>
        <w:rPr>
          <w:sz w:val="22"/>
          <w:szCs w:val="22"/>
          <w:lang w:eastAsia="de-DE"/>
        </w:rPr>
        <w:t>At slice level, variables BiDirPredFlag, RefIdxSymL0 and RefIdxSymL1 are derived as follows:</w:t>
      </w:r>
    </w:p>
    <w:p>
      <w:pPr>
        <w:numPr>
          <w:ilvl w:val="0"/>
          <w:numId w:val="2"/>
        </w:numPr>
        <w:tabs>
          <w:tab w:val="left" w:pos="794"/>
          <w:tab w:val="left" w:pos="1191"/>
          <w:tab w:val="left" w:pos="1588"/>
          <w:tab w:val="left" w:pos="1985"/>
          <w:tab w:val="clear" w:pos="360"/>
          <w:tab w:val="clear" w:pos="720"/>
          <w:tab w:val="clear" w:pos="1080"/>
          <w:tab w:val="clear" w:pos="1440"/>
        </w:tabs>
        <w:jc w:val="both"/>
        <w:rPr>
          <w:szCs w:val="22"/>
        </w:rPr>
      </w:pPr>
      <w:r>
        <w:rPr>
          <w:szCs w:val="22"/>
        </w:rPr>
        <w:t xml:space="preserve">If mvd_l1_zero_flag is 1, </w:t>
      </w:r>
      <w:r>
        <w:rPr>
          <w:szCs w:val="22"/>
          <w:lang w:eastAsia="zh-CN"/>
        </w:rPr>
        <w:t>BiDirPredFlag is set equal to 0.</w:t>
      </w:r>
    </w:p>
    <w:p>
      <w:pPr>
        <w:numPr>
          <w:ilvl w:val="0"/>
          <w:numId w:val="2"/>
        </w:numPr>
        <w:tabs>
          <w:tab w:val="left" w:pos="794"/>
          <w:tab w:val="left" w:pos="1191"/>
          <w:tab w:val="left" w:pos="1588"/>
          <w:tab w:val="left" w:pos="1985"/>
          <w:tab w:val="clear" w:pos="360"/>
          <w:tab w:val="clear" w:pos="720"/>
          <w:tab w:val="clear" w:pos="1080"/>
          <w:tab w:val="clear" w:pos="1440"/>
        </w:tabs>
        <w:jc w:val="both"/>
        <w:rPr>
          <w:szCs w:val="22"/>
        </w:rPr>
      </w:pPr>
      <w:r>
        <w:rPr>
          <w:szCs w:val="22"/>
        </w:rPr>
        <w:t xml:space="preserve">Otherwise, if the </w:t>
      </w:r>
      <w:del w:id="331" w:author="Jianle Chen" w:date="2020-03-22T17:40:00Z">
        <w:r>
          <w:rPr>
            <w:szCs w:val="22"/>
          </w:rPr>
          <w:delText>nearst</w:delText>
        </w:r>
      </w:del>
      <w:ins w:id="332" w:author="Jianle Chen" w:date="2020-03-22T17:40:00Z">
        <w:r>
          <w:rPr>
            <w:szCs w:val="22"/>
          </w:rPr>
          <w:t>near</w:t>
        </w:r>
      </w:ins>
      <w:ins w:id="333" w:author="Jianle Chen" w:date="2020-03-18T15:27:00Z">
        <w:r>
          <w:rPr>
            <w:szCs w:val="22"/>
          </w:rPr>
          <w:t>e</w:t>
        </w:r>
      </w:ins>
      <w:ins w:id="334" w:author="Jianle Chen" w:date="2020-03-22T17:40:00Z">
        <w:r>
          <w:rPr>
            <w:szCs w:val="22"/>
          </w:rPr>
          <w:t>st</w:t>
        </w:r>
      </w:ins>
      <w:r>
        <w:rPr>
          <w:szCs w:val="22"/>
        </w:rPr>
        <w:t xml:space="preserve"> reference picture in list-0 and the </w:t>
      </w:r>
      <w:del w:id="335" w:author="Jianle Chen" w:date="2020-03-22T17:40:00Z">
        <w:r>
          <w:rPr>
            <w:szCs w:val="22"/>
          </w:rPr>
          <w:delText>nearst</w:delText>
        </w:r>
      </w:del>
      <w:ins w:id="336" w:author="Jianle Chen" w:date="2020-03-22T17:40:00Z">
        <w:r>
          <w:rPr>
            <w:szCs w:val="22"/>
          </w:rPr>
          <w:t>near</w:t>
        </w:r>
      </w:ins>
      <w:ins w:id="337" w:author="Jianle Chen" w:date="2020-03-18T15:27:00Z">
        <w:r>
          <w:rPr>
            <w:szCs w:val="22"/>
          </w:rPr>
          <w:t>e</w:t>
        </w:r>
      </w:ins>
      <w:ins w:id="338" w:author="Jianle Chen" w:date="2020-03-22T17:40:00Z">
        <w:r>
          <w:rPr>
            <w:szCs w:val="22"/>
          </w:rPr>
          <w:t>st</w:t>
        </w:r>
      </w:ins>
      <w:r>
        <w:rPr>
          <w:szCs w:val="22"/>
        </w:rPr>
        <w:t xml:space="preserve"> reference picture in list-1 form a forward and backward pair of reference pictures or a backward and forward pair of reference pictures, </w:t>
      </w:r>
      <w:r>
        <w:rPr>
          <w:szCs w:val="22"/>
          <w:lang w:eastAsia="de-DE"/>
        </w:rPr>
        <w:t>BiDirPredFlag is set to 1, and both list-0 and list-1 reference pictures are short-term reference pictures. Otherwise BiDirPredFlag is set to 0.</w:t>
      </w:r>
      <w:r>
        <w:rPr>
          <w:szCs w:val="22"/>
        </w:rPr>
        <w:t xml:space="preserve"> </w:t>
      </w:r>
    </w:p>
    <w:p>
      <w:pPr>
        <w:pStyle w:val="46"/>
        <w:numPr>
          <w:ilvl w:val="0"/>
          <w:numId w:val="19"/>
        </w:numPr>
        <w:spacing w:before="136"/>
        <w:rPr>
          <w:sz w:val="22"/>
          <w:szCs w:val="22"/>
          <w:lang w:eastAsia="de-DE"/>
        </w:rPr>
      </w:pPr>
      <w:r>
        <w:rPr>
          <w:sz w:val="22"/>
          <w:szCs w:val="22"/>
          <w:lang w:eastAsia="de-DE"/>
        </w:rPr>
        <w:t xml:space="preserve">At CU level, a symmetrical mode flag indicating whether symmetrical mode is used or not is explicitly signaled if the CU is bi-prediction coded and BiDirPredFlag is equal to 1. </w:t>
      </w:r>
    </w:p>
    <w:p>
      <w:pPr>
        <w:jc w:val="both"/>
        <w:rPr>
          <w:szCs w:val="22"/>
          <w:lang w:eastAsia="de-DE"/>
        </w:rPr>
      </w:pPr>
      <w:r>
        <w:rPr>
          <w:szCs w:val="22"/>
          <w:lang w:eastAsia="de-DE"/>
        </w:rPr>
        <w:t>When the symmetrical mode flag is true, only mvp_l0_flag, mvp_l1_flag and MVD0 are explicitly signaled. The reference indices for list-0 and list-1 are set equal to the pair of reference pictures, respectively. MVD1 is set equal to ( − MVD0 ). The final motion vectors are shown in below formula.</w:t>
      </w:r>
    </w:p>
    <w:p>
      <w:pPr>
        <w:jc w:val="right"/>
        <w:rPr>
          <w:szCs w:val="22"/>
          <w:lang w:eastAsia="de-DE"/>
        </w:rPr>
      </w:pPr>
      <m:oMath>
        <m:d>
          <m:dPr>
            <m:begChr m:val="{"/>
            <m:endChr m:val=""/>
            <m:ctrlPr>
              <w:rPr>
                <w:rFonts w:ascii="Cambria Math" w:hAnsi="Cambria Math"/>
                <w:szCs w:val="22"/>
                <w:lang w:eastAsia="de-DE"/>
              </w:rPr>
            </m:ctrlPr>
          </m:dPr>
          <m:e>
            <m:eqArr>
              <m:eqArrPr>
                <m:ctrlPr>
                  <w:rPr>
                    <w:rFonts w:ascii="Cambria Math" w:hAnsi="Cambria Math"/>
                    <w:szCs w:val="22"/>
                    <w:lang w:eastAsia="de-DE"/>
                  </w:rPr>
                </m:ctrlPr>
              </m:eqArrPr>
              <m:e>
                <m:sSub>
                  <m:sSubPr>
                    <m:ctrlPr>
                      <w:rPr>
                        <w:rFonts w:ascii="Cambria Math" w:hAnsi="Cambria Math"/>
                        <w:szCs w:val="22"/>
                        <w:lang w:eastAsia="de-DE"/>
                      </w:rPr>
                    </m:ctrlPr>
                  </m:sSubPr>
                  <m:e>
                    <m:d>
                      <m:dPr>
                        <m:ctrlPr>
                          <w:rPr>
                            <w:rFonts w:ascii="Cambria Math" w:hAnsi="Cambria Math"/>
                            <w:szCs w:val="22"/>
                            <w:lang w:eastAsia="de-DE"/>
                          </w:rPr>
                        </m:ctrlPr>
                      </m:dPr>
                      <m:e>
                        <m:sSub>
                          <m:sSubPr>
                            <m:ctrlPr>
                              <w:rPr>
                                <w:rFonts w:ascii="Cambria Math" w:hAnsi="Cambria Math"/>
                                <w:szCs w:val="22"/>
                                <w:lang w:eastAsia="de-DE"/>
                              </w:rPr>
                            </m:ctrlPr>
                          </m:sSubPr>
                          <m:e>
                            <m:r>
                              <w:rPr>
                                <w:rFonts w:ascii="Cambria Math" w:hAnsi="Cambria Math"/>
                                <w:szCs w:val="22"/>
                                <w:lang w:eastAsia="de-DE"/>
                              </w:rPr>
                              <m:t>mvx</m:t>
                            </m:r>
                            <m:ctrlPr>
                              <w:rPr>
                                <w:rFonts w:ascii="Cambria Math" w:hAnsi="Cambria Math"/>
                                <w:szCs w:val="22"/>
                                <w:lang w:eastAsia="de-DE"/>
                              </w:rPr>
                            </m:ctrlPr>
                          </m:e>
                          <m:sub>
                            <m:r>
                              <m:rPr>
                                <m:sty m:val="p"/>
                              </m:rPr>
                              <w:rPr>
                                <w:rFonts w:ascii="Cambria Math" w:hAnsi="Cambria Math"/>
                                <w:szCs w:val="22"/>
                                <w:lang w:eastAsia="de-DE"/>
                              </w:rPr>
                              <m:t>0</m:t>
                            </m:r>
                            <m:ctrlPr>
                              <w:rPr>
                                <w:rFonts w:ascii="Cambria Math" w:hAnsi="Cambria Math"/>
                                <w:szCs w:val="22"/>
                                <w:lang w:eastAsia="de-DE"/>
                              </w:rPr>
                            </m:ctrlPr>
                          </m:sub>
                        </m:sSub>
                        <m:r>
                          <m:rPr>
                            <m:sty m:val="p"/>
                          </m:rPr>
                          <w:rPr>
                            <w:rFonts w:ascii="Cambria Math" w:hAnsi="Cambria Math"/>
                            <w:szCs w:val="22"/>
                            <w:lang w:eastAsia="de-DE"/>
                          </w:rPr>
                          <m:t xml:space="preserve">, </m:t>
                        </m:r>
                        <m:sSub>
                          <m:sSubPr>
                            <m:ctrlPr>
                              <w:rPr>
                                <w:rFonts w:ascii="Cambria Math" w:hAnsi="Cambria Math"/>
                                <w:szCs w:val="22"/>
                                <w:lang w:eastAsia="de-DE"/>
                              </w:rPr>
                            </m:ctrlPr>
                          </m:sSubPr>
                          <m:e>
                            <m:r>
                              <w:rPr>
                                <w:rFonts w:ascii="Cambria Math" w:hAnsi="Cambria Math"/>
                                <w:szCs w:val="22"/>
                                <w:lang w:eastAsia="de-DE"/>
                              </w:rPr>
                              <m:t>mvy</m:t>
                            </m:r>
                            <m:ctrlPr>
                              <w:rPr>
                                <w:rFonts w:ascii="Cambria Math" w:hAnsi="Cambria Math"/>
                                <w:szCs w:val="22"/>
                                <w:lang w:eastAsia="de-DE"/>
                              </w:rPr>
                            </m:ctrlPr>
                          </m:e>
                          <m:sub>
                            <m:r>
                              <m:rPr>
                                <m:sty m:val="p"/>
                              </m:rPr>
                              <w:rPr>
                                <w:rFonts w:ascii="Cambria Math" w:hAnsi="Cambria Math"/>
                                <w:szCs w:val="22"/>
                                <w:lang w:eastAsia="de-DE"/>
                              </w:rPr>
                              <m:t>0</m:t>
                            </m:r>
                            <m:ctrlPr>
                              <w:rPr>
                                <w:rFonts w:ascii="Cambria Math" w:hAnsi="Cambria Math"/>
                                <w:szCs w:val="22"/>
                                <w:lang w:eastAsia="de-DE"/>
                              </w:rPr>
                            </m:ctrlPr>
                          </m:sub>
                        </m:sSub>
                        <m:ctrlPr>
                          <w:rPr>
                            <w:rFonts w:ascii="Cambria Math" w:hAnsi="Cambria Math"/>
                            <w:szCs w:val="22"/>
                            <w:lang w:eastAsia="de-DE"/>
                          </w:rPr>
                        </m:ctrlPr>
                      </m:e>
                    </m:d>
                    <m:r>
                      <m:rPr>
                        <m:sty m:val="p"/>
                      </m:rPr>
                      <w:rPr>
                        <w:rFonts w:ascii="Cambria Math" w:hAnsi="Cambria Math"/>
                        <w:szCs w:val="22"/>
                        <w:lang w:eastAsia="de-DE"/>
                      </w:rPr>
                      <m:t>=(</m:t>
                    </m:r>
                    <m:r>
                      <w:rPr>
                        <w:rFonts w:ascii="Cambria Math" w:hAnsi="Cambria Math"/>
                        <w:szCs w:val="22"/>
                        <w:lang w:eastAsia="de-DE"/>
                      </w:rPr>
                      <m:t>mvpx</m:t>
                    </m:r>
                    <m:ctrlPr>
                      <w:rPr>
                        <w:rFonts w:ascii="Cambria Math" w:hAnsi="Cambria Math"/>
                        <w:szCs w:val="22"/>
                        <w:lang w:eastAsia="de-DE"/>
                      </w:rPr>
                    </m:ctrlPr>
                  </m:e>
                  <m:sub>
                    <m:r>
                      <m:rPr>
                        <m:sty m:val="p"/>
                      </m:rPr>
                      <w:rPr>
                        <w:rFonts w:ascii="Cambria Math" w:hAnsi="Cambria Math"/>
                        <w:szCs w:val="22"/>
                        <w:lang w:eastAsia="de-DE"/>
                      </w:rPr>
                      <m:t>0</m:t>
                    </m:r>
                    <m:ctrlPr>
                      <w:rPr>
                        <w:rFonts w:ascii="Cambria Math" w:hAnsi="Cambria Math"/>
                        <w:szCs w:val="22"/>
                        <w:lang w:eastAsia="de-DE"/>
                      </w:rPr>
                    </m:ctrlP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mvdx</m:t>
                    </m:r>
                    <m:ctrlPr>
                      <w:rPr>
                        <w:rFonts w:ascii="Cambria Math" w:hAnsi="Cambria Math"/>
                        <w:szCs w:val="22"/>
                        <w:lang w:eastAsia="de-DE"/>
                      </w:rPr>
                    </m:ctrlPr>
                  </m:e>
                  <m:sub>
                    <m:r>
                      <m:rPr>
                        <m:sty m:val="p"/>
                      </m:rPr>
                      <w:rPr>
                        <w:rFonts w:ascii="Cambria Math" w:hAnsi="Cambria Math"/>
                        <w:szCs w:val="22"/>
                        <w:lang w:eastAsia="de-DE"/>
                      </w:rPr>
                      <m:t>0</m:t>
                    </m:r>
                    <m:ctrlPr>
                      <w:rPr>
                        <w:rFonts w:ascii="Cambria Math" w:hAnsi="Cambria Math"/>
                        <w:szCs w:val="22"/>
                        <w:lang w:eastAsia="de-DE"/>
                      </w:rPr>
                    </m:ctrlP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mvpy</m:t>
                    </m:r>
                    <m:ctrlPr>
                      <w:rPr>
                        <w:rFonts w:ascii="Cambria Math" w:hAnsi="Cambria Math"/>
                        <w:szCs w:val="22"/>
                        <w:lang w:eastAsia="de-DE"/>
                      </w:rPr>
                    </m:ctrlPr>
                  </m:e>
                  <m:sub>
                    <m:r>
                      <m:rPr>
                        <m:sty m:val="p"/>
                      </m:rPr>
                      <w:rPr>
                        <w:rFonts w:ascii="Cambria Math" w:hAnsi="Cambria Math"/>
                        <w:szCs w:val="22"/>
                        <w:lang w:eastAsia="de-DE"/>
                      </w:rPr>
                      <m:t>0</m:t>
                    </m:r>
                    <m:ctrlPr>
                      <w:rPr>
                        <w:rFonts w:ascii="Cambria Math" w:hAnsi="Cambria Math"/>
                        <w:szCs w:val="22"/>
                        <w:lang w:eastAsia="de-DE"/>
                      </w:rPr>
                    </m:ctrlP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mvdy</m:t>
                    </m:r>
                    <m:ctrlPr>
                      <w:rPr>
                        <w:rFonts w:ascii="Cambria Math" w:hAnsi="Cambria Math"/>
                        <w:szCs w:val="22"/>
                        <w:lang w:eastAsia="de-DE"/>
                      </w:rPr>
                    </m:ctrlPr>
                  </m:e>
                  <m:sub>
                    <m:r>
                      <m:rPr>
                        <m:sty m:val="p"/>
                      </m:rPr>
                      <w:rPr>
                        <w:rFonts w:ascii="Cambria Math" w:hAnsi="Cambria Math"/>
                        <w:szCs w:val="22"/>
                        <w:lang w:eastAsia="de-DE"/>
                      </w:rPr>
                      <m:t>0</m:t>
                    </m:r>
                    <m:ctrlPr>
                      <w:rPr>
                        <w:rFonts w:ascii="Cambria Math" w:hAnsi="Cambria Math"/>
                        <w:szCs w:val="22"/>
                        <w:lang w:eastAsia="de-DE"/>
                      </w:rPr>
                    </m:ctrlPr>
                  </m:sub>
                </m:sSub>
                <m:r>
                  <m:rPr>
                    <m:sty m:val="p"/>
                  </m:rPr>
                  <w:rPr>
                    <w:rFonts w:ascii="Cambria Math" w:hAnsi="Cambria Math"/>
                    <w:szCs w:val="22"/>
                    <w:lang w:eastAsia="de-DE"/>
                  </w:rPr>
                  <m:t xml:space="preserve">) </m:t>
                </m:r>
                <m:ctrlPr>
                  <w:rPr>
                    <w:rFonts w:ascii="Cambria Math" w:hAnsi="Cambria Math"/>
                    <w:szCs w:val="22"/>
                    <w:lang w:eastAsia="de-DE"/>
                  </w:rPr>
                </m:ctrlPr>
              </m:e>
              <m:e>
                <m:sSub>
                  <m:sSubPr>
                    <m:ctrlPr>
                      <w:rPr>
                        <w:rFonts w:ascii="Cambria Math" w:hAnsi="Cambria Math"/>
                        <w:szCs w:val="22"/>
                        <w:lang w:eastAsia="de-DE"/>
                      </w:rPr>
                    </m:ctrlPr>
                  </m:sSubPr>
                  <m:e>
                    <m:d>
                      <m:dPr>
                        <m:ctrlPr>
                          <w:rPr>
                            <w:rFonts w:ascii="Cambria Math" w:hAnsi="Cambria Math"/>
                            <w:szCs w:val="22"/>
                            <w:lang w:eastAsia="de-DE"/>
                          </w:rPr>
                        </m:ctrlPr>
                      </m:dPr>
                      <m:e>
                        <m:sSub>
                          <m:sSubPr>
                            <m:ctrlPr>
                              <w:rPr>
                                <w:rFonts w:ascii="Cambria Math" w:hAnsi="Cambria Math"/>
                                <w:szCs w:val="22"/>
                                <w:lang w:eastAsia="de-DE"/>
                              </w:rPr>
                            </m:ctrlPr>
                          </m:sSubPr>
                          <m:e>
                            <m:r>
                              <w:rPr>
                                <w:rFonts w:ascii="Cambria Math" w:hAnsi="Cambria Math"/>
                                <w:szCs w:val="22"/>
                                <w:lang w:eastAsia="de-DE"/>
                              </w:rPr>
                              <m:t>mvx</m:t>
                            </m:r>
                            <m:ctrlPr>
                              <w:rPr>
                                <w:rFonts w:ascii="Cambria Math" w:hAnsi="Cambria Math"/>
                                <w:szCs w:val="22"/>
                                <w:lang w:eastAsia="de-DE"/>
                              </w:rPr>
                            </m:ctrlPr>
                          </m:e>
                          <m:sub>
                            <m:r>
                              <m:rPr>
                                <m:sty m:val="p"/>
                              </m:rPr>
                              <w:rPr>
                                <w:rFonts w:ascii="Cambria Math" w:hAnsi="Cambria Math"/>
                                <w:szCs w:val="22"/>
                                <w:lang w:eastAsia="de-DE"/>
                              </w:rPr>
                              <m:t>1</m:t>
                            </m:r>
                            <m:ctrlPr>
                              <w:rPr>
                                <w:rFonts w:ascii="Cambria Math" w:hAnsi="Cambria Math"/>
                                <w:szCs w:val="22"/>
                                <w:lang w:eastAsia="de-DE"/>
                              </w:rPr>
                            </m:ctrlPr>
                          </m:sub>
                        </m:sSub>
                        <m:r>
                          <m:rPr>
                            <m:sty m:val="p"/>
                          </m:rPr>
                          <w:rPr>
                            <w:rFonts w:ascii="Cambria Math" w:hAnsi="Cambria Math"/>
                            <w:szCs w:val="22"/>
                            <w:lang w:eastAsia="de-DE"/>
                          </w:rPr>
                          <m:t xml:space="preserve">, </m:t>
                        </m:r>
                        <m:sSub>
                          <m:sSubPr>
                            <m:ctrlPr>
                              <w:rPr>
                                <w:rFonts w:ascii="Cambria Math" w:hAnsi="Cambria Math"/>
                                <w:szCs w:val="22"/>
                                <w:lang w:eastAsia="de-DE"/>
                              </w:rPr>
                            </m:ctrlPr>
                          </m:sSubPr>
                          <m:e>
                            <m:r>
                              <w:rPr>
                                <w:rFonts w:ascii="Cambria Math" w:hAnsi="Cambria Math"/>
                                <w:szCs w:val="22"/>
                                <w:lang w:eastAsia="de-DE"/>
                              </w:rPr>
                              <m:t>mvy</m:t>
                            </m:r>
                            <m:ctrlPr>
                              <w:rPr>
                                <w:rFonts w:ascii="Cambria Math" w:hAnsi="Cambria Math"/>
                                <w:szCs w:val="22"/>
                                <w:lang w:eastAsia="de-DE"/>
                              </w:rPr>
                            </m:ctrlPr>
                          </m:e>
                          <m:sub>
                            <m:r>
                              <m:rPr>
                                <m:sty m:val="p"/>
                              </m:rPr>
                              <w:rPr>
                                <w:rFonts w:ascii="Cambria Math" w:hAnsi="Cambria Math"/>
                                <w:szCs w:val="22"/>
                                <w:lang w:eastAsia="de-DE"/>
                              </w:rPr>
                              <m:t>1</m:t>
                            </m:r>
                            <m:ctrlPr>
                              <w:rPr>
                                <w:rFonts w:ascii="Cambria Math" w:hAnsi="Cambria Math"/>
                                <w:szCs w:val="22"/>
                                <w:lang w:eastAsia="de-DE"/>
                              </w:rPr>
                            </m:ctrlPr>
                          </m:sub>
                        </m:sSub>
                        <m:ctrlPr>
                          <w:rPr>
                            <w:rFonts w:ascii="Cambria Math" w:hAnsi="Cambria Math"/>
                            <w:szCs w:val="22"/>
                            <w:lang w:eastAsia="de-DE"/>
                          </w:rPr>
                        </m:ctrlPr>
                      </m:e>
                    </m:d>
                    <m:r>
                      <m:rPr>
                        <m:sty m:val="p"/>
                      </m:rPr>
                      <w:rPr>
                        <w:rFonts w:ascii="Cambria Math" w:hAnsi="Cambria Math"/>
                        <w:szCs w:val="22"/>
                        <w:lang w:eastAsia="de-DE"/>
                      </w:rPr>
                      <m:t>=(</m:t>
                    </m:r>
                    <m:r>
                      <w:rPr>
                        <w:rFonts w:ascii="Cambria Math" w:hAnsi="Cambria Math"/>
                        <w:szCs w:val="22"/>
                        <w:lang w:eastAsia="de-DE"/>
                      </w:rPr>
                      <m:t>mvpx</m:t>
                    </m:r>
                    <m:ctrlPr>
                      <w:rPr>
                        <w:rFonts w:ascii="Cambria Math" w:hAnsi="Cambria Math"/>
                        <w:szCs w:val="22"/>
                        <w:lang w:eastAsia="de-DE"/>
                      </w:rPr>
                    </m:ctrlPr>
                  </m:e>
                  <m:sub>
                    <m:r>
                      <m:rPr>
                        <m:sty m:val="p"/>
                      </m:rPr>
                      <w:rPr>
                        <w:rFonts w:ascii="Cambria Math" w:hAnsi="Cambria Math"/>
                        <w:szCs w:val="22"/>
                        <w:lang w:eastAsia="de-DE"/>
                      </w:rPr>
                      <m:t>1</m:t>
                    </m:r>
                    <m:ctrlPr>
                      <w:rPr>
                        <w:rFonts w:ascii="Cambria Math" w:hAnsi="Cambria Math"/>
                        <w:szCs w:val="22"/>
                        <w:lang w:eastAsia="de-DE"/>
                      </w:rPr>
                    </m:ctrlP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mvdx</m:t>
                    </m:r>
                    <m:ctrlPr>
                      <w:rPr>
                        <w:rFonts w:ascii="Cambria Math" w:hAnsi="Cambria Math"/>
                        <w:szCs w:val="22"/>
                        <w:lang w:eastAsia="de-DE"/>
                      </w:rPr>
                    </m:ctrlPr>
                  </m:e>
                  <m:sub>
                    <m:r>
                      <m:rPr>
                        <m:sty m:val="p"/>
                      </m:rPr>
                      <w:rPr>
                        <w:rFonts w:ascii="Cambria Math" w:hAnsi="Cambria Math"/>
                        <w:szCs w:val="22"/>
                        <w:lang w:eastAsia="de-DE"/>
                      </w:rPr>
                      <m:t>0</m:t>
                    </m:r>
                    <m:ctrlPr>
                      <w:rPr>
                        <w:rFonts w:ascii="Cambria Math" w:hAnsi="Cambria Math"/>
                        <w:szCs w:val="22"/>
                        <w:lang w:eastAsia="de-DE"/>
                      </w:rPr>
                    </m:ctrlP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mvpy</m:t>
                    </m:r>
                    <m:ctrlPr>
                      <w:rPr>
                        <w:rFonts w:ascii="Cambria Math" w:hAnsi="Cambria Math"/>
                        <w:szCs w:val="22"/>
                        <w:lang w:eastAsia="de-DE"/>
                      </w:rPr>
                    </m:ctrlPr>
                  </m:e>
                  <m:sub>
                    <m:r>
                      <m:rPr>
                        <m:sty m:val="p"/>
                      </m:rPr>
                      <w:rPr>
                        <w:rFonts w:ascii="Cambria Math" w:hAnsi="Cambria Math"/>
                        <w:szCs w:val="22"/>
                        <w:lang w:eastAsia="de-DE"/>
                      </w:rPr>
                      <m:t>1</m:t>
                    </m:r>
                    <m:ctrlPr>
                      <w:rPr>
                        <w:rFonts w:ascii="Cambria Math" w:hAnsi="Cambria Math"/>
                        <w:szCs w:val="22"/>
                        <w:lang w:eastAsia="de-DE"/>
                      </w:rPr>
                    </m:ctrlP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mvdy</m:t>
                    </m:r>
                    <m:ctrlPr>
                      <w:rPr>
                        <w:rFonts w:ascii="Cambria Math" w:hAnsi="Cambria Math"/>
                        <w:szCs w:val="22"/>
                        <w:lang w:eastAsia="de-DE"/>
                      </w:rPr>
                    </m:ctrlPr>
                  </m:e>
                  <m:sub>
                    <m:r>
                      <m:rPr>
                        <m:sty m:val="p"/>
                      </m:rPr>
                      <w:rPr>
                        <w:rFonts w:ascii="Cambria Math" w:hAnsi="Cambria Math"/>
                        <w:szCs w:val="22"/>
                        <w:lang w:eastAsia="de-DE"/>
                      </w:rPr>
                      <m:t>0</m:t>
                    </m:r>
                    <m:ctrlPr>
                      <w:rPr>
                        <w:rFonts w:ascii="Cambria Math" w:hAnsi="Cambria Math"/>
                        <w:szCs w:val="22"/>
                        <w:lang w:eastAsia="de-DE"/>
                      </w:rPr>
                    </m:ctrlPr>
                  </m:sub>
                </m:sSub>
                <m:r>
                  <m:rPr>
                    <m:sty m:val="p"/>
                  </m:rPr>
                  <w:rPr>
                    <w:rFonts w:ascii="Cambria Math" w:hAnsi="Cambria Math"/>
                    <w:szCs w:val="22"/>
                    <w:lang w:eastAsia="de-DE"/>
                  </w:rPr>
                  <m:t>)</m:t>
                </m:r>
                <m:ctrlPr>
                  <w:rPr>
                    <w:rFonts w:ascii="Cambria Math" w:hAnsi="Cambria Math"/>
                    <w:szCs w:val="22"/>
                    <w:lang w:eastAsia="de-DE"/>
                  </w:rPr>
                </m:ctrlPr>
              </m:e>
            </m:eqArr>
            <m:ctrlPr>
              <w:rPr>
                <w:rFonts w:ascii="Cambria Math" w:hAnsi="Cambria Math"/>
                <w:szCs w:val="22"/>
                <w:lang w:eastAsia="de-DE"/>
              </w:rPr>
            </m:ctrlPr>
          </m:e>
        </m:d>
      </m:oMath>
      <w:r>
        <w:rPr>
          <w:szCs w:val="22"/>
          <w:lang w:eastAsia="de-DE"/>
        </w:rPr>
        <w:tab/>
      </w:r>
      <w:r>
        <w:rPr>
          <w:szCs w:val="22"/>
          <w:lang w:eastAsia="de-DE"/>
        </w:rPr>
        <w:tab/>
      </w:r>
      <w:r>
        <w:rPr>
          <w:szCs w:val="22"/>
          <w:lang w:eastAsia="de-DE"/>
        </w:rPr>
        <w:tab/>
      </w:r>
      <w:r>
        <w:rPr>
          <w:szCs w:val="22"/>
          <w:lang w:val="en-CA"/>
        </w:rPr>
        <w:t>(</w:t>
      </w:r>
      <w:r>
        <w:rPr>
          <w:rFonts w:eastAsia="Malgun Gothic"/>
          <w:szCs w:val="22"/>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14</w:t>
      </w:r>
      <w:r>
        <w:rPr>
          <w:szCs w:val="22"/>
          <w:lang w:val="en-CA"/>
        </w:rPr>
        <w:fldChar w:fldCharType="end"/>
      </w:r>
      <w:r>
        <w:rPr>
          <w:szCs w:val="22"/>
          <w:lang w:val="en-CA"/>
        </w:rPr>
        <w:t>)</w:t>
      </w:r>
    </w:p>
    <w:p>
      <w:pPr>
        <w:jc w:val="center"/>
        <w:rPr>
          <w:szCs w:val="22"/>
        </w:rPr>
      </w:pPr>
      <w:bookmarkStart w:id="147" w:name="_Hlk534239278"/>
      <w:r>
        <w:rPr>
          <w:szCs w:val="22"/>
        </w:rPr>
        <w:object>
          <v:shape id="_x0000_i1030" o:spt="75" type="#_x0000_t75" style="height:159pt;width:453.75pt;" o:ole="t" filled="f" o:preferrelative="t" stroked="f" coordsize="21600,21600">
            <v:path/>
            <v:fill on="f" focussize="0,0"/>
            <v:stroke on="f" joinstyle="miter"/>
            <v:imagedata r:id="rId42" o:title=""/>
            <o:lock v:ext="edit" aspectratio="t"/>
            <w10:wrap type="none"/>
            <w10:anchorlock/>
          </v:shape>
          <o:OLEObject Type="Embed" ProgID="Visio.Drawing.15" ShapeID="_x0000_i1030" DrawAspect="Content" ObjectID="_1468075730" r:id="rId41">
            <o:LockedField>false</o:LockedField>
          </o:OLEObject>
        </w:object>
      </w:r>
      <w:bookmarkEnd w:id="147"/>
    </w:p>
    <w:p>
      <w:pPr>
        <w:tabs>
          <w:tab w:val="left" w:pos="420"/>
          <w:tab w:val="clear" w:pos="360"/>
        </w:tabs>
        <w:jc w:val="center"/>
        <w:rPr>
          <w:szCs w:val="22"/>
        </w:rPr>
      </w:pPr>
      <w:r>
        <w:rPr>
          <w:b/>
          <w:sz w:val="20"/>
          <w:lang w:val="en-GB" w:eastAsia="ko-KR"/>
        </w:rPr>
        <w:t xml:space="preserve">Figure </w:t>
      </w:r>
      <w:r>
        <w:rPr>
          <w:b/>
          <w:sz w:val="20"/>
          <w:lang w:val="en-GB" w:eastAsia="ko-KR"/>
        </w:rPr>
        <w:fldChar w:fldCharType="begin"/>
      </w:r>
      <w:r>
        <w:rPr>
          <w:b/>
          <w:sz w:val="20"/>
          <w:lang w:val="en-GB" w:eastAsia="ko-KR"/>
        </w:rPr>
        <w:instrText xml:space="preserve"> SEQ Figure \* ARABIC </w:instrText>
      </w:r>
      <w:r>
        <w:rPr>
          <w:b/>
          <w:sz w:val="20"/>
          <w:lang w:val="en-GB" w:eastAsia="ko-KR"/>
        </w:rPr>
        <w:fldChar w:fldCharType="separate"/>
      </w:r>
      <w:r>
        <w:rPr>
          <w:b/>
          <w:sz w:val="20"/>
          <w:lang w:val="en-GB" w:eastAsia="ko-KR"/>
        </w:rPr>
        <w:t>26</w:t>
      </w:r>
      <w:r>
        <w:rPr>
          <w:b/>
          <w:sz w:val="20"/>
          <w:lang w:val="en-GB" w:eastAsia="ko-KR"/>
        </w:rPr>
        <w:fldChar w:fldCharType="end"/>
      </w:r>
      <w:r>
        <w:rPr>
          <w:b/>
          <w:sz w:val="20"/>
          <w:lang w:val="en-GB" w:eastAsia="ko-KR"/>
        </w:rPr>
        <w:t xml:space="preserve"> </w:t>
      </w:r>
      <w:r>
        <w:rPr>
          <w:b/>
          <w:sz w:val="20"/>
          <w:lang w:val="en-GB"/>
        </w:rPr>
        <w:t xml:space="preserve">– </w:t>
      </w:r>
      <w:r>
        <w:rPr>
          <w:b/>
          <w:sz w:val="20"/>
          <w:szCs w:val="22"/>
        </w:rPr>
        <w:t>Illustration for symmetrical MVD mode</w:t>
      </w:r>
    </w:p>
    <w:p>
      <w:pPr>
        <w:jc w:val="both"/>
        <w:rPr>
          <w:rFonts w:eastAsiaTheme="minorEastAsia"/>
          <w:szCs w:val="22"/>
          <w:lang w:val="en-CA" w:eastAsia="ko-KR"/>
        </w:rPr>
      </w:pPr>
      <w:r>
        <w:rPr>
          <w:szCs w:val="22"/>
          <w:lang w:val="en-CA"/>
        </w:rPr>
        <w:t>In the encoder, symmetric MVD motion estimation starts with initial MV evaluation. A set of initial MV candidates comprising of the MV obtained from uni-prediction search, the MV obtained from bi-prediction search and the MVs from the AMVP list. The one with the lowest rate-distortion cost is chosen to be the initial MV for the symmetric MVD motion search.</w:t>
      </w:r>
    </w:p>
    <w:p>
      <w:pPr>
        <w:pStyle w:val="4"/>
        <w:spacing w:before="136"/>
        <w:rPr>
          <w:lang w:val="en-CA"/>
        </w:rPr>
      </w:pPr>
      <w:bookmarkStart w:id="148" w:name="_Toc35804747"/>
      <w:r>
        <w:rPr>
          <w:lang w:val="en-CA"/>
        </w:rPr>
        <w:t>Affine motion compensated prediction</w:t>
      </w:r>
      <w:bookmarkEnd w:id="148"/>
      <w:r>
        <w:rPr>
          <w:lang w:val="en-CA"/>
        </w:rPr>
        <w:t xml:space="preserve"> </w:t>
      </w:r>
    </w:p>
    <w:p>
      <w:pPr>
        <w:spacing w:after="120"/>
        <w:jc w:val="both"/>
        <w:rPr>
          <w:szCs w:val="22"/>
          <w:lang w:val="en-CA"/>
        </w:rPr>
      </w:pPr>
      <w:bookmarkStart w:id="149" w:name="_Hlk33302790"/>
      <w:r>
        <w:rPr>
          <w:szCs w:val="22"/>
          <w:lang w:val="en-CA"/>
        </w:rPr>
        <w:t xml:space="preserve">In HEVC, only </w:t>
      </w:r>
      <w:r>
        <w:rPr>
          <w:color w:val="0000FF"/>
          <w:szCs w:val="22"/>
          <w:lang w:val="en-CA"/>
          <w:rPrChange w:id="339" w:author="84038" w:date="2021-06-12T17:09:39Z">
            <w:rPr>
              <w:szCs w:val="22"/>
              <w:lang w:val="en-CA"/>
            </w:rPr>
          </w:rPrChange>
        </w:rPr>
        <w:t>translation motion model</w:t>
      </w:r>
      <w:r>
        <w:rPr>
          <w:szCs w:val="22"/>
          <w:lang w:val="en-CA"/>
        </w:rPr>
        <w:t xml:space="preserve"> is applied for motion compensation prediction</w:t>
      </w:r>
      <w:bookmarkEnd w:id="149"/>
      <w:r>
        <w:rPr>
          <w:szCs w:val="22"/>
          <w:lang w:val="en-CA"/>
        </w:rPr>
        <w:t xml:space="preserve"> (MCP). While in the real world, there are many kinds of motion, e.g. zoom in/out, rotation, perspective motions and the other irregular motions. In VVC, a block-based affine transform motion compensation prediction is applied. As shown </w:t>
      </w:r>
      <w:r>
        <w:rPr>
          <w:szCs w:val="22"/>
          <w:lang w:val="en-CA"/>
        </w:rPr>
        <w:fldChar w:fldCharType="begin"/>
      </w:r>
      <w:r>
        <w:rPr>
          <w:szCs w:val="22"/>
          <w:lang w:val="en-CA"/>
        </w:rPr>
        <w:instrText xml:space="preserve"> REF _Ref11069221 \h  \* MERGEFORMAT </w:instrText>
      </w:r>
      <w:r>
        <w:rPr>
          <w:szCs w:val="22"/>
          <w:lang w:val="en-CA"/>
        </w:rPr>
        <w:fldChar w:fldCharType="separate"/>
      </w:r>
      <w:r>
        <w:rPr>
          <w:iCs/>
          <w:szCs w:val="22"/>
        </w:rPr>
        <w:t>Figure 27</w:t>
      </w:r>
      <w:r>
        <w:rPr>
          <w:szCs w:val="22"/>
          <w:lang w:val="en-CA"/>
        </w:rPr>
        <w:fldChar w:fldCharType="end"/>
      </w:r>
      <w:r>
        <w:rPr>
          <w:szCs w:val="22"/>
          <w:lang w:val="en-CA"/>
        </w:rPr>
        <w:t xml:space="preserve">, the affine motion field of the block is described by motion information of </w:t>
      </w:r>
      <w:r>
        <w:rPr>
          <w:color w:val="0000FF"/>
          <w:szCs w:val="22"/>
          <w:lang w:val="en-CA"/>
          <w:rPrChange w:id="340" w:author="84038" w:date="2021-06-12T17:10:07Z">
            <w:rPr>
              <w:szCs w:val="22"/>
              <w:lang w:val="en-CA"/>
            </w:rPr>
          </w:rPrChange>
        </w:rPr>
        <w:t xml:space="preserve">two control point (4-parameter) </w:t>
      </w:r>
      <w:r>
        <w:rPr>
          <w:szCs w:val="22"/>
          <w:lang w:val="en-CA"/>
        </w:rPr>
        <w:t>or three control point motion vectors (6-parameter).</w:t>
      </w:r>
    </w:p>
    <w:p>
      <w:pPr>
        <w:keepNext/>
        <w:jc w:val="center"/>
        <w:rPr>
          <w:szCs w:val="22"/>
          <w:lang w:val="en-CA"/>
        </w:rPr>
      </w:pPr>
      <w:r>
        <w:rPr>
          <w:szCs w:val="22"/>
          <w:lang w:eastAsia="zh-CN"/>
        </w:rPr>
        <w:drawing>
          <wp:inline distT="0" distB="0" distL="0" distR="0">
            <wp:extent cx="5314950" cy="2592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316459" cy="2592840"/>
                    </a:xfrm>
                    <a:prstGeom prst="rect">
                      <a:avLst/>
                    </a:prstGeom>
                    <a:noFill/>
                    <a:ln>
                      <a:noFill/>
                    </a:ln>
                  </pic:spPr>
                </pic:pic>
              </a:graphicData>
            </a:graphic>
          </wp:inline>
        </w:drawing>
      </w:r>
    </w:p>
    <w:p>
      <w:pPr>
        <w:pStyle w:val="46"/>
        <w:keepNext/>
        <w:numPr>
          <w:ilvl w:val="0"/>
          <w:numId w:val="20"/>
        </w:numPr>
        <w:spacing w:before="136"/>
        <w:jc w:val="center"/>
        <w:rPr>
          <w:b/>
          <w:sz w:val="22"/>
          <w:szCs w:val="22"/>
          <w:lang w:val="en-CA"/>
        </w:rPr>
      </w:pPr>
      <w:r>
        <w:rPr>
          <w:rFonts w:hint="eastAsia"/>
          <w:b/>
          <w:sz w:val="22"/>
          <w:szCs w:val="22"/>
          <w:lang w:val="en-CA"/>
        </w:rPr>
        <w:t xml:space="preserve">4 parameter </w:t>
      </w:r>
      <w:r>
        <w:rPr>
          <w:b/>
          <w:sz w:val="22"/>
          <w:szCs w:val="22"/>
          <w:lang w:val="en-CA"/>
        </w:rPr>
        <w:t xml:space="preserve">affine </w:t>
      </w:r>
      <w:r>
        <w:rPr>
          <w:rFonts w:hint="eastAsia"/>
          <w:b/>
          <w:sz w:val="22"/>
          <w:szCs w:val="22"/>
          <w:lang w:val="en-CA"/>
        </w:rPr>
        <w:t>model</w:t>
      </w:r>
      <w:r>
        <w:rPr>
          <w:b/>
          <w:sz w:val="22"/>
          <w:szCs w:val="22"/>
          <w:lang w:val="en-CA"/>
        </w:rPr>
        <w:t xml:space="preserve"> </w:t>
      </w:r>
      <w:r>
        <w:rPr>
          <w:b/>
          <w:sz w:val="22"/>
          <w:szCs w:val="22"/>
          <w:lang w:val="en-CA"/>
        </w:rPr>
        <w:tab/>
      </w:r>
      <w:r>
        <w:rPr>
          <w:b/>
          <w:sz w:val="22"/>
          <w:szCs w:val="22"/>
          <w:lang w:val="en-CA"/>
        </w:rPr>
        <w:tab/>
      </w:r>
      <w:r>
        <w:rPr>
          <w:b/>
          <w:sz w:val="22"/>
          <w:szCs w:val="22"/>
          <w:lang w:val="en-CA"/>
        </w:rPr>
        <w:t xml:space="preserve"> (b) </w:t>
      </w:r>
      <w:r>
        <w:rPr>
          <w:rFonts w:hint="eastAsia"/>
          <w:b/>
          <w:sz w:val="22"/>
          <w:szCs w:val="22"/>
          <w:lang w:val="en-CA"/>
        </w:rPr>
        <w:t xml:space="preserve">6 parameter </w:t>
      </w:r>
      <w:r>
        <w:rPr>
          <w:b/>
          <w:sz w:val="22"/>
          <w:szCs w:val="22"/>
          <w:lang w:val="en-CA"/>
        </w:rPr>
        <w:t xml:space="preserve">affine </w:t>
      </w:r>
      <w:r>
        <w:rPr>
          <w:rFonts w:hint="eastAsia"/>
          <w:b/>
          <w:sz w:val="22"/>
          <w:szCs w:val="22"/>
          <w:lang w:val="en-CA"/>
        </w:rPr>
        <w:t>model</w:t>
      </w:r>
    </w:p>
    <w:p>
      <w:pPr>
        <w:keepNext/>
        <w:keepLines/>
        <w:jc w:val="center"/>
        <w:rPr>
          <w:b/>
          <w:iCs/>
          <w:szCs w:val="22"/>
        </w:rPr>
      </w:pPr>
      <w:bookmarkStart w:id="150" w:name="_Ref11069221"/>
      <w:bookmarkStart w:id="151" w:name="_Ref525762774"/>
      <w:r>
        <w:rPr>
          <w:b/>
          <w:iCs/>
          <w:szCs w:val="22"/>
        </w:rPr>
        <w:t xml:space="preserve">Figure </w:t>
      </w:r>
      <w:r>
        <w:rPr>
          <w:b/>
          <w:iCs/>
          <w:szCs w:val="22"/>
        </w:rPr>
        <w:fldChar w:fldCharType="begin"/>
      </w:r>
      <w:r>
        <w:rPr>
          <w:b/>
          <w:iCs/>
          <w:szCs w:val="22"/>
        </w:rPr>
        <w:instrText xml:space="preserve"> SEQ Figure \* ARABIC </w:instrText>
      </w:r>
      <w:r>
        <w:rPr>
          <w:b/>
          <w:iCs/>
          <w:szCs w:val="22"/>
        </w:rPr>
        <w:fldChar w:fldCharType="separate"/>
      </w:r>
      <w:r>
        <w:rPr>
          <w:b/>
          <w:iCs/>
          <w:szCs w:val="22"/>
        </w:rPr>
        <w:t>27</w:t>
      </w:r>
      <w:r>
        <w:rPr>
          <w:b/>
          <w:iCs/>
          <w:szCs w:val="22"/>
        </w:rPr>
        <w:fldChar w:fldCharType="end"/>
      </w:r>
      <w:bookmarkEnd w:id="150"/>
      <w:bookmarkEnd w:id="151"/>
      <w:r>
        <w:rPr>
          <w:b/>
          <w:iCs/>
          <w:szCs w:val="22"/>
        </w:rPr>
        <w:t xml:space="preserve"> – control point based affine motion model</w:t>
      </w:r>
    </w:p>
    <w:p>
      <w:pPr>
        <w:spacing w:after="120"/>
        <w:jc w:val="both"/>
        <w:rPr>
          <w:szCs w:val="22"/>
          <w:lang w:val="en-CA"/>
        </w:rPr>
      </w:pPr>
      <w:r>
        <w:rPr>
          <w:szCs w:val="22"/>
          <w:lang w:val="en-CA"/>
        </w:rPr>
        <w:t>For 4-parameter affine motion model, motion vector at sample location (</w:t>
      </w:r>
      <w:r>
        <w:rPr>
          <w:i/>
          <w:szCs w:val="22"/>
          <w:lang w:val="en-CA"/>
        </w:rPr>
        <w:t>x, y</w:t>
      </w:r>
      <w:r>
        <w:rPr>
          <w:szCs w:val="22"/>
          <w:lang w:val="en-CA"/>
        </w:rPr>
        <w:t>) in a block is derived as:</w:t>
      </w:r>
    </w:p>
    <w:p>
      <w:pPr>
        <w:spacing w:after="120"/>
        <w:jc w:val="right"/>
        <w:rPr>
          <w:szCs w:val="22"/>
          <w:lang w:val="en-CA"/>
        </w:rPr>
      </w:pPr>
      <m:oMath>
        <m:d>
          <m:dPr>
            <m:begChr m:val="{"/>
            <m:endChr m:val=""/>
            <m:ctrlPr>
              <w:rPr>
                <w:rFonts w:ascii="Cambria Math" w:hAnsi="Cambria Math"/>
                <w:i/>
                <w:szCs w:val="21"/>
                <w:lang w:val="en-CA" w:eastAsia="ko-KR"/>
              </w:rPr>
            </m:ctrlPr>
          </m:dPr>
          <m:e>
            <m:eqArr>
              <m:eqArrPr>
                <m:ctrlPr>
                  <w:rPr>
                    <w:rFonts w:ascii="Cambria Math" w:hAnsi="Cambria Math"/>
                    <w:i/>
                    <w:szCs w:val="21"/>
                    <w:lang w:val="en-CA" w:eastAsia="ko-KR"/>
                  </w:rPr>
                </m:ctrlPr>
              </m:eqArrPr>
              <m:e>
                <m:sSub>
                  <m:sSubPr>
                    <m:ctrlPr>
                      <w:rPr>
                        <w:rFonts w:ascii="Cambria Math" w:hAnsi="Cambria Math"/>
                        <w:i/>
                        <w:szCs w:val="21"/>
                        <w:lang w:val="en-CA"/>
                      </w:rPr>
                    </m:ctrlPr>
                  </m:sSubPr>
                  <m:e>
                    <m:r>
                      <w:rPr>
                        <w:rFonts w:ascii="Cambria Math" w:hAnsi="Cambria Math"/>
                        <w:szCs w:val="21"/>
                        <w:lang w:val="en-CA"/>
                      </w:rPr>
                      <m:t>mv</m:t>
                    </m:r>
                    <m:ctrlPr>
                      <w:rPr>
                        <w:rFonts w:ascii="Cambria Math" w:hAnsi="Cambria Math"/>
                        <w:i/>
                        <w:szCs w:val="21"/>
                        <w:lang w:val="en-CA"/>
                      </w:rPr>
                    </m:ctrlPr>
                  </m:e>
                  <m:sub>
                    <m:r>
                      <w:rPr>
                        <w:rFonts w:ascii="Cambria Math" w:hAnsi="Cambria Math"/>
                        <w:szCs w:val="21"/>
                        <w:lang w:val="en-CA"/>
                      </w:rPr>
                      <m:t>x</m:t>
                    </m:r>
                    <m:ctrlPr>
                      <w:rPr>
                        <w:rFonts w:ascii="Cambria Math" w:hAnsi="Cambria Math"/>
                        <w:i/>
                        <w:szCs w:val="21"/>
                        <w:lang w:val="en-CA"/>
                      </w:rPr>
                    </m:ctrlPr>
                  </m:sub>
                </m:sSub>
                <m:r>
                  <w:rPr>
                    <w:rFonts w:ascii="Cambria Math" w:hAnsi="Cambria Math"/>
                    <w:szCs w:val="21"/>
                    <w:lang w:val="en-CA"/>
                  </w:rPr>
                  <m:t>=</m:t>
                </m:r>
                <m:f>
                  <m:fPr>
                    <m:ctrlPr>
                      <w:rPr>
                        <w:rFonts w:ascii="Cambria Math" w:hAnsi="Cambria Math"/>
                        <w:i/>
                        <w:szCs w:val="21"/>
                        <w:lang w:val="en-CA"/>
                      </w:rPr>
                    </m:ctrlPr>
                  </m:fPr>
                  <m:num>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ctrlPr>
                          <w:rPr>
                            <w:rFonts w:ascii="Cambria Math" w:hAnsi="Cambria Math"/>
                            <w:i/>
                            <w:szCs w:val="21"/>
                            <w:lang w:val="en-CA" w:eastAsia="ko-KR"/>
                          </w:rPr>
                        </m:ctrlPr>
                      </m:e>
                      <m:sub>
                        <m:r>
                          <w:rPr>
                            <w:rFonts w:ascii="Cambria Math" w:hAnsi="Cambria Math"/>
                            <w:szCs w:val="21"/>
                            <w:lang w:val="en-CA"/>
                          </w:rPr>
                          <m:t>1x</m:t>
                        </m:r>
                        <m:ctrlPr>
                          <w:rPr>
                            <w:rFonts w:ascii="Cambria Math" w:hAnsi="Cambria Math"/>
                            <w:i/>
                            <w:szCs w:val="21"/>
                            <w:lang w:val="en-CA" w:eastAsia="ko-KR"/>
                          </w:rPr>
                        </m:ctrlP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ctrlPr>
                          <w:rPr>
                            <w:rFonts w:ascii="Cambria Math" w:hAnsi="Cambria Math"/>
                            <w:i/>
                            <w:szCs w:val="21"/>
                            <w:lang w:val="en-CA" w:eastAsia="ko-KR"/>
                          </w:rPr>
                        </m:ctrlPr>
                      </m:e>
                      <m:sub>
                        <m:r>
                          <w:rPr>
                            <w:rFonts w:ascii="Cambria Math" w:hAnsi="Cambria Math"/>
                            <w:szCs w:val="21"/>
                            <w:lang w:val="en-CA"/>
                          </w:rPr>
                          <m:t>0x</m:t>
                        </m:r>
                        <m:ctrlPr>
                          <w:rPr>
                            <w:rFonts w:ascii="Cambria Math" w:hAnsi="Cambria Math"/>
                            <w:i/>
                            <w:szCs w:val="21"/>
                            <w:lang w:val="en-CA" w:eastAsia="ko-KR"/>
                          </w:rPr>
                        </m:ctrlPr>
                      </m:sub>
                    </m:sSub>
                    <m:ctrlPr>
                      <w:rPr>
                        <w:rFonts w:ascii="Cambria Math" w:hAnsi="Cambria Math"/>
                        <w:i/>
                        <w:szCs w:val="21"/>
                        <w:lang w:val="en-CA"/>
                      </w:rPr>
                    </m:ctrlPr>
                  </m:num>
                  <m:den>
                    <m:r>
                      <w:rPr>
                        <w:rFonts w:ascii="Cambria Math" w:hAnsi="Cambria Math"/>
                        <w:szCs w:val="21"/>
                        <w:lang w:val="en-CA"/>
                      </w:rPr>
                      <m:t>W</m:t>
                    </m:r>
                    <m:ctrlPr>
                      <w:rPr>
                        <w:rFonts w:ascii="Cambria Math" w:hAnsi="Cambria Math"/>
                        <w:i/>
                        <w:szCs w:val="21"/>
                        <w:lang w:val="en-CA"/>
                      </w:rPr>
                    </m:ctrlP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ctrlPr>
                          <w:rPr>
                            <w:rFonts w:ascii="Cambria Math" w:hAnsi="Cambria Math"/>
                            <w:i/>
                            <w:szCs w:val="21"/>
                            <w:lang w:val="en-CA" w:eastAsia="ko-KR"/>
                          </w:rPr>
                        </m:ctrlPr>
                      </m:e>
                      <m:sub>
                        <m:r>
                          <w:rPr>
                            <w:rFonts w:ascii="Cambria Math" w:hAnsi="Cambria Math"/>
                            <w:szCs w:val="21"/>
                            <w:lang w:val="en-CA"/>
                          </w:rPr>
                          <m:t>1y</m:t>
                        </m:r>
                        <m:ctrlPr>
                          <w:rPr>
                            <w:rFonts w:ascii="Cambria Math" w:hAnsi="Cambria Math"/>
                            <w:i/>
                            <w:szCs w:val="21"/>
                            <w:lang w:val="en-CA" w:eastAsia="ko-KR"/>
                          </w:rPr>
                        </m:ctrlP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ctrlPr>
                          <w:rPr>
                            <w:rFonts w:ascii="Cambria Math" w:hAnsi="Cambria Math"/>
                            <w:i/>
                            <w:szCs w:val="21"/>
                            <w:lang w:val="en-CA" w:eastAsia="ko-KR"/>
                          </w:rPr>
                        </m:ctrlPr>
                      </m:e>
                      <m:sub>
                        <m:r>
                          <w:rPr>
                            <w:rFonts w:ascii="Cambria Math" w:hAnsi="Cambria Math"/>
                            <w:szCs w:val="21"/>
                            <w:lang w:val="en-CA"/>
                          </w:rPr>
                          <m:t>0y</m:t>
                        </m:r>
                        <m:ctrlPr>
                          <w:rPr>
                            <w:rFonts w:ascii="Cambria Math" w:hAnsi="Cambria Math"/>
                            <w:i/>
                            <w:szCs w:val="21"/>
                            <w:lang w:val="en-CA" w:eastAsia="ko-KR"/>
                          </w:rPr>
                        </m:ctrlPr>
                      </m:sub>
                    </m:sSub>
                    <m:ctrlPr>
                      <w:rPr>
                        <w:rFonts w:ascii="Cambria Math" w:hAnsi="Cambria Math"/>
                        <w:i/>
                        <w:szCs w:val="21"/>
                        <w:lang w:val="en-CA"/>
                      </w:rPr>
                    </m:ctrlPr>
                  </m:num>
                  <m:den>
                    <m:r>
                      <w:rPr>
                        <w:rFonts w:ascii="Cambria Math" w:hAnsi="Cambria Math"/>
                        <w:szCs w:val="21"/>
                        <w:lang w:val="en-CA"/>
                      </w:rPr>
                      <m:t>W</m:t>
                    </m:r>
                    <m:ctrlPr>
                      <w:rPr>
                        <w:rFonts w:ascii="Cambria Math" w:hAnsi="Cambria Math"/>
                        <w:i/>
                        <w:szCs w:val="21"/>
                        <w:lang w:val="en-CA"/>
                      </w:rPr>
                    </m:ctrlP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ctrlPr>
                      <w:rPr>
                        <w:rFonts w:ascii="Cambria Math" w:hAnsi="Cambria Math"/>
                        <w:i/>
                        <w:szCs w:val="21"/>
                        <w:lang w:val="en-CA" w:eastAsia="ko-KR"/>
                      </w:rPr>
                    </m:ctrlPr>
                  </m:e>
                  <m:sub>
                    <m:r>
                      <w:rPr>
                        <w:rFonts w:ascii="Cambria Math" w:hAnsi="Cambria Math"/>
                        <w:szCs w:val="21"/>
                        <w:lang w:val="en-CA"/>
                      </w:rPr>
                      <m:t>0x</m:t>
                    </m:r>
                    <m:ctrlPr>
                      <w:rPr>
                        <w:rFonts w:ascii="Cambria Math" w:hAnsi="Cambria Math"/>
                        <w:i/>
                        <w:szCs w:val="21"/>
                        <w:lang w:val="en-CA" w:eastAsia="ko-KR"/>
                      </w:rPr>
                    </m:ctrlPr>
                  </m:sub>
                </m:sSub>
                <m:ctrlPr>
                  <w:rPr>
                    <w:rFonts w:ascii="Cambria Math" w:hAnsi="Cambria Math"/>
                    <w:i/>
                    <w:szCs w:val="21"/>
                    <w:lang w:val="en-CA" w:eastAsia="ko-KR"/>
                  </w:rPr>
                </m:ctrlPr>
              </m:e>
              <m:e>
                <m:sSub>
                  <m:sSubPr>
                    <m:ctrlPr>
                      <w:rPr>
                        <w:rFonts w:ascii="Cambria Math" w:hAnsi="Cambria Math"/>
                        <w:i/>
                        <w:szCs w:val="21"/>
                        <w:lang w:val="en-CA"/>
                      </w:rPr>
                    </m:ctrlPr>
                  </m:sSubPr>
                  <m:e>
                    <m:r>
                      <w:rPr>
                        <w:rFonts w:ascii="Cambria Math" w:hAnsi="Cambria Math"/>
                        <w:szCs w:val="21"/>
                        <w:lang w:val="en-CA"/>
                      </w:rPr>
                      <m:t>mv</m:t>
                    </m:r>
                    <m:ctrlPr>
                      <w:rPr>
                        <w:rFonts w:ascii="Cambria Math" w:hAnsi="Cambria Math"/>
                        <w:i/>
                        <w:szCs w:val="21"/>
                        <w:lang w:val="en-CA"/>
                      </w:rPr>
                    </m:ctrlPr>
                  </m:e>
                  <m:sub>
                    <m:r>
                      <w:rPr>
                        <w:rFonts w:ascii="Cambria Math" w:hAnsi="Cambria Math"/>
                        <w:szCs w:val="21"/>
                        <w:lang w:val="en-CA"/>
                      </w:rPr>
                      <m:t>y</m:t>
                    </m:r>
                    <m:ctrlPr>
                      <w:rPr>
                        <w:rFonts w:ascii="Cambria Math" w:hAnsi="Cambria Math"/>
                        <w:i/>
                        <w:szCs w:val="21"/>
                        <w:lang w:val="en-CA"/>
                      </w:rPr>
                    </m:ctrlPr>
                  </m:sub>
                </m:sSub>
                <m:r>
                  <w:rPr>
                    <w:rFonts w:ascii="Cambria Math" w:hAnsi="Cambria Math"/>
                    <w:szCs w:val="21"/>
                    <w:lang w:val="en-CA"/>
                  </w:rPr>
                  <m:t>=</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ctrlPr>
                          <w:rPr>
                            <w:rFonts w:ascii="Cambria Math" w:hAnsi="Cambria Math"/>
                            <w:i/>
                            <w:szCs w:val="21"/>
                            <w:lang w:val="en-CA" w:eastAsia="ko-KR"/>
                          </w:rPr>
                        </m:ctrlPr>
                      </m:e>
                      <m:sub>
                        <m:r>
                          <w:rPr>
                            <w:rFonts w:ascii="Cambria Math" w:hAnsi="Cambria Math"/>
                            <w:szCs w:val="21"/>
                            <w:lang w:val="en-CA"/>
                          </w:rPr>
                          <m:t>1y</m:t>
                        </m:r>
                        <m:ctrlPr>
                          <w:rPr>
                            <w:rFonts w:ascii="Cambria Math" w:hAnsi="Cambria Math"/>
                            <w:i/>
                            <w:szCs w:val="21"/>
                            <w:lang w:val="en-CA" w:eastAsia="ko-KR"/>
                          </w:rPr>
                        </m:ctrlPr>
                      </m:sub>
                    </m:sSub>
                    <m:r>
                      <w:rPr>
                        <w:rFonts w:ascii="Cambria Math" w:hAnsi="Cambria Math"/>
                        <w:szCs w:val="21"/>
                        <w:lang w:val="en-CA"/>
                      </w:rPr>
                      <m:t>-</m:t>
                    </m:r>
                    <m:sSub>
                      <m:sSubPr>
                        <m:ctrlPr>
                          <w:rPr>
                            <w:rFonts w:ascii="Cambria Math" w:hAnsi="Cambria Math"/>
                            <w:i/>
                            <w:szCs w:val="21"/>
                            <w:lang w:val="en-CA" w:eastAsia="ko-KR"/>
                          </w:rPr>
                        </m:ctrlPr>
                      </m:sSubPr>
                      <m:e>
                        <m:r>
                          <w:rPr>
                            <w:rFonts w:ascii="Cambria Math" w:hAnsi="Cambria Math"/>
                            <w:szCs w:val="21"/>
                            <w:lang w:val="en-CA"/>
                          </w:rPr>
                          <m:t>mv</m:t>
                        </m:r>
                        <m:ctrlPr>
                          <w:rPr>
                            <w:rFonts w:ascii="Cambria Math" w:hAnsi="Cambria Math"/>
                            <w:i/>
                            <w:szCs w:val="21"/>
                            <w:lang w:val="en-CA" w:eastAsia="ko-KR"/>
                          </w:rPr>
                        </m:ctrlPr>
                      </m:e>
                      <m:sub>
                        <m:r>
                          <w:rPr>
                            <w:rFonts w:ascii="Cambria Math" w:hAnsi="Cambria Math"/>
                            <w:szCs w:val="21"/>
                            <w:lang w:val="en-CA"/>
                          </w:rPr>
                          <m:t>0y</m:t>
                        </m:r>
                        <m:ctrlPr>
                          <w:rPr>
                            <w:rFonts w:ascii="Cambria Math" w:hAnsi="Cambria Math"/>
                            <w:i/>
                            <w:szCs w:val="21"/>
                            <w:lang w:val="en-CA" w:eastAsia="ko-KR"/>
                          </w:rPr>
                        </m:ctrlPr>
                      </m:sub>
                    </m:sSub>
                    <m:ctrlPr>
                      <w:rPr>
                        <w:rFonts w:ascii="Cambria Math" w:hAnsi="Cambria Math"/>
                        <w:i/>
                        <w:szCs w:val="21"/>
                        <w:lang w:val="en-CA"/>
                      </w:rPr>
                    </m:ctrlPr>
                  </m:num>
                  <m:den>
                    <m:r>
                      <w:rPr>
                        <w:rFonts w:ascii="Cambria Math" w:hAnsi="Cambria Math"/>
                        <w:szCs w:val="21"/>
                        <w:lang w:val="en-CA"/>
                      </w:rPr>
                      <m:t>W</m:t>
                    </m:r>
                    <m:ctrlPr>
                      <w:rPr>
                        <w:rFonts w:ascii="Cambria Math" w:hAnsi="Cambria Math"/>
                        <w:i/>
                        <w:szCs w:val="21"/>
                        <w:lang w:val="en-CA"/>
                      </w:rPr>
                    </m:ctrlP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ctrlPr>
                          <w:rPr>
                            <w:rFonts w:ascii="Cambria Math" w:hAnsi="Cambria Math"/>
                            <w:i/>
                            <w:szCs w:val="21"/>
                            <w:lang w:val="en-CA" w:eastAsia="ko-KR"/>
                          </w:rPr>
                        </m:ctrlPr>
                      </m:e>
                      <m:sub>
                        <m:r>
                          <w:rPr>
                            <w:rFonts w:ascii="Cambria Math" w:hAnsi="Cambria Math"/>
                            <w:szCs w:val="21"/>
                            <w:lang w:val="en-CA"/>
                          </w:rPr>
                          <m:t>1y</m:t>
                        </m:r>
                        <m:ctrlPr>
                          <w:rPr>
                            <w:rFonts w:ascii="Cambria Math" w:hAnsi="Cambria Math"/>
                            <w:i/>
                            <w:szCs w:val="21"/>
                            <w:lang w:val="en-CA" w:eastAsia="ko-KR"/>
                          </w:rPr>
                        </m:ctrlPr>
                      </m:sub>
                    </m:sSub>
                    <m:r>
                      <w:rPr>
                        <w:rFonts w:ascii="Cambria Math" w:hAnsi="Cambria Math"/>
                        <w:szCs w:val="21"/>
                        <w:lang w:val="en-CA"/>
                      </w:rPr>
                      <m:t>-</m:t>
                    </m:r>
                    <m:sSub>
                      <m:sSubPr>
                        <m:ctrlPr>
                          <w:rPr>
                            <w:rFonts w:ascii="Cambria Math" w:hAnsi="Cambria Math"/>
                            <w:i/>
                            <w:szCs w:val="21"/>
                            <w:lang w:val="en-CA" w:eastAsia="ko-KR"/>
                          </w:rPr>
                        </m:ctrlPr>
                      </m:sSubPr>
                      <m:e>
                        <m:r>
                          <w:rPr>
                            <w:rFonts w:ascii="Cambria Math" w:hAnsi="Cambria Math"/>
                            <w:szCs w:val="21"/>
                            <w:lang w:val="en-CA"/>
                          </w:rPr>
                          <m:t>mv</m:t>
                        </m:r>
                        <m:ctrlPr>
                          <w:rPr>
                            <w:rFonts w:ascii="Cambria Math" w:hAnsi="Cambria Math"/>
                            <w:i/>
                            <w:szCs w:val="21"/>
                            <w:lang w:val="en-CA" w:eastAsia="ko-KR"/>
                          </w:rPr>
                        </m:ctrlPr>
                      </m:e>
                      <m:sub>
                        <m:r>
                          <w:rPr>
                            <w:rFonts w:ascii="Cambria Math" w:hAnsi="Cambria Math"/>
                            <w:szCs w:val="21"/>
                            <w:lang w:val="en-CA"/>
                          </w:rPr>
                          <m:t>0x</m:t>
                        </m:r>
                        <m:ctrlPr>
                          <w:rPr>
                            <w:rFonts w:ascii="Cambria Math" w:hAnsi="Cambria Math"/>
                            <w:i/>
                            <w:szCs w:val="21"/>
                            <w:lang w:val="en-CA" w:eastAsia="ko-KR"/>
                          </w:rPr>
                        </m:ctrlPr>
                      </m:sub>
                    </m:sSub>
                    <m:ctrlPr>
                      <w:rPr>
                        <w:rFonts w:ascii="Cambria Math" w:hAnsi="Cambria Math"/>
                        <w:i/>
                        <w:szCs w:val="21"/>
                        <w:lang w:val="en-CA"/>
                      </w:rPr>
                    </m:ctrlPr>
                  </m:num>
                  <m:den>
                    <m:r>
                      <w:rPr>
                        <w:rFonts w:ascii="Cambria Math" w:hAnsi="Cambria Math"/>
                        <w:szCs w:val="21"/>
                        <w:lang w:val="en-CA"/>
                      </w:rPr>
                      <m:t>W</m:t>
                    </m:r>
                    <m:ctrlPr>
                      <w:rPr>
                        <w:rFonts w:ascii="Cambria Math" w:hAnsi="Cambria Math"/>
                        <w:i/>
                        <w:szCs w:val="21"/>
                        <w:lang w:val="en-CA"/>
                      </w:rPr>
                    </m:ctrlP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ctrlPr>
                      <w:rPr>
                        <w:rFonts w:ascii="Cambria Math" w:hAnsi="Cambria Math"/>
                        <w:i/>
                        <w:szCs w:val="21"/>
                        <w:lang w:val="en-CA" w:eastAsia="ko-KR"/>
                      </w:rPr>
                    </m:ctrlPr>
                  </m:e>
                  <m:sub>
                    <m:r>
                      <w:rPr>
                        <w:rFonts w:ascii="Cambria Math" w:hAnsi="Cambria Math"/>
                        <w:szCs w:val="21"/>
                        <w:lang w:val="en-CA"/>
                      </w:rPr>
                      <m:t>0y</m:t>
                    </m:r>
                    <m:ctrlPr>
                      <w:rPr>
                        <w:rFonts w:ascii="Cambria Math" w:hAnsi="Cambria Math"/>
                        <w:i/>
                        <w:szCs w:val="21"/>
                        <w:lang w:val="en-CA" w:eastAsia="ko-KR"/>
                      </w:rPr>
                    </m:ctrlPr>
                  </m:sub>
                </m:sSub>
                <m:ctrlPr>
                  <w:rPr>
                    <w:rFonts w:ascii="Cambria Math" w:hAnsi="Cambria Math"/>
                    <w:i/>
                    <w:szCs w:val="21"/>
                    <w:lang w:val="en-CA" w:eastAsia="ko-KR"/>
                  </w:rPr>
                </m:ctrlPr>
              </m:e>
            </m:eqArr>
            <m:ctrlPr>
              <w:rPr>
                <w:rFonts w:ascii="Cambria Math" w:hAnsi="Cambria Math"/>
                <w:i/>
                <w:szCs w:val="21"/>
                <w:lang w:val="en-CA" w:eastAsia="ko-KR"/>
              </w:rPr>
            </m:ctrlPr>
          </m:e>
        </m:d>
      </m:oMath>
      <w:r>
        <w:rPr>
          <w:szCs w:val="22"/>
          <w:lang w:val="en-CA" w:eastAsia="zh-CN"/>
        </w:rPr>
        <w:tab/>
      </w:r>
      <w:r>
        <w:rPr>
          <w:szCs w:val="22"/>
          <w:lang w:val="en-CA" w:eastAsia="zh-CN"/>
        </w:rPr>
        <w:tab/>
      </w:r>
      <w:r>
        <w:rPr>
          <w:szCs w:val="22"/>
          <w:lang w:val="en-CA" w:eastAsia="zh-CN"/>
        </w:rPr>
        <w:tab/>
      </w:r>
      <w:r>
        <w:rPr>
          <w:szCs w:val="22"/>
          <w:lang w:val="en-CA" w:eastAsia="zh-CN"/>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15</w:t>
      </w:r>
      <w:r>
        <w:rPr>
          <w:szCs w:val="22"/>
          <w:lang w:val="en-CA"/>
        </w:rPr>
        <w:fldChar w:fldCharType="end"/>
      </w:r>
      <w:r>
        <w:rPr>
          <w:szCs w:val="22"/>
          <w:lang w:val="en-CA"/>
        </w:rPr>
        <w:t>)</w:t>
      </w:r>
    </w:p>
    <w:p>
      <w:pPr>
        <w:spacing w:after="120"/>
        <w:jc w:val="both"/>
        <w:rPr>
          <w:szCs w:val="22"/>
          <w:lang w:val="en-CA" w:eastAsia="zh-CN"/>
        </w:rPr>
      </w:pPr>
      <w:r>
        <w:rPr>
          <w:szCs w:val="22"/>
          <w:lang w:val="en-CA"/>
        </w:rPr>
        <w:t>For 6-parameter affine motion model, motion vector at sample location (</w:t>
      </w:r>
      <w:r>
        <w:rPr>
          <w:i/>
          <w:szCs w:val="22"/>
          <w:lang w:val="en-CA"/>
        </w:rPr>
        <w:t>x, y</w:t>
      </w:r>
      <w:r>
        <w:rPr>
          <w:szCs w:val="22"/>
          <w:lang w:val="en-CA"/>
        </w:rPr>
        <w:t>) in a block is derived as:</w:t>
      </w:r>
    </w:p>
    <w:p>
      <w:pPr>
        <w:spacing w:after="120"/>
        <w:jc w:val="right"/>
        <w:rPr>
          <w:szCs w:val="22"/>
          <w:lang w:val="en-CA"/>
        </w:rPr>
      </w:pPr>
      <m:oMath>
        <m:d>
          <m:dPr>
            <m:begChr m:val="{"/>
            <m:endChr m:val=""/>
            <m:ctrlPr>
              <w:rPr>
                <w:rFonts w:ascii="Cambria Math" w:hAnsi="Cambria Math"/>
                <w:i/>
                <w:szCs w:val="21"/>
                <w:lang w:val="en-CA" w:eastAsia="ko-KR"/>
              </w:rPr>
            </m:ctrlPr>
          </m:dPr>
          <m:e>
            <m:eqArr>
              <m:eqArrPr>
                <m:ctrlPr>
                  <w:rPr>
                    <w:rFonts w:ascii="Cambria Math" w:hAnsi="Cambria Math"/>
                    <w:i/>
                    <w:szCs w:val="21"/>
                    <w:lang w:val="en-CA" w:eastAsia="ko-KR"/>
                  </w:rPr>
                </m:ctrlPr>
              </m:eqArrPr>
              <m:e>
                <m:sSub>
                  <m:sSubPr>
                    <m:ctrlPr>
                      <w:rPr>
                        <w:rFonts w:ascii="Cambria Math" w:hAnsi="Cambria Math"/>
                        <w:i/>
                        <w:szCs w:val="21"/>
                        <w:lang w:val="en-CA"/>
                      </w:rPr>
                    </m:ctrlPr>
                  </m:sSubPr>
                  <m:e>
                    <m:r>
                      <w:rPr>
                        <w:rFonts w:ascii="Cambria Math" w:hAnsi="Cambria Math"/>
                        <w:szCs w:val="21"/>
                        <w:lang w:val="en-CA"/>
                      </w:rPr>
                      <m:t>mv</m:t>
                    </m:r>
                    <m:ctrlPr>
                      <w:rPr>
                        <w:rFonts w:ascii="Cambria Math" w:hAnsi="Cambria Math"/>
                        <w:i/>
                        <w:szCs w:val="21"/>
                        <w:lang w:val="en-CA"/>
                      </w:rPr>
                    </m:ctrlPr>
                  </m:e>
                  <m:sub>
                    <m:r>
                      <w:rPr>
                        <w:rFonts w:ascii="Cambria Math" w:hAnsi="Cambria Math"/>
                        <w:szCs w:val="21"/>
                        <w:lang w:val="en-CA"/>
                      </w:rPr>
                      <m:t>x</m:t>
                    </m:r>
                    <m:ctrlPr>
                      <w:rPr>
                        <w:rFonts w:ascii="Cambria Math" w:hAnsi="Cambria Math"/>
                        <w:i/>
                        <w:szCs w:val="21"/>
                        <w:lang w:val="en-CA"/>
                      </w:rPr>
                    </m:ctrlPr>
                  </m:sub>
                </m:sSub>
                <m:r>
                  <w:rPr>
                    <w:rFonts w:ascii="Cambria Math" w:hAnsi="Cambria Math"/>
                    <w:szCs w:val="21"/>
                    <w:lang w:val="en-CA"/>
                  </w:rPr>
                  <m:t>=</m:t>
                </m:r>
                <m:f>
                  <m:fPr>
                    <m:ctrlPr>
                      <w:rPr>
                        <w:rFonts w:ascii="Cambria Math" w:hAnsi="Cambria Math"/>
                        <w:i/>
                        <w:szCs w:val="21"/>
                        <w:lang w:val="en-CA"/>
                      </w:rPr>
                    </m:ctrlPr>
                  </m:fPr>
                  <m:num>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ctrlPr>
                          <w:rPr>
                            <w:rFonts w:ascii="Cambria Math" w:hAnsi="Cambria Math"/>
                            <w:i/>
                            <w:szCs w:val="21"/>
                            <w:lang w:val="en-CA" w:eastAsia="ko-KR"/>
                          </w:rPr>
                        </m:ctrlPr>
                      </m:e>
                      <m:sub>
                        <m:r>
                          <w:rPr>
                            <w:rFonts w:ascii="Cambria Math" w:hAnsi="Cambria Math"/>
                            <w:szCs w:val="21"/>
                            <w:lang w:val="en-CA"/>
                          </w:rPr>
                          <m:t>1x</m:t>
                        </m:r>
                        <m:ctrlPr>
                          <w:rPr>
                            <w:rFonts w:ascii="Cambria Math" w:hAnsi="Cambria Math"/>
                            <w:i/>
                            <w:szCs w:val="21"/>
                            <w:lang w:val="en-CA" w:eastAsia="ko-KR"/>
                          </w:rPr>
                        </m:ctrlP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ctrlPr>
                          <w:rPr>
                            <w:rFonts w:ascii="Cambria Math" w:hAnsi="Cambria Math"/>
                            <w:i/>
                            <w:szCs w:val="21"/>
                            <w:lang w:val="en-CA" w:eastAsia="ko-KR"/>
                          </w:rPr>
                        </m:ctrlPr>
                      </m:e>
                      <m:sub>
                        <m:r>
                          <w:rPr>
                            <w:rFonts w:ascii="Cambria Math" w:hAnsi="Cambria Math"/>
                            <w:szCs w:val="21"/>
                            <w:lang w:val="en-CA"/>
                          </w:rPr>
                          <m:t>0x</m:t>
                        </m:r>
                        <m:ctrlPr>
                          <w:rPr>
                            <w:rFonts w:ascii="Cambria Math" w:hAnsi="Cambria Math"/>
                            <w:i/>
                            <w:szCs w:val="21"/>
                            <w:lang w:val="en-CA" w:eastAsia="ko-KR"/>
                          </w:rPr>
                        </m:ctrlPr>
                      </m:sub>
                    </m:sSub>
                    <m:ctrlPr>
                      <w:rPr>
                        <w:rFonts w:ascii="Cambria Math" w:hAnsi="Cambria Math"/>
                        <w:i/>
                        <w:szCs w:val="21"/>
                        <w:lang w:val="en-CA"/>
                      </w:rPr>
                    </m:ctrlPr>
                  </m:num>
                  <m:den>
                    <m:r>
                      <w:rPr>
                        <w:rFonts w:ascii="Cambria Math" w:hAnsi="Cambria Math"/>
                        <w:szCs w:val="21"/>
                        <w:lang w:val="en-CA"/>
                      </w:rPr>
                      <m:t>W</m:t>
                    </m:r>
                    <m:ctrlPr>
                      <w:rPr>
                        <w:rFonts w:ascii="Cambria Math" w:hAnsi="Cambria Math"/>
                        <w:i/>
                        <w:szCs w:val="21"/>
                        <w:lang w:val="en-CA"/>
                      </w:rPr>
                    </m:ctrlP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ctrlPr>
                          <w:rPr>
                            <w:rFonts w:ascii="Cambria Math" w:hAnsi="Cambria Math"/>
                            <w:i/>
                            <w:szCs w:val="21"/>
                            <w:lang w:val="en-CA" w:eastAsia="ko-KR"/>
                          </w:rPr>
                        </m:ctrlPr>
                      </m:e>
                      <m:sub>
                        <m:r>
                          <w:rPr>
                            <w:rFonts w:ascii="Cambria Math" w:hAnsi="Cambria Math"/>
                            <w:szCs w:val="21"/>
                            <w:lang w:val="en-CA"/>
                          </w:rPr>
                          <m:t>2x</m:t>
                        </m:r>
                        <m:ctrlPr>
                          <w:rPr>
                            <w:rFonts w:ascii="Cambria Math" w:hAnsi="Cambria Math"/>
                            <w:i/>
                            <w:szCs w:val="21"/>
                            <w:lang w:val="en-CA" w:eastAsia="ko-KR"/>
                          </w:rPr>
                        </m:ctrlP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ctrlPr>
                          <w:rPr>
                            <w:rFonts w:ascii="Cambria Math" w:hAnsi="Cambria Math"/>
                            <w:i/>
                            <w:szCs w:val="21"/>
                            <w:lang w:val="en-CA" w:eastAsia="ko-KR"/>
                          </w:rPr>
                        </m:ctrlPr>
                      </m:e>
                      <m:sub>
                        <m:r>
                          <w:rPr>
                            <w:rFonts w:ascii="Cambria Math" w:hAnsi="Cambria Math"/>
                            <w:szCs w:val="21"/>
                            <w:lang w:val="en-CA"/>
                          </w:rPr>
                          <m:t>0x</m:t>
                        </m:r>
                        <m:ctrlPr>
                          <w:rPr>
                            <w:rFonts w:ascii="Cambria Math" w:hAnsi="Cambria Math"/>
                            <w:i/>
                            <w:szCs w:val="21"/>
                            <w:lang w:val="en-CA" w:eastAsia="ko-KR"/>
                          </w:rPr>
                        </m:ctrlPr>
                      </m:sub>
                    </m:sSub>
                    <m:ctrlPr>
                      <w:rPr>
                        <w:rFonts w:ascii="Cambria Math" w:hAnsi="Cambria Math"/>
                        <w:i/>
                        <w:szCs w:val="21"/>
                        <w:lang w:val="en-CA"/>
                      </w:rPr>
                    </m:ctrlPr>
                  </m:num>
                  <m:den>
                    <m:r>
                      <w:rPr>
                        <w:rFonts w:ascii="Cambria Math" w:hAnsi="Cambria Math"/>
                        <w:szCs w:val="21"/>
                        <w:lang w:val="en-CA"/>
                      </w:rPr>
                      <m:t>H</m:t>
                    </m:r>
                    <m:ctrlPr>
                      <w:rPr>
                        <w:rFonts w:ascii="Cambria Math" w:hAnsi="Cambria Math"/>
                        <w:i/>
                        <w:szCs w:val="21"/>
                        <w:lang w:val="en-CA"/>
                      </w:rPr>
                    </m:ctrlP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ctrlPr>
                      <w:rPr>
                        <w:rFonts w:ascii="Cambria Math" w:hAnsi="Cambria Math"/>
                        <w:i/>
                        <w:szCs w:val="21"/>
                        <w:lang w:val="en-CA" w:eastAsia="ko-KR"/>
                      </w:rPr>
                    </m:ctrlPr>
                  </m:e>
                  <m:sub>
                    <m:r>
                      <w:rPr>
                        <w:rFonts w:ascii="Cambria Math" w:hAnsi="Cambria Math"/>
                        <w:szCs w:val="21"/>
                        <w:lang w:val="en-CA"/>
                      </w:rPr>
                      <m:t>0x</m:t>
                    </m:r>
                    <m:ctrlPr>
                      <w:rPr>
                        <w:rFonts w:ascii="Cambria Math" w:hAnsi="Cambria Math"/>
                        <w:i/>
                        <w:szCs w:val="21"/>
                        <w:lang w:val="en-CA" w:eastAsia="ko-KR"/>
                      </w:rPr>
                    </m:ctrlPr>
                  </m:sub>
                </m:sSub>
                <m:ctrlPr>
                  <w:rPr>
                    <w:rFonts w:ascii="Cambria Math" w:hAnsi="Cambria Math"/>
                    <w:i/>
                    <w:szCs w:val="21"/>
                    <w:lang w:val="en-CA" w:eastAsia="ko-KR"/>
                  </w:rPr>
                </m:ctrlPr>
              </m:e>
              <m:e>
                <m:sSub>
                  <m:sSubPr>
                    <m:ctrlPr>
                      <w:rPr>
                        <w:rFonts w:ascii="Cambria Math" w:hAnsi="Cambria Math"/>
                        <w:i/>
                        <w:szCs w:val="21"/>
                        <w:lang w:val="en-CA"/>
                      </w:rPr>
                    </m:ctrlPr>
                  </m:sSubPr>
                  <m:e>
                    <m:r>
                      <w:rPr>
                        <w:rFonts w:ascii="Cambria Math" w:hAnsi="Cambria Math"/>
                        <w:szCs w:val="21"/>
                        <w:lang w:val="en-CA"/>
                      </w:rPr>
                      <m:t>mv</m:t>
                    </m:r>
                    <m:ctrlPr>
                      <w:rPr>
                        <w:rFonts w:ascii="Cambria Math" w:hAnsi="Cambria Math"/>
                        <w:i/>
                        <w:szCs w:val="21"/>
                        <w:lang w:val="en-CA"/>
                      </w:rPr>
                    </m:ctrlPr>
                  </m:e>
                  <m:sub>
                    <m:r>
                      <w:rPr>
                        <w:rFonts w:ascii="Cambria Math" w:hAnsi="Cambria Math"/>
                        <w:szCs w:val="21"/>
                        <w:lang w:val="en-CA"/>
                      </w:rPr>
                      <m:t>y</m:t>
                    </m:r>
                    <m:ctrlPr>
                      <w:rPr>
                        <w:rFonts w:ascii="Cambria Math" w:hAnsi="Cambria Math"/>
                        <w:i/>
                        <w:szCs w:val="21"/>
                        <w:lang w:val="en-CA"/>
                      </w:rPr>
                    </m:ctrlPr>
                  </m:sub>
                </m:sSub>
                <m:r>
                  <w:rPr>
                    <w:rFonts w:ascii="Cambria Math" w:hAnsi="Cambria Math"/>
                    <w:szCs w:val="21"/>
                    <w:lang w:val="en-CA"/>
                  </w:rPr>
                  <m:t>=</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ctrlPr>
                          <w:rPr>
                            <w:rFonts w:ascii="Cambria Math" w:hAnsi="Cambria Math"/>
                            <w:i/>
                            <w:szCs w:val="21"/>
                            <w:lang w:val="en-CA" w:eastAsia="ko-KR"/>
                          </w:rPr>
                        </m:ctrlPr>
                      </m:e>
                      <m:sub>
                        <m:r>
                          <w:rPr>
                            <w:rFonts w:ascii="Cambria Math" w:hAnsi="Cambria Math"/>
                            <w:szCs w:val="21"/>
                            <w:lang w:val="en-CA"/>
                          </w:rPr>
                          <m:t>1y</m:t>
                        </m:r>
                        <m:ctrlPr>
                          <w:rPr>
                            <w:rFonts w:ascii="Cambria Math" w:hAnsi="Cambria Math"/>
                            <w:i/>
                            <w:szCs w:val="21"/>
                            <w:lang w:val="en-CA" w:eastAsia="ko-KR"/>
                          </w:rPr>
                        </m:ctrlP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ctrlPr>
                          <w:rPr>
                            <w:rFonts w:ascii="Cambria Math" w:hAnsi="Cambria Math"/>
                            <w:i/>
                            <w:szCs w:val="21"/>
                            <w:lang w:val="en-CA" w:eastAsia="ko-KR"/>
                          </w:rPr>
                        </m:ctrlPr>
                      </m:e>
                      <m:sub>
                        <m:r>
                          <w:rPr>
                            <w:rFonts w:ascii="Cambria Math" w:hAnsi="Cambria Math"/>
                            <w:szCs w:val="21"/>
                            <w:lang w:val="en-CA"/>
                          </w:rPr>
                          <m:t>0y</m:t>
                        </m:r>
                        <m:ctrlPr>
                          <w:rPr>
                            <w:rFonts w:ascii="Cambria Math" w:hAnsi="Cambria Math"/>
                            <w:i/>
                            <w:szCs w:val="21"/>
                            <w:lang w:val="en-CA" w:eastAsia="ko-KR"/>
                          </w:rPr>
                        </m:ctrlPr>
                      </m:sub>
                    </m:sSub>
                    <m:ctrlPr>
                      <w:rPr>
                        <w:rFonts w:ascii="Cambria Math" w:hAnsi="Cambria Math"/>
                        <w:i/>
                        <w:szCs w:val="21"/>
                        <w:lang w:val="en-CA"/>
                      </w:rPr>
                    </m:ctrlPr>
                  </m:num>
                  <m:den>
                    <m:r>
                      <w:rPr>
                        <w:rFonts w:ascii="Cambria Math" w:hAnsi="Cambria Math"/>
                        <w:szCs w:val="21"/>
                        <w:lang w:val="en-CA"/>
                      </w:rPr>
                      <m:t>W</m:t>
                    </m:r>
                    <m:ctrlPr>
                      <w:rPr>
                        <w:rFonts w:ascii="Cambria Math" w:hAnsi="Cambria Math"/>
                        <w:i/>
                        <w:szCs w:val="21"/>
                        <w:lang w:val="en-CA"/>
                      </w:rPr>
                    </m:ctrlP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ctrlPr>
                          <w:rPr>
                            <w:rFonts w:ascii="Cambria Math" w:hAnsi="Cambria Math"/>
                            <w:i/>
                            <w:szCs w:val="21"/>
                            <w:lang w:val="en-CA" w:eastAsia="ko-KR"/>
                          </w:rPr>
                        </m:ctrlPr>
                      </m:e>
                      <m:sub>
                        <m:r>
                          <w:rPr>
                            <w:rFonts w:ascii="Cambria Math" w:hAnsi="Cambria Math"/>
                            <w:szCs w:val="21"/>
                            <w:lang w:val="en-CA"/>
                          </w:rPr>
                          <m:t>2y</m:t>
                        </m:r>
                        <m:ctrlPr>
                          <w:rPr>
                            <w:rFonts w:ascii="Cambria Math" w:hAnsi="Cambria Math"/>
                            <w:i/>
                            <w:szCs w:val="21"/>
                            <w:lang w:val="en-CA" w:eastAsia="ko-KR"/>
                          </w:rPr>
                        </m:ctrlPr>
                      </m:sub>
                    </m:sSub>
                    <m:r>
                      <w:rPr>
                        <w:rFonts w:ascii="Cambria Math" w:hAnsi="Cambria Math"/>
                        <w:szCs w:val="21"/>
                        <w:lang w:val="en-CA"/>
                      </w:rPr>
                      <m:t>-</m:t>
                    </m:r>
                    <m:sSub>
                      <m:sSubPr>
                        <m:ctrlPr>
                          <w:rPr>
                            <w:rFonts w:ascii="Cambria Math" w:hAnsi="Cambria Math"/>
                            <w:i/>
                            <w:szCs w:val="21"/>
                            <w:lang w:val="en-CA" w:eastAsia="ko-KR"/>
                          </w:rPr>
                        </m:ctrlPr>
                      </m:sSubPr>
                      <m:e>
                        <m:r>
                          <w:rPr>
                            <w:rFonts w:ascii="Cambria Math" w:hAnsi="Cambria Math"/>
                            <w:szCs w:val="21"/>
                            <w:lang w:val="en-CA"/>
                          </w:rPr>
                          <m:t>mv</m:t>
                        </m:r>
                        <m:ctrlPr>
                          <w:rPr>
                            <w:rFonts w:ascii="Cambria Math" w:hAnsi="Cambria Math"/>
                            <w:i/>
                            <w:szCs w:val="21"/>
                            <w:lang w:val="en-CA" w:eastAsia="ko-KR"/>
                          </w:rPr>
                        </m:ctrlPr>
                      </m:e>
                      <m:sub>
                        <m:r>
                          <w:rPr>
                            <w:rFonts w:ascii="Cambria Math" w:hAnsi="Cambria Math"/>
                            <w:szCs w:val="21"/>
                            <w:lang w:val="en-CA"/>
                          </w:rPr>
                          <m:t>0y</m:t>
                        </m:r>
                        <m:ctrlPr>
                          <w:rPr>
                            <w:rFonts w:ascii="Cambria Math" w:hAnsi="Cambria Math"/>
                            <w:i/>
                            <w:szCs w:val="21"/>
                            <w:lang w:val="en-CA" w:eastAsia="ko-KR"/>
                          </w:rPr>
                        </m:ctrlPr>
                      </m:sub>
                    </m:sSub>
                    <m:ctrlPr>
                      <w:rPr>
                        <w:rFonts w:ascii="Cambria Math" w:hAnsi="Cambria Math"/>
                        <w:i/>
                        <w:szCs w:val="21"/>
                        <w:lang w:val="en-CA"/>
                      </w:rPr>
                    </m:ctrlPr>
                  </m:num>
                  <m:den>
                    <m:r>
                      <w:rPr>
                        <w:rFonts w:ascii="Cambria Math" w:hAnsi="Cambria Math"/>
                        <w:szCs w:val="21"/>
                        <w:lang w:val="en-CA"/>
                      </w:rPr>
                      <m:t>H</m:t>
                    </m:r>
                    <m:ctrlPr>
                      <w:rPr>
                        <w:rFonts w:ascii="Cambria Math" w:hAnsi="Cambria Math"/>
                        <w:i/>
                        <w:szCs w:val="21"/>
                        <w:lang w:val="en-CA"/>
                      </w:rPr>
                    </m:ctrlP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ctrlPr>
                      <w:rPr>
                        <w:rFonts w:ascii="Cambria Math" w:hAnsi="Cambria Math"/>
                        <w:i/>
                        <w:szCs w:val="21"/>
                        <w:lang w:val="en-CA" w:eastAsia="ko-KR"/>
                      </w:rPr>
                    </m:ctrlPr>
                  </m:e>
                  <m:sub>
                    <m:r>
                      <w:rPr>
                        <w:rFonts w:ascii="Cambria Math" w:hAnsi="Cambria Math"/>
                        <w:szCs w:val="21"/>
                        <w:lang w:val="en-CA"/>
                      </w:rPr>
                      <m:t>0y</m:t>
                    </m:r>
                    <m:ctrlPr>
                      <w:rPr>
                        <w:rFonts w:ascii="Cambria Math" w:hAnsi="Cambria Math"/>
                        <w:i/>
                        <w:szCs w:val="21"/>
                        <w:lang w:val="en-CA" w:eastAsia="ko-KR"/>
                      </w:rPr>
                    </m:ctrlPr>
                  </m:sub>
                </m:sSub>
                <m:ctrlPr>
                  <w:rPr>
                    <w:rFonts w:ascii="Cambria Math" w:hAnsi="Cambria Math"/>
                    <w:i/>
                    <w:szCs w:val="21"/>
                    <w:lang w:val="en-CA" w:eastAsia="ko-KR"/>
                  </w:rPr>
                </m:ctrlPr>
              </m:e>
            </m:eqArr>
            <m:ctrlPr>
              <w:rPr>
                <w:rFonts w:ascii="Cambria Math" w:hAnsi="Cambria Math"/>
                <w:i/>
                <w:szCs w:val="21"/>
                <w:lang w:val="en-CA" w:eastAsia="ko-KR"/>
              </w:rPr>
            </m:ctrlPr>
          </m:e>
        </m:d>
      </m:oMath>
      <w:r>
        <w:rPr>
          <w:szCs w:val="22"/>
          <w:lang w:val="en-CA" w:eastAsia="zh-CN"/>
        </w:rPr>
        <w:tab/>
      </w:r>
      <w:r>
        <w:rPr>
          <w:szCs w:val="22"/>
          <w:lang w:val="en-CA" w:eastAsia="zh-CN"/>
        </w:rPr>
        <w:tab/>
      </w:r>
      <w:r>
        <w:rPr>
          <w:szCs w:val="22"/>
          <w:lang w:val="en-CA" w:eastAsia="zh-CN"/>
        </w:rPr>
        <w:tab/>
      </w:r>
      <w:r>
        <w:rPr>
          <w:szCs w:val="22"/>
          <w:lang w:val="en-CA" w:eastAsia="zh-CN"/>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16</w:t>
      </w:r>
      <w:r>
        <w:rPr>
          <w:szCs w:val="22"/>
          <w:lang w:val="en-CA"/>
        </w:rPr>
        <w:fldChar w:fldCharType="end"/>
      </w:r>
      <w:r>
        <w:rPr>
          <w:szCs w:val="22"/>
          <w:lang w:val="en-CA"/>
        </w:rPr>
        <w:t>)</w:t>
      </w:r>
    </w:p>
    <w:p>
      <w:pPr>
        <w:spacing w:after="120"/>
        <w:jc w:val="both"/>
        <w:rPr>
          <w:szCs w:val="22"/>
          <w:lang w:val="en-CA"/>
        </w:rPr>
      </w:pPr>
      <w:r>
        <w:rPr>
          <w:szCs w:val="22"/>
          <w:lang w:val="en-CA"/>
        </w:rPr>
        <w:t>Where (</w:t>
      </w:r>
      <w:r>
        <w:rPr>
          <w:i/>
          <w:szCs w:val="22"/>
          <w:lang w:val="en-CA"/>
        </w:rPr>
        <w:t>mv</w:t>
      </w:r>
      <w:r>
        <w:rPr>
          <w:i/>
          <w:szCs w:val="22"/>
          <w:vertAlign w:val="subscript"/>
          <w:lang w:val="en-CA"/>
        </w:rPr>
        <w:t>0x</w:t>
      </w:r>
      <w:r>
        <w:rPr>
          <w:szCs w:val="22"/>
          <w:lang w:val="en-CA"/>
        </w:rPr>
        <w:t>, </w:t>
      </w:r>
      <w:r>
        <w:rPr>
          <w:i/>
          <w:szCs w:val="22"/>
          <w:lang w:val="en-CA"/>
        </w:rPr>
        <w:t>mv</w:t>
      </w:r>
      <w:r>
        <w:rPr>
          <w:i/>
          <w:szCs w:val="22"/>
          <w:vertAlign w:val="subscript"/>
          <w:lang w:val="en-CA"/>
        </w:rPr>
        <w:t>0y</w:t>
      </w:r>
      <w:r>
        <w:rPr>
          <w:szCs w:val="22"/>
          <w:lang w:val="en-CA"/>
        </w:rPr>
        <w:t>) is motion vector of the top-left corner control point, (</w:t>
      </w:r>
      <w:r>
        <w:rPr>
          <w:i/>
          <w:szCs w:val="22"/>
          <w:lang w:val="en-CA"/>
        </w:rPr>
        <w:t>mv</w:t>
      </w:r>
      <w:r>
        <w:rPr>
          <w:i/>
          <w:szCs w:val="22"/>
          <w:vertAlign w:val="subscript"/>
          <w:lang w:val="en-CA"/>
        </w:rPr>
        <w:t>1x</w:t>
      </w:r>
      <w:r>
        <w:rPr>
          <w:szCs w:val="22"/>
          <w:lang w:val="en-CA"/>
        </w:rPr>
        <w:t>, </w:t>
      </w:r>
      <w:r>
        <w:rPr>
          <w:i/>
          <w:szCs w:val="22"/>
          <w:lang w:val="en-CA"/>
        </w:rPr>
        <w:t>mv</w:t>
      </w:r>
      <w:r>
        <w:rPr>
          <w:i/>
          <w:szCs w:val="22"/>
          <w:vertAlign w:val="subscript"/>
          <w:lang w:val="en-CA"/>
        </w:rPr>
        <w:t>1y</w:t>
      </w:r>
      <w:r>
        <w:rPr>
          <w:szCs w:val="22"/>
          <w:lang w:val="en-CA"/>
        </w:rPr>
        <w:t>) is motion vector of the top-right corner control point, and (</w:t>
      </w:r>
      <w:r>
        <w:rPr>
          <w:i/>
          <w:szCs w:val="22"/>
          <w:lang w:val="en-CA"/>
        </w:rPr>
        <w:t>mv</w:t>
      </w:r>
      <w:r>
        <w:rPr>
          <w:i/>
          <w:szCs w:val="22"/>
          <w:vertAlign w:val="subscript"/>
          <w:lang w:val="en-CA"/>
        </w:rPr>
        <w:t>2x</w:t>
      </w:r>
      <w:r>
        <w:rPr>
          <w:szCs w:val="22"/>
          <w:lang w:val="en-CA"/>
        </w:rPr>
        <w:t>, </w:t>
      </w:r>
      <w:r>
        <w:rPr>
          <w:i/>
          <w:szCs w:val="22"/>
          <w:lang w:val="en-CA"/>
        </w:rPr>
        <w:t>mv</w:t>
      </w:r>
      <w:r>
        <w:rPr>
          <w:i/>
          <w:szCs w:val="22"/>
          <w:vertAlign w:val="subscript"/>
          <w:lang w:val="en-CA"/>
        </w:rPr>
        <w:t>2y</w:t>
      </w:r>
      <w:r>
        <w:rPr>
          <w:szCs w:val="22"/>
          <w:lang w:val="en-CA"/>
        </w:rPr>
        <w:t xml:space="preserve">) is motion vector of the </w:t>
      </w:r>
      <w:r>
        <w:rPr>
          <w:color w:val="0000FF"/>
          <w:szCs w:val="22"/>
          <w:lang w:val="en-CA"/>
          <w:rPrChange w:id="341" w:author="84038" w:date="2021-06-12T17:10:59Z">
            <w:rPr>
              <w:szCs w:val="22"/>
              <w:lang w:val="en-CA"/>
            </w:rPr>
          </w:rPrChange>
        </w:rPr>
        <w:t>bottom-left corner</w:t>
      </w:r>
      <w:r>
        <w:rPr>
          <w:szCs w:val="22"/>
          <w:lang w:val="en-CA"/>
        </w:rPr>
        <w:t xml:space="preserve"> control point.</w:t>
      </w:r>
    </w:p>
    <w:p>
      <w:pPr>
        <w:spacing w:after="120"/>
        <w:jc w:val="both"/>
        <w:rPr>
          <w:szCs w:val="22"/>
          <w:lang w:val="en-CA" w:eastAsia="zh-CN"/>
        </w:rPr>
      </w:pPr>
      <w:bookmarkStart w:id="152" w:name="_Hlk33304380"/>
      <w:r>
        <w:rPr>
          <w:szCs w:val="22"/>
          <w:lang w:val="en-CA" w:eastAsia="zh-CN"/>
        </w:rPr>
        <w:t xml:space="preserve">In order to simplify the motion </w:t>
      </w:r>
      <w:r>
        <w:rPr>
          <w:szCs w:val="22"/>
          <w:lang w:val="en-CA"/>
        </w:rPr>
        <w:t>compensation</w:t>
      </w:r>
      <w:r>
        <w:rPr>
          <w:szCs w:val="22"/>
          <w:lang w:val="en-CA" w:eastAsia="zh-CN"/>
        </w:rPr>
        <w:t xml:space="preserve"> prediction, block based affine transform prediction is applied. To derive motion vector of each 4</w:t>
      </w:r>
      <w:r>
        <w:rPr>
          <w:rFonts w:eastAsia="MS Mincho"/>
          <w:sz w:val="20"/>
          <w:szCs w:val="22"/>
          <w:lang w:val="en-CA"/>
        </w:rPr>
        <w:t>×</w:t>
      </w:r>
      <w:r>
        <w:rPr>
          <w:szCs w:val="22"/>
          <w:lang w:val="en-CA" w:eastAsia="zh-CN"/>
        </w:rPr>
        <w:t>4 luma subblock, the motion vector of the center sample of each subblock, as shown in</w:t>
      </w:r>
      <w:r>
        <w:rPr>
          <w:szCs w:val="22"/>
          <w:lang w:val="en-CA"/>
        </w:rPr>
        <w:t xml:space="preserve"> </w:t>
      </w:r>
      <w:r>
        <w:rPr>
          <w:szCs w:val="22"/>
          <w:lang w:val="en-CA"/>
        </w:rPr>
        <w:fldChar w:fldCharType="begin"/>
      </w:r>
      <w:r>
        <w:rPr>
          <w:szCs w:val="22"/>
          <w:lang w:val="en-CA"/>
        </w:rPr>
        <w:instrText xml:space="preserve"> REF _Ref11069261 \h </w:instrText>
      </w:r>
      <w:r>
        <w:rPr>
          <w:szCs w:val="22"/>
          <w:lang w:val="en-CA"/>
        </w:rPr>
        <w:fldChar w:fldCharType="separate"/>
      </w:r>
      <w:r>
        <w:rPr>
          <w:iCs/>
          <w:szCs w:val="22"/>
        </w:rPr>
        <w:t>Figure 28</w:t>
      </w:r>
      <w:r>
        <w:rPr>
          <w:szCs w:val="22"/>
          <w:lang w:val="en-CA"/>
        </w:rPr>
        <w:fldChar w:fldCharType="end"/>
      </w:r>
      <w:r>
        <w:rPr>
          <w:szCs w:val="22"/>
          <w:lang w:val="en-CA"/>
        </w:rPr>
        <w:t>,</w:t>
      </w:r>
      <w:r>
        <w:rPr>
          <w:szCs w:val="22"/>
          <w:lang w:val="en-CA" w:eastAsia="zh-CN"/>
        </w:rPr>
        <w:t xml:space="preserve"> is calculated according to above equations, and rounded to 1/16 fraction accuracy. Then the motion compensation interpolation filters are applied to generate the prediction of each subblock with derived motion vector. The </w:t>
      </w:r>
      <w:r>
        <w:rPr>
          <w:szCs w:val="22"/>
        </w:rPr>
        <w:t>subblock size of chroma-components is also set to be 4×4. The MV of a 4×4 chroma subblock is calculated as the average of the MVs of the four corresponding 4×4 luma subblocks.</w:t>
      </w:r>
    </w:p>
    <w:bookmarkEnd w:id="152"/>
    <w:p>
      <w:pPr>
        <w:keepNext/>
        <w:jc w:val="center"/>
        <w:rPr>
          <w:szCs w:val="22"/>
          <w:lang w:val="en-CA"/>
        </w:rPr>
      </w:pPr>
      <w:r>
        <w:rPr>
          <w:szCs w:val="22"/>
          <w:lang w:eastAsia="zh-CN"/>
        </w:rPr>
        <w:drawing>
          <wp:inline distT="0" distB="0" distL="0" distR="0">
            <wp:extent cx="2194560" cy="2574925"/>
            <wp:effectExtent l="0" t="0" r="0"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194560" cy="2574925"/>
                    </a:xfrm>
                    <a:prstGeom prst="rect">
                      <a:avLst/>
                    </a:prstGeom>
                    <a:noFill/>
                    <a:ln>
                      <a:noFill/>
                    </a:ln>
                  </pic:spPr>
                </pic:pic>
              </a:graphicData>
            </a:graphic>
          </wp:inline>
        </w:drawing>
      </w:r>
    </w:p>
    <w:p>
      <w:pPr>
        <w:pStyle w:val="13"/>
        <w:keepLines/>
        <w:spacing w:before="136"/>
        <w:rPr>
          <w:sz w:val="22"/>
          <w:szCs w:val="22"/>
          <w:lang w:val="en-CA"/>
        </w:rPr>
      </w:pPr>
      <w:bookmarkStart w:id="153" w:name="_Ref11069261"/>
      <w:bookmarkStart w:id="154" w:name="_Ref525763631"/>
      <w:r>
        <w:rPr>
          <w:iCs/>
          <w:sz w:val="22"/>
          <w:szCs w:val="22"/>
        </w:rPr>
        <w:t xml:space="preserve">Figure </w:t>
      </w:r>
      <w:r>
        <w:rPr>
          <w:iCs/>
          <w:sz w:val="22"/>
          <w:szCs w:val="22"/>
        </w:rPr>
        <w:fldChar w:fldCharType="begin"/>
      </w:r>
      <w:r>
        <w:rPr>
          <w:iCs/>
          <w:sz w:val="22"/>
          <w:szCs w:val="22"/>
        </w:rPr>
        <w:instrText xml:space="preserve"> SEQ Figure \* ARABIC </w:instrText>
      </w:r>
      <w:r>
        <w:rPr>
          <w:iCs/>
          <w:sz w:val="22"/>
          <w:szCs w:val="22"/>
        </w:rPr>
        <w:fldChar w:fldCharType="separate"/>
      </w:r>
      <w:r>
        <w:rPr>
          <w:iCs/>
          <w:sz w:val="22"/>
          <w:szCs w:val="22"/>
        </w:rPr>
        <w:t>28</w:t>
      </w:r>
      <w:r>
        <w:rPr>
          <w:iCs/>
          <w:sz w:val="22"/>
          <w:szCs w:val="22"/>
        </w:rPr>
        <w:fldChar w:fldCharType="end"/>
      </w:r>
      <w:bookmarkEnd w:id="153"/>
      <w:bookmarkEnd w:id="154"/>
      <w:r>
        <w:rPr>
          <w:iCs/>
          <w:sz w:val="22"/>
          <w:szCs w:val="22"/>
        </w:rPr>
        <w:t xml:space="preserve"> –</w:t>
      </w:r>
      <w:r>
        <w:rPr>
          <w:sz w:val="22"/>
          <w:szCs w:val="22"/>
          <w:lang w:val="en-CA"/>
        </w:rPr>
        <w:t xml:space="preserve"> Affine MVF per subblock</w:t>
      </w:r>
    </w:p>
    <w:p>
      <w:pPr>
        <w:spacing w:after="120"/>
        <w:jc w:val="both"/>
        <w:rPr>
          <w:szCs w:val="22"/>
          <w:lang w:val="en-CA" w:eastAsia="zh-CN"/>
        </w:rPr>
      </w:pPr>
      <w:r>
        <w:rPr>
          <w:szCs w:val="22"/>
          <w:lang w:val="en-CA" w:eastAsia="zh-CN"/>
        </w:rPr>
        <w:t>As done for translational motion inter prediction, there are also two affine motion inter prediction modes: affine merge mode and affine AMVP mode.</w:t>
      </w:r>
    </w:p>
    <w:p>
      <w:pPr>
        <w:pStyle w:val="5"/>
        <w:spacing w:before="136"/>
        <w:rPr>
          <w:lang w:val="en-CA"/>
        </w:rPr>
      </w:pPr>
      <w:r>
        <w:rPr>
          <w:lang w:val="en-CA"/>
        </w:rPr>
        <w:t>Affine merge prediction</w:t>
      </w:r>
    </w:p>
    <w:p>
      <w:pPr>
        <w:spacing w:after="120"/>
        <w:jc w:val="both"/>
        <w:rPr>
          <w:szCs w:val="22"/>
          <w:lang w:val="en-CA" w:eastAsia="zh-CN"/>
        </w:rPr>
      </w:pPr>
      <w:r>
        <w:rPr>
          <w:szCs w:val="22"/>
          <w:lang w:val="en-CA" w:eastAsia="zh-CN"/>
        </w:rPr>
        <w:t>AF_MERGE mode can be applied for CUs with both width and height larger than or equal to 8. In this mode the CPMVs of the current CU is generated based on the motion information of the spatial neighboring CUs. . There can be up to five CPMVP candidates and an index is signalled to indicate the one to be used for the current CU. The following three types of CPVM candidate are used to form the affine merge candidate list:</w:t>
      </w:r>
    </w:p>
    <w:p>
      <w:pPr>
        <w:pStyle w:val="46"/>
        <w:numPr>
          <w:ilvl w:val="0"/>
          <w:numId w:val="21"/>
        </w:numPr>
        <w:spacing w:before="136" w:after="120"/>
        <w:rPr>
          <w:sz w:val="22"/>
          <w:szCs w:val="22"/>
          <w:lang w:val="en-CA" w:eastAsia="zh-CN"/>
        </w:rPr>
      </w:pPr>
      <w:r>
        <w:rPr>
          <w:rFonts w:eastAsia="宋体"/>
          <w:sz w:val="22"/>
          <w:szCs w:val="22"/>
          <w:lang w:val="en-CA" w:eastAsia="zh-CN"/>
        </w:rPr>
        <w:t>Inherited affine merge candidates that extrapolated from the CPMVs of the neighbour CUs</w:t>
      </w:r>
    </w:p>
    <w:p>
      <w:pPr>
        <w:pStyle w:val="46"/>
        <w:numPr>
          <w:ilvl w:val="0"/>
          <w:numId w:val="21"/>
        </w:numPr>
        <w:spacing w:before="136" w:after="120"/>
        <w:rPr>
          <w:sz w:val="22"/>
          <w:szCs w:val="22"/>
          <w:lang w:val="en-CA" w:eastAsia="zh-CN"/>
        </w:rPr>
      </w:pPr>
      <w:r>
        <w:rPr>
          <w:rFonts w:eastAsia="宋体"/>
          <w:sz w:val="22"/>
          <w:szCs w:val="22"/>
          <w:lang w:val="en-CA" w:eastAsia="zh-CN"/>
        </w:rPr>
        <w:t>Constructed affine merge candidates</w:t>
      </w:r>
      <w:r>
        <w:rPr>
          <w:sz w:val="22"/>
          <w:szCs w:val="22"/>
          <w:lang w:val="en-CA" w:eastAsia="zh-CN"/>
        </w:rPr>
        <w:t xml:space="preserve"> CPMVPs that are derived using the translational MVs of the neighbour CUs</w:t>
      </w:r>
    </w:p>
    <w:p>
      <w:pPr>
        <w:pStyle w:val="46"/>
        <w:numPr>
          <w:ilvl w:val="0"/>
          <w:numId w:val="21"/>
        </w:numPr>
        <w:spacing w:before="136" w:after="120"/>
        <w:rPr>
          <w:sz w:val="22"/>
          <w:szCs w:val="22"/>
          <w:lang w:val="en-CA" w:eastAsia="zh-CN"/>
        </w:rPr>
      </w:pPr>
      <w:r>
        <w:rPr>
          <w:sz w:val="22"/>
          <w:szCs w:val="22"/>
          <w:lang w:val="en-CA" w:eastAsia="zh-CN"/>
        </w:rPr>
        <w:t>Zero MVs</w:t>
      </w:r>
    </w:p>
    <w:p>
      <w:pPr>
        <w:spacing w:after="120"/>
        <w:jc w:val="both"/>
        <w:rPr>
          <w:szCs w:val="22"/>
          <w:lang w:val="en-CA" w:eastAsia="zh-CN"/>
        </w:rPr>
      </w:pPr>
      <w:r>
        <w:rPr>
          <w:lang w:val="en-CA" w:eastAsia="ko-KR"/>
        </w:rPr>
        <w:t xml:space="preserve">In VVC, there are maximum two inherited affine candidates, which are </w:t>
      </w:r>
      <w:r>
        <w:rPr>
          <w:szCs w:val="22"/>
          <w:lang w:val="en-CA" w:eastAsia="zh-CN"/>
        </w:rPr>
        <w:t>derived</w:t>
      </w:r>
      <w:r>
        <w:rPr>
          <w:lang w:val="en-CA" w:eastAsia="ko-KR"/>
        </w:rPr>
        <w:t xml:space="preserve"> from affine motion model of the neighboring blocks, one from left neighboring CUs and one from above neighboring CUs. </w:t>
      </w:r>
      <w:r>
        <w:rPr>
          <w:szCs w:val="22"/>
          <w:lang w:val="en-CA" w:eastAsia="zh-CN"/>
        </w:rPr>
        <w:t xml:space="preserve">The candidate blocks are shown in </w:t>
      </w:r>
      <w:r>
        <w:rPr>
          <w:szCs w:val="22"/>
          <w:lang w:val="en-CA" w:eastAsia="zh-CN"/>
        </w:rPr>
        <w:fldChar w:fldCharType="begin"/>
      </w:r>
      <w:r>
        <w:rPr>
          <w:szCs w:val="22"/>
          <w:lang w:val="en-CA" w:eastAsia="zh-CN"/>
        </w:rPr>
        <w:instrText xml:space="preserve"> REF _Ref11069284 \h </w:instrText>
      </w:r>
      <w:r>
        <w:rPr>
          <w:szCs w:val="22"/>
          <w:lang w:val="en-CA" w:eastAsia="zh-CN"/>
        </w:rPr>
        <w:fldChar w:fldCharType="separate"/>
      </w:r>
      <w:r>
        <w:rPr>
          <w:iCs/>
          <w:szCs w:val="22"/>
        </w:rPr>
        <w:t>Figure 29</w:t>
      </w:r>
      <w:r>
        <w:rPr>
          <w:szCs w:val="22"/>
          <w:lang w:val="en-CA" w:eastAsia="zh-CN"/>
        </w:rPr>
        <w:fldChar w:fldCharType="end"/>
      </w:r>
      <w:r>
        <w:rPr>
          <w:szCs w:val="22"/>
          <w:lang w:val="en-CA" w:eastAsia="zh-CN"/>
        </w:rPr>
        <w:t xml:space="preserve">. </w:t>
      </w:r>
      <w:r>
        <w:rPr>
          <w:lang w:val="en-CA"/>
        </w:rPr>
        <w:t xml:space="preserve">For the left predictor, the scan order is A0-&gt;A1, and for the above predictor, the scan order is B0-&gt;B1-&gt;B2. Only the first inherited candidate from each side is selected. No pruning check is performed between two inherited candidates. When a neighboring affine CU is identified, its control point motion vectors are used to derived the CPMVP candidate in the affine merge list of the current CU. </w:t>
      </w:r>
      <w:r>
        <w:rPr>
          <w:szCs w:val="22"/>
          <w:lang w:val="en-CA" w:eastAsia="zh-CN"/>
        </w:rPr>
        <w:t>As shown in , if the neighbour left bottom block A is coded in affine mode, the motion vectors</w:t>
      </w:r>
      <m:oMath>
        <m:r>
          <m:rPr>
            <m:sty m:val="p"/>
          </m:rPr>
          <w:rPr>
            <w:rFonts w:ascii="Cambria Math" w:hAnsi="Cambria Math"/>
            <w:lang w:val="en-CA" w:eastAsia="zh-CN"/>
          </w:rPr>
          <m:t xml:space="preserve"> </m:t>
        </m:r>
        <m:sSub>
          <m:sSubPr>
            <m:ctrlPr>
              <w:rPr>
                <w:rFonts w:ascii="Cambria Math" w:hAnsi="Cambria Math"/>
                <w:lang w:val="en-CA" w:eastAsia="zh-CN"/>
              </w:rPr>
            </m:ctrlPr>
          </m:sSubPr>
          <m:e>
            <m:r>
              <m:rPr>
                <m:sty m:val="p"/>
              </m:rPr>
              <w:rPr>
                <w:rFonts w:ascii="Cambria Math" w:hAnsi="Cambria Math"/>
                <w:lang w:val="en-CA" w:eastAsia="zh-CN"/>
              </w:rPr>
              <m:t>v</m:t>
            </m:r>
            <m:ctrlPr>
              <w:rPr>
                <w:rFonts w:ascii="Cambria Math" w:hAnsi="Cambria Math"/>
                <w:lang w:val="en-CA" w:eastAsia="zh-CN"/>
              </w:rPr>
            </m:ctrlPr>
          </m:e>
          <m:sub>
            <m:r>
              <m:rPr>
                <m:sty m:val="p"/>
              </m:rPr>
              <w:rPr>
                <w:rFonts w:ascii="Cambria Math" w:hAnsi="Cambria Math"/>
                <w:lang w:val="en-CA" w:eastAsia="zh-CN"/>
              </w:rPr>
              <m:t>2</m:t>
            </m:r>
            <m:ctrlPr>
              <w:rPr>
                <w:rFonts w:ascii="Cambria Math" w:hAnsi="Cambria Math"/>
                <w:lang w:val="en-CA" w:eastAsia="zh-CN"/>
              </w:rPr>
            </m:ctrlPr>
          </m:sub>
        </m:sSub>
      </m:oMath>
      <w:r>
        <w:rPr>
          <w:szCs w:val="22"/>
          <w:lang w:val="en-CA" w:eastAsia="zh-CN"/>
        </w:rPr>
        <w:t xml:space="preserve"> , </w:t>
      </w:r>
      <m:oMath>
        <m:sSub>
          <m:sSubPr>
            <m:ctrlPr>
              <w:rPr>
                <w:rFonts w:ascii="Cambria Math" w:hAnsi="Cambria Math"/>
                <w:lang w:val="en-CA" w:eastAsia="zh-CN"/>
              </w:rPr>
            </m:ctrlPr>
          </m:sSubPr>
          <m:e>
            <m:r>
              <m:rPr>
                <m:sty m:val="p"/>
              </m:rPr>
              <w:rPr>
                <w:rFonts w:ascii="Cambria Math" w:hAnsi="Cambria Math"/>
                <w:lang w:val="en-CA" w:eastAsia="zh-CN"/>
              </w:rPr>
              <m:t>v</m:t>
            </m:r>
            <m:ctrlPr>
              <w:rPr>
                <w:rFonts w:ascii="Cambria Math" w:hAnsi="Cambria Math"/>
                <w:lang w:val="en-CA" w:eastAsia="zh-CN"/>
              </w:rPr>
            </m:ctrlPr>
          </m:e>
          <m:sub>
            <m:r>
              <m:rPr>
                <m:sty m:val="p"/>
              </m:rPr>
              <w:rPr>
                <w:rFonts w:ascii="Cambria Math" w:hAnsi="Cambria Math"/>
                <w:lang w:val="en-CA" w:eastAsia="zh-CN"/>
              </w:rPr>
              <m:t>3</m:t>
            </m:r>
            <m:ctrlPr>
              <w:rPr>
                <w:rFonts w:ascii="Cambria Math" w:hAnsi="Cambria Math"/>
                <w:lang w:val="en-CA" w:eastAsia="zh-CN"/>
              </w:rPr>
            </m:ctrlPr>
          </m:sub>
        </m:sSub>
      </m:oMath>
      <w:r>
        <w:rPr>
          <w:szCs w:val="22"/>
          <w:lang w:val="en-CA" w:eastAsia="zh-CN"/>
        </w:rPr>
        <w:t xml:space="preserve"> and </w:t>
      </w:r>
      <m:oMath>
        <m:sSub>
          <m:sSubPr>
            <m:ctrlPr>
              <w:rPr>
                <w:rFonts w:ascii="Cambria Math" w:hAnsi="Cambria Math"/>
                <w:lang w:val="en-CA" w:eastAsia="zh-CN"/>
              </w:rPr>
            </m:ctrlPr>
          </m:sSubPr>
          <m:e>
            <m:r>
              <m:rPr>
                <m:sty m:val="p"/>
              </m:rPr>
              <w:rPr>
                <w:rFonts w:ascii="Cambria Math" w:hAnsi="Cambria Math"/>
                <w:lang w:val="en-CA" w:eastAsia="zh-CN"/>
              </w:rPr>
              <m:t>v</m:t>
            </m:r>
            <m:ctrlPr>
              <w:rPr>
                <w:rFonts w:ascii="Cambria Math" w:hAnsi="Cambria Math"/>
                <w:lang w:val="en-CA" w:eastAsia="zh-CN"/>
              </w:rPr>
            </m:ctrlPr>
          </m:e>
          <m:sub>
            <m:r>
              <m:rPr>
                <m:sty m:val="p"/>
              </m:rPr>
              <w:rPr>
                <w:rFonts w:ascii="Cambria Math" w:hAnsi="Cambria Math"/>
                <w:lang w:val="en-CA" w:eastAsia="zh-CN"/>
              </w:rPr>
              <m:t>4</m:t>
            </m:r>
            <m:ctrlPr>
              <w:rPr>
                <w:rFonts w:ascii="Cambria Math" w:hAnsi="Cambria Math"/>
                <w:lang w:val="en-CA" w:eastAsia="zh-CN"/>
              </w:rPr>
            </m:ctrlPr>
          </m:sub>
        </m:sSub>
      </m:oMath>
      <w:r>
        <w:rPr>
          <w:szCs w:val="22"/>
          <w:lang w:val="en-CA" w:eastAsia="zh-CN"/>
        </w:rPr>
        <w:t xml:space="preserve"> of the top left corner, above right corner and left bottom corner of the CU which contains the block A are attained. When block A is coded with 4-parameter affine model, the two CPMVs of the current CU are calculated according to </w:t>
      </w:r>
      <m:oMath>
        <m:sSub>
          <m:sSubPr>
            <m:ctrlPr>
              <w:rPr>
                <w:rFonts w:ascii="Cambria Math" w:hAnsi="Cambria Math"/>
                <w:lang w:val="en-CA" w:eastAsia="zh-CN"/>
              </w:rPr>
            </m:ctrlPr>
          </m:sSubPr>
          <m:e>
            <m:r>
              <m:rPr>
                <m:sty m:val="p"/>
              </m:rPr>
              <w:rPr>
                <w:rFonts w:ascii="Cambria Math" w:hAnsi="Cambria Math"/>
                <w:lang w:val="en-CA" w:eastAsia="zh-CN"/>
              </w:rPr>
              <m:t>v</m:t>
            </m:r>
            <m:ctrlPr>
              <w:rPr>
                <w:rFonts w:ascii="Cambria Math" w:hAnsi="Cambria Math"/>
                <w:lang w:val="en-CA" w:eastAsia="zh-CN"/>
              </w:rPr>
            </m:ctrlPr>
          </m:e>
          <m:sub>
            <m:r>
              <m:rPr>
                <m:sty m:val="p"/>
              </m:rPr>
              <w:rPr>
                <w:rFonts w:ascii="Cambria Math" w:hAnsi="Cambria Math"/>
                <w:lang w:val="en-CA" w:eastAsia="zh-CN"/>
              </w:rPr>
              <m:t>2</m:t>
            </m:r>
            <m:ctrlPr>
              <w:rPr>
                <w:rFonts w:ascii="Cambria Math" w:hAnsi="Cambria Math"/>
                <w:lang w:val="en-CA" w:eastAsia="zh-CN"/>
              </w:rPr>
            </m:ctrlPr>
          </m:sub>
        </m:sSub>
      </m:oMath>
      <w:r>
        <w:rPr>
          <w:szCs w:val="22"/>
          <w:lang w:val="en-CA" w:eastAsia="zh-CN"/>
        </w:rPr>
        <w:t xml:space="preserve">, and </w:t>
      </w:r>
      <m:oMath>
        <m:sSub>
          <m:sSubPr>
            <m:ctrlPr>
              <w:rPr>
                <w:rFonts w:ascii="Cambria Math" w:hAnsi="Cambria Math"/>
                <w:lang w:val="en-CA" w:eastAsia="zh-CN"/>
              </w:rPr>
            </m:ctrlPr>
          </m:sSubPr>
          <m:e>
            <m:r>
              <m:rPr>
                <m:sty m:val="p"/>
              </m:rPr>
              <w:rPr>
                <w:rFonts w:ascii="Cambria Math" w:hAnsi="Cambria Math"/>
                <w:lang w:val="en-CA" w:eastAsia="zh-CN"/>
              </w:rPr>
              <m:t>v</m:t>
            </m:r>
            <m:ctrlPr>
              <w:rPr>
                <w:rFonts w:ascii="Cambria Math" w:hAnsi="Cambria Math"/>
                <w:lang w:val="en-CA" w:eastAsia="zh-CN"/>
              </w:rPr>
            </m:ctrlPr>
          </m:e>
          <m:sub>
            <m:r>
              <m:rPr>
                <m:sty m:val="p"/>
              </m:rPr>
              <w:rPr>
                <w:rFonts w:ascii="Cambria Math" w:hAnsi="Cambria Math"/>
                <w:lang w:val="en-CA" w:eastAsia="zh-CN"/>
              </w:rPr>
              <m:t>3</m:t>
            </m:r>
            <m:ctrlPr>
              <w:rPr>
                <w:rFonts w:ascii="Cambria Math" w:hAnsi="Cambria Math"/>
                <w:lang w:val="en-CA" w:eastAsia="zh-CN"/>
              </w:rPr>
            </m:ctrlPr>
          </m:sub>
        </m:sSub>
      </m:oMath>
      <w:r>
        <w:rPr>
          <w:szCs w:val="22"/>
          <w:lang w:val="en-CA" w:eastAsia="zh-CN"/>
        </w:rPr>
        <w:t xml:space="preserve">. In case that block A is coded with 6-parameter affine model, the three CPMVs of the current CU are calculated according to </w:t>
      </w:r>
      <m:oMath>
        <m:sSub>
          <m:sSubPr>
            <m:ctrlPr>
              <w:rPr>
                <w:rFonts w:ascii="Cambria Math" w:hAnsi="Cambria Math"/>
                <w:lang w:val="en-CA" w:eastAsia="zh-CN"/>
              </w:rPr>
            </m:ctrlPr>
          </m:sSubPr>
          <m:e>
            <m:r>
              <m:rPr>
                <m:sty m:val="p"/>
              </m:rPr>
              <w:rPr>
                <w:rFonts w:ascii="Cambria Math" w:hAnsi="Cambria Math"/>
                <w:lang w:val="en-CA" w:eastAsia="zh-CN"/>
              </w:rPr>
              <m:t>v</m:t>
            </m:r>
            <m:ctrlPr>
              <w:rPr>
                <w:rFonts w:ascii="Cambria Math" w:hAnsi="Cambria Math"/>
                <w:lang w:val="en-CA" w:eastAsia="zh-CN"/>
              </w:rPr>
            </m:ctrlPr>
          </m:e>
          <m:sub>
            <m:r>
              <m:rPr>
                <m:sty m:val="p"/>
              </m:rPr>
              <w:rPr>
                <w:rFonts w:ascii="Cambria Math" w:hAnsi="Cambria Math"/>
                <w:lang w:val="en-CA" w:eastAsia="zh-CN"/>
              </w:rPr>
              <m:t>2</m:t>
            </m:r>
            <m:ctrlPr>
              <w:rPr>
                <w:rFonts w:ascii="Cambria Math" w:hAnsi="Cambria Math"/>
                <w:lang w:val="en-CA" w:eastAsia="zh-CN"/>
              </w:rPr>
            </m:ctrlPr>
          </m:sub>
        </m:sSub>
      </m:oMath>
      <w:r>
        <w:rPr>
          <w:szCs w:val="22"/>
          <w:lang w:val="en-CA" w:eastAsia="zh-CN"/>
        </w:rPr>
        <w:t xml:space="preserve"> , </w:t>
      </w:r>
      <m:oMath>
        <m:sSub>
          <m:sSubPr>
            <m:ctrlPr>
              <w:rPr>
                <w:rFonts w:ascii="Cambria Math" w:hAnsi="Cambria Math"/>
                <w:lang w:val="en-CA" w:eastAsia="zh-CN"/>
              </w:rPr>
            </m:ctrlPr>
          </m:sSubPr>
          <m:e>
            <m:r>
              <m:rPr>
                <m:sty m:val="p"/>
              </m:rPr>
              <w:rPr>
                <w:rFonts w:ascii="Cambria Math" w:hAnsi="Cambria Math"/>
                <w:lang w:val="en-CA" w:eastAsia="zh-CN"/>
              </w:rPr>
              <m:t>v</m:t>
            </m:r>
            <m:ctrlPr>
              <w:rPr>
                <w:rFonts w:ascii="Cambria Math" w:hAnsi="Cambria Math"/>
                <w:lang w:val="en-CA" w:eastAsia="zh-CN"/>
              </w:rPr>
            </m:ctrlPr>
          </m:e>
          <m:sub>
            <m:r>
              <m:rPr>
                <m:sty m:val="p"/>
              </m:rPr>
              <w:rPr>
                <w:rFonts w:ascii="Cambria Math" w:hAnsi="Cambria Math"/>
                <w:lang w:val="en-CA" w:eastAsia="zh-CN"/>
              </w:rPr>
              <m:t>3</m:t>
            </m:r>
            <m:ctrlPr>
              <w:rPr>
                <w:rFonts w:ascii="Cambria Math" w:hAnsi="Cambria Math"/>
                <w:lang w:val="en-CA" w:eastAsia="zh-CN"/>
              </w:rPr>
            </m:ctrlPr>
          </m:sub>
        </m:sSub>
      </m:oMath>
      <w:r>
        <w:rPr>
          <w:szCs w:val="22"/>
          <w:lang w:val="en-CA" w:eastAsia="zh-CN"/>
        </w:rPr>
        <w:t xml:space="preserve"> and </w:t>
      </w:r>
      <m:oMath>
        <m:sSub>
          <m:sSubPr>
            <m:ctrlPr>
              <w:rPr>
                <w:rFonts w:ascii="Cambria Math" w:hAnsi="Cambria Math"/>
                <w:lang w:val="en-CA" w:eastAsia="zh-CN"/>
              </w:rPr>
            </m:ctrlPr>
          </m:sSubPr>
          <m:e>
            <m:r>
              <m:rPr>
                <m:sty m:val="p"/>
              </m:rPr>
              <w:rPr>
                <w:rFonts w:ascii="Cambria Math" w:hAnsi="Cambria Math"/>
                <w:lang w:val="en-CA" w:eastAsia="zh-CN"/>
              </w:rPr>
              <m:t>v</m:t>
            </m:r>
            <m:ctrlPr>
              <w:rPr>
                <w:rFonts w:ascii="Cambria Math" w:hAnsi="Cambria Math"/>
                <w:lang w:val="en-CA" w:eastAsia="zh-CN"/>
              </w:rPr>
            </m:ctrlPr>
          </m:e>
          <m:sub>
            <m:r>
              <m:rPr>
                <m:sty m:val="p"/>
              </m:rPr>
              <w:rPr>
                <w:rFonts w:ascii="Cambria Math" w:hAnsi="Cambria Math"/>
                <w:lang w:val="en-CA" w:eastAsia="zh-CN"/>
              </w:rPr>
              <m:t>4</m:t>
            </m:r>
            <m:ctrlPr>
              <w:rPr>
                <w:rFonts w:ascii="Cambria Math" w:hAnsi="Cambria Math"/>
                <w:lang w:val="en-CA" w:eastAsia="zh-CN"/>
              </w:rPr>
            </m:ctrlPr>
          </m:sub>
        </m:sSub>
      </m:oMath>
      <w:r>
        <w:rPr>
          <w:szCs w:val="22"/>
          <w:lang w:val="en-CA" w:eastAsia="zh-CN"/>
        </w:rPr>
        <w:t xml:space="preserve">. </w:t>
      </w:r>
    </w:p>
    <w:p>
      <w:pPr>
        <w:keepNext/>
        <w:keepLines/>
        <w:jc w:val="center"/>
        <w:rPr>
          <w:lang w:val="en-CA" w:eastAsia="zh-CN"/>
        </w:rPr>
      </w:pPr>
      <w:r>
        <w:object>
          <v:shape id="_x0000_i1031" o:spt="75" type="#_x0000_t75" style="height:151.5pt;width:151.5pt;" o:ole="t" filled="f" o:preferrelative="t" stroked="f" coordsize="21600,21600">
            <v:path/>
            <v:fill on="f" focussize="0,0"/>
            <v:stroke on="f" joinstyle="miter"/>
            <v:imagedata r:id="rId37" o:title=""/>
            <o:lock v:ext="edit" aspectratio="t"/>
            <w10:wrap type="none"/>
            <w10:anchorlock/>
          </v:shape>
          <o:OLEObject Type="Embed" ProgID="Visio.Drawing.11" ShapeID="_x0000_i1031" DrawAspect="Content" ObjectID="_1468075731" r:id="rId45">
            <o:LockedField>false</o:LockedField>
          </o:OLEObject>
        </w:object>
      </w:r>
    </w:p>
    <w:p>
      <w:pPr>
        <w:pStyle w:val="13"/>
        <w:keepLines/>
        <w:spacing w:before="136"/>
        <w:rPr>
          <w:sz w:val="22"/>
          <w:szCs w:val="22"/>
          <w:lang w:val="en-CA" w:eastAsia="zh-CN"/>
        </w:rPr>
      </w:pPr>
      <w:bookmarkStart w:id="155" w:name="_Ref11069284"/>
      <w:bookmarkStart w:id="156" w:name="_Ref531556996"/>
      <w:r>
        <w:rPr>
          <w:iCs/>
          <w:sz w:val="22"/>
          <w:szCs w:val="22"/>
        </w:rPr>
        <w:t xml:space="preserve">Figure </w:t>
      </w:r>
      <w:r>
        <w:rPr>
          <w:iCs/>
          <w:sz w:val="22"/>
          <w:szCs w:val="22"/>
        </w:rPr>
        <w:fldChar w:fldCharType="begin"/>
      </w:r>
      <w:r>
        <w:rPr>
          <w:iCs/>
          <w:sz w:val="22"/>
          <w:szCs w:val="22"/>
        </w:rPr>
        <w:instrText xml:space="preserve"> SEQ Figure \* ARABIC </w:instrText>
      </w:r>
      <w:r>
        <w:rPr>
          <w:iCs/>
          <w:sz w:val="22"/>
          <w:szCs w:val="22"/>
        </w:rPr>
        <w:fldChar w:fldCharType="separate"/>
      </w:r>
      <w:r>
        <w:rPr>
          <w:iCs/>
          <w:sz w:val="22"/>
          <w:szCs w:val="22"/>
        </w:rPr>
        <w:t>29</w:t>
      </w:r>
      <w:r>
        <w:rPr>
          <w:iCs/>
          <w:sz w:val="22"/>
          <w:szCs w:val="22"/>
        </w:rPr>
        <w:fldChar w:fldCharType="end"/>
      </w:r>
      <w:bookmarkEnd w:id="155"/>
      <w:bookmarkEnd w:id="156"/>
      <w:r>
        <w:rPr>
          <w:iCs/>
          <w:sz w:val="22"/>
          <w:szCs w:val="22"/>
        </w:rPr>
        <w:t xml:space="preserve"> – Locations of inherited affine motion predictors</w:t>
      </w:r>
    </w:p>
    <w:p>
      <w:pPr>
        <w:spacing w:after="120"/>
        <w:jc w:val="center"/>
        <w:rPr>
          <w:lang w:val="en-CA"/>
        </w:rPr>
      </w:pPr>
      <w:r>
        <w:rPr>
          <w:szCs w:val="22"/>
          <w:lang w:eastAsia="zh-CN"/>
        </w:rPr>
        <w:drawing>
          <wp:anchor distT="0" distB="0" distL="114300" distR="114300" simplePos="0" relativeHeight="251659264" behindDoc="0" locked="0" layoutInCell="1" allowOverlap="1">
            <wp:simplePos x="0" y="0"/>
            <wp:positionH relativeFrom="margin">
              <wp:align>center</wp:align>
            </wp:positionH>
            <wp:positionV relativeFrom="paragraph">
              <wp:posOffset>36830</wp:posOffset>
            </wp:positionV>
            <wp:extent cx="2743200" cy="2127250"/>
            <wp:effectExtent l="0" t="0" r="0" b="0"/>
            <wp:wrapSquare wrapText="bothSides"/>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743343" cy="2127250"/>
                    </a:xfrm>
                    <a:prstGeom prst="rect">
                      <a:avLst/>
                    </a:prstGeom>
                    <a:noFill/>
                    <a:ln>
                      <a:noFill/>
                    </a:ln>
                  </pic:spPr>
                </pic:pic>
              </a:graphicData>
            </a:graphic>
          </wp:anchor>
        </w:drawing>
      </w:r>
      <w:r>
        <w:rPr>
          <w:lang w:val="en-CA" w:eastAsia="zh-CN"/>
        </w:rPr>
        <w:br w:type="textWrapping" w:clear="all"/>
      </w:r>
      <w:r>
        <w:rPr>
          <w:b/>
          <w:iCs/>
          <w:szCs w:val="22"/>
        </w:rPr>
        <w:t xml:space="preserve">Figure </w:t>
      </w:r>
      <w:r>
        <w:rPr>
          <w:b/>
          <w:iCs/>
          <w:szCs w:val="22"/>
        </w:rPr>
        <w:fldChar w:fldCharType="begin"/>
      </w:r>
      <w:r>
        <w:rPr>
          <w:b/>
          <w:iCs/>
          <w:szCs w:val="22"/>
        </w:rPr>
        <w:instrText xml:space="preserve"> SEQ Figure \* ARABIC </w:instrText>
      </w:r>
      <w:r>
        <w:rPr>
          <w:b/>
          <w:iCs/>
          <w:szCs w:val="22"/>
        </w:rPr>
        <w:fldChar w:fldCharType="separate"/>
      </w:r>
      <w:r>
        <w:rPr>
          <w:b/>
          <w:iCs/>
          <w:szCs w:val="22"/>
        </w:rPr>
        <w:t>30</w:t>
      </w:r>
      <w:r>
        <w:rPr>
          <w:b/>
          <w:iCs/>
          <w:szCs w:val="22"/>
        </w:rPr>
        <w:fldChar w:fldCharType="end"/>
      </w:r>
      <w:r>
        <w:rPr>
          <w:b/>
          <w:iCs/>
          <w:szCs w:val="22"/>
        </w:rPr>
        <w:t xml:space="preserve"> – </w:t>
      </w:r>
      <w:r>
        <w:rPr>
          <w:b/>
          <w:iCs/>
          <w:szCs w:val="22"/>
          <w:lang w:val="en-CA"/>
        </w:rPr>
        <w:t>Control point motion vector inheritance</w:t>
      </w:r>
    </w:p>
    <w:p>
      <w:pPr>
        <w:jc w:val="both"/>
        <w:rPr>
          <w:lang w:val="en-CA"/>
        </w:rPr>
      </w:pPr>
      <w:r>
        <w:rPr>
          <w:lang w:val="en-CA"/>
        </w:rPr>
        <w:t xml:space="preserve">Constructed affine candidate means the candidate is constructed by combining the neighbor translational motion information of each control point. The motion information for the control points is derived from the specified spatial neighbors and temporal neighbor shown in </w:t>
      </w:r>
      <w:r>
        <w:rPr>
          <w:lang w:val="en-CA"/>
        </w:rPr>
        <w:fldChar w:fldCharType="begin"/>
      </w:r>
      <w:r>
        <w:rPr>
          <w:lang w:val="en-CA"/>
        </w:rPr>
        <w:instrText xml:space="preserve"> REF _Ref11069329 \h  \* MERGEFORMAT </w:instrText>
      </w:r>
      <w:r>
        <w:rPr>
          <w:lang w:val="en-CA"/>
        </w:rPr>
        <w:fldChar w:fldCharType="separate"/>
      </w:r>
      <w:r>
        <w:rPr>
          <w:iCs/>
          <w:szCs w:val="22"/>
        </w:rPr>
        <w:t>Figure 31</w:t>
      </w:r>
      <w:r>
        <w:rPr>
          <w:lang w:val="en-CA"/>
        </w:rPr>
        <w:fldChar w:fldCharType="end"/>
      </w:r>
      <w:r>
        <w:rPr>
          <w:lang w:val="en-CA"/>
        </w:rPr>
        <w:t>. CPMV</w:t>
      </w:r>
      <w:r>
        <w:rPr>
          <w:vertAlign w:val="subscript"/>
          <w:lang w:val="en-CA"/>
        </w:rPr>
        <w:t>k</w:t>
      </w:r>
      <w:r>
        <w:rPr>
          <w:lang w:val="en-CA"/>
        </w:rPr>
        <w:t xml:space="preserve"> (k=1, 2, 3, 4) represents the k-th control point. For CPMV</w:t>
      </w:r>
      <w:r>
        <w:rPr>
          <w:vertAlign w:val="subscript"/>
          <w:lang w:val="en-CA"/>
        </w:rPr>
        <w:t>1</w:t>
      </w:r>
      <w:r>
        <w:rPr>
          <w:lang w:val="en-CA"/>
        </w:rPr>
        <w:t>, the B2-&gt;B3-&gt;A2 blocks are checked and the MV of the first available block is used. For CPMV</w:t>
      </w:r>
      <w:r>
        <w:rPr>
          <w:vertAlign w:val="subscript"/>
          <w:lang w:val="en-CA"/>
        </w:rPr>
        <w:t>2</w:t>
      </w:r>
      <w:r>
        <w:rPr>
          <w:lang w:val="en-CA"/>
        </w:rPr>
        <w:t>, the B1-&gt;B0 blocks are checked and for CPMV</w:t>
      </w:r>
      <w:r>
        <w:rPr>
          <w:vertAlign w:val="subscript"/>
          <w:lang w:val="en-CA"/>
        </w:rPr>
        <w:t>3</w:t>
      </w:r>
      <w:r>
        <w:rPr>
          <w:lang w:val="en-CA"/>
        </w:rPr>
        <w:t>, the A1-&gt;A0 blocks are checked. For TMVP is used as CPMV</w:t>
      </w:r>
      <w:r>
        <w:rPr>
          <w:vertAlign w:val="subscript"/>
          <w:lang w:val="en-CA"/>
        </w:rPr>
        <w:t>4</w:t>
      </w:r>
      <w:r>
        <w:rPr>
          <w:lang w:val="en-CA"/>
        </w:rPr>
        <w:t xml:space="preserve"> if it’s available.</w:t>
      </w:r>
    </w:p>
    <w:p>
      <w:pPr>
        <w:jc w:val="both"/>
        <w:rPr>
          <w:lang w:val="en-CA"/>
        </w:rPr>
      </w:pPr>
      <w:r>
        <w:rPr>
          <w:lang w:val="en-CA"/>
        </w:rPr>
        <w:t>After MVs of four control points are attained, affine merge candidates are constructed based on those motion information. The following combinations of control point MVs are used to construct in order:</w:t>
      </w:r>
    </w:p>
    <w:p>
      <w:pPr>
        <w:jc w:val="both"/>
        <w:rPr>
          <w:lang w:val="en-CA"/>
        </w:rPr>
      </w:pPr>
      <w:r>
        <w:rPr>
          <w:lang w:val="en-CA"/>
        </w:rPr>
        <w:t>{CPMV</w:t>
      </w:r>
      <w:r>
        <w:rPr>
          <w:vertAlign w:val="subscript"/>
          <w:lang w:val="en-CA"/>
        </w:rPr>
        <w:t>1</w:t>
      </w:r>
      <w:r>
        <w:rPr>
          <w:lang w:val="en-CA"/>
        </w:rPr>
        <w:t>, CPMV</w:t>
      </w:r>
      <w:r>
        <w:rPr>
          <w:vertAlign w:val="subscript"/>
          <w:lang w:val="en-CA"/>
        </w:rPr>
        <w:t>2</w:t>
      </w:r>
      <w:r>
        <w:rPr>
          <w:lang w:val="en-CA"/>
        </w:rPr>
        <w:t>, CPMV</w:t>
      </w:r>
      <w:r>
        <w:rPr>
          <w:vertAlign w:val="subscript"/>
          <w:lang w:val="en-CA"/>
        </w:rPr>
        <w:t>3</w:t>
      </w:r>
      <w:r>
        <w:rPr>
          <w:lang w:val="en-CA"/>
        </w:rPr>
        <w:t>}, {CPMV</w:t>
      </w:r>
      <w:r>
        <w:rPr>
          <w:vertAlign w:val="subscript"/>
          <w:lang w:val="en-CA"/>
        </w:rPr>
        <w:t>1</w:t>
      </w:r>
      <w:r>
        <w:rPr>
          <w:lang w:val="en-CA"/>
        </w:rPr>
        <w:t>, CPMV</w:t>
      </w:r>
      <w:r>
        <w:rPr>
          <w:vertAlign w:val="subscript"/>
          <w:lang w:val="en-CA"/>
        </w:rPr>
        <w:t>2</w:t>
      </w:r>
      <w:r>
        <w:rPr>
          <w:lang w:val="en-CA"/>
        </w:rPr>
        <w:t>, CPMV</w:t>
      </w:r>
      <w:r>
        <w:rPr>
          <w:vertAlign w:val="subscript"/>
          <w:lang w:val="en-CA"/>
        </w:rPr>
        <w:t>4</w:t>
      </w:r>
      <w:r>
        <w:rPr>
          <w:lang w:val="en-CA"/>
        </w:rPr>
        <w:t>}, {CPMV</w:t>
      </w:r>
      <w:r>
        <w:rPr>
          <w:vertAlign w:val="subscript"/>
          <w:lang w:val="en-CA"/>
        </w:rPr>
        <w:t>1</w:t>
      </w:r>
      <w:r>
        <w:rPr>
          <w:lang w:val="en-CA"/>
        </w:rPr>
        <w:t>, CPMV</w:t>
      </w:r>
      <w:r>
        <w:rPr>
          <w:vertAlign w:val="subscript"/>
          <w:lang w:val="en-CA"/>
        </w:rPr>
        <w:t>3</w:t>
      </w:r>
      <w:r>
        <w:rPr>
          <w:lang w:val="en-CA"/>
        </w:rPr>
        <w:t>, CPMV</w:t>
      </w:r>
      <w:r>
        <w:rPr>
          <w:vertAlign w:val="subscript"/>
          <w:lang w:val="en-CA"/>
        </w:rPr>
        <w:t>4</w:t>
      </w:r>
      <w:r>
        <w:rPr>
          <w:lang w:val="en-CA"/>
        </w:rPr>
        <w:t>},</w:t>
      </w:r>
      <w:r>
        <w:rPr>
          <w:lang w:val="en-CA"/>
        </w:rPr>
        <w:br w:type="textWrapping"/>
      </w:r>
      <w:r>
        <w:rPr>
          <w:lang w:val="en-CA"/>
        </w:rPr>
        <w:t>{CPMV</w:t>
      </w:r>
      <w:r>
        <w:rPr>
          <w:vertAlign w:val="subscript"/>
          <w:lang w:val="en-CA"/>
        </w:rPr>
        <w:t>2</w:t>
      </w:r>
      <w:r>
        <w:rPr>
          <w:lang w:val="en-CA"/>
        </w:rPr>
        <w:t>, CPMV</w:t>
      </w:r>
      <w:r>
        <w:rPr>
          <w:vertAlign w:val="subscript"/>
          <w:lang w:val="en-CA"/>
        </w:rPr>
        <w:t>3</w:t>
      </w:r>
      <w:r>
        <w:rPr>
          <w:lang w:val="en-CA"/>
        </w:rPr>
        <w:t>, CPMV</w:t>
      </w:r>
      <w:r>
        <w:rPr>
          <w:vertAlign w:val="subscript"/>
          <w:lang w:val="en-CA"/>
        </w:rPr>
        <w:t>4</w:t>
      </w:r>
      <w:r>
        <w:rPr>
          <w:lang w:val="en-CA"/>
        </w:rPr>
        <w:t>}, { CPMV</w:t>
      </w:r>
      <w:r>
        <w:rPr>
          <w:vertAlign w:val="subscript"/>
          <w:lang w:val="en-CA"/>
        </w:rPr>
        <w:t>1</w:t>
      </w:r>
      <w:r>
        <w:rPr>
          <w:lang w:val="en-CA"/>
        </w:rPr>
        <w:t>, CPMV</w:t>
      </w:r>
      <w:r>
        <w:rPr>
          <w:vertAlign w:val="subscript"/>
          <w:lang w:val="en-CA"/>
        </w:rPr>
        <w:t>2</w:t>
      </w:r>
      <w:r>
        <w:rPr>
          <w:lang w:val="en-CA"/>
        </w:rPr>
        <w:t>}, { CPMV</w:t>
      </w:r>
      <w:r>
        <w:rPr>
          <w:vertAlign w:val="subscript"/>
          <w:lang w:val="en-CA"/>
        </w:rPr>
        <w:t>1</w:t>
      </w:r>
      <w:r>
        <w:rPr>
          <w:lang w:val="en-CA"/>
        </w:rPr>
        <w:t>, CPMV</w:t>
      </w:r>
      <w:r>
        <w:rPr>
          <w:vertAlign w:val="subscript"/>
          <w:lang w:val="en-CA"/>
        </w:rPr>
        <w:t>3</w:t>
      </w:r>
      <w:r>
        <w:rPr>
          <w:lang w:val="en-CA"/>
        </w:rPr>
        <w:t>}</w:t>
      </w:r>
    </w:p>
    <w:p>
      <w:pPr>
        <w:tabs>
          <w:tab w:val="clear" w:pos="360"/>
        </w:tabs>
        <w:jc w:val="both"/>
        <w:rPr>
          <w:lang w:val="en-CA"/>
        </w:rPr>
      </w:pPr>
      <w:r>
        <w:rPr>
          <w:lang w:val="en-CA"/>
        </w:rPr>
        <w:t>The combination of 3 CPMVs constructs a 6-parameter affine merge candidate and the combination of 2 CPMVs constructs a 4-parameter affine merge candidate. To avoid motion scaling process, if the reference indices of control points are different, the related combination of control point MVs is discarded.</w:t>
      </w:r>
    </w:p>
    <w:p>
      <w:pPr>
        <w:jc w:val="center"/>
      </w:pPr>
      <w:r>
        <w:object>
          <v:shape id="_x0000_i1032" o:spt="75" type="#_x0000_t75" style="height:223.5pt;width:223.5pt;" o:ole="t" filled="f" o:preferrelative="t" stroked="f" coordsize="21600,21600">
            <v:path/>
            <v:fill on="f" focussize="0,0"/>
            <v:stroke on="f" joinstyle="miter"/>
            <v:imagedata r:id="rId48" o:title=""/>
            <o:lock v:ext="edit" aspectratio="t"/>
            <w10:wrap type="none"/>
            <w10:anchorlock/>
          </v:shape>
          <o:OLEObject Type="Embed" ProgID="Visio.Drawing.15" ShapeID="_x0000_i1032" DrawAspect="Content" ObjectID="_1468075732" r:id="rId47">
            <o:LockedField>false</o:LockedField>
          </o:OLEObject>
        </w:object>
      </w:r>
      <w:r>
        <w:t xml:space="preserve"> </w:t>
      </w:r>
    </w:p>
    <w:p>
      <w:pPr>
        <w:jc w:val="center"/>
        <w:rPr>
          <w:b/>
          <w:iCs/>
          <w:szCs w:val="22"/>
          <w:lang w:val="en-CA"/>
        </w:rPr>
      </w:pPr>
      <w:bookmarkStart w:id="157" w:name="_Ref11069329"/>
      <w:bookmarkStart w:id="158" w:name="_Ref531551294"/>
      <w:r>
        <w:rPr>
          <w:b/>
          <w:iCs/>
          <w:szCs w:val="22"/>
        </w:rPr>
        <w:t xml:space="preserve">Figure </w:t>
      </w:r>
      <w:r>
        <w:rPr>
          <w:b/>
          <w:iCs/>
          <w:szCs w:val="22"/>
        </w:rPr>
        <w:fldChar w:fldCharType="begin"/>
      </w:r>
      <w:r>
        <w:rPr>
          <w:b/>
          <w:iCs/>
          <w:szCs w:val="22"/>
        </w:rPr>
        <w:instrText xml:space="preserve"> SEQ Figure \* ARABIC </w:instrText>
      </w:r>
      <w:r>
        <w:rPr>
          <w:b/>
          <w:iCs/>
          <w:szCs w:val="22"/>
        </w:rPr>
        <w:fldChar w:fldCharType="separate"/>
      </w:r>
      <w:r>
        <w:rPr>
          <w:b/>
          <w:iCs/>
          <w:szCs w:val="22"/>
        </w:rPr>
        <w:t>31</w:t>
      </w:r>
      <w:r>
        <w:rPr>
          <w:b/>
          <w:iCs/>
          <w:szCs w:val="22"/>
        </w:rPr>
        <w:fldChar w:fldCharType="end"/>
      </w:r>
      <w:bookmarkEnd w:id="157"/>
      <w:bookmarkEnd w:id="158"/>
      <w:r>
        <w:rPr>
          <w:b/>
          <w:iCs/>
          <w:szCs w:val="22"/>
        </w:rPr>
        <w:t xml:space="preserve"> –Locations of </w:t>
      </w:r>
      <w:r>
        <w:rPr>
          <w:b/>
          <w:iCs/>
          <w:szCs w:val="22"/>
          <w:lang w:val="en-CA"/>
        </w:rPr>
        <w:t>Candidates position for constructed affine merge mode</w:t>
      </w:r>
    </w:p>
    <w:p>
      <w:pPr>
        <w:spacing w:after="120"/>
        <w:rPr>
          <w:lang w:val="en-CA" w:eastAsia="zh-CN"/>
        </w:rPr>
      </w:pPr>
      <w:r>
        <w:rPr>
          <w:szCs w:val="22"/>
          <w:lang w:val="en-CA" w:eastAsia="zh-CN"/>
        </w:rPr>
        <w:t xml:space="preserve">After </w:t>
      </w:r>
      <w:r>
        <w:rPr>
          <w:lang w:val="en-CA"/>
        </w:rPr>
        <w:t>inherited affine merge candidates and constructed affine merge candidate are checked</w:t>
      </w:r>
      <w:r>
        <w:rPr>
          <w:szCs w:val="22"/>
          <w:lang w:val="en-CA" w:eastAsia="zh-CN"/>
        </w:rPr>
        <w:t xml:space="preserve">, if the list </w:t>
      </w:r>
      <w:r>
        <w:rPr>
          <w:szCs w:val="22"/>
          <w:lang w:eastAsia="zh-CN"/>
        </w:rPr>
        <w:t xml:space="preserve">is still </w:t>
      </w:r>
      <w:r>
        <w:rPr>
          <w:szCs w:val="22"/>
          <w:lang w:val="en-CA" w:eastAsia="zh-CN"/>
        </w:rPr>
        <w:t>not full, zero MVs are inserted to the end of the list.</w:t>
      </w:r>
    </w:p>
    <w:p>
      <w:pPr>
        <w:pStyle w:val="5"/>
        <w:spacing w:before="136"/>
        <w:rPr>
          <w:lang w:val="en-CA"/>
        </w:rPr>
      </w:pPr>
      <w:r>
        <w:rPr>
          <w:lang w:val="en-CA"/>
        </w:rPr>
        <w:t>Affine AMVP prediction</w:t>
      </w:r>
    </w:p>
    <w:p>
      <w:pPr>
        <w:spacing w:after="120"/>
        <w:jc w:val="both"/>
        <w:rPr>
          <w:szCs w:val="22"/>
          <w:lang w:val="en-CA" w:eastAsia="zh-CN"/>
        </w:rPr>
      </w:pPr>
      <w:r>
        <w:rPr>
          <w:szCs w:val="22"/>
          <w:lang w:val="en-CA" w:eastAsia="zh-CN"/>
        </w:rPr>
        <w:t>Affine AMVP mode can be applied for CUs with both width and height larger than or equal to 16. An affine flag in CU level is signalled in the bitstream to indicate whether affine AMVP mode is used and then another flag is signalled to indicate whether 4-parameter affine or 6-parameter affine. In this mode, the difference of the CPMVs of current CU and their predictors CPMVPs is signalled in the bitstream. The affine AVMP candidate list size is 2 and it is generated by using the following four types of CPVM candidate in order:</w:t>
      </w:r>
    </w:p>
    <w:p>
      <w:pPr>
        <w:pStyle w:val="46"/>
        <w:numPr>
          <w:ilvl w:val="0"/>
          <w:numId w:val="22"/>
        </w:numPr>
        <w:spacing w:before="136" w:after="120"/>
        <w:rPr>
          <w:sz w:val="22"/>
          <w:szCs w:val="22"/>
          <w:lang w:val="en-CA" w:eastAsia="zh-CN"/>
        </w:rPr>
      </w:pPr>
      <w:r>
        <w:rPr>
          <w:rFonts w:eastAsia="宋体"/>
          <w:sz w:val="22"/>
          <w:szCs w:val="22"/>
          <w:lang w:val="en-CA" w:eastAsia="zh-CN"/>
        </w:rPr>
        <w:t>Inherited affine AMVP candidates that extrapolated from the CPMVs of the neighbour CUs</w:t>
      </w:r>
    </w:p>
    <w:p>
      <w:pPr>
        <w:pStyle w:val="46"/>
        <w:numPr>
          <w:ilvl w:val="0"/>
          <w:numId w:val="22"/>
        </w:numPr>
        <w:spacing w:before="136" w:after="120"/>
        <w:rPr>
          <w:sz w:val="22"/>
          <w:szCs w:val="22"/>
          <w:lang w:val="en-CA" w:eastAsia="zh-CN"/>
        </w:rPr>
      </w:pPr>
      <w:r>
        <w:rPr>
          <w:rFonts w:eastAsia="宋体"/>
          <w:sz w:val="22"/>
          <w:szCs w:val="22"/>
          <w:lang w:val="en-CA" w:eastAsia="zh-CN"/>
        </w:rPr>
        <w:t>Constructed affine AMVP candidates</w:t>
      </w:r>
      <w:r>
        <w:rPr>
          <w:sz w:val="22"/>
          <w:szCs w:val="22"/>
          <w:lang w:val="en-CA" w:eastAsia="zh-CN"/>
        </w:rPr>
        <w:t xml:space="preserve"> CPMVPs that are derived using the translational MVs of the neighbour CUs</w:t>
      </w:r>
    </w:p>
    <w:p>
      <w:pPr>
        <w:pStyle w:val="46"/>
        <w:numPr>
          <w:ilvl w:val="0"/>
          <w:numId w:val="22"/>
        </w:numPr>
        <w:spacing w:before="136" w:after="120"/>
        <w:rPr>
          <w:szCs w:val="22"/>
          <w:lang w:val="en-CA" w:eastAsia="zh-CN"/>
        </w:rPr>
      </w:pPr>
      <w:r>
        <w:rPr>
          <w:rFonts w:hint="eastAsia" w:eastAsia="宋体"/>
          <w:szCs w:val="22"/>
          <w:lang w:val="en-CA" w:eastAsia="zh-CN"/>
        </w:rPr>
        <w:t>Translational MV</w:t>
      </w:r>
      <w:r>
        <w:rPr>
          <w:rFonts w:eastAsia="宋体"/>
          <w:szCs w:val="22"/>
          <w:lang w:val="en-CA" w:eastAsia="zh-CN"/>
        </w:rPr>
        <w:t>s</w:t>
      </w:r>
      <w:r>
        <w:rPr>
          <w:rFonts w:hint="eastAsia" w:eastAsia="宋体"/>
          <w:szCs w:val="22"/>
          <w:lang w:val="en-CA" w:eastAsia="zh-CN"/>
        </w:rPr>
        <w:t xml:space="preserve"> from </w:t>
      </w:r>
      <w:r>
        <w:rPr>
          <w:rFonts w:eastAsia="宋体"/>
          <w:szCs w:val="22"/>
          <w:lang w:val="en-CA" w:eastAsia="zh-CN"/>
        </w:rPr>
        <w:t>neighboring</w:t>
      </w:r>
      <w:r>
        <w:rPr>
          <w:rFonts w:hint="eastAsia" w:eastAsia="宋体"/>
          <w:szCs w:val="22"/>
          <w:lang w:val="en-CA" w:eastAsia="zh-CN"/>
        </w:rPr>
        <w:t xml:space="preserve"> CUs</w:t>
      </w:r>
    </w:p>
    <w:p>
      <w:pPr>
        <w:pStyle w:val="46"/>
        <w:numPr>
          <w:ilvl w:val="0"/>
          <w:numId w:val="22"/>
        </w:numPr>
        <w:spacing w:before="136" w:after="120"/>
        <w:rPr>
          <w:szCs w:val="22"/>
          <w:lang w:val="en-CA" w:eastAsia="zh-CN"/>
        </w:rPr>
      </w:pPr>
      <w:r>
        <w:rPr>
          <w:sz w:val="22"/>
          <w:szCs w:val="22"/>
          <w:lang w:val="en-CA" w:eastAsia="zh-CN"/>
        </w:rPr>
        <w:t>Zero MVs</w:t>
      </w:r>
      <w:r>
        <w:rPr>
          <w:rFonts w:eastAsia="宋体"/>
          <w:sz w:val="22"/>
          <w:szCs w:val="22"/>
          <w:lang w:val="en-CA" w:eastAsia="zh-CN"/>
        </w:rPr>
        <w:t xml:space="preserve"> </w:t>
      </w:r>
    </w:p>
    <w:p>
      <w:pPr>
        <w:spacing w:after="120"/>
        <w:jc w:val="both"/>
        <w:rPr>
          <w:lang w:val="en-CA"/>
        </w:rPr>
      </w:pPr>
      <w:r>
        <w:rPr>
          <w:lang w:val="en-CA"/>
        </w:rPr>
        <w:t>The checking order of inherited affine AMVP candidates is same to the checking order of inherited affine merge candidates. The only difference is that, for AVMP candidate, only the affine CU that has the same reference picture as in current block is considered. No pruning process is applied when inserting an inherited affine motion predictor into the candidate list.</w:t>
      </w:r>
    </w:p>
    <w:p>
      <w:pPr>
        <w:spacing w:after="120"/>
        <w:jc w:val="both"/>
        <w:rPr>
          <w:szCs w:val="22"/>
          <w:lang w:val="en-CA"/>
        </w:rPr>
      </w:pPr>
      <w:r>
        <w:rPr>
          <w:lang w:val="en-CA"/>
        </w:rPr>
        <w:t xml:space="preserve">Constructed AMVP candidate is derived from the specified spatial neighbors shown in </w:t>
      </w:r>
      <w:r>
        <w:rPr>
          <w:lang w:val="en-CA"/>
        </w:rPr>
        <w:fldChar w:fldCharType="begin"/>
      </w:r>
      <w:r>
        <w:rPr>
          <w:lang w:val="en-CA"/>
        </w:rPr>
        <w:instrText xml:space="preserve"> REF _Ref11069329 \h  \* MERGEFORMAT </w:instrText>
      </w:r>
      <w:r>
        <w:rPr>
          <w:lang w:val="en-CA"/>
        </w:rPr>
        <w:fldChar w:fldCharType="separate"/>
      </w:r>
      <w:r>
        <w:rPr>
          <w:iCs/>
          <w:szCs w:val="22"/>
        </w:rPr>
        <w:t>Figure 31</w:t>
      </w:r>
      <w:r>
        <w:rPr>
          <w:lang w:val="en-CA"/>
        </w:rPr>
        <w:fldChar w:fldCharType="end"/>
      </w:r>
      <w:r>
        <w:rPr>
          <w:lang w:val="en-CA"/>
        </w:rPr>
        <w:t xml:space="preserve">. The same checking order is used as done in affine merge candidate construction. In addition, reference picture index of the neighboring block is also checked. The first block in the checking order </w:t>
      </w:r>
      <w:r>
        <w:t xml:space="preserve">that is inter coded and has the same reference picture as in current CUs is used. There is only one </w:t>
      </w:r>
      <w:r>
        <w:rPr>
          <w:lang w:val="en-CA"/>
        </w:rPr>
        <w:t xml:space="preserve">When the current CU is coded with </w:t>
      </w:r>
      <w:r>
        <w:rPr>
          <w:szCs w:val="22"/>
          <w:lang w:val="en-CA" w:eastAsia="zh-CN"/>
        </w:rPr>
        <w:t>4-parameter affine mode</w:t>
      </w:r>
      <w:r>
        <w:rPr>
          <w:lang w:val="en-CA"/>
        </w:rPr>
        <w:t xml:space="preserve">, and </w:t>
      </w:r>
      <m:oMath>
        <m:sSubSup>
          <m:sSubSupPr>
            <m:ctrlPr>
              <w:rPr>
                <w:rFonts w:ascii="Cambria Math" w:hAnsi="Cambria Math" w:cs="宋体"/>
                <w:sz w:val="24"/>
                <w:szCs w:val="24"/>
                <w:lang w:val="en-CA"/>
              </w:rPr>
            </m:ctrlPr>
          </m:sSubSupPr>
          <m:e>
            <m:r>
              <w:rPr>
                <w:rFonts w:ascii="Cambria Math" w:hAnsi="Cambria Math"/>
                <w:lang w:val="en-CA"/>
              </w:rPr>
              <m:t>mv</m:t>
            </m:r>
            <m:ctrlPr>
              <w:rPr>
                <w:rFonts w:ascii="Cambria Math" w:hAnsi="Cambria Math" w:cs="宋体"/>
                <w:sz w:val="24"/>
                <w:szCs w:val="24"/>
                <w:lang w:val="en-CA"/>
              </w:rPr>
            </m:ctrlPr>
          </m:e>
          <m:sub>
            <m:r>
              <m:rPr>
                <m:sty m:val="p"/>
              </m:rPr>
              <w:rPr>
                <w:rFonts w:ascii="Cambria Math" w:hAnsi="Cambria Math"/>
                <w:lang w:val="en-CA"/>
              </w:rPr>
              <m:t>0</m:t>
            </m:r>
            <m:ctrlPr>
              <w:rPr>
                <w:rFonts w:ascii="Cambria Math" w:hAnsi="Cambria Math" w:cs="宋体"/>
                <w:sz w:val="24"/>
                <w:szCs w:val="24"/>
                <w:lang w:val="en-CA"/>
              </w:rPr>
            </m:ctrlPr>
          </m:sub>
          <m:sup>
            <m:ctrlPr>
              <w:rPr>
                <w:rFonts w:ascii="Cambria Math" w:hAnsi="Cambria Math" w:cs="宋体"/>
                <w:sz w:val="24"/>
                <w:szCs w:val="24"/>
                <w:lang w:val="en-CA"/>
              </w:rPr>
            </m:ctrlPr>
          </m:sup>
        </m:sSubSup>
      </m:oMath>
      <w:r>
        <w:rPr>
          <w:lang w:val="en-CA"/>
        </w:rPr>
        <w:t xml:space="preserve"> and</w:t>
      </w:r>
      <w:r>
        <w:t xml:space="preserve"> </w:t>
      </w:r>
      <m:oMath>
        <m:sSubSup>
          <m:sSubSupPr>
            <m:ctrlPr>
              <w:rPr>
                <w:rFonts w:ascii="Cambria Math" w:hAnsi="Cambria Math" w:cs="宋体"/>
                <w:sz w:val="24"/>
                <w:szCs w:val="24"/>
                <w:lang w:val="en-CA"/>
              </w:rPr>
            </m:ctrlPr>
          </m:sSubSupPr>
          <m:e>
            <m:r>
              <w:rPr>
                <w:rFonts w:ascii="Cambria Math" w:hAnsi="Cambria Math"/>
                <w:lang w:val="en-CA"/>
              </w:rPr>
              <m:t>mv</m:t>
            </m:r>
            <m:ctrlPr>
              <w:rPr>
                <w:rFonts w:ascii="Cambria Math" w:hAnsi="Cambria Math" w:cs="宋体"/>
                <w:sz w:val="24"/>
                <w:szCs w:val="24"/>
                <w:lang w:val="en-CA"/>
              </w:rPr>
            </m:ctrlPr>
          </m:e>
          <m:sub>
            <m:r>
              <m:rPr>
                <m:sty m:val="p"/>
              </m:rPr>
              <w:rPr>
                <w:rFonts w:ascii="Cambria Math" w:hAnsi="Cambria Math"/>
                <w:lang w:val="en-CA"/>
              </w:rPr>
              <m:t>1</m:t>
            </m:r>
            <m:ctrlPr>
              <w:rPr>
                <w:rFonts w:ascii="Cambria Math" w:hAnsi="Cambria Math" w:cs="宋体"/>
                <w:sz w:val="24"/>
                <w:szCs w:val="24"/>
                <w:lang w:val="en-CA"/>
              </w:rPr>
            </m:ctrlPr>
          </m:sub>
          <m:sup>
            <m:ctrlPr>
              <w:rPr>
                <w:rFonts w:ascii="Cambria Math" w:hAnsi="Cambria Math" w:cs="宋体"/>
                <w:sz w:val="24"/>
                <w:szCs w:val="24"/>
                <w:lang w:val="en-CA"/>
              </w:rPr>
            </m:ctrlPr>
          </m:sup>
        </m:sSubSup>
      </m:oMath>
      <w:r>
        <w:rPr>
          <w:lang w:val="en-CA"/>
        </w:rPr>
        <w:t xml:space="preserve">are both availlalbe, they are added as one candidate in the affine AMVP list. When the current CU is coded with </w:t>
      </w:r>
      <w:r>
        <w:rPr>
          <w:szCs w:val="22"/>
          <w:lang w:val="en-CA" w:eastAsia="zh-CN"/>
        </w:rPr>
        <w:t>6-parameter affine mode</w:t>
      </w:r>
      <w:r>
        <w:rPr>
          <w:lang w:val="en-CA"/>
        </w:rPr>
        <w:t>, and all three CPMVs are available, they are added as one candidate in the affine AMVP list</w:t>
      </w:r>
      <w:r>
        <w:rPr>
          <w:szCs w:val="22"/>
          <w:lang w:val="en-CA"/>
        </w:rPr>
        <w:t xml:space="preserve">. Otherwise, constructed </w:t>
      </w:r>
      <w:r>
        <w:rPr>
          <w:lang w:val="en-CA"/>
        </w:rPr>
        <w:t>AMVP candidate is set as unavailable.</w:t>
      </w:r>
    </w:p>
    <w:p>
      <w:pPr>
        <w:spacing w:after="120"/>
        <w:rPr>
          <w:szCs w:val="22"/>
          <w:lang w:val="en-CA" w:eastAsia="zh-CN"/>
        </w:rPr>
      </w:pPr>
      <w:r>
        <w:rPr>
          <w:szCs w:val="22"/>
          <w:lang w:val="en-CA" w:eastAsia="zh-CN"/>
        </w:rPr>
        <w:t xml:space="preserve">If affine AMVP list candidates is still less than 2 after </w:t>
      </w:r>
      <w:r>
        <w:rPr>
          <w:lang w:val="en-CA"/>
        </w:rPr>
        <w:t>inherited affine AMVP candidates and Constructed AMVP candidate are checked</w:t>
      </w:r>
      <w:r>
        <w:rPr>
          <w:szCs w:val="22"/>
          <w:lang w:val="en-CA" w:eastAsia="zh-CN"/>
        </w:rPr>
        <w:t xml:space="preserve">, </w:t>
      </w:r>
      <m:oMath>
        <m:sSubSup>
          <m:sSubSupPr>
            <m:ctrlPr>
              <w:rPr>
                <w:rFonts w:ascii="Cambria Math" w:hAnsi="Cambria Math"/>
                <w:lang w:val="en-CA"/>
              </w:rPr>
            </m:ctrlPr>
          </m:sSubSupPr>
          <m:e>
            <m:r>
              <w:rPr>
                <w:rFonts w:ascii="Cambria Math" w:hAnsi="Cambria Math"/>
                <w:lang w:val="en-CA"/>
              </w:rPr>
              <m:t>mv</m:t>
            </m:r>
            <m:ctrlPr>
              <w:rPr>
                <w:rFonts w:ascii="Cambria Math" w:hAnsi="Cambria Math"/>
                <w:lang w:val="en-CA"/>
              </w:rPr>
            </m:ctrlPr>
          </m:e>
          <m:sub>
            <m:r>
              <m:rPr>
                <m:sty m:val="p"/>
              </m:rPr>
              <w:rPr>
                <w:rFonts w:ascii="Cambria Math" w:hAnsi="Cambria Math"/>
                <w:lang w:val="en-CA"/>
              </w:rPr>
              <m:t>0</m:t>
            </m:r>
            <m:ctrlPr>
              <w:rPr>
                <w:rFonts w:ascii="Cambria Math" w:hAnsi="Cambria Math"/>
                <w:lang w:val="en-CA"/>
              </w:rPr>
            </m:ctrlPr>
          </m:sub>
          <m:sup>
            <m:ctrlPr>
              <w:rPr>
                <w:rFonts w:ascii="Cambria Math" w:hAnsi="Cambria Math"/>
                <w:lang w:val="en-CA"/>
              </w:rPr>
            </m:ctrlPr>
          </m:sup>
        </m:sSubSup>
      </m:oMath>
      <w:r>
        <w:t xml:space="preserve">, </w:t>
      </w:r>
      <m:oMath>
        <m:sSubSup>
          <m:sSubSupPr>
            <m:ctrlPr>
              <w:rPr>
                <w:rFonts w:ascii="Cambria Math" w:hAnsi="Cambria Math"/>
                <w:lang w:val="en-CA"/>
              </w:rPr>
            </m:ctrlPr>
          </m:sSubSupPr>
          <m:e>
            <m:r>
              <w:rPr>
                <w:rFonts w:ascii="Cambria Math" w:hAnsi="Cambria Math"/>
                <w:lang w:val="en-CA"/>
              </w:rPr>
              <m:t>mv</m:t>
            </m:r>
            <m:ctrlPr>
              <w:rPr>
                <w:rFonts w:ascii="Cambria Math" w:hAnsi="Cambria Math"/>
                <w:lang w:val="en-CA"/>
              </w:rPr>
            </m:ctrlPr>
          </m:e>
          <m:sub>
            <m:r>
              <m:rPr>
                <m:sty m:val="p"/>
              </m:rPr>
              <w:rPr>
                <w:rFonts w:ascii="Cambria Math" w:hAnsi="Cambria Math"/>
                <w:lang w:val="en-CA"/>
              </w:rPr>
              <m:t>1</m:t>
            </m:r>
            <m:ctrlPr>
              <w:rPr>
                <w:rFonts w:ascii="Cambria Math" w:hAnsi="Cambria Math"/>
                <w:lang w:val="en-CA"/>
              </w:rPr>
            </m:ctrlPr>
          </m:sub>
          <m:sup>
            <m:ctrlPr>
              <w:rPr>
                <w:rFonts w:ascii="Cambria Math" w:hAnsi="Cambria Math"/>
                <w:lang w:val="en-CA"/>
              </w:rPr>
            </m:ctrlPr>
          </m:sup>
        </m:sSubSup>
      </m:oMath>
      <w:r>
        <w:t xml:space="preserve"> and </w:t>
      </w:r>
      <m:oMath>
        <m:sSubSup>
          <m:sSubSupPr>
            <m:ctrlPr>
              <w:rPr>
                <w:rFonts w:ascii="Cambria Math" w:hAnsi="Cambria Math"/>
                <w:lang w:val="en-CA"/>
              </w:rPr>
            </m:ctrlPr>
          </m:sSubSupPr>
          <m:e>
            <m:r>
              <w:rPr>
                <w:rFonts w:ascii="Cambria Math" w:hAnsi="Cambria Math"/>
                <w:lang w:val="en-CA"/>
              </w:rPr>
              <m:t>mv</m:t>
            </m:r>
            <m:ctrlPr>
              <w:rPr>
                <w:rFonts w:ascii="Cambria Math" w:hAnsi="Cambria Math"/>
                <w:lang w:val="en-CA"/>
              </w:rPr>
            </m:ctrlPr>
          </m:e>
          <m:sub>
            <m:r>
              <m:rPr>
                <m:sty m:val="p"/>
              </m:rPr>
              <w:rPr>
                <w:rFonts w:ascii="Cambria Math" w:hAnsi="Cambria Math"/>
                <w:lang w:val="en-CA"/>
              </w:rPr>
              <m:t>2</m:t>
            </m:r>
            <m:ctrlPr>
              <w:rPr>
                <w:rFonts w:ascii="Cambria Math" w:hAnsi="Cambria Math"/>
                <w:lang w:val="en-CA"/>
              </w:rPr>
            </m:ctrlPr>
          </m:sub>
          <m:sup>
            <m:ctrlPr>
              <w:rPr>
                <w:rFonts w:ascii="Cambria Math" w:hAnsi="Cambria Math"/>
                <w:lang w:val="en-CA"/>
              </w:rPr>
            </m:ctrlPr>
          </m:sup>
        </m:sSubSup>
      </m:oMath>
      <w:r>
        <w:rPr>
          <w:rFonts w:hint="eastAsia"/>
          <w:lang w:val="en-CA"/>
        </w:rPr>
        <w:t>will be added</w:t>
      </w:r>
      <w:r>
        <w:rPr>
          <w:lang w:val="en-CA"/>
        </w:rPr>
        <w:t>,</w:t>
      </w:r>
      <w:r>
        <w:rPr>
          <w:rFonts w:hint="eastAsia"/>
          <w:lang w:val="en-CA"/>
        </w:rPr>
        <w:t xml:space="preserve"> in order</w:t>
      </w:r>
      <w:r>
        <w:rPr>
          <w:lang w:val="en-CA"/>
        </w:rPr>
        <w:t>,</w:t>
      </w:r>
      <w:r>
        <w:rPr>
          <w:rFonts w:hint="eastAsia"/>
          <w:lang w:val="en-CA"/>
        </w:rPr>
        <w:t xml:space="preserve"> </w:t>
      </w:r>
      <w:r>
        <w:rPr>
          <w:lang w:val="en-CA"/>
        </w:rPr>
        <w:t xml:space="preserve">as </w:t>
      </w:r>
      <w:r>
        <w:rPr>
          <w:szCs w:val="22"/>
          <w:lang w:val="en-CA" w:eastAsia="zh-CN"/>
        </w:rPr>
        <w:t>the t</w:t>
      </w:r>
      <w:r>
        <w:rPr>
          <w:rFonts w:hint="eastAsia"/>
          <w:szCs w:val="22"/>
          <w:lang w:val="en-CA" w:eastAsia="zh-CN"/>
        </w:rPr>
        <w:t>ranslational MV</w:t>
      </w:r>
      <w:r>
        <w:rPr>
          <w:szCs w:val="22"/>
          <w:lang w:val="en-CA" w:eastAsia="zh-CN"/>
        </w:rPr>
        <w:t>s</w:t>
      </w:r>
      <w:r>
        <w:rPr>
          <w:rFonts w:hint="eastAsia"/>
          <w:szCs w:val="22"/>
          <w:lang w:val="en-CA" w:eastAsia="zh-CN"/>
        </w:rPr>
        <w:t xml:space="preserve"> to predict all control point MVs of the current </w:t>
      </w:r>
      <w:r>
        <w:rPr>
          <w:szCs w:val="22"/>
          <w:lang w:val="en-CA" w:eastAsia="zh-CN"/>
        </w:rPr>
        <w:t>CU, when available. Finally, zero MVs are used to fill the affine AMVP list if it is still not full.</w:t>
      </w:r>
    </w:p>
    <w:p>
      <w:pPr>
        <w:spacing w:after="120"/>
        <w:jc w:val="both"/>
        <w:rPr>
          <w:szCs w:val="22"/>
          <w:lang w:val="en-CA" w:eastAsia="zh-CN"/>
        </w:rPr>
      </w:pPr>
    </w:p>
    <w:p>
      <w:pPr>
        <w:pStyle w:val="5"/>
        <w:spacing w:before="136"/>
        <w:rPr>
          <w:lang w:val="en-CA"/>
        </w:rPr>
      </w:pPr>
      <w:r>
        <w:rPr>
          <w:lang w:val="en-CA"/>
        </w:rPr>
        <w:t>Affine motion information storage</w:t>
      </w:r>
    </w:p>
    <w:p>
      <w:pPr>
        <w:spacing w:after="120"/>
        <w:jc w:val="both"/>
        <w:rPr>
          <w:lang w:val="en-CA"/>
        </w:rPr>
      </w:pPr>
      <w:r>
        <w:t xml:space="preserve">In VVC, the CPMVs of affine CUs are stored in a separate buffer. The stored CPMVs are only used to generate the inherited CPMVPs in affine merge mode and affine AMVP mode for the lately coded CUs. The subblock MVs derived from CPMVs are used for motion compensation, MV derivation of </w:t>
      </w:r>
      <w:r>
        <w:rPr>
          <w:lang w:val="en-CA"/>
        </w:rPr>
        <w:t>merge/AMVP list of translational MVs and de-blocking.</w:t>
      </w:r>
    </w:p>
    <w:p>
      <w:pPr>
        <w:spacing w:after="120"/>
        <w:jc w:val="both"/>
      </w:pPr>
      <w:r>
        <w:rPr>
          <w:szCs w:val="24"/>
          <w:lang w:eastAsia="zh-CN"/>
        </w:rPr>
        <w:t xml:space="preserve">To avoid the picture line buffer for the additional CPMVs, affine motion data inheritance from the CUs from above CTU is treated differently to the inheritance from the normal neighboring CUs. If the candidate CU for affine motion data inheritance is in the above CTU line, the bottom-left and bottom-right subblock MVs in the line buffer instead of the CPMVs are used for the affine MVP derivation. In this way, the CPMVs are only stored in local buffer. If the candidate CU is 6-parameter affine coded, the affine model is degraded to 4-parameter model. </w:t>
      </w:r>
      <w:r>
        <w:t xml:space="preserve">As shown in </w:t>
      </w:r>
      <w:r>
        <w:fldChar w:fldCharType="begin"/>
      </w:r>
      <w:r>
        <w:instrText xml:space="preserve"> REF _Ref531376369 \h </w:instrText>
      </w:r>
      <w:r>
        <w:fldChar w:fldCharType="separate"/>
      </w:r>
      <w:r>
        <w:rPr>
          <w:szCs w:val="22"/>
          <w:lang w:val="en-CA" w:eastAsia="zh-CN"/>
        </w:rPr>
        <w:t>Figure 32</w:t>
      </w:r>
      <w:r>
        <w:fldChar w:fldCharType="end"/>
      </w:r>
      <w:r>
        <w:t>, along the top CTU boundary, the bottom-left and bottom right subblock motion vectors of a CU are used for affine inheritance of the CUs in bottom CTUs.</w:t>
      </w:r>
    </w:p>
    <w:p>
      <w:pPr>
        <w:keepNext/>
        <w:keepLines/>
        <w:rPr>
          <w:szCs w:val="22"/>
          <w:lang w:val="en-CA"/>
        </w:rPr>
      </w:pPr>
      <w:r>
        <w:rPr>
          <w:szCs w:val="22"/>
          <w:lang w:eastAsia="zh-CN"/>
        </w:rPr>
        <w:drawing>
          <wp:inline distT="0" distB="0" distL="0" distR="0">
            <wp:extent cx="5943600" cy="3138170"/>
            <wp:effectExtent l="0" t="0" r="0" b="5080"/>
            <wp:docPr id="43" name="图片 34" descr="C:\Users\c00355679\Desktop\propo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4" descr="C:\Users\c00355679\Desktop\proposa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943600" cy="3138467"/>
                    </a:xfrm>
                    <a:prstGeom prst="rect">
                      <a:avLst/>
                    </a:prstGeom>
                    <a:noFill/>
                    <a:ln>
                      <a:noFill/>
                    </a:ln>
                  </pic:spPr>
                </pic:pic>
              </a:graphicData>
            </a:graphic>
          </wp:inline>
        </w:drawing>
      </w:r>
    </w:p>
    <w:p>
      <w:pPr>
        <w:pStyle w:val="13"/>
        <w:keepLines/>
        <w:spacing w:before="136"/>
        <w:rPr>
          <w:sz w:val="22"/>
          <w:szCs w:val="22"/>
          <w:lang w:val="en-CA" w:eastAsia="zh-CN"/>
        </w:rPr>
      </w:pPr>
      <w:bookmarkStart w:id="159" w:name="_Ref531376369"/>
      <w:r>
        <w:rPr>
          <w:sz w:val="22"/>
          <w:szCs w:val="22"/>
          <w:lang w:val="en-CA" w:eastAsia="zh-CN"/>
        </w:rPr>
        <w:t xml:space="preserve">Figure </w:t>
      </w:r>
      <w:r>
        <w:rPr>
          <w:sz w:val="22"/>
          <w:szCs w:val="22"/>
          <w:lang w:val="en-CA" w:eastAsia="zh-CN"/>
        </w:rPr>
        <w:fldChar w:fldCharType="begin"/>
      </w:r>
      <w:r>
        <w:rPr>
          <w:sz w:val="22"/>
          <w:szCs w:val="22"/>
          <w:lang w:val="en-CA" w:eastAsia="zh-CN"/>
        </w:rPr>
        <w:instrText xml:space="preserve"> SEQ Figure \* ARABIC </w:instrText>
      </w:r>
      <w:r>
        <w:rPr>
          <w:sz w:val="22"/>
          <w:szCs w:val="22"/>
          <w:lang w:val="en-CA" w:eastAsia="zh-CN"/>
        </w:rPr>
        <w:fldChar w:fldCharType="separate"/>
      </w:r>
      <w:r>
        <w:rPr>
          <w:sz w:val="22"/>
          <w:szCs w:val="22"/>
          <w:lang w:val="en-CA" w:eastAsia="zh-CN"/>
        </w:rPr>
        <w:t>32</w:t>
      </w:r>
      <w:r>
        <w:rPr>
          <w:sz w:val="22"/>
          <w:szCs w:val="22"/>
          <w:lang w:val="en-CA" w:eastAsia="zh-CN"/>
        </w:rPr>
        <w:fldChar w:fldCharType="end"/>
      </w:r>
      <w:bookmarkEnd w:id="159"/>
      <w:r>
        <w:rPr>
          <w:sz w:val="22"/>
          <w:szCs w:val="22"/>
          <w:lang w:val="en-CA" w:eastAsia="zh-CN"/>
        </w:rPr>
        <w:t xml:space="preserve"> – Illustration of motion vector usage for proposed combined method</w:t>
      </w:r>
    </w:p>
    <w:p>
      <w:pPr>
        <w:pStyle w:val="5"/>
        <w:spacing w:before="136"/>
        <w:rPr>
          <w:lang w:val="en-CA"/>
        </w:rPr>
      </w:pPr>
      <w:r>
        <w:rPr>
          <w:szCs w:val="22"/>
          <w:lang w:val="en-CA"/>
        </w:rPr>
        <w:t>Prediction refinement with optical flow for affine mode</w:t>
      </w:r>
    </w:p>
    <w:p>
      <w:pPr>
        <w:jc w:val="both"/>
        <w:rPr>
          <w:szCs w:val="22"/>
        </w:rPr>
      </w:pPr>
      <w:r>
        <w:rPr>
          <w:lang w:val="en-CA"/>
        </w:rPr>
        <w:t xml:space="preserve">Subblock based affine motion compensation can save memory access bandwidth and reduce computation complexity compared to pixel based motion compensation, at the cost of prediction accuracy penalty. To achieve a finer granularity of motion compensation, prediction refinement with optical flow (PROF) is used to refine the subblock based affine motion compensated prediction without increasing the memory access bandwidth for motion compensation. In VVC, after the subblock based affine motion compensation is performed, luma prediction sample is refined by adding a difference derived by the optical flow equation. </w:t>
      </w:r>
      <w:r>
        <w:rPr>
          <w:szCs w:val="22"/>
        </w:rPr>
        <w:t>The PROF is described as following four steps:</w:t>
      </w:r>
    </w:p>
    <w:p>
      <w:pPr>
        <w:jc w:val="both"/>
        <w:rPr>
          <w:szCs w:val="22"/>
        </w:rPr>
      </w:pPr>
      <w:r>
        <w:rPr>
          <w:szCs w:val="22"/>
        </w:rPr>
        <w:t xml:space="preserve">Step 1) The subblock-based affine motion compensation is performed to generate subblock prediction </w:t>
      </w:r>
      <m:oMath>
        <m:r>
          <w:rPr>
            <w:rFonts w:ascii="Cambria Math" w:hAnsi="Cambria Math"/>
            <w:szCs w:val="22"/>
          </w:rPr>
          <m:t>I</m:t>
        </m:r>
        <m:d>
          <m:dPr>
            <m:ctrlPr>
              <w:rPr>
                <w:rFonts w:ascii="Cambria Math" w:hAnsi="Cambria Math"/>
                <w:i/>
                <w:szCs w:val="22"/>
              </w:rPr>
            </m:ctrlPr>
          </m:dPr>
          <m:e>
            <m:r>
              <w:rPr>
                <w:rFonts w:ascii="Cambria Math" w:hAnsi="Cambria Math"/>
                <w:szCs w:val="22"/>
              </w:rPr>
              <m:t>i, j</m:t>
            </m:r>
            <m:ctrlPr>
              <w:rPr>
                <w:rFonts w:ascii="Cambria Math" w:hAnsi="Cambria Math"/>
                <w:i/>
                <w:szCs w:val="22"/>
              </w:rPr>
            </m:ctrlPr>
          </m:e>
        </m:d>
      </m:oMath>
      <w:r>
        <w:rPr>
          <w:szCs w:val="22"/>
        </w:rPr>
        <w:t>.</w:t>
      </w:r>
    </w:p>
    <w:p>
      <w:pPr>
        <w:jc w:val="both"/>
        <w:rPr>
          <w:szCs w:val="22"/>
        </w:rPr>
      </w:pPr>
      <w:r>
        <w:rPr>
          <w:szCs w:val="22"/>
        </w:rPr>
        <w:t xml:space="preserve">Step2) The spatial gradients </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x</m:t>
            </m:r>
            <m:ctrlPr>
              <w:rPr>
                <w:rFonts w:ascii="Cambria Math" w:hAnsi="Cambria Math"/>
                <w:i/>
              </w:rPr>
            </m:ctrlPr>
          </m:sub>
        </m:sSub>
        <m:r>
          <w:rPr>
            <w:rFonts w:ascii="Cambria Math" w:hAnsi="Cambria Math"/>
          </w:rPr>
          <m:t>(i,j)</m:t>
        </m:r>
      </m:oMath>
      <w:r>
        <w:t xml:space="preserve"> and </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y</m:t>
            </m:r>
            <m:ctrlPr>
              <w:rPr>
                <w:rFonts w:ascii="Cambria Math" w:hAnsi="Cambria Math"/>
                <w:i/>
              </w:rPr>
            </m:ctrlPr>
          </m:sub>
        </m:sSub>
        <m:r>
          <w:rPr>
            <w:rFonts w:ascii="Cambria Math" w:hAnsi="Cambria Math"/>
          </w:rPr>
          <m:t>(i,j)</m:t>
        </m:r>
      </m:oMath>
      <w:r>
        <w:t xml:space="preserve"> </w:t>
      </w:r>
      <w:r>
        <w:rPr>
          <w:szCs w:val="22"/>
        </w:rPr>
        <w:t>of the subblock prediction are calculated at each sample location using a 3-tap filter [−1, 0, 1]. The gradient calculation is exactly the same as gradient calculation in BDOF.</w:t>
      </w:r>
    </w:p>
    <w:p>
      <w:pPr>
        <w:jc w:val="right"/>
        <w:rPr>
          <w:szCs w:val="22"/>
        </w:rPr>
      </w:pPr>
      <m:oMath>
        <m:sSub>
          <m:sSubPr>
            <m:ctrlPr>
              <w:rPr>
                <w:rFonts w:ascii="Cambria Math" w:hAnsi="Cambria Math"/>
                <w:i/>
                <w:szCs w:val="22"/>
              </w:rPr>
            </m:ctrlPr>
          </m:sSubPr>
          <m:e>
            <m:r>
              <w:rPr>
                <w:rFonts w:ascii="Cambria Math" w:hAnsi="Cambria Math"/>
                <w:szCs w:val="22"/>
              </w:rPr>
              <m:t>g</m:t>
            </m:r>
            <m:ctrlPr>
              <w:rPr>
                <w:rFonts w:ascii="Cambria Math" w:hAnsi="Cambria Math"/>
                <w:i/>
                <w:szCs w:val="22"/>
              </w:rPr>
            </m:ctrlPr>
          </m:e>
          <m:sub>
            <m:r>
              <w:rPr>
                <w:rFonts w:ascii="Cambria Math" w:hAnsi="Cambria Math"/>
                <w:szCs w:val="22"/>
              </w:rPr>
              <m:t>x</m:t>
            </m:r>
            <m:ctrlPr>
              <w:rPr>
                <w:rFonts w:ascii="Cambria Math" w:hAnsi="Cambria Math"/>
                <w:i/>
                <w:szCs w:val="22"/>
              </w:rPr>
            </m:ctrlPr>
          </m:sub>
        </m:sSub>
        <m:d>
          <m:dPr>
            <m:ctrlPr>
              <w:rPr>
                <w:rFonts w:ascii="Cambria Math" w:hAnsi="Cambria Math"/>
                <w:i/>
                <w:szCs w:val="22"/>
              </w:rPr>
            </m:ctrlPr>
          </m:dPr>
          <m:e>
            <m:r>
              <w:rPr>
                <w:rFonts w:ascii="Cambria Math" w:hAnsi="Cambria Math"/>
                <w:szCs w:val="22"/>
              </w:rPr>
              <m:t>i, j</m:t>
            </m:r>
            <m:ctrlPr>
              <w:rPr>
                <w:rFonts w:ascii="Cambria Math" w:hAnsi="Cambria Math"/>
                <w:i/>
                <w:szCs w:val="22"/>
              </w:rPr>
            </m:ctrlPr>
          </m:e>
        </m:d>
        <m:r>
          <w:rPr>
            <w:rFonts w:ascii="Cambria Math" w:hAnsi="Cambria Math"/>
            <w:szCs w:val="22"/>
          </w:rPr>
          <m:t>=</m:t>
        </m:r>
        <m:d>
          <m:dPr>
            <m:ctrlPr>
              <w:rPr>
                <w:rFonts w:ascii="Cambria Math" w:hAnsi="Cambria Math"/>
                <w:i/>
                <w:szCs w:val="22"/>
              </w:rPr>
            </m:ctrlPr>
          </m:dPr>
          <m:e>
            <m:r>
              <w:rPr>
                <w:rFonts w:ascii="Cambria Math" w:hAnsi="Cambria Math"/>
                <w:szCs w:val="22"/>
              </w:rPr>
              <m:t>I</m:t>
            </m:r>
            <m:d>
              <m:dPr>
                <m:ctrlPr>
                  <w:rPr>
                    <w:rFonts w:ascii="Cambria Math" w:hAnsi="Cambria Math"/>
                    <w:i/>
                    <w:szCs w:val="22"/>
                  </w:rPr>
                </m:ctrlPr>
              </m:dPr>
              <m:e>
                <m:r>
                  <w:rPr>
                    <w:rFonts w:ascii="Cambria Math" w:hAnsi="Cambria Math"/>
                    <w:szCs w:val="22"/>
                  </w:rPr>
                  <m:t>i+1, j</m:t>
                </m:r>
                <m:ctrlPr>
                  <w:rPr>
                    <w:rFonts w:ascii="Cambria Math" w:hAnsi="Cambria Math"/>
                    <w:i/>
                    <w:szCs w:val="22"/>
                  </w:rPr>
                </m:ctrlPr>
              </m:e>
            </m:d>
            <m:r>
              <w:rPr>
                <w:rFonts w:ascii="Cambria Math" w:hAnsi="Cambria Math"/>
                <w:szCs w:val="22"/>
              </w:rPr>
              <m:t>≫shift1</m:t>
            </m:r>
            <m:ctrlPr>
              <w:rPr>
                <w:rFonts w:ascii="Cambria Math" w:hAnsi="Cambria Math"/>
                <w:i/>
                <w:szCs w:val="22"/>
              </w:rPr>
            </m:ctrlPr>
          </m:e>
        </m:d>
        <m:r>
          <w:rPr>
            <w:rFonts w:ascii="Cambria Math" w:hAnsi="Cambria Math"/>
            <w:szCs w:val="22"/>
          </w:rPr>
          <m:t>-(I</m:t>
        </m:r>
        <m:d>
          <m:dPr>
            <m:ctrlPr>
              <w:rPr>
                <w:rFonts w:ascii="Cambria Math" w:hAnsi="Cambria Math"/>
                <w:i/>
                <w:szCs w:val="22"/>
              </w:rPr>
            </m:ctrlPr>
          </m:dPr>
          <m:e>
            <m:r>
              <w:rPr>
                <w:rFonts w:ascii="Cambria Math" w:hAnsi="Cambria Math"/>
                <w:szCs w:val="22"/>
              </w:rPr>
              <m:t xml:space="preserve">i-1, </m:t>
            </m:r>
            <m:r>
              <w:rPr>
                <w:rFonts w:ascii="Cambria Math" w:hAnsi="Cambria Math" w:cs="Cambria Math"/>
                <w:szCs w:val="22"/>
              </w:rPr>
              <m:t>j</m:t>
            </m:r>
            <m:ctrlPr>
              <w:rPr>
                <w:rFonts w:ascii="Cambria Math" w:hAnsi="Cambria Math"/>
                <w:i/>
                <w:szCs w:val="22"/>
              </w:rPr>
            </m:ctrlPr>
          </m:e>
        </m:d>
        <m:r>
          <w:rPr>
            <w:rFonts w:ascii="Cambria Math" w:hAnsi="Cambria Math"/>
            <w:szCs w:val="22"/>
          </w:rPr>
          <m:t>≫shift1)</m:t>
        </m:r>
      </m:oMath>
      <w:r>
        <w:rPr>
          <w:szCs w:val="22"/>
          <w:lang w:val="en-CA"/>
        </w:rPr>
        <w:tab/>
      </w:r>
      <w:r>
        <w:rPr>
          <w:szCs w:val="22"/>
          <w:lang w:val="en-CA"/>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17</w:t>
      </w:r>
      <w:r>
        <w:rPr>
          <w:szCs w:val="22"/>
          <w:lang w:val="en-CA"/>
        </w:rPr>
        <w:fldChar w:fldCharType="end"/>
      </w:r>
      <w:r>
        <w:rPr>
          <w:szCs w:val="22"/>
          <w:lang w:val="en-CA"/>
        </w:rPr>
        <w:t>)</w:t>
      </w:r>
    </w:p>
    <w:p>
      <w:pPr>
        <w:jc w:val="right"/>
        <w:rPr>
          <w:szCs w:val="22"/>
        </w:rPr>
      </w:pPr>
      <m:oMath>
        <m:sSub>
          <m:sSubPr>
            <m:ctrlPr>
              <w:rPr>
                <w:rFonts w:ascii="Cambria Math" w:hAnsi="Cambria Math"/>
                <w:i/>
                <w:szCs w:val="22"/>
              </w:rPr>
            </m:ctrlPr>
          </m:sSubPr>
          <m:e>
            <m:r>
              <w:rPr>
                <w:rFonts w:ascii="Cambria Math" w:hAnsi="Cambria Math"/>
                <w:szCs w:val="22"/>
              </w:rPr>
              <m:t>g</m:t>
            </m:r>
            <m:ctrlPr>
              <w:rPr>
                <w:rFonts w:ascii="Cambria Math" w:hAnsi="Cambria Math"/>
                <w:i/>
                <w:szCs w:val="22"/>
              </w:rPr>
            </m:ctrlPr>
          </m:e>
          <m:sub>
            <m:r>
              <w:rPr>
                <w:rFonts w:ascii="Cambria Math" w:hAnsi="Cambria Math"/>
                <w:szCs w:val="22"/>
              </w:rPr>
              <m:t>y</m:t>
            </m:r>
            <m:ctrlPr>
              <w:rPr>
                <w:rFonts w:ascii="Cambria Math" w:hAnsi="Cambria Math"/>
                <w:i/>
                <w:szCs w:val="22"/>
              </w:rPr>
            </m:ctrlPr>
          </m:sub>
        </m:sSub>
        <m:d>
          <m:dPr>
            <m:ctrlPr>
              <w:rPr>
                <w:rFonts w:ascii="Cambria Math" w:hAnsi="Cambria Math"/>
                <w:i/>
                <w:szCs w:val="22"/>
              </w:rPr>
            </m:ctrlPr>
          </m:dPr>
          <m:e>
            <m:r>
              <w:rPr>
                <w:rFonts w:ascii="Cambria Math" w:hAnsi="Cambria Math"/>
                <w:szCs w:val="22"/>
              </w:rPr>
              <m:t>i, j</m:t>
            </m:r>
            <m:ctrlPr>
              <w:rPr>
                <w:rFonts w:ascii="Cambria Math" w:hAnsi="Cambria Math"/>
                <w:i/>
                <w:szCs w:val="22"/>
              </w:rPr>
            </m:ctrlPr>
          </m:e>
        </m:d>
        <m:r>
          <w:rPr>
            <w:rFonts w:ascii="Cambria Math" w:hAnsi="Cambria Math"/>
            <w:szCs w:val="22"/>
          </w:rPr>
          <m:t>=(I</m:t>
        </m:r>
        <m:d>
          <m:dPr>
            <m:ctrlPr>
              <w:rPr>
                <w:rFonts w:ascii="Cambria Math" w:hAnsi="Cambria Math"/>
                <w:i/>
                <w:szCs w:val="22"/>
              </w:rPr>
            </m:ctrlPr>
          </m:dPr>
          <m:e>
            <m:r>
              <w:rPr>
                <w:rFonts w:ascii="Cambria Math" w:hAnsi="Cambria Math"/>
                <w:szCs w:val="22"/>
              </w:rPr>
              <m:t>i, j+1</m:t>
            </m:r>
            <m:ctrlPr>
              <w:rPr>
                <w:rFonts w:ascii="Cambria Math" w:hAnsi="Cambria Math"/>
                <w:i/>
                <w:szCs w:val="22"/>
              </w:rPr>
            </m:ctrlPr>
          </m:e>
        </m:d>
        <m:r>
          <w:rPr>
            <w:rFonts w:ascii="Cambria Math" w:hAnsi="Cambria Math"/>
            <w:szCs w:val="22"/>
          </w:rPr>
          <m:t>≫shift1)-(I</m:t>
        </m:r>
        <m:d>
          <m:dPr>
            <m:ctrlPr>
              <w:rPr>
                <w:rFonts w:ascii="Cambria Math" w:hAnsi="Cambria Math"/>
                <w:i/>
                <w:szCs w:val="22"/>
              </w:rPr>
            </m:ctrlPr>
          </m:dPr>
          <m:e>
            <m:r>
              <w:rPr>
                <w:rFonts w:ascii="Cambria Math" w:hAnsi="Cambria Math"/>
                <w:szCs w:val="22"/>
              </w:rPr>
              <m:t>i, j-1</m:t>
            </m:r>
            <m:ctrlPr>
              <w:rPr>
                <w:rFonts w:ascii="Cambria Math" w:hAnsi="Cambria Math"/>
                <w:i/>
                <w:szCs w:val="22"/>
              </w:rPr>
            </m:ctrlPr>
          </m:e>
        </m:d>
        <m:r>
          <w:rPr>
            <w:rFonts w:ascii="Cambria Math" w:hAnsi="Cambria Math"/>
            <w:szCs w:val="22"/>
          </w:rPr>
          <m:t>≫shift1)</m:t>
        </m:r>
      </m:oMath>
      <w:r>
        <w:rPr>
          <w:szCs w:val="22"/>
          <w:lang w:val="en-CA"/>
        </w:rPr>
        <w:tab/>
      </w:r>
      <w:r>
        <w:rPr>
          <w:szCs w:val="22"/>
          <w:lang w:val="en-CA"/>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18</w:t>
      </w:r>
      <w:r>
        <w:rPr>
          <w:szCs w:val="22"/>
          <w:lang w:val="en-CA"/>
        </w:rPr>
        <w:fldChar w:fldCharType="end"/>
      </w:r>
      <w:r>
        <w:rPr>
          <w:szCs w:val="22"/>
          <w:lang w:val="en-CA"/>
        </w:rPr>
        <w:t>)</w:t>
      </w:r>
    </w:p>
    <w:p>
      <w:pPr>
        <w:jc w:val="both"/>
        <w:rPr>
          <w:szCs w:val="22"/>
        </w:rPr>
      </w:pPr>
      <m:oMath>
        <m:r>
          <w:rPr>
            <w:rFonts w:ascii="Cambria Math" w:hAnsi="Cambria Math"/>
            <w:szCs w:val="22"/>
          </w:rPr>
          <m:t>shift1</m:t>
        </m:r>
      </m:oMath>
      <w:r>
        <w:rPr>
          <w:szCs w:val="22"/>
        </w:rPr>
        <w:t xml:space="preserve"> is used to control the gradient’s precision. The subblock (i.e. 4x4) prediction is extended by one sample on each side for the gradient calculation. To avoid additional memory bandwidth and additional interpolation computation, those extended samples on the extended borders are copied from the nearest integer pixel position in the reference picture.</w:t>
      </w:r>
    </w:p>
    <w:p>
      <w:pPr>
        <w:jc w:val="both"/>
        <w:rPr>
          <w:szCs w:val="22"/>
        </w:rPr>
      </w:pPr>
      <w:r>
        <w:rPr>
          <w:szCs w:val="22"/>
        </w:rPr>
        <w:t>Step 3) The luma prediction refinement is calculated by the following optical flow equation.</w:t>
      </w:r>
    </w:p>
    <w:p>
      <w:pPr>
        <w:jc w:val="right"/>
        <w:rPr>
          <w:szCs w:val="22"/>
        </w:rPr>
      </w:pPr>
      <m:oMath>
        <m:r>
          <m:rPr>
            <m:sty m:val="p"/>
          </m:rPr>
          <w:rPr>
            <w:rFonts w:ascii="Cambria Math" w:hAnsi="Cambria Math"/>
          </w:rPr>
          <m:t>Δ</m:t>
        </m:r>
        <m:r>
          <w:rPr>
            <w:rFonts w:ascii="Cambria Math" w:hAnsi="Cambria Math"/>
          </w:rPr>
          <m:t xml:space="preserve">I(i,j)= </m:t>
        </m:r>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x</m:t>
            </m:r>
            <m:ctrlPr>
              <w:rPr>
                <w:rFonts w:ascii="Cambria Math" w:hAnsi="Cambria Math"/>
                <w:i/>
              </w:rPr>
            </m:ctrlPr>
          </m:sub>
        </m:sSub>
        <m:d>
          <m:dPr>
            <m:ctrlPr>
              <w:rPr>
                <w:rFonts w:ascii="Cambria Math" w:hAnsi="Cambria Math"/>
                <w:i/>
              </w:rPr>
            </m:ctrlPr>
          </m:dPr>
          <m:e>
            <m:r>
              <w:rPr>
                <w:rFonts w:ascii="Cambria Math" w:hAnsi="Cambria Math"/>
              </w:rPr>
              <m:t>i,j</m:t>
            </m:r>
            <m:ctrlPr>
              <w:rPr>
                <w:rFonts w:ascii="Cambria Math" w:hAnsi="Cambria Math"/>
                <w:i/>
              </w:rPr>
            </m:ctrlPr>
          </m:e>
        </m:d>
        <m:r>
          <w:rPr>
            <w:rFonts w:ascii="Cambria Math" w:hAnsi="Cambria Math"/>
          </w:rPr>
          <m:t>*</m:t>
        </m:r>
        <m:r>
          <m:rPr>
            <m:sty m:val="p"/>
          </m:rPr>
          <w:rPr>
            <w:rFonts w:ascii="Cambria Math" w:hAnsi="Cambria Math"/>
            <w:szCs w:val="22"/>
            <w:lang w:val="en-CA"/>
          </w:rPr>
          <m:t>Δ</m:t>
        </m:r>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x</m:t>
            </m:r>
            <m:ctrlPr>
              <w:rPr>
                <w:rFonts w:ascii="Cambria Math" w:hAnsi="Cambria Math"/>
                <w:i/>
                <w:szCs w:val="22"/>
                <w:lang w:val="en-CA"/>
              </w:rPr>
            </m:ctrlPr>
          </m:sub>
        </m:sSub>
        <m:r>
          <w:rPr>
            <w:rFonts w:ascii="Cambria Math" w:hAnsi="Cambria Math"/>
            <w:szCs w:val="22"/>
            <w:lang w:val="en-CA"/>
          </w:rPr>
          <m:t>(i,j)</m:t>
        </m:r>
        <m:r>
          <w:rPr>
            <w:rFonts w:ascii="Cambria Math" w:hAnsi="Cambria Math"/>
          </w:rPr>
          <m:t>+</m:t>
        </m:r>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y</m:t>
            </m:r>
            <m:ctrlPr>
              <w:rPr>
                <w:rFonts w:ascii="Cambria Math" w:hAnsi="Cambria Math"/>
                <w:i/>
              </w:rPr>
            </m:ctrlPr>
          </m:sub>
        </m:sSub>
        <m:d>
          <m:dPr>
            <m:ctrlPr>
              <w:rPr>
                <w:rFonts w:ascii="Cambria Math" w:hAnsi="Cambria Math"/>
                <w:i/>
              </w:rPr>
            </m:ctrlPr>
          </m:dPr>
          <m:e>
            <m:r>
              <w:rPr>
                <w:rFonts w:ascii="Cambria Math" w:hAnsi="Cambria Math"/>
              </w:rPr>
              <m:t>i,j</m:t>
            </m:r>
            <m:ctrlPr>
              <w:rPr>
                <w:rFonts w:ascii="Cambria Math" w:hAnsi="Cambria Math"/>
                <w:i/>
              </w:rPr>
            </m:ctrlPr>
          </m:e>
        </m:d>
        <m:r>
          <w:rPr>
            <w:rFonts w:ascii="Cambria Math" w:hAnsi="Cambria Math"/>
          </w:rPr>
          <m:t>*</m:t>
        </m:r>
        <m:r>
          <m:rPr>
            <m:sty m:val="p"/>
          </m:rPr>
          <w:rPr>
            <w:rFonts w:ascii="Cambria Math" w:hAnsi="Cambria Math"/>
            <w:szCs w:val="22"/>
            <w:lang w:val="en-CA"/>
          </w:rPr>
          <m:t>Δ</m:t>
        </m:r>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y</m:t>
            </m:r>
            <m:ctrlPr>
              <w:rPr>
                <w:rFonts w:ascii="Cambria Math" w:hAnsi="Cambria Math"/>
                <w:i/>
                <w:szCs w:val="22"/>
                <w:lang w:val="en-CA"/>
              </w:rPr>
            </m:ctrlPr>
          </m:sub>
        </m:sSub>
        <m:r>
          <w:rPr>
            <w:rFonts w:ascii="Cambria Math" w:hAnsi="Cambria Math"/>
            <w:szCs w:val="22"/>
            <w:lang w:val="en-CA"/>
          </w:rPr>
          <m:t>(i,j)</m:t>
        </m:r>
      </m:oMath>
      <w:r>
        <w:rPr>
          <w:szCs w:val="22"/>
          <w:lang w:val="en-CA"/>
        </w:rPr>
        <w:tab/>
      </w:r>
      <w:r>
        <w:rPr>
          <w:szCs w:val="22"/>
          <w:lang w:val="en-CA"/>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19</w:t>
      </w:r>
      <w:r>
        <w:rPr>
          <w:szCs w:val="22"/>
          <w:lang w:val="en-CA"/>
        </w:rPr>
        <w:fldChar w:fldCharType="end"/>
      </w:r>
      <w:r>
        <w:rPr>
          <w:szCs w:val="22"/>
          <w:lang w:val="en-CA"/>
        </w:rPr>
        <w:t>)</w:t>
      </w:r>
    </w:p>
    <w:p>
      <w:pPr>
        <w:jc w:val="both"/>
        <w:rPr>
          <w:szCs w:val="22"/>
          <w:lang w:val="en-CA"/>
        </w:rPr>
      </w:pPr>
      <w:r>
        <w:rPr>
          <w:szCs w:val="22"/>
        </w:rPr>
        <w:t xml:space="preserve">where the </w:t>
      </w:r>
      <m:oMath>
        <m:r>
          <m:rPr>
            <m:sty m:val="p"/>
          </m:rPr>
          <w:rPr>
            <w:rFonts w:ascii="Cambria Math" w:hAnsi="Cambria Math"/>
            <w:szCs w:val="22"/>
            <w:lang w:val="en-CA"/>
          </w:rPr>
          <m:t>Δ</m:t>
        </m:r>
        <m:r>
          <w:rPr>
            <w:rFonts w:ascii="Cambria Math" w:hAnsi="Cambria Math"/>
            <w:szCs w:val="22"/>
            <w:lang w:val="en-CA"/>
          </w:rPr>
          <m:t>v(i,j)</m:t>
        </m:r>
      </m:oMath>
      <w:r>
        <w:rPr>
          <w:szCs w:val="22"/>
        </w:rPr>
        <w:t xml:space="preserve"> is the difference between </w:t>
      </w:r>
      <w:r>
        <w:rPr>
          <w:szCs w:val="22"/>
          <w:lang w:val="en-CA"/>
        </w:rPr>
        <w:t xml:space="preserve">sample </w:t>
      </w:r>
      <w:r>
        <w:rPr>
          <w:szCs w:val="22"/>
        </w:rPr>
        <w:t xml:space="preserve">MV computed for sample location </w:t>
      </w:r>
      <m:oMath>
        <m:r>
          <w:rPr>
            <w:rFonts w:ascii="Cambria Math" w:hAnsi="Cambria Math"/>
            <w:szCs w:val="22"/>
            <w:lang w:val="en-CA"/>
          </w:rPr>
          <m:t>(i,j)</m:t>
        </m:r>
      </m:oMath>
      <w:r>
        <w:rPr>
          <w:szCs w:val="22"/>
        </w:rPr>
        <w:t xml:space="preserve">, denoted by </w:t>
      </w:r>
      <m:oMath>
        <m:r>
          <w:rPr>
            <w:rFonts w:ascii="Cambria Math" w:hAnsi="Cambria Math"/>
            <w:szCs w:val="22"/>
            <w:lang w:val="en-CA"/>
          </w:rPr>
          <m:t>v</m:t>
        </m:r>
        <m:d>
          <m:dPr>
            <m:ctrlPr>
              <w:rPr>
                <w:rFonts w:ascii="Cambria Math" w:hAnsi="Cambria Math"/>
                <w:i/>
                <w:szCs w:val="22"/>
                <w:lang w:val="en-CA"/>
              </w:rPr>
            </m:ctrlPr>
          </m:dPr>
          <m:e>
            <m:r>
              <w:rPr>
                <w:rFonts w:ascii="Cambria Math" w:hAnsi="Cambria Math"/>
                <w:szCs w:val="22"/>
                <w:lang w:val="en-CA"/>
              </w:rPr>
              <m:t>i,j</m:t>
            </m:r>
            <m:ctrlPr>
              <w:rPr>
                <w:rFonts w:ascii="Cambria Math" w:hAnsi="Cambria Math"/>
                <w:i/>
                <w:szCs w:val="22"/>
                <w:lang w:val="en-CA"/>
              </w:rPr>
            </m:ctrlPr>
          </m:e>
        </m:d>
      </m:oMath>
      <w:r>
        <w:rPr>
          <w:szCs w:val="22"/>
          <w:lang w:val="en-CA"/>
        </w:rPr>
        <w:t xml:space="preserve">, </w:t>
      </w:r>
      <w:r>
        <w:rPr>
          <w:szCs w:val="22"/>
        </w:rPr>
        <w:t>and the subblock MV of the subblock to which sample</w:t>
      </w:r>
      <m:oMath>
        <m:r>
          <w:rPr>
            <w:rFonts w:ascii="Cambria Math" w:hAnsi="Cambria Math"/>
            <w:szCs w:val="22"/>
            <w:lang w:val="en-CA"/>
          </w:rPr>
          <m:t xml:space="preserve"> (i,j)</m:t>
        </m:r>
      </m:oMath>
      <w:r>
        <w:rPr>
          <w:szCs w:val="22"/>
          <w:lang w:val="en-CA"/>
        </w:rPr>
        <w:t xml:space="preserve"> belongs, as shown in </w:t>
      </w:r>
      <w:r>
        <w:rPr>
          <w:szCs w:val="22"/>
          <w:lang w:val="en-CA"/>
        </w:rPr>
        <w:fldChar w:fldCharType="begin"/>
      </w:r>
      <w:r>
        <w:rPr>
          <w:szCs w:val="22"/>
          <w:lang w:val="en-CA"/>
        </w:rPr>
        <w:instrText xml:space="preserve"> REF _Ref16963678 \h </w:instrText>
      </w:r>
      <w:r>
        <w:rPr>
          <w:szCs w:val="22"/>
          <w:lang w:val="en-CA"/>
        </w:rPr>
        <w:fldChar w:fldCharType="separate"/>
      </w:r>
      <w:r>
        <w:rPr>
          <w:szCs w:val="22"/>
          <w:lang w:val="en-CA" w:eastAsia="zh-CN"/>
        </w:rPr>
        <w:t>Figure 33</w:t>
      </w:r>
      <w:r>
        <w:rPr>
          <w:szCs w:val="22"/>
          <w:lang w:val="en-CA"/>
        </w:rPr>
        <w:fldChar w:fldCharType="end"/>
      </w:r>
      <w:r>
        <w:rPr>
          <w:szCs w:val="22"/>
          <w:lang w:val="en-CA"/>
        </w:rPr>
        <w:t xml:space="preserve">. The </w:t>
      </w:r>
      <m:oMath>
        <m:r>
          <m:rPr>
            <m:sty m:val="p"/>
          </m:rPr>
          <w:rPr>
            <w:rFonts w:ascii="Cambria Math" w:hAnsi="Cambria Math"/>
            <w:szCs w:val="22"/>
            <w:lang w:val="en-CA"/>
          </w:rPr>
          <m:t>Δ</m:t>
        </m:r>
        <m:r>
          <w:rPr>
            <w:rFonts w:ascii="Cambria Math" w:hAnsi="Cambria Math"/>
            <w:szCs w:val="22"/>
            <w:lang w:val="en-CA"/>
          </w:rPr>
          <m:t>v(i,j)</m:t>
        </m:r>
      </m:oMath>
      <w:r>
        <w:rPr>
          <w:szCs w:val="22"/>
          <w:lang w:val="en-CA"/>
        </w:rPr>
        <w:t xml:space="preserve"> is quantized in the unit of 1/32 luam sample precision.</w:t>
      </w:r>
    </w:p>
    <w:p>
      <w:pPr>
        <w:jc w:val="center"/>
      </w:pPr>
      <w:r>
        <w:rPr>
          <w:lang w:eastAsia="zh-CN"/>
        </w:rPr>
        <w:drawing>
          <wp:inline distT="0" distB="0" distL="0" distR="0">
            <wp:extent cx="4580890" cy="27330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580890" cy="2733040"/>
                    </a:xfrm>
                    <a:prstGeom prst="rect">
                      <a:avLst/>
                    </a:prstGeom>
                    <a:noFill/>
                  </pic:spPr>
                </pic:pic>
              </a:graphicData>
            </a:graphic>
          </wp:inline>
        </w:drawing>
      </w:r>
    </w:p>
    <w:p>
      <w:pPr>
        <w:pStyle w:val="13"/>
        <w:keepLines/>
        <w:spacing w:before="136"/>
        <w:rPr>
          <w:sz w:val="22"/>
          <w:szCs w:val="22"/>
          <w:lang w:val="en-CA" w:eastAsia="zh-CN"/>
        </w:rPr>
      </w:pPr>
      <w:bookmarkStart w:id="160" w:name="_Ref16963678"/>
      <w:r>
        <w:rPr>
          <w:sz w:val="22"/>
          <w:szCs w:val="22"/>
          <w:lang w:val="en-CA" w:eastAsia="zh-CN"/>
        </w:rPr>
        <w:t xml:space="preserve">Figure </w:t>
      </w:r>
      <w:r>
        <w:rPr>
          <w:sz w:val="22"/>
          <w:szCs w:val="22"/>
          <w:lang w:val="en-CA" w:eastAsia="zh-CN"/>
        </w:rPr>
        <w:fldChar w:fldCharType="begin"/>
      </w:r>
      <w:r>
        <w:rPr>
          <w:sz w:val="22"/>
          <w:szCs w:val="22"/>
          <w:lang w:val="en-CA" w:eastAsia="zh-CN"/>
        </w:rPr>
        <w:instrText xml:space="preserve"> SEQ Figure \* ARABIC </w:instrText>
      </w:r>
      <w:r>
        <w:rPr>
          <w:sz w:val="22"/>
          <w:szCs w:val="22"/>
          <w:lang w:val="en-CA" w:eastAsia="zh-CN"/>
        </w:rPr>
        <w:fldChar w:fldCharType="separate"/>
      </w:r>
      <w:r>
        <w:rPr>
          <w:sz w:val="22"/>
          <w:szCs w:val="22"/>
          <w:lang w:val="en-CA" w:eastAsia="zh-CN"/>
        </w:rPr>
        <w:t>33</w:t>
      </w:r>
      <w:r>
        <w:rPr>
          <w:sz w:val="22"/>
          <w:szCs w:val="22"/>
          <w:lang w:val="en-CA" w:eastAsia="zh-CN"/>
        </w:rPr>
        <w:fldChar w:fldCharType="end"/>
      </w:r>
      <w:bookmarkEnd w:id="160"/>
      <w:r>
        <w:rPr>
          <w:sz w:val="22"/>
          <w:szCs w:val="22"/>
          <w:lang w:val="en-CA" w:eastAsia="zh-CN"/>
        </w:rPr>
        <w:t xml:space="preserve"> – </w:t>
      </w:r>
      <w:r>
        <w:rPr>
          <w:sz w:val="19"/>
        </w:rPr>
        <w:t>Subblock MV V</w:t>
      </w:r>
      <w:r>
        <w:rPr>
          <w:sz w:val="19"/>
          <w:vertAlign w:val="subscript"/>
        </w:rPr>
        <w:t>SB</w:t>
      </w:r>
      <w:r>
        <w:rPr>
          <w:sz w:val="19"/>
        </w:rPr>
        <w:t xml:space="preserve"> and pixel </w:t>
      </w:r>
      <m:oMath>
        <m:r>
          <m:rPr>
            <m:sty m:val="b"/>
          </m:rPr>
          <w:rPr>
            <w:rFonts w:ascii="Cambria Math" w:hAnsi="Cambria Math"/>
            <w:szCs w:val="22"/>
            <w:lang w:val="en-CA"/>
          </w:rPr>
          <m:t>Δ</m:t>
        </m:r>
        <m:r>
          <m:rPr>
            <m:sty m:val="bi"/>
          </m:rPr>
          <w:rPr>
            <w:rFonts w:ascii="Cambria Math" w:hAnsi="Cambria Math"/>
            <w:szCs w:val="22"/>
            <w:lang w:val="en-CA"/>
          </w:rPr>
          <m:t>v(i,j)</m:t>
        </m:r>
      </m:oMath>
      <w:r>
        <w:rPr>
          <w:szCs w:val="22"/>
          <w:lang w:val="en-CA"/>
        </w:rPr>
        <w:t xml:space="preserve"> (red arrow)</w:t>
      </w:r>
    </w:p>
    <w:p>
      <w:pPr>
        <w:jc w:val="both"/>
        <w:rPr>
          <w:szCs w:val="22"/>
          <w:lang w:val="en-CA"/>
        </w:rPr>
      </w:pPr>
      <w:r>
        <w:rPr>
          <w:szCs w:val="22"/>
          <w:lang w:val="en-CA"/>
        </w:rPr>
        <w:t xml:space="preserve">Since the affine model parameters and the sample location relative to the subblock center are not changed from subblock to subblock, </w:t>
      </w:r>
      <m:oMath>
        <m:r>
          <m:rPr>
            <m:sty m:val="p"/>
          </m:rPr>
          <w:rPr>
            <w:rFonts w:ascii="Cambria Math" w:hAnsi="Cambria Math"/>
            <w:szCs w:val="22"/>
            <w:lang w:val="en-CA"/>
          </w:rPr>
          <m:t>Δ</m:t>
        </m:r>
        <m:r>
          <w:rPr>
            <w:rFonts w:ascii="Cambria Math" w:hAnsi="Cambria Math"/>
            <w:szCs w:val="22"/>
            <w:lang w:val="en-CA"/>
          </w:rPr>
          <m:t>v</m:t>
        </m:r>
        <m:d>
          <m:dPr>
            <m:ctrlPr>
              <w:rPr>
                <w:rFonts w:ascii="Cambria Math" w:hAnsi="Cambria Math"/>
                <w:i/>
                <w:szCs w:val="22"/>
                <w:lang w:val="en-CA"/>
              </w:rPr>
            </m:ctrlPr>
          </m:dPr>
          <m:e>
            <m:r>
              <w:rPr>
                <w:rFonts w:ascii="Cambria Math" w:hAnsi="Cambria Math"/>
                <w:szCs w:val="22"/>
                <w:lang w:val="en-CA"/>
              </w:rPr>
              <m:t>i,j</m:t>
            </m:r>
            <m:ctrlPr>
              <w:rPr>
                <w:rFonts w:ascii="Cambria Math" w:hAnsi="Cambria Math"/>
                <w:i/>
                <w:szCs w:val="22"/>
                <w:lang w:val="en-CA"/>
              </w:rPr>
            </m:ctrlPr>
          </m:e>
        </m:d>
      </m:oMath>
      <w:r>
        <w:rPr>
          <w:szCs w:val="22"/>
          <w:lang w:val="en-CA"/>
        </w:rPr>
        <w:t xml:space="preserve"> can be calculated for the first subblock, and reused for other subblocks in the same CU. Let </w:t>
      </w:r>
      <m:oMath>
        <m:r>
          <w:rPr>
            <w:rFonts w:ascii="Cambria Math" w:hAnsi="Cambria Math"/>
            <w:szCs w:val="22"/>
            <w:lang w:val="en-CA"/>
          </w:rPr>
          <m:t>dx(i,j)</m:t>
        </m:r>
      </m:oMath>
      <w:r>
        <w:rPr>
          <w:szCs w:val="22"/>
          <w:lang w:val="en-CA"/>
        </w:rPr>
        <w:t xml:space="preserve"> and </w:t>
      </w:r>
      <m:oMath>
        <m:r>
          <w:rPr>
            <w:rFonts w:ascii="Cambria Math" w:hAnsi="Cambria Math"/>
            <w:szCs w:val="22"/>
            <w:lang w:val="en-CA"/>
          </w:rPr>
          <m:t>dy(i,j)</m:t>
        </m:r>
      </m:oMath>
      <w:r>
        <w:rPr>
          <w:szCs w:val="22"/>
          <w:lang w:val="en-CA"/>
        </w:rPr>
        <w:t xml:space="preserve"> be the horizontal and vertical offset from the sample location </w:t>
      </w:r>
      <m:oMath>
        <m:d>
          <m:dPr>
            <m:ctrlPr>
              <w:rPr>
                <w:rFonts w:ascii="Cambria Math" w:hAnsi="Cambria Math"/>
                <w:i/>
                <w:szCs w:val="22"/>
                <w:lang w:val="en-CA"/>
              </w:rPr>
            </m:ctrlPr>
          </m:dPr>
          <m:e>
            <m:r>
              <w:rPr>
                <w:rFonts w:ascii="Cambria Math" w:hAnsi="Cambria Math"/>
                <w:szCs w:val="22"/>
                <w:lang w:val="en-CA"/>
              </w:rPr>
              <m:t>i,j</m:t>
            </m:r>
            <m:ctrlPr>
              <w:rPr>
                <w:rFonts w:ascii="Cambria Math" w:hAnsi="Cambria Math"/>
                <w:i/>
                <w:szCs w:val="22"/>
                <w:lang w:val="en-CA"/>
              </w:rPr>
            </m:ctrlPr>
          </m:e>
        </m:d>
        <m:r>
          <w:rPr>
            <w:rFonts w:ascii="Cambria Math" w:hAnsi="Cambria Math"/>
            <w:szCs w:val="22"/>
            <w:lang w:val="en-CA"/>
          </w:rPr>
          <m:t xml:space="preserve"> </m:t>
        </m:r>
      </m:oMath>
      <w:r>
        <w:rPr>
          <w:szCs w:val="22"/>
          <w:lang w:val="en-CA"/>
        </w:rPr>
        <w:t xml:space="preserve">to the center of the subblock </w:t>
      </w:r>
      <m:oMath>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x</m:t>
                </m:r>
                <m:ctrlPr>
                  <w:rPr>
                    <w:rFonts w:ascii="Cambria Math" w:hAnsi="Cambria Math"/>
                    <w:i/>
                    <w:szCs w:val="22"/>
                    <w:lang w:val="en-CA"/>
                  </w:rPr>
                </m:ctrlPr>
              </m:e>
              <m:sub>
                <m:r>
                  <w:rPr>
                    <w:rFonts w:ascii="Cambria Math" w:hAnsi="Cambria Math"/>
                    <w:szCs w:val="22"/>
                    <w:lang w:val="en-CA"/>
                  </w:rPr>
                  <m:t>SB</m:t>
                </m:r>
                <m:ctrlPr>
                  <w:rPr>
                    <w:rFonts w:ascii="Cambria Math" w:hAnsi="Cambria Math"/>
                    <w:i/>
                    <w:szCs w:val="22"/>
                    <w:lang w:val="en-CA"/>
                  </w:rPr>
                </m:ctrlP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y</m:t>
                </m:r>
                <m:ctrlPr>
                  <w:rPr>
                    <w:rFonts w:ascii="Cambria Math" w:hAnsi="Cambria Math"/>
                    <w:i/>
                    <w:szCs w:val="22"/>
                    <w:lang w:val="en-CA"/>
                  </w:rPr>
                </m:ctrlPr>
              </m:e>
              <m:sub>
                <m:r>
                  <w:rPr>
                    <w:rFonts w:ascii="Cambria Math" w:hAnsi="Cambria Math"/>
                    <w:szCs w:val="22"/>
                    <w:lang w:val="en-CA"/>
                  </w:rPr>
                  <m:t>SB</m:t>
                </m:r>
                <m:ctrlPr>
                  <w:rPr>
                    <w:rFonts w:ascii="Cambria Math" w:hAnsi="Cambria Math"/>
                    <w:i/>
                    <w:szCs w:val="22"/>
                    <w:lang w:val="en-CA"/>
                  </w:rPr>
                </m:ctrlPr>
              </m:sub>
            </m:sSub>
            <m:ctrlPr>
              <w:rPr>
                <w:rFonts w:ascii="Cambria Math" w:hAnsi="Cambria Math"/>
                <w:i/>
                <w:szCs w:val="22"/>
                <w:lang w:val="en-CA"/>
              </w:rPr>
            </m:ctrlPr>
          </m:e>
        </m:d>
      </m:oMath>
      <w:r>
        <w:rPr>
          <w:szCs w:val="22"/>
          <w:lang w:val="en-CA"/>
        </w:rPr>
        <w:t xml:space="preserve">, </w:t>
      </w:r>
      <m:oMath>
        <m:r>
          <m:rPr>
            <m:sty m:val="p"/>
          </m:rPr>
          <w:rPr>
            <w:rFonts w:ascii="Cambria Math" w:hAnsi="Cambria Math"/>
            <w:szCs w:val="22"/>
            <w:lang w:val="en-CA"/>
          </w:rPr>
          <m:t>Δ</m:t>
        </m:r>
        <m:r>
          <w:rPr>
            <w:rFonts w:ascii="Cambria Math" w:hAnsi="Cambria Math"/>
            <w:szCs w:val="22"/>
            <w:lang w:val="en-CA"/>
          </w:rPr>
          <m:t>v</m:t>
        </m:r>
        <m:d>
          <m:dPr>
            <m:ctrlPr>
              <w:rPr>
                <w:rFonts w:ascii="Cambria Math" w:hAnsi="Cambria Math"/>
                <w:i/>
                <w:szCs w:val="22"/>
                <w:lang w:val="en-CA"/>
              </w:rPr>
            </m:ctrlPr>
          </m:dPr>
          <m:e>
            <m:r>
              <w:rPr>
                <w:rFonts w:ascii="Cambria Math" w:hAnsi="Cambria Math"/>
                <w:szCs w:val="22"/>
                <w:lang w:val="en-CA"/>
              </w:rPr>
              <m:t>x,y</m:t>
            </m:r>
            <m:ctrlPr>
              <w:rPr>
                <w:rFonts w:ascii="Cambria Math" w:hAnsi="Cambria Math"/>
                <w:i/>
                <w:szCs w:val="22"/>
                <w:lang w:val="en-CA"/>
              </w:rPr>
            </m:ctrlPr>
          </m:e>
        </m:d>
      </m:oMath>
      <w:r>
        <w:rPr>
          <w:szCs w:val="22"/>
          <w:lang w:val="en-CA"/>
        </w:rPr>
        <w:t xml:space="preserve"> can be derived by the following equation,</w:t>
      </w:r>
    </w:p>
    <w:p>
      <w:pPr>
        <w:jc w:val="right"/>
        <w:rPr>
          <w:szCs w:val="22"/>
          <w:lang w:val="en-CA"/>
        </w:rPr>
      </w:pPr>
      <m:oMath>
        <m:d>
          <m:dPr>
            <m:begChr m:val="{"/>
            <m:endChr m:val=""/>
            <m:ctrlPr>
              <w:rPr>
                <w:rFonts w:ascii="Cambria Math" w:hAnsi="Cambria Math"/>
                <w:i/>
                <w:szCs w:val="22"/>
                <w:lang w:val="en-CA"/>
              </w:rPr>
            </m:ctrlPr>
          </m:dPr>
          <m:e>
            <m:eqArr>
              <m:eqArrPr>
                <m:ctrlPr>
                  <w:rPr>
                    <w:rFonts w:ascii="Cambria Math" w:hAnsi="Cambria Math"/>
                    <w:i/>
                    <w:szCs w:val="22"/>
                    <w:lang w:val="en-CA"/>
                  </w:rPr>
                </m:ctrlPr>
              </m:eqArrPr>
              <m:e>
                <m:r>
                  <m:rPr>
                    <m:sty m:val="p"/>
                  </m:rPr>
                  <w:rPr>
                    <w:rFonts w:ascii="Cambria Math" w:hAnsi="Cambria Math"/>
                    <w:szCs w:val="22"/>
                    <w:lang w:val="en-CA"/>
                  </w:rPr>
                  <m:t>dx</m:t>
                </m:r>
                <m:d>
                  <m:dPr>
                    <m:ctrlPr>
                      <w:rPr>
                        <w:rFonts w:ascii="Cambria Math" w:hAnsi="Cambria Math"/>
                        <w:i/>
                        <w:szCs w:val="22"/>
                        <w:lang w:val="en-CA"/>
                      </w:rPr>
                    </m:ctrlPr>
                  </m:dPr>
                  <m:e>
                    <m:r>
                      <w:rPr>
                        <w:rFonts w:ascii="Cambria Math" w:hAnsi="Cambria Math"/>
                        <w:szCs w:val="22"/>
                        <w:lang w:val="en-CA"/>
                      </w:rPr>
                      <m:t>i,j</m:t>
                    </m:r>
                    <m:ctrlPr>
                      <w:rPr>
                        <w:rFonts w:ascii="Cambria Math" w:hAnsi="Cambria Math"/>
                        <w:i/>
                        <w:szCs w:val="22"/>
                        <w:lang w:val="en-CA"/>
                      </w:rPr>
                    </m:ctrlPr>
                  </m:e>
                </m:d>
                <m:r>
                  <w:rPr>
                    <w:rFonts w:ascii="Cambria Math" w:hAnsi="Cambria Math"/>
                    <w:szCs w:val="22"/>
                    <w:lang w:val="en-CA"/>
                  </w:rPr>
                  <m:t>=i-</m:t>
                </m:r>
                <m:sSub>
                  <m:sSubPr>
                    <m:ctrlPr>
                      <w:rPr>
                        <w:rFonts w:ascii="Cambria Math" w:hAnsi="Cambria Math"/>
                        <w:i/>
                        <w:szCs w:val="22"/>
                        <w:lang w:val="en-CA"/>
                      </w:rPr>
                    </m:ctrlPr>
                  </m:sSubPr>
                  <m:e>
                    <m:r>
                      <w:rPr>
                        <w:rFonts w:ascii="Cambria Math" w:hAnsi="Cambria Math"/>
                        <w:szCs w:val="22"/>
                        <w:lang w:val="en-CA"/>
                      </w:rPr>
                      <m:t>x</m:t>
                    </m:r>
                    <m:ctrlPr>
                      <w:rPr>
                        <w:rFonts w:ascii="Cambria Math" w:hAnsi="Cambria Math"/>
                        <w:i/>
                        <w:szCs w:val="22"/>
                        <w:lang w:val="en-CA"/>
                      </w:rPr>
                    </m:ctrlPr>
                  </m:e>
                  <m:sub>
                    <m:r>
                      <w:rPr>
                        <w:rFonts w:ascii="Cambria Math" w:hAnsi="Cambria Math"/>
                        <w:szCs w:val="22"/>
                        <w:lang w:val="en-CA"/>
                      </w:rPr>
                      <m:t>SB</m:t>
                    </m:r>
                    <m:ctrlPr>
                      <w:rPr>
                        <w:rFonts w:ascii="Cambria Math" w:hAnsi="Cambria Math"/>
                        <w:i/>
                        <w:szCs w:val="22"/>
                        <w:lang w:val="en-CA"/>
                      </w:rPr>
                    </m:ctrlPr>
                  </m:sub>
                </m:sSub>
                <m:ctrlPr>
                  <w:rPr>
                    <w:rFonts w:ascii="Cambria Math" w:hAnsi="Cambria Math"/>
                    <w:i/>
                    <w:szCs w:val="22"/>
                    <w:lang w:val="en-CA"/>
                  </w:rPr>
                </m:ctrlPr>
              </m:e>
              <m:e>
                <m:r>
                  <m:rPr>
                    <m:sty m:val="p"/>
                  </m:rPr>
                  <w:rPr>
                    <w:rFonts w:ascii="Cambria Math" w:hAnsi="Cambria Math"/>
                    <w:szCs w:val="22"/>
                    <w:lang w:val="en-CA"/>
                  </w:rPr>
                  <m:t>dy</m:t>
                </m:r>
                <m:d>
                  <m:dPr>
                    <m:ctrlPr>
                      <w:rPr>
                        <w:rFonts w:ascii="Cambria Math" w:hAnsi="Cambria Math"/>
                        <w:i/>
                        <w:szCs w:val="22"/>
                        <w:lang w:val="en-CA"/>
                      </w:rPr>
                    </m:ctrlPr>
                  </m:dPr>
                  <m:e>
                    <m:r>
                      <w:rPr>
                        <w:rFonts w:ascii="Cambria Math" w:hAnsi="Cambria Math"/>
                        <w:szCs w:val="22"/>
                        <w:lang w:val="en-CA"/>
                      </w:rPr>
                      <m:t>i, j</m:t>
                    </m:r>
                    <m:ctrlPr>
                      <w:rPr>
                        <w:rFonts w:ascii="Cambria Math" w:hAnsi="Cambria Math"/>
                        <w:i/>
                        <w:szCs w:val="22"/>
                        <w:lang w:val="en-CA"/>
                      </w:rPr>
                    </m:ctrlPr>
                  </m:e>
                </m:d>
                <m:r>
                  <w:rPr>
                    <w:rFonts w:ascii="Cambria Math" w:hAnsi="Cambria Math"/>
                    <w:szCs w:val="22"/>
                    <w:lang w:val="en-CA"/>
                  </w:rPr>
                  <m:t>=j-</m:t>
                </m:r>
                <m:sSub>
                  <m:sSubPr>
                    <m:ctrlPr>
                      <w:rPr>
                        <w:rFonts w:ascii="Cambria Math" w:hAnsi="Cambria Math"/>
                        <w:i/>
                        <w:szCs w:val="22"/>
                        <w:lang w:val="en-CA"/>
                      </w:rPr>
                    </m:ctrlPr>
                  </m:sSubPr>
                  <m:e>
                    <m:r>
                      <w:rPr>
                        <w:rFonts w:ascii="Cambria Math" w:hAnsi="Cambria Math"/>
                        <w:szCs w:val="22"/>
                        <w:lang w:val="en-CA"/>
                      </w:rPr>
                      <m:t>y</m:t>
                    </m:r>
                    <m:ctrlPr>
                      <w:rPr>
                        <w:rFonts w:ascii="Cambria Math" w:hAnsi="Cambria Math"/>
                        <w:i/>
                        <w:szCs w:val="22"/>
                        <w:lang w:val="en-CA"/>
                      </w:rPr>
                    </m:ctrlPr>
                  </m:e>
                  <m:sub>
                    <m:r>
                      <w:rPr>
                        <w:rFonts w:ascii="Cambria Math" w:hAnsi="Cambria Math"/>
                        <w:szCs w:val="22"/>
                        <w:lang w:val="en-CA"/>
                      </w:rPr>
                      <m:t>SB</m:t>
                    </m:r>
                    <m:ctrlPr>
                      <w:rPr>
                        <w:rFonts w:ascii="Cambria Math" w:hAnsi="Cambria Math"/>
                        <w:i/>
                        <w:szCs w:val="22"/>
                        <w:lang w:val="en-CA"/>
                      </w:rPr>
                    </m:ctrlPr>
                  </m:sub>
                </m:sSub>
                <m:ctrlPr>
                  <w:rPr>
                    <w:rFonts w:ascii="Cambria Math" w:hAnsi="Cambria Math"/>
                    <w:i/>
                    <w:szCs w:val="22"/>
                    <w:lang w:val="en-CA"/>
                  </w:rPr>
                </m:ctrlPr>
              </m:e>
            </m:eqArr>
            <m:ctrlPr>
              <w:rPr>
                <w:rFonts w:ascii="Cambria Math" w:hAnsi="Cambria Math"/>
                <w:i/>
                <w:szCs w:val="22"/>
                <w:lang w:val="en-CA"/>
              </w:rPr>
            </m:ctrlPr>
          </m:e>
        </m:d>
      </m:oMath>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20</w:t>
      </w:r>
      <w:r>
        <w:rPr>
          <w:szCs w:val="22"/>
          <w:lang w:val="en-CA"/>
        </w:rPr>
        <w:fldChar w:fldCharType="end"/>
      </w:r>
      <w:r>
        <w:rPr>
          <w:szCs w:val="22"/>
          <w:lang w:val="en-CA"/>
        </w:rPr>
        <w:t>)</w:t>
      </w:r>
    </w:p>
    <w:p>
      <w:pPr>
        <w:jc w:val="right"/>
        <w:rPr>
          <w:szCs w:val="22"/>
          <w:lang w:val="en-CA"/>
        </w:rPr>
      </w:pPr>
      <m:oMath>
        <m:d>
          <m:dPr>
            <m:begChr m:val="{"/>
            <m:endChr m:val=""/>
            <m:ctrlPr>
              <w:rPr>
                <w:rFonts w:ascii="Cambria Math" w:hAnsi="Cambria Math"/>
                <w:i/>
                <w:szCs w:val="22"/>
                <w:lang w:val="en-CA"/>
              </w:rPr>
            </m:ctrlPr>
          </m:dPr>
          <m:e>
            <m:eqArr>
              <m:eqArrPr>
                <m:ctrlPr>
                  <w:rPr>
                    <w:rFonts w:ascii="Cambria Math" w:hAnsi="Cambria Math"/>
                    <w:i/>
                    <w:szCs w:val="22"/>
                    <w:lang w:val="en-CA"/>
                  </w:rPr>
                </m:ctrlPr>
              </m:eqArrPr>
              <m:e>
                <m:r>
                  <m:rPr>
                    <m:sty m:val="p"/>
                  </m:rPr>
                  <w:rPr>
                    <w:rFonts w:ascii="Cambria Math" w:hAnsi="Cambria Math"/>
                    <w:szCs w:val="22"/>
                    <w:lang w:val="en-CA"/>
                  </w:rPr>
                  <m:t>Δ</m:t>
                </m:r>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x</m:t>
                    </m:r>
                    <m:ctrlPr>
                      <w:rPr>
                        <w:rFonts w:ascii="Cambria Math" w:hAnsi="Cambria Math"/>
                        <w:i/>
                        <w:szCs w:val="22"/>
                        <w:lang w:val="en-CA"/>
                      </w:rPr>
                    </m:ctrlPr>
                  </m:sub>
                </m:sSub>
                <m:d>
                  <m:dPr>
                    <m:ctrlPr>
                      <w:rPr>
                        <w:rFonts w:ascii="Cambria Math" w:hAnsi="Cambria Math"/>
                        <w:i/>
                        <w:szCs w:val="22"/>
                        <w:lang w:val="en-CA"/>
                      </w:rPr>
                    </m:ctrlPr>
                  </m:dPr>
                  <m:e>
                    <m:r>
                      <w:rPr>
                        <w:rFonts w:ascii="Cambria Math" w:hAnsi="Cambria Math"/>
                        <w:szCs w:val="22"/>
                        <w:lang w:val="en-CA"/>
                      </w:rPr>
                      <m:t>i,j</m:t>
                    </m:r>
                    <m:ctrlPr>
                      <w:rPr>
                        <w:rFonts w:ascii="Cambria Math" w:hAnsi="Cambria Math"/>
                        <w:i/>
                        <w:szCs w:val="22"/>
                        <w:lang w:val="en-CA"/>
                      </w:rPr>
                    </m:ctrlPr>
                  </m:e>
                </m:d>
                <m:r>
                  <w:rPr>
                    <w:rFonts w:ascii="Cambria Math" w:hAnsi="Cambria Math"/>
                    <w:szCs w:val="22"/>
                    <w:lang w:val="en-CA"/>
                  </w:rPr>
                  <m:t>=C*dx(i,j)+D*dy(i,j)</m:t>
                </m:r>
                <m:ctrlPr>
                  <w:rPr>
                    <w:rFonts w:ascii="Cambria Math" w:hAnsi="Cambria Math"/>
                    <w:i/>
                    <w:szCs w:val="22"/>
                    <w:lang w:val="en-CA"/>
                  </w:rPr>
                </m:ctrlPr>
              </m:e>
              <m:e>
                <m:r>
                  <m:rPr>
                    <m:sty m:val="p"/>
                  </m:rPr>
                  <w:rPr>
                    <w:rFonts w:ascii="Cambria Math" w:hAnsi="Cambria Math"/>
                    <w:szCs w:val="22"/>
                    <w:lang w:val="en-CA"/>
                  </w:rPr>
                  <m:t>Δ</m:t>
                </m:r>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y</m:t>
                    </m:r>
                    <m:ctrlPr>
                      <w:rPr>
                        <w:rFonts w:ascii="Cambria Math" w:hAnsi="Cambria Math"/>
                        <w:i/>
                        <w:szCs w:val="22"/>
                        <w:lang w:val="en-CA"/>
                      </w:rPr>
                    </m:ctrlPr>
                  </m:sub>
                </m:sSub>
                <m:r>
                  <w:rPr>
                    <w:rFonts w:ascii="Cambria Math" w:hAnsi="Cambria Math"/>
                    <w:szCs w:val="22"/>
                    <w:lang w:val="en-CA"/>
                  </w:rPr>
                  <m:t>(i, j)=E*dx(i,j)+F*dy(i,j)</m:t>
                </m:r>
                <m:ctrlPr>
                  <w:rPr>
                    <w:rFonts w:ascii="Cambria Math" w:hAnsi="Cambria Math"/>
                    <w:i/>
                    <w:szCs w:val="22"/>
                    <w:lang w:val="en-CA"/>
                  </w:rPr>
                </m:ctrlPr>
              </m:e>
            </m:eqArr>
            <m:ctrlPr>
              <w:rPr>
                <w:rFonts w:ascii="Cambria Math" w:hAnsi="Cambria Math"/>
                <w:i/>
                <w:szCs w:val="22"/>
                <w:lang w:val="en-CA"/>
              </w:rPr>
            </m:ctrlPr>
          </m:e>
        </m:d>
      </m:oMath>
      <w:r>
        <w:rPr>
          <w:szCs w:val="22"/>
          <w:lang w:val="en-CA"/>
        </w:rPr>
        <w:tab/>
      </w:r>
      <w:r>
        <w:rPr>
          <w:szCs w:val="22"/>
          <w:lang w:val="en-CA"/>
        </w:rPr>
        <w:tab/>
      </w:r>
      <w:r>
        <w:rPr>
          <w:szCs w:val="22"/>
          <w:lang w:val="en-CA"/>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21</w:t>
      </w:r>
      <w:r>
        <w:rPr>
          <w:szCs w:val="22"/>
          <w:lang w:val="en-CA"/>
        </w:rPr>
        <w:fldChar w:fldCharType="end"/>
      </w:r>
      <w:r>
        <w:rPr>
          <w:szCs w:val="22"/>
          <w:lang w:val="en-CA"/>
        </w:rPr>
        <w:t>)</w:t>
      </w:r>
    </w:p>
    <w:p>
      <w:pPr>
        <w:jc w:val="both"/>
        <w:rPr>
          <w:szCs w:val="22"/>
          <w:lang w:val="en-CA"/>
        </w:rPr>
      </w:pPr>
      <w:r>
        <w:rPr>
          <w:szCs w:val="22"/>
          <w:lang w:val="en-CA"/>
        </w:rPr>
        <w:t xml:space="preserve">In order to keep accuracy, the enter of the subblock </w:t>
      </w:r>
      <m:oMath>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x</m:t>
                </m:r>
                <m:ctrlPr>
                  <w:rPr>
                    <w:rFonts w:ascii="Cambria Math" w:hAnsi="Cambria Math"/>
                    <w:i/>
                    <w:szCs w:val="22"/>
                    <w:lang w:val="en-CA"/>
                  </w:rPr>
                </m:ctrlPr>
              </m:e>
              <m:sub>
                <m:r>
                  <w:rPr>
                    <w:rFonts w:ascii="Cambria Math" w:hAnsi="Cambria Math"/>
                    <w:szCs w:val="22"/>
                    <w:lang w:val="en-CA"/>
                  </w:rPr>
                  <m:t>SB</m:t>
                </m:r>
                <m:ctrlPr>
                  <w:rPr>
                    <w:rFonts w:ascii="Cambria Math" w:hAnsi="Cambria Math"/>
                    <w:i/>
                    <w:szCs w:val="22"/>
                    <w:lang w:val="en-CA"/>
                  </w:rPr>
                </m:ctrlP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y</m:t>
                </m:r>
                <m:ctrlPr>
                  <w:rPr>
                    <w:rFonts w:ascii="Cambria Math" w:hAnsi="Cambria Math"/>
                    <w:i/>
                    <w:szCs w:val="22"/>
                    <w:lang w:val="en-CA"/>
                  </w:rPr>
                </m:ctrlPr>
              </m:e>
              <m:sub>
                <m:r>
                  <w:rPr>
                    <w:rFonts w:ascii="Cambria Math" w:hAnsi="Cambria Math"/>
                    <w:szCs w:val="22"/>
                    <w:lang w:val="en-CA"/>
                  </w:rPr>
                  <m:t>SB</m:t>
                </m:r>
                <m:ctrlPr>
                  <w:rPr>
                    <w:rFonts w:ascii="Cambria Math" w:hAnsi="Cambria Math"/>
                    <w:i/>
                    <w:szCs w:val="22"/>
                    <w:lang w:val="en-CA"/>
                  </w:rPr>
                </m:ctrlPr>
              </m:sub>
            </m:sSub>
            <m:ctrlPr>
              <w:rPr>
                <w:rFonts w:ascii="Cambria Math" w:hAnsi="Cambria Math"/>
                <w:i/>
                <w:szCs w:val="22"/>
                <w:lang w:val="en-CA"/>
              </w:rPr>
            </m:ctrlPr>
          </m:e>
        </m:d>
      </m:oMath>
      <w:r>
        <w:rPr>
          <w:szCs w:val="22"/>
          <w:lang w:val="en-CA"/>
        </w:rPr>
        <w:t xml:space="preserve"> is calculated as ( ( W</w:t>
      </w:r>
      <w:r>
        <w:rPr>
          <w:szCs w:val="22"/>
          <w:vertAlign w:val="subscript"/>
          <w:lang w:val="en-CA"/>
        </w:rPr>
        <w:t>SB </w:t>
      </w:r>
      <w:r>
        <w:rPr>
          <w:szCs w:val="22"/>
          <w:lang w:val="en-CA"/>
        </w:rPr>
        <w:t>− 1 )/2, ( H</w:t>
      </w:r>
      <w:r>
        <w:rPr>
          <w:szCs w:val="22"/>
          <w:vertAlign w:val="subscript"/>
          <w:lang w:val="en-CA"/>
        </w:rPr>
        <w:t>SB </w:t>
      </w:r>
      <w:r>
        <w:rPr>
          <w:szCs w:val="22"/>
          <w:lang w:val="en-CA"/>
        </w:rPr>
        <w:t>− 1 ) / 2 ), where W</w:t>
      </w:r>
      <w:r>
        <w:rPr>
          <w:szCs w:val="22"/>
          <w:vertAlign w:val="subscript"/>
          <w:lang w:val="en-CA"/>
        </w:rPr>
        <w:t>SB</w:t>
      </w:r>
      <w:r>
        <w:rPr>
          <w:szCs w:val="22"/>
          <w:lang w:val="en-CA"/>
        </w:rPr>
        <w:t xml:space="preserve"> and H</w:t>
      </w:r>
      <w:r>
        <w:rPr>
          <w:szCs w:val="22"/>
          <w:vertAlign w:val="subscript"/>
          <w:lang w:val="en-CA"/>
        </w:rPr>
        <w:t>SB</w:t>
      </w:r>
      <w:r>
        <w:rPr>
          <w:szCs w:val="22"/>
          <w:lang w:val="en-CA"/>
        </w:rPr>
        <w:t xml:space="preserve"> are the subblock width and height, respectively.</w:t>
      </w:r>
    </w:p>
    <w:p>
      <w:pPr>
        <w:jc w:val="both"/>
        <w:rPr>
          <w:szCs w:val="22"/>
          <w:lang w:val="en-CA"/>
        </w:rPr>
      </w:pPr>
      <w:r>
        <w:rPr>
          <w:szCs w:val="22"/>
          <w:lang w:val="en-CA"/>
        </w:rPr>
        <w:t>For 4-parameter affine model,</w:t>
      </w:r>
    </w:p>
    <w:p>
      <w:pPr>
        <w:jc w:val="right"/>
        <w:rPr>
          <w:szCs w:val="22"/>
          <w:lang w:val="en-CA"/>
        </w:rPr>
      </w:pPr>
      <m:oMath>
        <m:d>
          <m:dPr>
            <m:begChr m:val="{"/>
            <m:endChr m:val=""/>
            <m:ctrlPr>
              <w:rPr>
                <w:rFonts w:ascii="Cambria Math" w:hAnsi="Cambria Math"/>
                <w:i/>
                <w:szCs w:val="22"/>
                <w:lang w:val="en-CA"/>
              </w:rPr>
            </m:ctrlPr>
          </m:dPr>
          <m:e>
            <m:eqArr>
              <m:eqArrPr>
                <m:ctrlPr>
                  <w:rPr>
                    <w:rFonts w:ascii="Cambria Math" w:hAnsi="Cambria Math"/>
                    <w:i/>
                    <w:szCs w:val="22"/>
                    <w:lang w:val="en-CA"/>
                  </w:rPr>
                </m:ctrlPr>
              </m:eqArrPr>
              <m:e>
                <m:r>
                  <w:rPr>
                    <w:rFonts w:ascii="Cambria Math" w:hAnsi="Cambria Math"/>
                    <w:szCs w:val="22"/>
                    <w:lang w:val="en-CA"/>
                  </w:rPr>
                  <m:t>C=F=</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1x</m:t>
                        </m:r>
                        <m:ctrlPr>
                          <w:rPr>
                            <w:rFonts w:ascii="Cambria Math" w:hAnsi="Cambria Math"/>
                            <w:i/>
                            <w:szCs w:val="22"/>
                            <w:lang w:val="en-CA"/>
                          </w:rPr>
                        </m:ctrlP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0x</m:t>
                        </m:r>
                        <m:ctrlPr>
                          <w:rPr>
                            <w:rFonts w:ascii="Cambria Math" w:hAnsi="Cambria Math"/>
                            <w:i/>
                            <w:szCs w:val="22"/>
                            <w:lang w:val="en-CA"/>
                          </w:rPr>
                        </m:ctrlPr>
                      </m:sub>
                    </m:sSub>
                    <m:ctrlPr>
                      <w:rPr>
                        <w:rFonts w:ascii="Cambria Math" w:hAnsi="Cambria Math"/>
                        <w:i/>
                        <w:szCs w:val="22"/>
                        <w:lang w:val="en-CA"/>
                      </w:rPr>
                    </m:ctrlPr>
                  </m:num>
                  <m:den>
                    <m:r>
                      <w:rPr>
                        <w:rFonts w:ascii="Cambria Math" w:hAnsi="Cambria Math"/>
                        <w:szCs w:val="22"/>
                        <w:lang w:val="en-CA"/>
                      </w:rPr>
                      <m:t>w</m:t>
                    </m:r>
                    <m:ctrlPr>
                      <w:rPr>
                        <w:rFonts w:ascii="Cambria Math" w:hAnsi="Cambria Math"/>
                        <w:i/>
                        <w:szCs w:val="22"/>
                        <w:lang w:val="en-CA"/>
                      </w:rPr>
                    </m:ctrlPr>
                  </m:den>
                </m:f>
                <m:ctrlPr>
                  <w:rPr>
                    <w:rFonts w:ascii="Cambria Math" w:hAnsi="Cambria Math"/>
                    <w:i/>
                    <w:szCs w:val="22"/>
                    <w:lang w:val="en-CA"/>
                  </w:rPr>
                </m:ctrlPr>
              </m:e>
              <m:e>
                <m:r>
                  <w:rPr>
                    <w:rFonts w:ascii="Cambria Math" w:hAnsi="Cambria Math"/>
                    <w:szCs w:val="22"/>
                    <w:lang w:val="en-CA"/>
                  </w:rPr>
                  <m:t>E=-D=</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1y</m:t>
                        </m:r>
                        <m:ctrlPr>
                          <w:rPr>
                            <w:rFonts w:ascii="Cambria Math" w:hAnsi="Cambria Math"/>
                            <w:i/>
                            <w:szCs w:val="22"/>
                            <w:lang w:val="en-CA"/>
                          </w:rPr>
                        </m:ctrlP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0y</m:t>
                        </m:r>
                        <m:ctrlPr>
                          <w:rPr>
                            <w:rFonts w:ascii="Cambria Math" w:hAnsi="Cambria Math"/>
                            <w:i/>
                            <w:szCs w:val="22"/>
                            <w:lang w:val="en-CA"/>
                          </w:rPr>
                        </m:ctrlPr>
                      </m:sub>
                    </m:sSub>
                    <m:ctrlPr>
                      <w:rPr>
                        <w:rFonts w:ascii="Cambria Math" w:hAnsi="Cambria Math"/>
                        <w:i/>
                        <w:szCs w:val="22"/>
                        <w:lang w:val="en-CA"/>
                      </w:rPr>
                    </m:ctrlPr>
                  </m:num>
                  <m:den>
                    <m:r>
                      <w:rPr>
                        <w:rFonts w:ascii="Cambria Math" w:hAnsi="Cambria Math"/>
                        <w:szCs w:val="22"/>
                        <w:lang w:val="en-CA"/>
                      </w:rPr>
                      <m:t>w</m:t>
                    </m:r>
                    <m:ctrlPr>
                      <w:rPr>
                        <w:rFonts w:ascii="Cambria Math" w:hAnsi="Cambria Math"/>
                        <w:i/>
                        <w:szCs w:val="22"/>
                        <w:lang w:val="en-CA"/>
                      </w:rPr>
                    </m:ctrlPr>
                  </m:den>
                </m:f>
                <m:ctrlPr>
                  <w:rPr>
                    <w:rFonts w:ascii="Cambria Math" w:hAnsi="Cambria Math"/>
                    <w:i/>
                    <w:szCs w:val="22"/>
                    <w:lang w:val="en-CA"/>
                  </w:rPr>
                </m:ctrlPr>
              </m:e>
            </m:eqArr>
            <m:ctrlPr>
              <w:rPr>
                <w:rFonts w:ascii="Cambria Math" w:hAnsi="Cambria Math"/>
                <w:i/>
                <w:szCs w:val="22"/>
                <w:lang w:val="en-CA"/>
              </w:rPr>
            </m:ctrlPr>
          </m:e>
        </m:d>
      </m:oMath>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22</w:t>
      </w:r>
      <w:r>
        <w:rPr>
          <w:szCs w:val="22"/>
          <w:lang w:val="en-CA"/>
        </w:rPr>
        <w:fldChar w:fldCharType="end"/>
      </w:r>
      <w:r>
        <w:rPr>
          <w:szCs w:val="22"/>
          <w:lang w:val="en-CA"/>
        </w:rPr>
        <w:t>)</w:t>
      </w:r>
    </w:p>
    <w:p>
      <w:pPr>
        <w:jc w:val="both"/>
        <w:rPr>
          <w:szCs w:val="22"/>
          <w:lang w:val="en-CA"/>
        </w:rPr>
      </w:pPr>
      <w:r>
        <w:rPr>
          <w:szCs w:val="22"/>
          <w:lang w:val="en-CA"/>
        </w:rPr>
        <w:t>For 6-parameter affine model,</w:t>
      </w:r>
    </w:p>
    <w:p>
      <w:pPr>
        <w:jc w:val="right"/>
        <w:rPr>
          <w:szCs w:val="22"/>
          <w:lang w:val="en-CA"/>
        </w:rPr>
      </w:pPr>
      <m:oMath>
        <m:d>
          <m:dPr>
            <m:begChr m:val="{"/>
            <m:endChr m:val=""/>
            <m:ctrlPr>
              <w:rPr>
                <w:rFonts w:ascii="Cambria Math" w:hAnsi="Cambria Math"/>
                <w:i/>
                <w:szCs w:val="22"/>
                <w:lang w:val="en-CA"/>
              </w:rPr>
            </m:ctrlPr>
          </m:dPr>
          <m:e>
            <m:eqArr>
              <m:eqArrPr>
                <m:ctrlPr>
                  <w:rPr>
                    <w:rFonts w:ascii="Cambria Math" w:hAnsi="Cambria Math"/>
                    <w:i/>
                    <w:szCs w:val="22"/>
                    <w:lang w:val="en-CA"/>
                  </w:rPr>
                </m:ctrlPr>
              </m:eqArrPr>
              <m:e>
                <m:r>
                  <w:rPr>
                    <w:rFonts w:ascii="Cambria Math" w:hAnsi="Cambria Math"/>
                    <w:szCs w:val="22"/>
                    <w:lang w:val="en-CA"/>
                  </w:rPr>
                  <m:t>C=</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1x</m:t>
                        </m:r>
                        <m:ctrlPr>
                          <w:rPr>
                            <w:rFonts w:ascii="Cambria Math" w:hAnsi="Cambria Math"/>
                            <w:i/>
                            <w:szCs w:val="22"/>
                            <w:lang w:val="en-CA"/>
                          </w:rPr>
                        </m:ctrlP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0x</m:t>
                        </m:r>
                        <m:ctrlPr>
                          <w:rPr>
                            <w:rFonts w:ascii="Cambria Math" w:hAnsi="Cambria Math"/>
                            <w:i/>
                            <w:szCs w:val="22"/>
                            <w:lang w:val="en-CA"/>
                          </w:rPr>
                        </m:ctrlPr>
                      </m:sub>
                    </m:sSub>
                    <m:ctrlPr>
                      <w:rPr>
                        <w:rFonts w:ascii="Cambria Math" w:hAnsi="Cambria Math"/>
                        <w:i/>
                        <w:szCs w:val="22"/>
                        <w:lang w:val="en-CA"/>
                      </w:rPr>
                    </m:ctrlPr>
                  </m:num>
                  <m:den>
                    <m:r>
                      <w:rPr>
                        <w:rFonts w:ascii="Cambria Math" w:hAnsi="Cambria Math"/>
                        <w:szCs w:val="22"/>
                        <w:lang w:val="en-CA"/>
                      </w:rPr>
                      <m:t>w</m:t>
                    </m:r>
                    <m:ctrlPr>
                      <w:rPr>
                        <w:rFonts w:ascii="Cambria Math" w:hAnsi="Cambria Math"/>
                        <w:i/>
                        <w:szCs w:val="22"/>
                        <w:lang w:val="en-CA"/>
                      </w:rPr>
                    </m:ctrlPr>
                  </m:den>
                </m:f>
                <m:ctrlPr>
                  <w:rPr>
                    <w:rFonts w:ascii="Cambria Math" w:hAnsi="Cambria Math"/>
                    <w:i/>
                    <w:szCs w:val="22"/>
                    <w:lang w:val="en-CA"/>
                  </w:rPr>
                </m:ctrlPr>
              </m:e>
              <m:e>
                <m:r>
                  <w:rPr>
                    <w:rFonts w:ascii="Cambria Math" w:hAnsi="Cambria Math"/>
                    <w:szCs w:val="22"/>
                    <w:lang w:val="en-CA"/>
                  </w:rPr>
                  <m:t>D=</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2x</m:t>
                        </m:r>
                        <m:ctrlPr>
                          <w:rPr>
                            <w:rFonts w:ascii="Cambria Math" w:hAnsi="Cambria Math"/>
                            <w:i/>
                            <w:szCs w:val="22"/>
                            <w:lang w:val="en-CA"/>
                          </w:rPr>
                        </m:ctrlP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0x</m:t>
                        </m:r>
                        <m:ctrlPr>
                          <w:rPr>
                            <w:rFonts w:ascii="Cambria Math" w:hAnsi="Cambria Math"/>
                            <w:i/>
                            <w:szCs w:val="22"/>
                            <w:lang w:val="en-CA"/>
                          </w:rPr>
                        </m:ctrlPr>
                      </m:sub>
                    </m:sSub>
                    <m:ctrlPr>
                      <w:rPr>
                        <w:rFonts w:ascii="Cambria Math" w:hAnsi="Cambria Math"/>
                        <w:i/>
                        <w:szCs w:val="22"/>
                        <w:lang w:val="en-CA"/>
                      </w:rPr>
                    </m:ctrlPr>
                  </m:num>
                  <m:den>
                    <m:r>
                      <w:rPr>
                        <w:rFonts w:ascii="Cambria Math" w:hAnsi="Cambria Math"/>
                        <w:szCs w:val="22"/>
                        <w:lang w:val="en-CA"/>
                      </w:rPr>
                      <m:t>h</m:t>
                    </m:r>
                    <m:ctrlPr>
                      <w:rPr>
                        <w:rFonts w:ascii="Cambria Math" w:hAnsi="Cambria Math"/>
                        <w:i/>
                        <w:szCs w:val="22"/>
                        <w:lang w:val="en-CA"/>
                      </w:rPr>
                    </m:ctrlPr>
                  </m:den>
                </m:f>
                <m:ctrlPr>
                  <w:rPr>
                    <w:rFonts w:ascii="Cambria Math" w:hAnsi="Cambria Math" w:eastAsia="Cambria Math" w:cs="Cambria Math"/>
                    <w:i/>
                  </w:rPr>
                </m:ctrlPr>
              </m:e>
              <m:e>
                <m:r>
                  <w:rPr>
                    <w:rFonts w:ascii="Cambria Math" w:hAnsi="Cambria Math"/>
                    <w:szCs w:val="22"/>
                    <w:lang w:val="en-CA"/>
                  </w:rPr>
                  <m:t>E=</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1y</m:t>
                        </m:r>
                        <m:ctrlPr>
                          <w:rPr>
                            <w:rFonts w:ascii="Cambria Math" w:hAnsi="Cambria Math"/>
                            <w:i/>
                            <w:szCs w:val="22"/>
                            <w:lang w:val="en-CA"/>
                          </w:rPr>
                        </m:ctrlP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0y</m:t>
                        </m:r>
                        <m:ctrlPr>
                          <w:rPr>
                            <w:rFonts w:ascii="Cambria Math" w:hAnsi="Cambria Math"/>
                            <w:i/>
                            <w:szCs w:val="22"/>
                            <w:lang w:val="en-CA"/>
                          </w:rPr>
                        </m:ctrlPr>
                      </m:sub>
                    </m:sSub>
                    <m:ctrlPr>
                      <w:rPr>
                        <w:rFonts w:ascii="Cambria Math" w:hAnsi="Cambria Math"/>
                        <w:i/>
                        <w:szCs w:val="22"/>
                        <w:lang w:val="en-CA"/>
                      </w:rPr>
                    </m:ctrlPr>
                  </m:num>
                  <m:den>
                    <m:r>
                      <w:rPr>
                        <w:rFonts w:ascii="Cambria Math" w:hAnsi="Cambria Math"/>
                        <w:szCs w:val="22"/>
                        <w:lang w:val="en-CA"/>
                      </w:rPr>
                      <m:t>w</m:t>
                    </m:r>
                    <m:ctrlPr>
                      <w:rPr>
                        <w:rFonts w:ascii="Cambria Math" w:hAnsi="Cambria Math"/>
                        <w:i/>
                        <w:szCs w:val="22"/>
                        <w:lang w:val="en-CA"/>
                      </w:rPr>
                    </m:ctrlPr>
                  </m:den>
                </m:f>
                <m:ctrlPr>
                  <w:rPr>
                    <w:rFonts w:ascii="Cambria Math" w:hAnsi="Cambria Math" w:eastAsia="Cambria Math" w:cs="Cambria Math"/>
                    <w:i/>
                  </w:rPr>
                </m:ctrlPr>
              </m:e>
              <m:e>
                <m:r>
                  <w:rPr>
                    <w:rFonts w:ascii="Cambria Math" w:hAnsi="Cambria Math" w:eastAsia="Cambria Math" w:cs="Cambria Math"/>
                  </w:rPr>
                  <m:t>F=</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2y</m:t>
                        </m:r>
                        <m:ctrlPr>
                          <w:rPr>
                            <w:rFonts w:ascii="Cambria Math" w:hAnsi="Cambria Math"/>
                            <w:i/>
                            <w:szCs w:val="22"/>
                            <w:lang w:val="en-CA"/>
                          </w:rPr>
                        </m:ctrlP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0y</m:t>
                        </m:r>
                        <m:ctrlPr>
                          <w:rPr>
                            <w:rFonts w:ascii="Cambria Math" w:hAnsi="Cambria Math"/>
                            <w:i/>
                            <w:szCs w:val="22"/>
                            <w:lang w:val="en-CA"/>
                          </w:rPr>
                        </m:ctrlPr>
                      </m:sub>
                    </m:sSub>
                    <m:ctrlPr>
                      <w:rPr>
                        <w:rFonts w:ascii="Cambria Math" w:hAnsi="Cambria Math"/>
                        <w:i/>
                        <w:szCs w:val="22"/>
                        <w:lang w:val="en-CA"/>
                      </w:rPr>
                    </m:ctrlPr>
                  </m:num>
                  <m:den>
                    <m:r>
                      <w:rPr>
                        <w:rFonts w:ascii="Cambria Math" w:hAnsi="Cambria Math"/>
                        <w:szCs w:val="22"/>
                        <w:lang w:val="en-CA"/>
                      </w:rPr>
                      <m:t>h</m:t>
                    </m:r>
                    <m:ctrlPr>
                      <w:rPr>
                        <w:rFonts w:ascii="Cambria Math" w:hAnsi="Cambria Math"/>
                        <w:i/>
                        <w:szCs w:val="22"/>
                        <w:lang w:val="en-CA"/>
                      </w:rPr>
                    </m:ctrlPr>
                  </m:den>
                </m:f>
                <m:ctrlPr>
                  <w:rPr>
                    <w:rFonts w:ascii="Cambria Math" w:hAnsi="Cambria Math"/>
                    <w:i/>
                    <w:szCs w:val="22"/>
                    <w:lang w:val="en-CA"/>
                  </w:rPr>
                </m:ctrlPr>
              </m:e>
            </m:eqArr>
            <m:ctrlPr>
              <w:rPr>
                <w:rFonts w:ascii="Cambria Math" w:hAnsi="Cambria Math"/>
                <w:i/>
                <w:szCs w:val="22"/>
                <w:lang w:val="en-CA"/>
              </w:rPr>
            </m:ctrlPr>
          </m:e>
        </m:d>
      </m:oMath>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23</w:t>
      </w:r>
      <w:r>
        <w:rPr>
          <w:szCs w:val="22"/>
          <w:lang w:val="en-CA"/>
        </w:rPr>
        <w:fldChar w:fldCharType="end"/>
      </w:r>
      <w:r>
        <w:rPr>
          <w:szCs w:val="22"/>
          <w:lang w:val="en-CA"/>
        </w:rPr>
        <w:t>)</w:t>
      </w:r>
    </w:p>
    <w:p>
      <w:pPr>
        <w:jc w:val="both"/>
        <w:rPr>
          <w:szCs w:val="22"/>
          <w:lang w:val="en-CA"/>
        </w:rPr>
      </w:pPr>
      <w:r>
        <w:rPr>
          <w:szCs w:val="22"/>
          <w:lang w:val="en-CA"/>
        </w:rPr>
        <w:t xml:space="preserve">where </w:t>
      </w:r>
      <m:oMath>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0x</m:t>
            </m:r>
            <m:ctrlPr>
              <w:rPr>
                <w:rFonts w:ascii="Cambria Math" w:hAnsi="Cambria Math"/>
                <w:i/>
                <w:szCs w:val="22"/>
                <w:lang w:val="en-CA"/>
              </w:rPr>
            </m:ctrlP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0y</m:t>
            </m:r>
            <m:ctrlPr>
              <w:rPr>
                <w:rFonts w:ascii="Cambria Math" w:hAnsi="Cambria Math"/>
                <w:i/>
                <w:szCs w:val="22"/>
                <w:lang w:val="en-CA"/>
              </w:rPr>
            </m:ctrlPr>
          </m:sub>
        </m:sSub>
        <m:r>
          <w:rPr>
            <w:rFonts w:ascii="Cambria Math" w:hAnsi="Cambria Math"/>
            <w:szCs w:val="22"/>
            <w:lang w:val="en-CA"/>
          </w:rPr>
          <m:t>)</m:t>
        </m:r>
      </m:oMath>
      <w:r>
        <w:rPr>
          <w:szCs w:val="22"/>
          <w:lang w:val="en-CA"/>
        </w:rPr>
        <w:t xml:space="preserve">, </w:t>
      </w:r>
      <m:oMath>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1x</m:t>
            </m:r>
            <m:ctrlPr>
              <w:rPr>
                <w:rFonts w:ascii="Cambria Math" w:hAnsi="Cambria Math"/>
                <w:i/>
                <w:szCs w:val="22"/>
                <w:lang w:val="en-CA"/>
              </w:rPr>
            </m:ctrlP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1y</m:t>
            </m:r>
            <m:ctrlPr>
              <w:rPr>
                <w:rFonts w:ascii="Cambria Math" w:hAnsi="Cambria Math"/>
                <w:i/>
                <w:szCs w:val="22"/>
                <w:lang w:val="en-CA"/>
              </w:rPr>
            </m:ctrlPr>
          </m:sub>
        </m:sSub>
        <m:r>
          <w:rPr>
            <w:rFonts w:ascii="Cambria Math" w:hAnsi="Cambria Math"/>
            <w:szCs w:val="22"/>
            <w:lang w:val="en-CA"/>
          </w:rPr>
          <m:t>)</m:t>
        </m:r>
      </m:oMath>
      <w:r>
        <w:rPr>
          <w:szCs w:val="22"/>
          <w:lang w:val="en-CA"/>
        </w:rPr>
        <w:t xml:space="preserve">, </w:t>
      </w:r>
      <m:oMath>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2x</m:t>
            </m:r>
            <m:ctrlPr>
              <w:rPr>
                <w:rFonts w:ascii="Cambria Math" w:hAnsi="Cambria Math"/>
                <w:i/>
                <w:szCs w:val="22"/>
                <w:lang w:val="en-CA"/>
              </w:rPr>
            </m:ctrlP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ctrlPr>
              <w:rPr>
                <w:rFonts w:ascii="Cambria Math" w:hAnsi="Cambria Math"/>
                <w:i/>
                <w:szCs w:val="22"/>
                <w:lang w:val="en-CA"/>
              </w:rPr>
            </m:ctrlPr>
          </m:e>
          <m:sub>
            <m:r>
              <w:rPr>
                <w:rFonts w:ascii="Cambria Math" w:hAnsi="Cambria Math"/>
                <w:szCs w:val="22"/>
                <w:lang w:val="en-CA"/>
              </w:rPr>
              <m:t>2y</m:t>
            </m:r>
            <m:ctrlPr>
              <w:rPr>
                <w:rFonts w:ascii="Cambria Math" w:hAnsi="Cambria Math"/>
                <w:i/>
                <w:szCs w:val="22"/>
                <w:lang w:val="en-CA"/>
              </w:rPr>
            </m:ctrlPr>
          </m:sub>
        </m:sSub>
        <m:r>
          <w:rPr>
            <w:rFonts w:ascii="Cambria Math" w:hAnsi="Cambria Math"/>
            <w:szCs w:val="22"/>
            <w:lang w:val="en-CA"/>
          </w:rPr>
          <m:t>)</m:t>
        </m:r>
      </m:oMath>
      <w:r>
        <w:rPr>
          <w:szCs w:val="22"/>
          <w:lang w:val="en-CA"/>
        </w:rPr>
        <w:t xml:space="preserve"> are the top-left, top-right and bottom-left control point motion vectors, </w:t>
      </w:r>
      <m:oMath>
        <m:r>
          <w:rPr>
            <w:rFonts w:ascii="Cambria Math" w:hAnsi="Cambria Math"/>
            <w:szCs w:val="22"/>
            <w:lang w:val="en-CA"/>
          </w:rPr>
          <m:t>w</m:t>
        </m:r>
      </m:oMath>
      <w:r>
        <w:rPr>
          <w:szCs w:val="22"/>
          <w:lang w:val="en-CA"/>
        </w:rPr>
        <w:t xml:space="preserve"> and </w:t>
      </w:r>
      <m:oMath>
        <m:r>
          <w:rPr>
            <w:rFonts w:ascii="Cambria Math" w:hAnsi="Cambria Math"/>
            <w:szCs w:val="22"/>
            <w:lang w:val="en-CA"/>
          </w:rPr>
          <m:t>h</m:t>
        </m:r>
      </m:oMath>
      <w:r>
        <w:rPr>
          <w:szCs w:val="22"/>
          <w:lang w:val="en-CA"/>
        </w:rPr>
        <w:t xml:space="preserve"> are the width and height of the CU.</w:t>
      </w:r>
    </w:p>
    <w:p>
      <w:pPr>
        <w:jc w:val="both"/>
        <w:rPr>
          <w:szCs w:val="22"/>
        </w:rPr>
      </w:pPr>
      <w:r>
        <w:rPr>
          <w:szCs w:val="22"/>
        </w:rPr>
        <w:t xml:space="preserve">Step 4) Finally, the luma prediction refinement </w:t>
      </w:r>
      <m:oMath>
        <m:r>
          <m:rPr>
            <m:sty m:val="p"/>
          </m:rPr>
          <w:rPr>
            <w:rFonts w:ascii="Cambria Math" w:hAnsi="Cambria Math"/>
          </w:rPr>
          <m:t>Δ</m:t>
        </m:r>
        <m:r>
          <w:rPr>
            <w:rFonts w:ascii="Cambria Math" w:hAnsi="Cambria Math"/>
          </w:rPr>
          <m:t>I</m:t>
        </m:r>
        <m:d>
          <m:dPr>
            <m:ctrlPr>
              <w:rPr>
                <w:rFonts w:ascii="Cambria Math" w:hAnsi="Cambria Math"/>
                <w:i/>
              </w:rPr>
            </m:ctrlPr>
          </m:dPr>
          <m:e>
            <m:r>
              <w:rPr>
                <w:rFonts w:ascii="Cambria Math" w:hAnsi="Cambria Math"/>
              </w:rPr>
              <m:t>i,j</m:t>
            </m:r>
            <m:ctrlPr>
              <w:rPr>
                <w:rFonts w:ascii="Cambria Math" w:hAnsi="Cambria Math"/>
                <w:i/>
              </w:rPr>
            </m:ctrlPr>
          </m:e>
        </m:d>
      </m:oMath>
      <w:r>
        <w:t xml:space="preserve"> </w:t>
      </w:r>
      <w:r>
        <w:rPr>
          <w:szCs w:val="22"/>
        </w:rPr>
        <w:t xml:space="preserve">is added to the subblock prediction </w:t>
      </w:r>
      <m:oMath>
        <m:r>
          <w:rPr>
            <w:rFonts w:ascii="Cambria Math" w:hAnsi="Cambria Math"/>
            <w:szCs w:val="22"/>
          </w:rPr>
          <m:t>I</m:t>
        </m:r>
        <m:d>
          <m:dPr>
            <m:ctrlPr>
              <w:rPr>
                <w:rFonts w:ascii="Cambria Math" w:hAnsi="Cambria Math"/>
                <w:i/>
                <w:szCs w:val="22"/>
              </w:rPr>
            </m:ctrlPr>
          </m:dPr>
          <m:e>
            <m:r>
              <w:rPr>
                <w:rFonts w:ascii="Cambria Math" w:hAnsi="Cambria Math"/>
                <w:szCs w:val="22"/>
              </w:rPr>
              <m:t>i, j</m:t>
            </m:r>
            <m:ctrlPr>
              <w:rPr>
                <w:rFonts w:ascii="Cambria Math" w:hAnsi="Cambria Math"/>
                <w:i/>
                <w:szCs w:val="22"/>
              </w:rPr>
            </m:ctrlPr>
          </m:e>
        </m:d>
      </m:oMath>
      <w:r>
        <w:rPr>
          <w:szCs w:val="22"/>
        </w:rPr>
        <w:t xml:space="preserve">. The final prediction </w:t>
      </w:r>
      <w:r>
        <w:rPr>
          <w:i/>
          <w:szCs w:val="22"/>
        </w:rPr>
        <w:t>I’</w:t>
      </w:r>
      <w:r>
        <w:rPr>
          <w:szCs w:val="22"/>
        </w:rPr>
        <w:t xml:space="preserve"> is generated as the following equation.</w:t>
      </w:r>
    </w:p>
    <w:p>
      <w:pPr>
        <w:jc w:val="both"/>
        <w:rPr>
          <w:szCs w:val="22"/>
        </w:rPr>
      </w:pPr>
      <m:oMathPara>
        <m:oMath>
          <m:r>
            <w:rPr>
              <w:rFonts w:ascii="Cambria Math" w:hAnsi="Cambria Math"/>
            </w:rPr>
            <m:t>I'(i,j)= I</m:t>
          </m:r>
          <m:d>
            <m:dPr>
              <m:ctrlPr>
                <w:rPr>
                  <w:rFonts w:ascii="Cambria Math" w:hAnsi="Cambria Math"/>
                  <w:i/>
                </w:rPr>
              </m:ctrlPr>
            </m:dPr>
            <m:e>
              <m:r>
                <w:rPr>
                  <w:rFonts w:ascii="Cambria Math" w:hAnsi="Cambria Math"/>
                </w:rPr>
                <m:t>i,j</m:t>
              </m:r>
              <m:ctrlPr>
                <w:rPr>
                  <w:rFonts w:ascii="Cambria Math" w:hAnsi="Cambria Math"/>
                  <w:i/>
                </w:rPr>
              </m:ctrlPr>
            </m:e>
          </m:d>
          <m:r>
            <w:rPr>
              <w:rFonts w:ascii="Cambria Math" w:hAnsi="Cambria Math"/>
            </w:rPr>
            <m:t>+</m:t>
          </m:r>
          <m:r>
            <m:rPr>
              <m:sty m:val="p"/>
            </m:rPr>
            <w:rPr>
              <w:rFonts w:ascii="Cambria Math" w:hAnsi="Cambria Math"/>
            </w:rPr>
            <m:t>Δ</m:t>
          </m:r>
          <m:r>
            <w:rPr>
              <w:rFonts w:ascii="Cambria Math" w:hAnsi="Cambria Math"/>
            </w:rPr>
            <m:t>I(i,j)</m:t>
          </m:r>
        </m:oMath>
      </m:oMathPara>
    </w:p>
    <w:p>
      <w:pPr>
        <w:jc w:val="both"/>
        <w:rPr>
          <w:lang w:val="en-CA" w:eastAsia="zh-CN"/>
        </w:rPr>
      </w:pPr>
      <w:r>
        <w:rPr>
          <w:lang w:val="en-CA" w:eastAsia="zh-CN"/>
        </w:rPr>
        <w:t>PROF is not be applied in two cases for an affine coded CU: 1) all control point MVs are the same, which indicates the CU only has translational motion; 2) the affine motion parameters are greater than a specified limit because the subblock based affine MC is degraded to CU based MC to avoid large memory access bandwidth requirement.</w:t>
      </w:r>
    </w:p>
    <w:p>
      <w:pPr>
        <w:jc w:val="both"/>
        <w:rPr>
          <w:lang w:val="en-CA" w:eastAsia="zh-CN"/>
        </w:rPr>
      </w:pPr>
      <w:r>
        <w:rPr>
          <w:lang w:val="en-CA" w:eastAsia="zh-CN"/>
        </w:rPr>
        <w:t>A fast encoding method is applied to reduce the encoding complexity of affine motion estimation with PROF. PROF is not applied at affine motion estimation stage in following two situations: a) if this CU is not the root block and its parent block does not select the affine mode as its best mode, PROF is not applied since the possibility for current CU to select the affine mode as best mode is low; b) if the magnitude of four affine parameters (C, D, E, F) are all smaller than a predefined threshold and the current picture is not a low delay picture, PROF is not applied because the improvement introduced by PROF is small for this case. In this way, the affine motion estimation with PROF can be accelerated.</w:t>
      </w:r>
    </w:p>
    <w:p>
      <w:pPr>
        <w:pStyle w:val="4"/>
        <w:spacing w:before="136"/>
        <w:rPr>
          <w:lang w:val="en-CA"/>
        </w:rPr>
      </w:pPr>
      <w:bookmarkStart w:id="161" w:name="_Toc35804748"/>
      <w:r>
        <w:rPr>
          <w:lang w:val="en-CA"/>
        </w:rPr>
        <w:t>Subblock-based temporal motion vector prediction (SbTMVP)</w:t>
      </w:r>
      <w:bookmarkEnd w:id="161"/>
      <w:r>
        <w:rPr>
          <w:lang w:val="en-CA"/>
        </w:rPr>
        <w:t xml:space="preserve"> </w:t>
      </w:r>
    </w:p>
    <w:p>
      <w:pPr>
        <w:spacing w:after="120"/>
        <w:jc w:val="both"/>
        <w:rPr>
          <w:szCs w:val="22"/>
          <w:lang w:val="en-CA"/>
        </w:rPr>
      </w:pPr>
      <w:bookmarkStart w:id="162" w:name="_Hlk33224542"/>
      <w:r>
        <w:rPr>
          <w:szCs w:val="22"/>
          <w:lang w:val="en-CA"/>
        </w:rPr>
        <w:t xml:space="preserve">VVC supports the </w:t>
      </w:r>
      <w:r>
        <w:rPr>
          <w:lang w:val="en-CA"/>
        </w:rPr>
        <w:t xml:space="preserve">subblock-based </w:t>
      </w:r>
      <w:r>
        <w:rPr>
          <w:szCs w:val="22"/>
          <w:lang w:val="en-CA"/>
        </w:rPr>
        <w:t>temporal motion vector prediction (SbTMVP) method. Similar to the temporal motion vector prediction (TMVP) in HEVC, SbTMVP uses the</w:t>
      </w:r>
      <w:r>
        <w:rPr>
          <w:color w:val="0000FF"/>
          <w:szCs w:val="22"/>
          <w:lang w:val="en-CA"/>
          <w:rPrChange w:id="342" w:author="84038" w:date="2021-06-12T16:56:18Z">
            <w:rPr>
              <w:szCs w:val="22"/>
              <w:lang w:val="en-CA"/>
            </w:rPr>
          </w:rPrChange>
        </w:rPr>
        <w:t xml:space="preserve"> motion field in the collocated picture to improve motion vector prediction and merge mode for CUs in the current picture.</w:t>
      </w:r>
      <w:r>
        <w:rPr>
          <w:szCs w:val="22"/>
          <w:lang w:val="en-CA"/>
        </w:rPr>
        <w:t xml:space="preserve"> The same collocated picture used by TMVP is used for SbTVMP. SbTMVP differs from TMVP in the following two main aspects: </w:t>
      </w:r>
    </w:p>
    <w:p>
      <w:pPr>
        <w:pStyle w:val="46"/>
        <w:numPr>
          <w:ilvl w:val="0"/>
          <w:numId w:val="23"/>
        </w:numPr>
        <w:spacing w:before="136" w:after="120"/>
        <w:rPr>
          <w:szCs w:val="22"/>
          <w:lang w:val="en-CA"/>
        </w:rPr>
      </w:pPr>
      <w:r>
        <w:rPr>
          <w:sz w:val="22"/>
          <w:szCs w:val="22"/>
          <w:lang w:val="en-CA"/>
        </w:rPr>
        <w:t xml:space="preserve">TMVP predicts motion at CU level but SbTMVP predicts motion at sub-CU level; </w:t>
      </w:r>
    </w:p>
    <w:p>
      <w:pPr>
        <w:pStyle w:val="46"/>
        <w:numPr>
          <w:ilvl w:val="0"/>
          <w:numId w:val="23"/>
        </w:numPr>
        <w:spacing w:before="136" w:after="120"/>
        <w:rPr>
          <w:szCs w:val="22"/>
          <w:lang w:val="en-CA"/>
        </w:rPr>
      </w:pPr>
      <w:r>
        <w:rPr>
          <w:sz w:val="22"/>
          <w:szCs w:val="22"/>
          <w:lang w:val="en-CA"/>
        </w:rPr>
        <w:t xml:space="preserve">Whereas </w:t>
      </w:r>
      <w:bookmarkStart w:id="163" w:name="_Hlk33302033"/>
      <w:r>
        <w:rPr>
          <w:sz w:val="22"/>
          <w:szCs w:val="22"/>
          <w:lang w:val="en-CA"/>
        </w:rPr>
        <w:t xml:space="preserve">TMVP fetches the temporal motion vectors from the collocated block in the collocated picture (the collocated block is the bottom-right or center block relative to the current CU), SbTMVP applies a motion shift before fetching the temporal motion information from the collocated picture, </w:t>
      </w:r>
      <w:bookmarkEnd w:id="163"/>
      <w:r>
        <w:rPr>
          <w:sz w:val="22"/>
          <w:szCs w:val="22"/>
          <w:lang w:val="en-CA"/>
        </w:rPr>
        <w:t xml:space="preserve">where the motion shift is obtained from the motion vector from one of the spatial neighboring blocks of the current CU. </w:t>
      </w:r>
    </w:p>
    <w:p>
      <w:pPr>
        <w:spacing w:after="120"/>
        <w:jc w:val="both"/>
        <w:rPr>
          <w:szCs w:val="22"/>
          <w:lang w:val="en-CA"/>
        </w:rPr>
      </w:pPr>
      <w:r>
        <w:rPr>
          <w:szCs w:val="22"/>
          <w:lang w:val="en-CA"/>
        </w:rPr>
        <w:t xml:space="preserve">The SbTVMP process is illustrated in </w:t>
      </w:r>
      <w:r>
        <w:rPr>
          <w:szCs w:val="22"/>
          <w:lang w:val="en-CA"/>
        </w:rPr>
        <w:fldChar w:fldCharType="begin"/>
      </w:r>
      <w:r>
        <w:rPr>
          <w:szCs w:val="22"/>
          <w:lang w:val="en-CA"/>
        </w:rPr>
        <w:instrText xml:space="preserve"> REF _Ref525133512 \h  \* MERGEFORMAT </w:instrText>
      </w:r>
      <w:r>
        <w:rPr>
          <w:szCs w:val="22"/>
          <w:lang w:val="en-CA"/>
        </w:rPr>
        <w:fldChar w:fldCharType="separate"/>
      </w:r>
      <w:r>
        <w:rPr>
          <w:szCs w:val="22"/>
          <w:lang w:val="en-GB"/>
        </w:rPr>
        <w:t>Figure 34</w:t>
      </w:r>
      <w:r>
        <w:rPr>
          <w:szCs w:val="22"/>
          <w:lang w:val="en-CA"/>
        </w:rPr>
        <w:fldChar w:fldCharType="end"/>
      </w:r>
      <w:r>
        <w:rPr>
          <w:szCs w:val="22"/>
          <w:lang w:val="en-CA"/>
        </w:rPr>
        <w:t xml:space="preserve">. SbTMVP predicts the motion vectors of the sub-CUs within the current CU in two steps. In the first step, the spatial neighbor A1 in </w:t>
      </w:r>
      <w:r>
        <w:rPr>
          <w:szCs w:val="22"/>
          <w:lang w:val="en-CA"/>
        </w:rPr>
        <w:fldChar w:fldCharType="begin"/>
      </w:r>
      <w:r>
        <w:rPr>
          <w:szCs w:val="22"/>
          <w:lang w:val="en-CA"/>
        </w:rPr>
        <w:instrText xml:space="preserve"> REF _Ref525133512 \h  \* MERGEFORMAT </w:instrText>
      </w:r>
      <w:r>
        <w:rPr>
          <w:szCs w:val="22"/>
          <w:lang w:val="en-CA"/>
        </w:rPr>
        <w:fldChar w:fldCharType="separate"/>
      </w:r>
      <w:r>
        <w:rPr>
          <w:szCs w:val="22"/>
          <w:lang w:val="en-GB"/>
        </w:rPr>
        <w:t>Figure 34</w:t>
      </w:r>
      <w:r>
        <w:rPr>
          <w:szCs w:val="22"/>
          <w:lang w:val="en-CA"/>
        </w:rPr>
        <w:fldChar w:fldCharType="end"/>
      </w:r>
      <w:r>
        <w:rPr>
          <w:szCs w:val="22"/>
          <w:lang w:val="en-CA"/>
        </w:rPr>
        <w:t xml:space="preserve"> (a) is examined. If A1 has a motion vector that uses the collocated picture as its reference picture, this motion vector is selected to be the motion shift to be applied. If no such motion is identified, then the motion shift is set to (0, 0). </w:t>
      </w:r>
    </w:p>
    <w:p>
      <w:pPr>
        <w:spacing w:after="120"/>
        <w:jc w:val="both"/>
        <w:rPr>
          <w:szCs w:val="22"/>
          <w:lang w:val="en-CA"/>
        </w:rPr>
      </w:pPr>
      <w:r>
        <w:rPr>
          <w:szCs w:val="22"/>
          <w:lang w:val="en-CA"/>
        </w:rPr>
        <w:t xml:space="preserve">In the second step, the motion shift identified in Step 1 is applied (i.e. added to the current block’s coordinates) to obtain sub-CU-level motion information (motion vectors and reference indices) from the collocated picture as shown in </w:t>
      </w:r>
      <w:r>
        <w:rPr>
          <w:szCs w:val="22"/>
          <w:lang w:val="en-CA"/>
        </w:rPr>
        <w:fldChar w:fldCharType="begin"/>
      </w:r>
      <w:r>
        <w:rPr>
          <w:szCs w:val="22"/>
          <w:lang w:val="en-CA"/>
        </w:rPr>
        <w:instrText xml:space="preserve"> REF _Ref525133512 \h  \* MERGEFORMAT </w:instrText>
      </w:r>
      <w:r>
        <w:rPr>
          <w:szCs w:val="22"/>
          <w:lang w:val="en-CA"/>
        </w:rPr>
        <w:fldChar w:fldCharType="separate"/>
      </w:r>
      <w:r>
        <w:rPr>
          <w:szCs w:val="22"/>
          <w:lang w:val="en-GB"/>
        </w:rPr>
        <w:t>Figure 34</w:t>
      </w:r>
      <w:r>
        <w:rPr>
          <w:szCs w:val="22"/>
          <w:lang w:val="en-CA"/>
        </w:rPr>
        <w:fldChar w:fldCharType="end"/>
      </w:r>
      <w:r>
        <w:rPr>
          <w:szCs w:val="22"/>
          <w:lang w:val="en-CA"/>
        </w:rPr>
        <w:t xml:space="preserve"> (b). The example in </w:t>
      </w:r>
      <w:r>
        <w:rPr>
          <w:szCs w:val="22"/>
          <w:lang w:val="en-CA"/>
        </w:rPr>
        <w:fldChar w:fldCharType="begin"/>
      </w:r>
      <w:r>
        <w:rPr>
          <w:szCs w:val="22"/>
          <w:lang w:val="en-CA"/>
        </w:rPr>
        <w:instrText xml:space="preserve"> REF _Ref525133512 \h  \* MERGEFORMAT </w:instrText>
      </w:r>
      <w:r>
        <w:rPr>
          <w:szCs w:val="22"/>
          <w:lang w:val="en-CA"/>
        </w:rPr>
        <w:fldChar w:fldCharType="separate"/>
      </w:r>
      <w:r>
        <w:rPr>
          <w:szCs w:val="22"/>
          <w:lang w:val="en-GB"/>
        </w:rPr>
        <w:t>Figure 34</w:t>
      </w:r>
      <w:r>
        <w:rPr>
          <w:szCs w:val="22"/>
          <w:lang w:val="en-CA"/>
        </w:rPr>
        <w:fldChar w:fldCharType="end"/>
      </w:r>
      <w:r>
        <w:rPr>
          <w:szCs w:val="22"/>
          <w:lang w:val="en-CA"/>
        </w:rPr>
        <w:t xml:space="preserve"> (b) assumes the motion shift is set to block A1’s motion. Then, for each sub-CU, the motion information of its corresponding block (the smallest motion grid that covers the center sample) in the collocated picture is used to derive the motion information for the sub-CU. After the motion information of the collocated sub-CU is identified, it is converted to the motion vectors and reference indices of the current sub-CU in a similar way as the TMVP process of HEVC, where temporal motion scaling is applied to align the reference pictures of the temporal motion vectors to those of the current CU. </w:t>
      </w:r>
    </w:p>
    <w:bookmarkEnd w:id="162"/>
    <w:p>
      <w:pPr>
        <w:keepNext/>
        <w:keepLines/>
        <w:spacing w:after="120"/>
        <w:jc w:val="center"/>
        <w:rPr>
          <w:szCs w:val="22"/>
          <w:lang w:val="en-CA"/>
        </w:rPr>
      </w:pPr>
      <w:r>
        <w:rPr>
          <w:lang w:eastAsia="zh-CN"/>
        </w:rPr>
        <w:drawing>
          <wp:inline distT="0" distB="0" distL="0" distR="0">
            <wp:extent cx="1398270" cy="1398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398270" cy="1398270"/>
                    </a:xfrm>
                    <a:prstGeom prst="rect">
                      <a:avLst/>
                    </a:prstGeom>
                    <a:noFill/>
                    <a:ln>
                      <a:noFill/>
                    </a:ln>
                  </pic:spPr>
                </pic:pic>
              </a:graphicData>
            </a:graphic>
          </wp:inline>
        </w:drawing>
      </w:r>
    </w:p>
    <w:p>
      <w:pPr>
        <w:pStyle w:val="46"/>
        <w:keepNext/>
        <w:keepLines/>
        <w:numPr>
          <w:ilvl w:val="0"/>
          <w:numId w:val="24"/>
        </w:numPr>
        <w:spacing w:before="136"/>
        <w:jc w:val="center"/>
        <w:rPr>
          <w:b/>
          <w:iCs/>
          <w:sz w:val="20"/>
        </w:rPr>
      </w:pPr>
      <w:r>
        <w:rPr>
          <w:b/>
          <w:iCs/>
          <w:sz w:val="20"/>
        </w:rPr>
        <w:t>Spatial neighboring blocks used by ATVMP</w:t>
      </w:r>
    </w:p>
    <w:p>
      <w:pPr>
        <w:keepNext/>
        <w:keepLines/>
        <w:spacing w:after="120"/>
        <w:jc w:val="center"/>
        <w:rPr>
          <w:szCs w:val="22"/>
          <w:lang w:val="en-CA"/>
        </w:rPr>
      </w:pPr>
      <w:r>
        <w:rPr>
          <w:lang w:eastAsia="zh-CN"/>
        </w:rPr>
        <w:drawing>
          <wp:inline distT="0" distB="0" distL="0" distR="0">
            <wp:extent cx="5943600" cy="3271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943600" cy="3272065"/>
                    </a:xfrm>
                    <a:prstGeom prst="rect">
                      <a:avLst/>
                    </a:prstGeom>
                    <a:noFill/>
                    <a:ln>
                      <a:noFill/>
                    </a:ln>
                  </pic:spPr>
                </pic:pic>
              </a:graphicData>
            </a:graphic>
          </wp:inline>
        </w:drawing>
      </w:r>
    </w:p>
    <w:p>
      <w:pPr>
        <w:pStyle w:val="46"/>
        <w:keepNext/>
        <w:keepLines/>
        <w:numPr>
          <w:ilvl w:val="0"/>
          <w:numId w:val="24"/>
        </w:numPr>
        <w:spacing w:before="136"/>
        <w:jc w:val="center"/>
        <w:rPr>
          <w:b/>
          <w:szCs w:val="22"/>
          <w:lang w:val="en-CA"/>
        </w:rPr>
      </w:pPr>
      <w:r>
        <w:rPr>
          <w:b/>
          <w:iCs/>
          <w:sz w:val="20"/>
        </w:rPr>
        <w:t xml:space="preserve">Deriving sub-CU motion field by applying a motion shift from spatial neighbor and scaling the motion information from the corresponding collocated sub-CUs </w:t>
      </w:r>
    </w:p>
    <w:p>
      <w:pPr>
        <w:keepNext/>
        <w:keepLines/>
        <w:jc w:val="center"/>
        <w:rPr>
          <w:szCs w:val="22"/>
          <w:lang w:val="en-CA"/>
        </w:rPr>
      </w:pPr>
      <w:bookmarkStart w:id="164" w:name="_Ref525133512"/>
      <w:r>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Pr>
          <w:b/>
          <w:sz w:val="20"/>
          <w:lang w:val="en-GB"/>
        </w:rPr>
        <w:t>34</w:t>
      </w:r>
      <w:r>
        <w:rPr>
          <w:b/>
          <w:sz w:val="20"/>
          <w:lang w:val="en-GB"/>
        </w:rPr>
        <w:fldChar w:fldCharType="end"/>
      </w:r>
      <w:bookmarkEnd w:id="164"/>
      <w:r>
        <w:rPr>
          <w:b/>
          <w:sz w:val="20"/>
          <w:lang w:val="en-GB"/>
        </w:rPr>
        <w:t xml:space="preserve"> </w:t>
      </w:r>
      <w:r>
        <w:rPr>
          <w:b/>
          <w:sz w:val="20"/>
        </w:rPr>
        <w:t>–</w:t>
      </w:r>
      <w:r>
        <w:rPr>
          <w:b/>
          <w:iCs/>
          <w:sz w:val="20"/>
        </w:rPr>
        <w:t xml:space="preserve"> The SbTMVP process in VVC </w:t>
      </w:r>
    </w:p>
    <w:p>
      <w:pPr>
        <w:spacing w:after="120"/>
        <w:jc w:val="both"/>
        <w:rPr>
          <w:szCs w:val="22"/>
          <w:lang w:val="en-CA"/>
        </w:rPr>
      </w:pPr>
      <w:r>
        <w:rPr>
          <w:szCs w:val="22"/>
          <w:lang w:val="en-CA"/>
        </w:rPr>
        <w:t xml:space="preserve">In VVC, a combined subblock based merge list which contains both SbTVMP candidate and affine merge candidates is used for the signalling of subblock based merge mode. The SbTVMP mode is enabled/disabled by a sequence parameter set (SPS) flag. If the SbTMVP mode is enabled, the SbTMVP predictor is added as the first entry of the list of subblock based merge candidates, and followed by the affine merge candidates. The size of subblock based merge list is signalled in SPS and the maximum allowed size of the subblock based merge list is 5 in VVC. </w:t>
      </w:r>
    </w:p>
    <w:p>
      <w:pPr>
        <w:spacing w:after="120"/>
        <w:jc w:val="both"/>
        <w:rPr>
          <w:szCs w:val="22"/>
          <w:lang w:val="en-CA"/>
        </w:rPr>
      </w:pPr>
      <w:r>
        <w:rPr>
          <w:szCs w:val="22"/>
          <w:lang w:val="en-CA"/>
        </w:rPr>
        <w:t>The sub-CU size used in SbTMVP is fixed to be 8x8, and as done for affine merge mode, SbTMVP mode is only applicable to the CU with both width and height are larger than or equal to 8.</w:t>
      </w:r>
    </w:p>
    <w:p>
      <w:pPr>
        <w:spacing w:after="120"/>
        <w:jc w:val="both"/>
        <w:rPr>
          <w:szCs w:val="22"/>
          <w:lang w:val="en-CA"/>
        </w:rPr>
      </w:pPr>
      <w:r>
        <w:rPr>
          <w:szCs w:val="22"/>
          <w:lang w:val="en-CA"/>
        </w:rPr>
        <w:t>The encoding logic of the additional SbTMVP merge candidate is the same as for the other merge candidates, that is, for each CU in P or B slice, an additional RD check is performed to decide whether to use the SbTMVP candidate.</w:t>
      </w:r>
    </w:p>
    <w:p>
      <w:pPr>
        <w:pStyle w:val="4"/>
        <w:spacing w:before="136"/>
        <w:rPr>
          <w:lang w:val="en-CA"/>
        </w:rPr>
      </w:pPr>
      <w:bookmarkStart w:id="165" w:name="_Ref444640351"/>
      <w:bookmarkStart w:id="166" w:name="_Toc490559768"/>
      <w:bookmarkStart w:id="167" w:name="_Toc467250372"/>
      <w:bookmarkStart w:id="168" w:name="_Toc35804749"/>
      <w:r>
        <w:rPr>
          <w:lang w:val="en-CA"/>
        </w:rPr>
        <w:t>Adaptive motion vector resolution</w:t>
      </w:r>
      <w:bookmarkEnd w:id="165"/>
      <w:bookmarkEnd w:id="166"/>
      <w:bookmarkEnd w:id="167"/>
      <w:r>
        <w:rPr>
          <w:lang w:val="en-CA"/>
        </w:rPr>
        <w:t xml:space="preserve"> (AMVR)</w:t>
      </w:r>
      <w:bookmarkEnd w:id="168"/>
      <w:r>
        <w:rPr>
          <w:lang w:val="en-CA"/>
        </w:rPr>
        <w:t xml:space="preserve"> </w:t>
      </w:r>
    </w:p>
    <w:p>
      <w:pPr>
        <w:spacing w:after="120"/>
        <w:jc w:val="both"/>
        <w:rPr>
          <w:szCs w:val="22"/>
          <w:lang w:val="en-CA"/>
        </w:rPr>
      </w:pPr>
      <w:r>
        <w:rPr>
          <w:szCs w:val="22"/>
          <w:lang w:val="en-CA"/>
        </w:rPr>
        <w:t>In HEVC, motion vector differences (MVDs) (between the motion vector and predicted motion vector of a CU) are signalled in units of</w:t>
      </w:r>
      <w:r>
        <w:rPr>
          <w:color w:val="0000FF"/>
          <w:szCs w:val="22"/>
          <w:lang w:val="en-CA"/>
          <w:rPrChange w:id="343" w:author="84038" w:date="2021-06-12T17:12:21Z">
            <w:rPr>
              <w:szCs w:val="22"/>
              <w:lang w:val="en-CA"/>
            </w:rPr>
          </w:rPrChange>
        </w:rPr>
        <w:t xml:space="preserve"> quarter-luma-sample</w:t>
      </w:r>
      <w:r>
        <w:rPr>
          <w:szCs w:val="22"/>
          <w:lang w:val="en-CA"/>
        </w:rPr>
        <w:t xml:space="preserve"> when use_integer_mv_flag is equal to 0 in the slice header. In VVC, a CU-level adaptive motion vector resolution (AMVR) scheme is introduced. AMVR </w:t>
      </w:r>
      <w:r>
        <w:rPr>
          <w:color w:val="0000FF"/>
          <w:szCs w:val="22"/>
          <w:lang w:val="en-CA"/>
          <w:rPrChange w:id="344" w:author="84038" w:date="2021-06-13T13:51:40Z">
            <w:rPr>
              <w:szCs w:val="22"/>
              <w:lang w:val="en-CA"/>
            </w:rPr>
          </w:rPrChange>
        </w:rPr>
        <w:t>allows MVD of the CU to be coded in different precision</w:t>
      </w:r>
      <w:r>
        <w:rPr>
          <w:szCs w:val="22"/>
          <w:lang w:val="en-CA"/>
        </w:rPr>
        <w:t>. Dependent on the mode (normal AMVP mode or affine AVMP mode) for the current CU, the MVDs of the current CU can be adaptively selected as follows:</w:t>
      </w:r>
    </w:p>
    <w:p>
      <w:pPr>
        <w:pStyle w:val="46"/>
        <w:numPr>
          <w:ilvl w:val="0"/>
          <w:numId w:val="25"/>
        </w:numPr>
        <w:spacing w:before="136" w:after="120"/>
        <w:rPr>
          <w:sz w:val="22"/>
          <w:szCs w:val="22"/>
          <w:lang w:val="en-CA"/>
        </w:rPr>
      </w:pPr>
      <w:r>
        <w:rPr>
          <w:sz w:val="22"/>
          <w:szCs w:val="22"/>
          <w:lang w:val="en-CA"/>
        </w:rPr>
        <w:t xml:space="preserve">Normal AMVP mode: quarter-luma-sample, </w:t>
      </w:r>
      <w:bookmarkStart w:id="169" w:name="_Hlk18404019"/>
      <w:r>
        <w:rPr>
          <w:sz w:val="22"/>
          <w:szCs w:val="22"/>
          <w:lang w:val="en-CA"/>
        </w:rPr>
        <w:t xml:space="preserve">half-luma-sample, </w:t>
      </w:r>
      <w:bookmarkEnd w:id="169"/>
      <w:r>
        <w:rPr>
          <w:sz w:val="22"/>
          <w:szCs w:val="22"/>
          <w:lang w:val="en-CA"/>
        </w:rPr>
        <w:t>integer-luma-sample or four-luma-sample.</w:t>
      </w:r>
    </w:p>
    <w:p>
      <w:pPr>
        <w:pStyle w:val="46"/>
        <w:numPr>
          <w:ilvl w:val="0"/>
          <w:numId w:val="25"/>
        </w:numPr>
        <w:spacing w:before="136" w:after="120"/>
        <w:rPr>
          <w:szCs w:val="22"/>
          <w:lang w:val="en-CA"/>
        </w:rPr>
      </w:pPr>
      <w:bookmarkStart w:id="170" w:name="_Hlk33307377"/>
      <w:r>
        <w:rPr>
          <w:sz w:val="22"/>
          <w:szCs w:val="22"/>
          <w:lang w:val="en-CA"/>
        </w:rPr>
        <w:t>Affine AMVP mode: quarter-luma-sample, integer-luma-sample or 1/16 luma-sample.</w:t>
      </w:r>
      <w:bookmarkEnd w:id="170"/>
    </w:p>
    <w:p>
      <w:pPr>
        <w:spacing w:after="120"/>
        <w:jc w:val="both"/>
        <w:rPr>
          <w:szCs w:val="22"/>
        </w:rPr>
      </w:pPr>
      <w:r>
        <w:rPr>
          <w:color w:val="0000FF"/>
          <w:szCs w:val="22"/>
          <w:lang w:val="en-CA"/>
          <w:rPrChange w:id="345" w:author="84038" w:date="2021-06-13T13:53:49Z">
            <w:rPr>
              <w:szCs w:val="22"/>
              <w:lang w:val="en-CA"/>
            </w:rPr>
          </w:rPrChange>
        </w:rPr>
        <w:t>The CU-level MVD resolution indication is conditionally signalled if the current CU has at least one non-zero MVD component.</w:t>
      </w:r>
      <w:r>
        <w:rPr>
          <w:szCs w:val="22"/>
          <w:lang w:val="en-CA"/>
        </w:rPr>
        <w:t xml:space="preserve"> </w:t>
      </w:r>
      <w:r>
        <w:rPr>
          <w:szCs w:val="22"/>
        </w:rPr>
        <w:t xml:space="preserve">If all MVD components (that is, both horizontal and vertical MVDs for reference list L0 and reference list L1) are zero, quarter-luma-sample MVD resolution is inferred. </w:t>
      </w:r>
    </w:p>
    <w:p>
      <w:pPr>
        <w:spacing w:after="120"/>
        <w:jc w:val="both"/>
        <w:rPr>
          <w:szCs w:val="22"/>
          <w:lang w:val="en-CA"/>
        </w:rPr>
      </w:pPr>
      <w:r>
        <w:rPr>
          <w:szCs w:val="22"/>
          <w:lang w:val="en-CA"/>
        </w:rPr>
        <w:t xml:space="preserve">For a CU that has at least one non-zero MVD component, a first flag is signalled to indicate whether quarter-luma-sample MVD precision is used for the CU. If the first flag is 0, no further signaling is needed and quarter-luma-sample MVD precision is used for the current CU. Otherwise, a second flag is signalled to indicate half-luma-sample or other MVD precisions (interger or four-luma sample) is used for normal AMVP CU. </w:t>
      </w:r>
      <w:bookmarkStart w:id="171" w:name="_Hlk33307600"/>
      <w:r>
        <w:rPr>
          <w:szCs w:val="22"/>
          <w:lang w:val="en-CA"/>
        </w:rPr>
        <w:t xml:space="preserve">In the case of half-luma-sample, a 6-tap interpolation filter instead of the default 8-tap interpolation filter is used for the half-luma sample position. </w:t>
      </w:r>
      <w:bookmarkEnd w:id="171"/>
      <w:r>
        <w:rPr>
          <w:szCs w:val="22"/>
          <w:lang w:val="en-CA"/>
        </w:rPr>
        <w:t xml:space="preserve">Otherwise, a third flag is signalled to indicate whether integer-luma-sample or four-luma-sample MVD precision is used for normal AMVP CU. </w:t>
      </w:r>
      <w:bookmarkStart w:id="172" w:name="_Hlk18408510"/>
      <w:r>
        <w:rPr>
          <w:szCs w:val="22"/>
          <w:lang w:val="en-CA"/>
        </w:rPr>
        <w:t>In the case of affine AMVP CU</w:t>
      </w:r>
      <w:bookmarkEnd w:id="172"/>
      <w:r>
        <w:rPr>
          <w:szCs w:val="22"/>
          <w:lang w:val="en-CA"/>
        </w:rPr>
        <w:t>, the second flag is used to indicate whether integer-luma-sample or 1/16 luma-sample MVD precision is used. In order to ensure the reconstructed MV has the intended precision (quarter-luma-sample, half-luma-sample, integer-luma-sample or four-luma-sample), the motion vector predictors for the CU will be rounded to the same precision as that of the MVD before being added together with the MVD. The motion vector predictors are rounded toward zero (that is, a negative motion vector predictor is rounded toward positive infinity and a positive motion vector predictor is rounded toward negative infinity).</w:t>
      </w:r>
    </w:p>
    <w:p>
      <w:pPr>
        <w:spacing w:after="120"/>
        <w:jc w:val="both"/>
        <w:rPr>
          <w:szCs w:val="22"/>
        </w:rPr>
      </w:pPr>
      <w:r>
        <w:rPr>
          <w:szCs w:val="22"/>
          <w:lang w:val="en-CA"/>
        </w:rPr>
        <w:t xml:space="preserve">The encoder determines the motion vector resolution for the current CU using </w:t>
      </w:r>
      <w:r>
        <w:rPr>
          <w:color w:val="0000FF"/>
          <w:szCs w:val="22"/>
          <w:lang w:val="en-CA"/>
          <w:rPrChange w:id="346" w:author="84038" w:date="2021-06-12T17:13:21Z">
            <w:rPr>
              <w:szCs w:val="22"/>
              <w:lang w:val="en-CA"/>
            </w:rPr>
          </w:rPrChange>
        </w:rPr>
        <w:t>RD check.</w:t>
      </w:r>
      <w:r>
        <w:rPr>
          <w:szCs w:val="22"/>
          <w:lang w:val="en-CA"/>
        </w:rPr>
        <w:t xml:space="preserve"> To avoid always performing CU-level RD check four times for each MVD resolution, in VTM8, t</w:t>
      </w:r>
      <w:r>
        <w:rPr>
          <w:szCs w:val="22"/>
        </w:rPr>
        <w:t xml:space="preserve">he RD check of MVD precisions other than quarter-luma-sample is only invoked conditionally. For normal AVMP mode, the RD cost of quarter-luma-sample MVD precision and integer-luma sample MV precision is computed first. Then, the RD cost of integer-luma-sample MVD precision is compared to that of quarter-luma-sample MVD precision to decide whether it is necessary to further check the RD cost of four-luma-sample MVD precision. When the RD cost for quarter-luma-sample MVD precision is much smaller than that of the integer-luma-sample MVD precision, the RD check of four-luma-sample MVD precision is skipped. </w:t>
      </w:r>
      <w:bookmarkStart w:id="173" w:name="_Hlk18409056"/>
      <w:r>
        <w:rPr>
          <w:szCs w:val="22"/>
        </w:rPr>
        <w:t>Then, the check of half-luma-sample MVD precision is skipped if the RD cost of integer-luma-sample MVD precision is significantly larger than the best RD cost of previously tested MVD precisions.</w:t>
      </w:r>
      <w:bookmarkEnd w:id="173"/>
      <w:r>
        <w:rPr>
          <w:szCs w:val="22"/>
        </w:rPr>
        <w:t xml:space="preserve"> For affine AMVP mode, if affine inter mode is not selected after checking rate-distortion costs of affine merge/skip mode, merge/skip mode, quarter-luma-sample MVD precision normal AMVP mode and quarter-luma-sample MVD precision affine AMVP mode, then 1/16 luma-sample MV precision and 1-pel MV precision affine inter modes are not checked. Furthermore affine parameters obtained in quarter-luma-sample MV precision affine inter mode is used as starting search point in 1/16 luma-sample and quarter-luma-sample MV precision affine inter modes.</w:t>
      </w:r>
    </w:p>
    <w:p>
      <w:pPr>
        <w:pStyle w:val="4"/>
        <w:spacing w:before="136"/>
        <w:rPr>
          <w:lang w:val="en-CA"/>
        </w:rPr>
      </w:pPr>
      <w:bookmarkStart w:id="174" w:name="_Toc35804750"/>
      <w:r>
        <w:rPr>
          <w:lang w:val="en-CA"/>
        </w:rPr>
        <w:t>Motion field storage</w:t>
      </w:r>
      <w:bookmarkEnd w:id="174"/>
      <w:r>
        <w:rPr>
          <w:lang w:val="en-CA"/>
        </w:rPr>
        <w:t xml:space="preserve"> </w:t>
      </w:r>
    </w:p>
    <w:p>
      <w:pPr>
        <w:jc w:val="both"/>
        <w:rPr>
          <w:szCs w:val="22"/>
          <w:lang w:val="en-CA"/>
        </w:rPr>
      </w:pPr>
      <w:r>
        <w:rPr>
          <w:szCs w:val="22"/>
          <w:lang w:val="en-CA"/>
        </w:rPr>
        <w:t>In VVC, the highest precision of explicitly signalled motion vectors is quarter-luma-sample. In some inter prediction modes such as the affine mode, motion vectors are derived at 1/16</w:t>
      </w:r>
      <w:r>
        <w:rPr>
          <w:szCs w:val="22"/>
          <w:vertAlign w:val="superscript"/>
          <w:lang w:val="en-CA"/>
        </w:rPr>
        <w:t>th</w:t>
      </w:r>
      <w:r>
        <w:rPr>
          <w:szCs w:val="22"/>
          <w:lang w:val="en-CA"/>
        </w:rPr>
        <w:t>-luma-sample precision and motion compensated prediction is performed at 1/16</w:t>
      </w:r>
      <w:r>
        <w:rPr>
          <w:szCs w:val="22"/>
          <w:vertAlign w:val="superscript"/>
          <w:lang w:val="en-CA"/>
        </w:rPr>
        <w:t>th</w:t>
      </w:r>
      <w:r>
        <w:rPr>
          <w:szCs w:val="22"/>
          <w:lang w:val="en-CA"/>
        </w:rPr>
        <w:t xml:space="preserve">-sample-precision. In terms of internal motion field storage, </w:t>
      </w:r>
      <w:r>
        <w:rPr>
          <w:color w:val="0000FF"/>
          <w:szCs w:val="22"/>
          <w:lang w:val="en-CA"/>
          <w:rPrChange w:id="347" w:author="84038" w:date="2021-06-12T17:14:30Z">
            <w:rPr>
              <w:szCs w:val="22"/>
              <w:lang w:val="en-CA"/>
            </w:rPr>
          </w:rPrChange>
        </w:rPr>
        <w:t>all motion vectors are stored at 1/16</w:t>
      </w:r>
      <w:r>
        <w:rPr>
          <w:color w:val="0000FF"/>
          <w:szCs w:val="22"/>
          <w:vertAlign w:val="superscript"/>
          <w:lang w:val="en-CA"/>
          <w:rPrChange w:id="348" w:author="84038" w:date="2021-06-12T17:14:30Z">
            <w:rPr>
              <w:szCs w:val="22"/>
              <w:vertAlign w:val="superscript"/>
              <w:lang w:val="en-CA"/>
            </w:rPr>
          </w:rPrChange>
        </w:rPr>
        <w:t>th</w:t>
      </w:r>
      <w:r>
        <w:rPr>
          <w:color w:val="0000FF"/>
          <w:szCs w:val="22"/>
          <w:lang w:val="en-CA"/>
          <w:rPrChange w:id="349" w:author="84038" w:date="2021-06-12T17:14:30Z">
            <w:rPr>
              <w:szCs w:val="22"/>
              <w:lang w:val="en-CA"/>
            </w:rPr>
          </w:rPrChange>
        </w:rPr>
        <w:t>-luma-sample precision</w:t>
      </w:r>
      <w:r>
        <w:rPr>
          <w:szCs w:val="22"/>
          <w:lang w:val="en-CA"/>
        </w:rPr>
        <w:t xml:space="preserve">. </w:t>
      </w:r>
    </w:p>
    <w:p>
      <w:pPr>
        <w:rPr>
          <w:szCs w:val="22"/>
          <w:lang w:val="en-CA"/>
        </w:rPr>
      </w:pPr>
      <w:r>
        <w:rPr>
          <w:szCs w:val="22"/>
          <w:lang w:val="en-CA"/>
        </w:rPr>
        <w:t xml:space="preserve">For temporal motion field storage used by TMVP and ATVMP, motion field compression is performed at 8x8 granularity in contrast to the 16x16 granularity in HEVC. </w:t>
      </w:r>
    </w:p>
    <w:p>
      <w:pPr>
        <w:pStyle w:val="4"/>
        <w:spacing w:before="136"/>
        <w:rPr>
          <w:lang w:val="en-CA"/>
        </w:rPr>
      </w:pPr>
      <w:bookmarkStart w:id="175" w:name="_Toc35804751"/>
      <w:r>
        <w:rPr>
          <w:lang w:val="en-CA"/>
        </w:rPr>
        <w:t>Bi-prediction with CU-level weight (BCW)</w:t>
      </w:r>
      <w:bookmarkEnd w:id="175"/>
    </w:p>
    <w:p>
      <w:pPr>
        <w:jc w:val="both"/>
        <w:rPr>
          <w:lang w:val="en-CA"/>
        </w:rPr>
      </w:pPr>
      <w:bookmarkStart w:id="176" w:name="_Hlk33382933"/>
      <w:r>
        <w:rPr>
          <w:lang w:val="en-CA"/>
        </w:rPr>
        <w:t xml:space="preserve">In HEVC, the bi-prediction </w:t>
      </w:r>
      <w:r>
        <w:rPr>
          <w:color w:val="0000FF"/>
          <w:lang w:val="en-CA"/>
          <w:rPrChange w:id="350" w:author="84038" w:date="2021-06-12T16:56:45Z">
            <w:rPr>
              <w:lang w:val="en-CA"/>
            </w:rPr>
          </w:rPrChange>
        </w:rPr>
        <w:t>signal</w:t>
      </w:r>
      <w:r>
        <w:rPr>
          <w:lang w:val="en-CA"/>
        </w:rPr>
        <w:t xml:space="preserve"> is generated by averaging two prediction signals obtained from two different reference pictures and/or using two different motion vectors. In VVC, the bi-prediction mode is extended </w:t>
      </w:r>
      <w:r>
        <w:t xml:space="preserve">beyond simple averaging to allow </w:t>
      </w:r>
      <w:r>
        <w:rPr>
          <w:lang w:val="en-CA"/>
        </w:rPr>
        <w:t xml:space="preserve">weighted averaging of the two prediction signals. </w:t>
      </w:r>
    </w:p>
    <w:tbl>
      <w:tblPr>
        <w:tblStyle w:val="31"/>
        <w:tblW w:w="95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50"/>
        <w:gridCol w:w="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5" w:hRule="atLeast"/>
        </w:trPr>
        <w:tc>
          <w:tcPr>
            <w:tcW w:w="8550" w:type="dxa"/>
            <w:vAlign w:val="center"/>
          </w:tcPr>
          <w:p>
            <w:pPr>
              <w:spacing w:after="120"/>
              <w:jc w:val="center"/>
              <w:rPr>
                <w:rFonts w:ascii="Calibri" w:hAnsi="Calibri" w:eastAsia="PMingLiU"/>
                <w:szCs w:val="22"/>
              </w:rPr>
            </w:pPr>
            <m:oMathPara>
              <m:oMath>
                <m:sSub>
                  <m:sSubPr>
                    <m:ctrlPr>
                      <w:rPr>
                        <w:rFonts w:ascii="Cambria Math" w:hAnsi="Cambria Math" w:eastAsia="PMingLiU"/>
                        <w:i/>
                        <w:szCs w:val="22"/>
                      </w:rPr>
                    </m:ctrlPr>
                  </m:sSubPr>
                  <m:e>
                    <m:r>
                      <w:rPr>
                        <w:rFonts w:ascii="Cambria Math" w:hAnsi="Cambria Math" w:eastAsia="PMingLiU"/>
                        <w:szCs w:val="22"/>
                      </w:rPr>
                      <m:t>P</m:t>
                    </m:r>
                    <m:ctrlPr>
                      <w:rPr>
                        <w:rFonts w:ascii="Cambria Math" w:hAnsi="Cambria Math" w:eastAsia="PMingLiU"/>
                        <w:i/>
                        <w:szCs w:val="22"/>
                      </w:rPr>
                    </m:ctrlPr>
                  </m:e>
                  <m:sub>
                    <m:r>
                      <m:rPr>
                        <m:nor/>
                        <m:sty m:val="p"/>
                      </m:rPr>
                      <w:rPr>
                        <w:rFonts w:ascii="Cambria Math" w:hAnsi="Cambria Math" w:eastAsia="PMingLiU"/>
                        <w:b w:val="0"/>
                        <w:i w:val="0"/>
                        <w:szCs w:val="22"/>
                      </w:rPr>
                      <m:t>bi-pred</m:t>
                    </m:r>
                    <m:ctrlPr>
                      <w:rPr>
                        <w:rFonts w:ascii="Cambria Math" w:hAnsi="Cambria Math" w:eastAsia="PMingLiU"/>
                        <w:i/>
                        <w:szCs w:val="22"/>
                      </w:rPr>
                    </m:ctrlPr>
                  </m:sub>
                </m:sSub>
                <m:r>
                  <w:rPr>
                    <w:rFonts w:ascii="Cambria Math" w:hAnsi="Cambria Math" w:eastAsia="PMingLiU"/>
                    <w:szCs w:val="22"/>
                  </w:rPr>
                  <m:t>=</m:t>
                </m:r>
                <m:d>
                  <m:dPr>
                    <m:ctrlPr>
                      <w:rPr>
                        <w:rFonts w:ascii="Cambria Math" w:hAnsi="Cambria Math" w:eastAsia="PMingLiU"/>
                        <w:i/>
                        <w:szCs w:val="22"/>
                      </w:rPr>
                    </m:ctrlPr>
                  </m:dPr>
                  <m:e>
                    <m:d>
                      <m:dPr>
                        <m:ctrlPr>
                          <w:rPr>
                            <w:rFonts w:ascii="Cambria Math" w:hAnsi="Cambria Math" w:eastAsia="PMingLiU"/>
                            <w:i/>
                            <w:szCs w:val="22"/>
                          </w:rPr>
                        </m:ctrlPr>
                      </m:dPr>
                      <m:e>
                        <m:r>
                          <w:rPr>
                            <w:rFonts w:ascii="Cambria Math" w:hAnsi="Cambria Math" w:eastAsia="PMingLiU"/>
                            <w:szCs w:val="22"/>
                          </w:rPr>
                          <m:t>8-w</m:t>
                        </m:r>
                        <m:ctrlPr>
                          <w:rPr>
                            <w:rFonts w:ascii="Cambria Math" w:hAnsi="Cambria Math" w:eastAsia="PMingLiU"/>
                            <w:i/>
                            <w:szCs w:val="22"/>
                          </w:rPr>
                        </m:ctrlPr>
                      </m:e>
                    </m:d>
                    <m:r>
                      <w:rPr>
                        <w:rFonts w:ascii="Cambria Math" w:hAnsi="Cambria Math" w:eastAsia="PMingLiU"/>
                        <w:szCs w:val="22"/>
                      </w:rPr>
                      <m:t>*</m:t>
                    </m:r>
                    <m:sSub>
                      <m:sSubPr>
                        <m:ctrlPr>
                          <w:rPr>
                            <w:rFonts w:ascii="Cambria Math" w:hAnsi="Cambria Math" w:eastAsia="PMingLiU"/>
                            <w:i/>
                            <w:szCs w:val="22"/>
                          </w:rPr>
                        </m:ctrlPr>
                      </m:sSubPr>
                      <m:e>
                        <m:r>
                          <w:rPr>
                            <w:rFonts w:ascii="Cambria Math" w:hAnsi="Cambria Math" w:eastAsia="PMingLiU"/>
                            <w:szCs w:val="22"/>
                          </w:rPr>
                          <m:t>P</m:t>
                        </m:r>
                        <m:ctrlPr>
                          <w:rPr>
                            <w:rFonts w:ascii="Cambria Math" w:hAnsi="Cambria Math" w:eastAsia="PMingLiU"/>
                            <w:i/>
                            <w:szCs w:val="22"/>
                          </w:rPr>
                        </m:ctrlPr>
                      </m:e>
                      <m:sub>
                        <m:r>
                          <w:rPr>
                            <w:rFonts w:ascii="Cambria Math" w:hAnsi="Cambria Math" w:eastAsia="PMingLiU"/>
                            <w:szCs w:val="22"/>
                          </w:rPr>
                          <m:t>0</m:t>
                        </m:r>
                        <m:ctrlPr>
                          <w:rPr>
                            <w:rFonts w:ascii="Cambria Math" w:hAnsi="Cambria Math" w:eastAsia="PMingLiU"/>
                            <w:i/>
                            <w:szCs w:val="22"/>
                          </w:rPr>
                        </m:ctrlPr>
                      </m:sub>
                    </m:sSub>
                    <m:r>
                      <w:rPr>
                        <w:rFonts w:ascii="Cambria Math" w:hAnsi="Cambria Math" w:eastAsia="PMingLiU"/>
                        <w:szCs w:val="22"/>
                      </w:rPr>
                      <m:t>+w*</m:t>
                    </m:r>
                    <m:sSub>
                      <m:sSubPr>
                        <m:ctrlPr>
                          <w:rPr>
                            <w:rFonts w:ascii="Cambria Math" w:hAnsi="Cambria Math" w:eastAsia="PMingLiU"/>
                            <w:i/>
                            <w:szCs w:val="22"/>
                          </w:rPr>
                        </m:ctrlPr>
                      </m:sSubPr>
                      <m:e>
                        <m:r>
                          <w:rPr>
                            <w:rFonts w:ascii="Cambria Math" w:hAnsi="Cambria Math" w:eastAsia="PMingLiU"/>
                            <w:szCs w:val="22"/>
                          </w:rPr>
                          <m:t>P</m:t>
                        </m:r>
                        <m:ctrlPr>
                          <w:rPr>
                            <w:rFonts w:ascii="Cambria Math" w:hAnsi="Cambria Math" w:eastAsia="PMingLiU"/>
                            <w:i/>
                            <w:szCs w:val="22"/>
                          </w:rPr>
                        </m:ctrlPr>
                      </m:e>
                      <m:sub>
                        <m:r>
                          <w:rPr>
                            <w:rFonts w:ascii="Cambria Math" w:hAnsi="Cambria Math" w:eastAsia="PMingLiU"/>
                            <w:szCs w:val="22"/>
                          </w:rPr>
                          <m:t>1</m:t>
                        </m:r>
                        <m:ctrlPr>
                          <w:rPr>
                            <w:rFonts w:ascii="Cambria Math" w:hAnsi="Cambria Math" w:eastAsia="PMingLiU"/>
                            <w:i/>
                            <w:szCs w:val="22"/>
                          </w:rPr>
                        </m:ctrlPr>
                      </m:sub>
                    </m:sSub>
                    <m:r>
                      <w:rPr>
                        <w:rFonts w:ascii="Cambria Math" w:hAnsi="Cambria Math" w:eastAsia="PMingLiU"/>
                        <w:szCs w:val="22"/>
                      </w:rPr>
                      <m:t>+4</m:t>
                    </m:r>
                    <m:ctrlPr>
                      <w:rPr>
                        <w:rFonts w:ascii="Cambria Math" w:hAnsi="Cambria Math" w:eastAsia="PMingLiU"/>
                        <w:i/>
                        <w:szCs w:val="22"/>
                      </w:rPr>
                    </m:ctrlPr>
                  </m:e>
                </m:d>
                <m:r>
                  <w:rPr>
                    <w:rFonts w:ascii="Cambria Math" w:hAnsi="Cambria Math" w:eastAsia="PMingLiU"/>
                    <w:szCs w:val="22"/>
                  </w:rPr>
                  <m:t>≫3</m:t>
                </m:r>
              </m:oMath>
            </m:oMathPara>
          </w:p>
        </w:tc>
        <w:tc>
          <w:tcPr>
            <w:tcW w:w="970" w:type="dxa"/>
            <w:vAlign w:val="center"/>
          </w:tcPr>
          <w:p>
            <w:pPr>
              <w:spacing w:after="120"/>
              <w:rPr>
                <w:rFonts w:ascii="Calibri" w:hAnsi="Calibri" w:eastAsia="PMingLiU"/>
                <w:szCs w:val="22"/>
              </w:rPr>
            </w:pPr>
            <w:r>
              <w:rPr>
                <w:rFonts w:ascii="Calibri" w:hAnsi="Calibri" w:eastAsia="PMingLiU"/>
                <w:szCs w:val="22"/>
                <w:lang w:val="en-CA"/>
              </w:rPr>
              <w:t>(</w:t>
            </w:r>
            <w:r>
              <w:rPr>
                <w:rFonts w:ascii="Calibri" w:hAnsi="Calibri" w:eastAsia="Malgun Gothic"/>
                <w:szCs w:val="22"/>
                <w:lang w:val="en-CA" w:eastAsia="ko-KR"/>
              </w:rPr>
              <w:t>3-</w:t>
            </w:r>
            <w:r>
              <w:rPr>
                <w:rFonts w:ascii="Calibri" w:hAnsi="Calibri" w:eastAsia="PMingLiU"/>
                <w:szCs w:val="22"/>
                <w:lang w:val="en-CA"/>
              </w:rPr>
              <w:fldChar w:fldCharType="begin"/>
            </w:r>
            <w:r>
              <w:rPr>
                <w:rFonts w:ascii="Calibri" w:hAnsi="Calibri" w:eastAsia="PMingLiU"/>
                <w:szCs w:val="22"/>
                <w:lang w:val="en-CA"/>
              </w:rPr>
              <w:instrText xml:space="preserve"> SEQ Eq \* MERGEFORMAT </w:instrText>
            </w:r>
            <w:r>
              <w:rPr>
                <w:rFonts w:ascii="Calibri" w:hAnsi="Calibri" w:eastAsia="PMingLiU"/>
                <w:szCs w:val="22"/>
                <w:lang w:val="en-CA"/>
              </w:rPr>
              <w:fldChar w:fldCharType="separate"/>
            </w:r>
            <w:r>
              <w:rPr>
                <w:rFonts w:ascii="Calibri" w:hAnsi="Calibri" w:eastAsia="PMingLiU"/>
                <w:szCs w:val="22"/>
                <w:lang w:val="en-CA"/>
              </w:rPr>
              <w:t>24</w:t>
            </w:r>
            <w:r>
              <w:rPr>
                <w:rFonts w:ascii="Calibri" w:hAnsi="Calibri" w:eastAsia="PMingLiU"/>
                <w:szCs w:val="22"/>
                <w:lang w:val="en-CA"/>
              </w:rPr>
              <w:fldChar w:fldCharType="end"/>
            </w:r>
            <w:r>
              <w:rPr>
                <w:rFonts w:ascii="Calibri" w:hAnsi="Calibri" w:eastAsia="PMingLiU"/>
                <w:szCs w:val="22"/>
                <w:lang w:val="en-CA"/>
              </w:rPr>
              <w:t>)</w:t>
            </w:r>
          </w:p>
        </w:tc>
      </w:tr>
    </w:tbl>
    <w:p>
      <w:pPr>
        <w:jc w:val="both"/>
        <w:rPr>
          <w:lang w:val="en-CA"/>
        </w:rPr>
      </w:pPr>
      <w:r>
        <w:rPr>
          <w:lang w:val="en-CA"/>
        </w:rPr>
        <w:t xml:space="preserve">Five weights are allowed in the weighted averaging bi-prediction, </w:t>
      </w:r>
      <m:oMath>
        <m:r>
          <w:rPr>
            <w:rFonts w:ascii="Cambria Math" w:hAnsi="Cambria Math"/>
          </w:rPr>
          <m:t>w∈</m:t>
        </m:r>
        <m:d>
          <m:dPr>
            <m:begChr m:val="{"/>
            <m:endChr m:val="}"/>
            <m:ctrlPr>
              <w:rPr>
                <w:rFonts w:ascii="Cambria Math" w:hAnsi="Cambria Math"/>
                <w:i/>
              </w:rPr>
            </m:ctrlPr>
          </m:dPr>
          <m:e>
            <m:r>
              <w:rPr>
                <w:rFonts w:ascii="Cambria Math" w:hAnsi="Cambria Math"/>
              </w:rPr>
              <m:t>-2, 3, 4, 5, 10</m:t>
            </m:r>
            <m:ctrlPr>
              <w:rPr>
                <w:rFonts w:ascii="Cambria Math" w:hAnsi="Cambria Math"/>
                <w:i/>
              </w:rPr>
            </m:ctrlPr>
          </m:e>
        </m:d>
        <m:r>
          <w:rPr>
            <w:rFonts w:ascii="Cambria Math" w:hAnsi="Cambria Math"/>
          </w:rPr>
          <m:t>.</m:t>
        </m:r>
      </m:oMath>
      <w:r>
        <w:rPr>
          <w:lang w:val="en-CA"/>
        </w:rPr>
        <w:t xml:space="preserve"> For each bi-predicted CU, the weight w is determined in one of two ways: 1) for a non-merge CU, the weight index is signalled after the motion vector difference; 2) for a merge CU, the weight index is inferred from neighbouring blocks based on the merge candidate index. BCW is only applied to CUs with 256 or more luma samples (i.e., CU width times CU height is greater than or equal to 256). </w:t>
      </w:r>
      <w:r>
        <w:rPr>
          <w:rFonts w:hint="eastAsia"/>
          <w:lang w:val="en-CA"/>
        </w:rPr>
        <w:t>For low-delay pictures, all 5 weights are used. For non-low-delay pictures, only 3 weights (w∈{3,4,5}) are used.</w:t>
      </w:r>
    </w:p>
    <w:p>
      <w:pPr>
        <w:pStyle w:val="46"/>
        <w:numPr>
          <w:ilvl w:val="0"/>
          <w:numId w:val="26"/>
        </w:numPr>
        <w:spacing w:before="136"/>
        <w:rPr>
          <w:sz w:val="22"/>
          <w:szCs w:val="22"/>
          <w:lang w:val="en-CA" w:eastAsia="zh-CN"/>
        </w:rPr>
      </w:pPr>
      <w:r>
        <w:rPr>
          <w:sz w:val="22"/>
          <w:szCs w:val="22"/>
          <w:lang w:val="en-CA"/>
        </w:rPr>
        <w:t xml:space="preserve">At the encoder, fast search algorithms are applied to find the weight index without significantly increasing the encoder complexity. These algorithms are summarized as follows. For further details readers are referred to the VTM software and document JVET-L0646. When combined with AMVR, unequal weights are only conditionally checked for 1-pel and 4-pel motion vector precisions if the current picture is a low-delay picture. </w:t>
      </w:r>
    </w:p>
    <w:p>
      <w:pPr>
        <w:pStyle w:val="46"/>
        <w:numPr>
          <w:ilvl w:val="0"/>
          <w:numId w:val="26"/>
        </w:numPr>
        <w:spacing w:before="136"/>
        <w:rPr>
          <w:sz w:val="22"/>
          <w:szCs w:val="22"/>
          <w:lang w:val="en-CA" w:eastAsia="zh-CN"/>
        </w:rPr>
      </w:pPr>
      <w:r>
        <w:rPr>
          <w:sz w:val="22"/>
          <w:szCs w:val="22"/>
          <w:lang w:val="en-CA"/>
        </w:rPr>
        <w:t>When combined with affine, affine ME will be performed for unequal weights if and only if the affine mode is selected as the current best mode.</w:t>
      </w:r>
    </w:p>
    <w:p>
      <w:pPr>
        <w:pStyle w:val="46"/>
        <w:numPr>
          <w:ilvl w:val="0"/>
          <w:numId w:val="26"/>
        </w:numPr>
        <w:spacing w:before="136"/>
        <w:rPr>
          <w:sz w:val="22"/>
          <w:szCs w:val="22"/>
          <w:lang w:val="en-CA" w:eastAsia="zh-CN"/>
        </w:rPr>
      </w:pPr>
      <w:r>
        <w:rPr>
          <w:sz w:val="22"/>
          <w:szCs w:val="22"/>
          <w:lang w:val="en-CA"/>
        </w:rPr>
        <w:t xml:space="preserve">When the two reference pictures in bi-prediction are the same, unequal weights are only conditionally checked. </w:t>
      </w:r>
    </w:p>
    <w:p>
      <w:pPr>
        <w:pStyle w:val="46"/>
        <w:numPr>
          <w:ilvl w:val="0"/>
          <w:numId w:val="26"/>
        </w:numPr>
        <w:spacing w:before="136"/>
        <w:rPr>
          <w:sz w:val="22"/>
          <w:szCs w:val="22"/>
          <w:lang w:val="en-CA" w:eastAsia="zh-CN"/>
        </w:rPr>
      </w:pPr>
      <w:r>
        <w:rPr>
          <w:sz w:val="22"/>
          <w:szCs w:val="22"/>
          <w:lang w:val="en-CA"/>
        </w:rPr>
        <w:t xml:space="preserve">Unequal weights are not searched when certain conditions are met, depending on the POC distance between current picture and its reference pictures, the coding QP, and the temporal level. </w:t>
      </w:r>
    </w:p>
    <w:p>
      <w:pPr>
        <w:jc w:val="both"/>
        <w:rPr>
          <w:bCs/>
          <w:lang w:val="en-CA"/>
        </w:rPr>
      </w:pPr>
      <w:r>
        <w:rPr>
          <w:bCs/>
          <w:lang w:val="en-CA"/>
        </w:rPr>
        <w:t xml:space="preserve">The BCW weight index is coded using one context coded bin followed by bypass coded bins. The first context coded bin indicates if equal weight is used; and if unequal weight is used, additional bins are signalled using bypass coding to indicate which unequal weight is used. </w:t>
      </w:r>
    </w:p>
    <w:p>
      <w:pPr>
        <w:jc w:val="both"/>
        <w:rPr>
          <w:szCs w:val="22"/>
          <w:lang w:val="en-CA"/>
        </w:rPr>
      </w:pPr>
      <w:r>
        <w:rPr>
          <w:bCs/>
          <w:lang w:val="en-CA"/>
        </w:rPr>
        <w:t>Weighte</w:t>
      </w:r>
      <w:r>
        <w:rPr>
          <w:lang w:val="en-CA"/>
        </w:rPr>
        <w:t xml:space="preserve">d prediction (WP) is a coding tool supported by </w:t>
      </w:r>
      <w:r>
        <w:rPr>
          <w:lang w:eastAsia="zh-CN"/>
        </w:rPr>
        <w:t xml:space="preserve">the </w:t>
      </w:r>
      <w:r>
        <w:rPr>
          <w:lang w:val="en-CA"/>
        </w:rPr>
        <w:t xml:space="preserve">H.264/AVC and HEVC standards to efficiently code video content with fading. </w:t>
      </w:r>
      <w:r>
        <w:rPr>
          <w:rFonts w:hint="eastAsia"/>
          <w:lang w:val="en-CA" w:eastAsia="zh-CN"/>
        </w:rPr>
        <w:t>S</w:t>
      </w:r>
      <w:r>
        <w:rPr>
          <w:lang w:val="en-CA"/>
        </w:rPr>
        <w:t>upport for WP was also added into the VVC standard. WP allows weighting parameters (weight and offset) to be signalled for each reference picture in each of the reference picture lists L0 and L1. Then, during motion compensation, the weight(s) and offset(s) of the corresponding reference picture(s) are applied. WP and BCW are designed for different types of video content. In order to avoid interactions between WP and BCW, which will complicate VVC decoder design, if a CU uses WP, then the BCW weight index is not signalled, and w is inferred to be 4 (i.e. equal weight is applied).For a merge CU, the weight index is inferred from neighbouring blocks based on the merge candidate index. This can be applied to both normal merge mode and inherited affine merge mode. For constructed affine merge mode, the affine motion information is constructed based on the motion information of up to 3 blocks. The BCW</w:t>
      </w:r>
      <w:r>
        <w:t xml:space="preserve"> index for a CU using the constructed affine merge mode is simply set equal to the BCW index of the first </w:t>
      </w:r>
      <w:r>
        <w:rPr>
          <w:szCs w:val="22"/>
          <w:lang w:val="en-CA"/>
        </w:rPr>
        <w:t>control point MV.</w:t>
      </w:r>
    </w:p>
    <w:p>
      <w:pPr>
        <w:rPr>
          <w:szCs w:val="22"/>
          <w:lang w:val="en-CA"/>
        </w:rPr>
      </w:pPr>
      <w:r>
        <w:t xml:space="preserve">In VVC, CIIP and BCW cannot be jointly applied for a CU. When a CU is coded with CIIP mode, </w:t>
      </w:r>
      <w:r>
        <w:rPr>
          <w:szCs w:val="22"/>
          <w:lang w:val="en-CA"/>
        </w:rPr>
        <w:t>the BCW index of the current CU is set to 2, e.g. equal weight</w:t>
      </w:r>
      <w:r>
        <w:t>.</w:t>
      </w:r>
    </w:p>
    <w:bookmarkEnd w:id="176"/>
    <w:p>
      <w:pPr>
        <w:pStyle w:val="4"/>
        <w:spacing w:before="136"/>
        <w:rPr>
          <w:lang w:val="en-CA"/>
        </w:rPr>
      </w:pPr>
      <w:bookmarkStart w:id="177" w:name="_Ref9697572"/>
      <w:bookmarkStart w:id="178" w:name="_Toc35804752"/>
      <w:r>
        <w:rPr>
          <w:lang w:val="en-CA"/>
        </w:rPr>
        <w:t>Bi-</w:t>
      </w:r>
      <w:r>
        <w:t>directional optical flow (BDOF)</w:t>
      </w:r>
      <w:bookmarkEnd w:id="177"/>
      <w:bookmarkEnd w:id="178"/>
    </w:p>
    <w:p>
      <w:pPr>
        <w:jc w:val="both"/>
        <w:rPr>
          <w:szCs w:val="22"/>
          <w:lang w:eastAsia="zh-CN"/>
        </w:rPr>
      </w:pPr>
      <w:r>
        <w:rPr>
          <w:szCs w:val="22"/>
          <w:lang w:val="en-CA"/>
        </w:rPr>
        <w:t xml:space="preserve">The bi-directional optical flow (BDOF) tool is included in VVC. BDOF, previously referred to as BIO, was included in the JEM. Compared to the JEM version, the BDOF in VVC is a simpler version that requires much less computation, especially in terms of number of multiplications and the size of the multiplier. </w:t>
      </w:r>
    </w:p>
    <w:p>
      <w:pPr>
        <w:jc w:val="both"/>
        <w:rPr>
          <w:szCs w:val="22"/>
          <w:lang w:val="en-CA"/>
        </w:rPr>
      </w:pPr>
      <w:r>
        <w:rPr>
          <w:szCs w:val="22"/>
          <w:lang w:val="en-CA"/>
        </w:rPr>
        <w:t>BDOF is used to refine the bi-prediction signal of a CU at the 4×4 subblock level. BDOF is applied to a CU if it satisfies all the following conditions:</w:t>
      </w:r>
    </w:p>
    <w:p>
      <w:pPr>
        <w:pStyle w:val="15"/>
        <w:numPr>
          <w:ilvl w:val="0"/>
          <w:numId w:val="27"/>
        </w:numPr>
        <w:rPr>
          <w:lang w:eastAsia="zh-CN"/>
        </w:rPr>
      </w:pPr>
      <w:r>
        <w:rPr>
          <w:szCs w:val="22"/>
          <w:lang w:val="en-CA"/>
        </w:rPr>
        <w:t>The CU is coded using “true” bi-prediction mode, i.e., one of the two reference pictures is prior to the current picture in display order and the other is after the current picture in display order</w:t>
      </w:r>
    </w:p>
    <w:p>
      <w:pPr>
        <w:pStyle w:val="15"/>
        <w:numPr>
          <w:ilvl w:val="0"/>
          <w:numId w:val="27"/>
        </w:numPr>
        <w:rPr>
          <w:lang w:eastAsia="zh-CN"/>
        </w:rPr>
      </w:pPr>
      <w:r>
        <w:rPr>
          <w:lang w:eastAsia="zh-CN"/>
        </w:rPr>
        <w:t>The distances (i.e. POC difference) from two reference pictures to the current</w:t>
      </w:r>
      <w:r>
        <w:rPr>
          <w:rFonts w:hint="eastAsia"/>
          <w:lang w:eastAsia="zh-CN"/>
        </w:rPr>
        <w:t xml:space="preserve"> </w:t>
      </w:r>
      <w:r>
        <w:rPr>
          <w:lang w:eastAsia="zh-CN"/>
        </w:rPr>
        <w:t>picture are same</w:t>
      </w:r>
    </w:p>
    <w:p>
      <w:pPr>
        <w:pStyle w:val="15"/>
        <w:numPr>
          <w:ilvl w:val="0"/>
          <w:numId w:val="27"/>
        </w:numPr>
        <w:rPr>
          <w:lang w:eastAsia="zh-CN"/>
        </w:rPr>
      </w:pPr>
      <w:r>
        <w:rPr>
          <w:szCs w:val="22"/>
          <w:lang w:val="en-CA"/>
        </w:rPr>
        <w:t>Both reference pictures are short-term reference pictures.</w:t>
      </w:r>
    </w:p>
    <w:p>
      <w:pPr>
        <w:pStyle w:val="15"/>
        <w:numPr>
          <w:ilvl w:val="0"/>
          <w:numId w:val="27"/>
        </w:numPr>
        <w:rPr>
          <w:lang w:eastAsia="zh-CN"/>
        </w:rPr>
      </w:pPr>
      <w:r>
        <w:rPr>
          <w:szCs w:val="22"/>
          <w:lang w:val="en-CA"/>
        </w:rPr>
        <w:t>The CU is not coded using affine mode or the ATMVP merge mode</w:t>
      </w:r>
    </w:p>
    <w:p>
      <w:pPr>
        <w:pStyle w:val="15"/>
        <w:numPr>
          <w:ilvl w:val="0"/>
          <w:numId w:val="27"/>
        </w:numPr>
        <w:rPr>
          <w:lang w:eastAsia="zh-CN"/>
        </w:rPr>
      </w:pPr>
      <w:r>
        <w:t>CU has more than 64 luma samples</w:t>
      </w:r>
    </w:p>
    <w:p>
      <w:pPr>
        <w:pStyle w:val="15"/>
        <w:numPr>
          <w:ilvl w:val="0"/>
          <w:numId w:val="27"/>
        </w:numPr>
        <w:rPr>
          <w:lang w:eastAsia="zh-CN"/>
        </w:rPr>
      </w:pPr>
      <w:r>
        <w:t>Both CU height and CU width are larger than or equal to 8 luma samples</w:t>
      </w:r>
    </w:p>
    <w:p>
      <w:pPr>
        <w:pStyle w:val="15"/>
        <w:numPr>
          <w:ilvl w:val="0"/>
          <w:numId w:val="27"/>
        </w:numPr>
      </w:pPr>
      <w:r>
        <w:t>BCW weight index indicates equal weight</w:t>
      </w:r>
    </w:p>
    <w:p>
      <w:pPr>
        <w:pStyle w:val="15"/>
        <w:numPr>
          <w:ilvl w:val="0"/>
          <w:numId w:val="27"/>
        </w:numPr>
        <w:rPr>
          <w:lang w:eastAsia="zh-CN"/>
        </w:rPr>
      </w:pPr>
      <w:r>
        <w:t>WP is not enabled for the current CU</w:t>
      </w:r>
    </w:p>
    <w:p>
      <w:pPr>
        <w:pStyle w:val="15"/>
        <w:numPr>
          <w:ilvl w:val="0"/>
          <w:numId w:val="27"/>
        </w:numPr>
        <w:rPr>
          <w:lang w:eastAsia="zh-CN"/>
        </w:rPr>
      </w:pPr>
      <w:r>
        <w:rPr>
          <w:szCs w:val="22"/>
          <w:lang w:val="en-CA"/>
        </w:rPr>
        <w:t>CIIP mode</w:t>
      </w:r>
      <w:r>
        <w:t xml:space="preserve"> is not used for the current CU</w:t>
      </w:r>
    </w:p>
    <w:p>
      <w:pPr>
        <w:jc w:val="both"/>
        <w:rPr>
          <w:szCs w:val="22"/>
        </w:rPr>
      </w:pPr>
      <w:r>
        <w:rPr>
          <w:szCs w:val="22"/>
          <w:lang w:val="en-CA"/>
        </w:rPr>
        <w:t xml:space="preserve">BDOF is only applied to the luma component. As its name indicates, the BDOF mode is based on the optical flow concept, which assumes that the motion of an object is smooth. For each 4×4 subblock, a motion refinement </w:t>
      </w:r>
      <m:oMath>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ctrlPr>
                  <w:rPr>
                    <w:rFonts w:ascii="Cambria Math" w:hAnsi="Cambria Math"/>
                    <w:i/>
                    <w:szCs w:val="22"/>
                  </w:rPr>
                </m:ctrlPr>
              </m:e>
              <m:sub>
                <m:r>
                  <w:rPr>
                    <w:rFonts w:ascii="Cambria Math" w:hAnsi="Cambria Math"/>
                    <w:szCs w:val="22"/>
                  </w:rPr>
                  <m:t>x</m:t>
                </m:r>
                <m:ctrlPr>
                  <w:rPr>
                    <w:rFonts w:ascii="Cambria Math" w:hAnsi="Cambria Math"/>
                    <w:i/>
                    <w:szCs w:val="22"/>
                  </w:rPr>
                </m:ctrlP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ctrlPr>
                  <w:rPr>
                    <w:rFonts w:ascii="Cambria Math" w:hAnsi="Cambria Math"/>
                    <w:i/>
                    <w:szCs w:val="22"/>
                  </w:rPr>
                </m:ctrlPr>
              </m:e>
              <m:sub>
                <m:r>
                  <w:rPr>
                    <w:rFonts w:ascii="Cambria Math" w:hAnsi="Cambria Math"/>
                    <w:szCs w:val="22"/>
                  </w:rPr>
                  <m:t>y</m:t>
                </m:r>
                <m:ctrlPr>
                  <w:rPr>
                    <w:rFonts w:ascii="Cambria Math" w:hAnsi="Cambria Math"/>
                    <w:i/>
                    <w:szCs w:val="22"/>
                  </w:rPr>
                </m:ctrlPr>
              </m:sub>
            </m:sSub>
            <m:ctrlPr>
              <w:rPr>
                <w:rFonts w:ascii="Cambria Math" w:hAnsi="Cambria Math"/>
                <w:i/>
                <w:szCs w:val="22"/>
              </w:rPr>
            </m:ctrlPr>
          </m:e>
        </m:d>
      </m:oMath>
      <w:r>
        <w:rPr>
          <w:szCs w:val="22"/>
          <w:lang w:val="en-CA"/>
        </w:rPr>
        <w:t xml:space="preserve"> is calculated by minimizing the difference between the L0 and L1 prediction samples. The motion refinement is then used to adjust the bi-predicted sample values in the 4x4 subblock. The following steps are applied in the BDOF process.</w:t>
      </w:r>
      <w:r>
        <w:rPr>
          <w:szCs w:val="22"/>
        </w:rPr>
        <w:t xml:space="preserve"> </w:t>
      </w:r>
    </w:p>
    <w:p>
      <w:pPr>
        <w:jc w:val="both"/>
        <w:rPr>
          <w:szCs w:val="22"/>
        </w:rPr>
      </w:pPr>
      <w:r>
        <w:rPr>
          <w:szCs w:val="22"/>
        </w:rPr>
        <w:t xml:space="preserve">First, the horizontal and vertical gradients, </w:t>
      </w:r>
      <m:oMath>
        <m:f>
          <m:fPr>
            <m:ctrlPr>
              <w:rPr>
                <w:rFonts w:ascii="Cambria Math" w:hAnsi="Cambria Math"/>
                <w:i/>
                <w:szCs w:val="22"/>
              </w:rPr>
            </m:ctrlPr>
          </m:fPr>
          <m:num>
            <m:r>
              <w:rPr>
                <w:rFonts w:ascii="Cambria Math" w:hAnsi="Cambria Math"/>
                <w:szCs w:val="22"/>
              </w:rPr>
              <m:t>∂</m:t>
            </m:r>
            <m:sSup>
              <m:sSupPr>
                <m:ctrlPr>
                  <w:rPr>
                    <w:rFonts w:ascii="Cambria Math" w:hAnsi="Cambria Math"/>
                    <w:i/>
                    <w:szCs w:val="22"/>
                  </w:rPr>
                </m:ctrlPr>
              </m:sSupPr>
              <m:e>
                <m:r>
                  <w:rPr>
                    <w:rFonts w:ascii="Cambria Math" w:hAnsi="Cambria Math"/>
                    <w:szCs w:val="22"/>
                  </w:rPr>
                  <m:t>I</m:t>
                </m:r>
                <m:ctrlPr>
                  <w:rPr>
                    <w:rFonts w:ascii="Cambria Math" w:hAnsi="Cambria Math"/>
                    <w:i/>
                    <w:szCs w:val="22"/>
                  </w:rPr>
                </m:ctrlPr>
              </m:e>
              <m:sup>
                <m:d>
                  <m:dPr>
                    <m:ctrlPr>
                      <w:rPr>
                        <w:rFonts w:ascii="Cambria Math" w:hAnsi="Cambria Math"/>
                        <w:i/>
                        <w:szCs w:val="22"/>
                      </w:rPr>
                    </m:ctrlPr>
                  </m:dPr>
                  <m:e>
                    <m:r>
                      <w:rPr>
                        <w:rFonts w:ascii="Cambria Math" w:hAnsi="Cambria Math"/>
                        <w:szCs w:val="22"/>
                      </w:rPr>
                      <m:t>k</m:t>
                    </m:r>
                    <m:ctrlPr>
                      <w:rPr>
                        <w:rFonts w:ascii="Cambria Math" w:hAnsi="Cambria Math"/>
                        <w:i/>
                        <w:szCs w:val="22"/>
                      </w:rPr>
                    </m:ctrlPr>
                  </m:e>
                </m:d>
                <m:ctrlPr>
                  <w:rPr>
                    <w:rFonts w:ascii="Cambria Math" w:hAnsi="Cambria Math"/>
                    <w:i/>
                    <w:szCs w:val="22"/>
                  </w:rPr>
                </m:ctrlPr>
              </m:sup>
            </m:sSup>
            <m:ctrlPr>
              <w:rPr>
                <w:rFonts w:ascii="Cambria Math" w:hAnsi="Cambria Math"/>
                <w:i/>
                <w:szCs w:val="22"/>
              </w:rPr>
            </m:ctrlPr>
          </m:num>
          <m:den>
            <m:r>
              <w:rPr>
                <w:rFonts w:ascii="Cambria Math" w:hAnsi="Cambria Math"/>
                <w:szCs w:val="22"/>
              </w:rPr>
              <m:t>∂x</m:t>
            </m:r>
            <m:ctrlPr>
              <w:rPr>
                <w:rFonts w:ascii="Cambria Math" w:hAnsi="Cambria Math"/>
                <w:i/>
                <w:szCs w:val="22"/>
              </w:rPr>
            </m:ctrlPr>
          </m:den>
        </m:f>
        <m:d>
          <m:dPr>
            <m:ctrlPr>
              <w:rPr>
                <w:rFonts w:ascii="Cambria Math" w:hAnsi="Cambria Math"/>
                <w:i/>
                <w:szCs w:val="22"/>
              </w:rPr>
            </m:ctrlPr>
          </m:dPr>
          <m:e>
            <m:r>
              <w:rPr>
                <w:rFonts w:ascii="Cambria Math" w:hAnsi="Cambria Math"/>
                <w:szCs w:val="22"/>
              </w:rPr>
              <m:t>i, j</m:t>
            </m:r>
            <m:ctrlPr>
              <w:rPr>
                <w:rFonts w:ascii="Cambria Math" w:hAnsi="Cambria Math"/>
                <w:i/>
                <w:szCs w:val="22"/>
              </w:rPr>
            </m:ctrlPr>
          </m:e>
        </m:d>
      </m:oMath>
      <w:r>
        <w:rPr>
          <w:szCs w:val="22"/>
        </w:rPr>
        <w:t xml:space="preserve"> and </w:t>
      </w:r>
      <m:oMath>
        <m:f>
          <m:fPr>
            <m:ctrlPr>
              <w:rPr>
                <w:rFonts w:ascii="Cambria Math" w:hAnsi="Cambria Math"/>
                <w:i/>
                <w:szCs w:val="22"/>
              </w:rPr>
            </m:ctrlPr>
          </m:fPr>
          <m:num>
            <m:r>
              <w:rPr>
                <w:rFonts w:ascii="Cambria Math" w:hAnsi="Cambria Math"/>
                <w:szCs w:val="22"/>
              </w:rPr>
              <m:t>∂</m:t>
            </m:r>
            <m:sSup>
              <m:sSupPr>
                <m:ctrlPr>
                  <w:rPr>
                    <w:rFonts w:ascii="Cambria Math" w:hAnsi="Cambria Math"/>
                    <w:i/>
                    <w:szCs w:val="22"/>
                  </w:rPr>
                </m:ctrlPr>
              </m:sSupPr>
              <m:e>
                <m:r>
                  <w:rPr>
                    <w:rFonts w:ascii="Cambria Math" w:hAnsi="Cambria Math"/>
                    <w:szCs w:val="22"/>
                  </w:rPr>
                  <m:t>I</m:t>
                </m:r>
                <m:ctrlPr>
                  <w:rPr>
                    <w:rFonts w:ascii="Cambria Math" w:hAnsi="Cambria Math"/>
                    <w:i/>
                    <w:szCs w:val="22"/>
                  </w:rPr>
                </m:ctrlPr>
              </m:e>
              <m:sup>
                <m:d>
                  <m:dPr>
                    <m:ctrlPr>
                      <w:rPr>
                        <w:rFonts w:ascii="Cambria Math" w:hAnsi="Cambria Math"/>
                        <w:i/>
                        <w:szCs w:val="22"/>
                      </w:rPr>
                    </m:ctrlPr>
                  </m:dPr>
                  <m:e>
                    <m:r>
                      <w:rPr>
                        <w:rFonts w:ascii="Cambria Math" w:hAnsi="Cambria Math"/>
                        <w:szCs w:val="22"/>
                      </w:rPr>
                      <m:t>k</m:t>
                    </m:r>
                    <m:ctrlPr>
                      <w:rPr>
                        <w:rFonts w:ascii="Cambria Math" w:hAnsi="Cambria Math"/>
                        <w:i/>
                        <w:szCs w:val="22"/>
                      </w:rPr>
                    </m:ctrlPr>
                  </m:e>
                </m:d>
                <m:ctrlPr>
                  <w:rPr>
                    <w:rFonts w:ascii="Cambria Math" w:hAnsi="Cambria Math"/>
                    <w:i/>
                    <w:szCs w:val="22"/>
                  </w:rPr>
                </m:ctrlPr>
              </m:sup>
            </m:sSup>
            <m:ctrlPr>
              <w:rPr>
                <w:rFonts w:ascii="Cambria Math" w:hAnsi="Cambria Math"/>
                <w:i/>
                <w:szCs w:val="22"/>
              </w:rPr>
            </m:ctrlPr>
          </m:num>
          <m:den>
            <m:r>
              <w:rPr>
                <w:rFonts w:ascii="Cambria Math" w:hAnsi="Cambria Math"/>
                <w:szCs w:val="22"/>
              </w:rPr>
              <m:t>∂y</m:t>
            </m:r>
            <m:ctrlPr>
              <w:rPr>
                <w:rFonts w:ascii="Cambria Math" w:hAnsi="Cambria Math"/>
                <w:i/>
                <w:szCs w:val="22"/>
              </w:rPr>
            </m:ctrlPr>
          </m:den>
        </m:f>
        <m:d>
          <m:dPr>
            <m:ctrlPr>
              <w:rPr>
                <w:rFonts w:ascii="Cambria Math" w:hAnsi="Cambria Math"/>
                <w:i/>
                <w:szCs w:val="22"/>
              </w:rPr>
            </m:ctrlPr>
          </m:dPr>
          <m:e>
            <m:r>
              <w:rPr>
                <w:rFonts w:ascii="Cambria Math" w:hAnsi="Cambria Math"/>
                <w:szCs w:val="22"/>
              </w:rPr>
              <m:t>i, j</m:t>
            </m:r>
            <m:ctrlPr>
              <w:rPr>
                <w:rFonts w:ascii="Cambria Math" w:hAnsi="Cambria Math"/>
                <w:i/>
                <w:szCs w:val="22"/>
              </w:rPr>
            </m:ctrlPr>
          </m:e>
        </m:d>
      </m:oMath>
      <w:r>
        <w:rPr>
          <w:szCs w:val="22"/>
        </w:rPr>
        <w:t xml:space="preserve">, </w:t>
      </w:r>
      <m:oMath>
        <m:r>
          <w:rPr>
            <w:rFonts w:ascii="Cambria Math" w:hAnsi="Cambria Math"/>
            <w:szCs w:val="22"/>
          </w:rPr>
          <m:t>k=0,1</m:t>
        </m:r>
      </m:oMath>
      <w:r>
        <w:rPr>
          <w:szCs w:val="22"/>
        </w:rPr>
        <w:t>, of the two prediction signals are computed by directly calculating the difference between two neighboring samples, i.e.,</w:t>
      </w:r>
    </w:p>
    <w:tbl>
      <w:tblPr>
        <w:tblStyle w:val="31"/>
        <w:tblW w:w="92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05"/>
        <w:gridCol w:w="7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8" w:hRule="atLeast"/>
        </w:trPr>
        <w:tc>
          <w:tcPr>
            <w:tcW w:w="8505" w:type="dxa"/>
            <w:vAlign w:val="center"/>
          </w:tcPr>
          <w:p>
            <w:pPr>
              <w:rPr>
                <w:rFonts w:ascii="Calibri" w:hAnsi="Calibri" w:eastAsia="PMingLiU"/>
                <w:sz w:val="20"/>
                <w:szCs w:val="22"/>
              </w:rPr>
            </w:pPr>
            <m:oMathPara>
              <m:oMath>
                <m:f>
                  <m:fPr>
                    <m:ctrlPr>
                      <w:rPr>
                        <w:rFonts w:ascii="Cambria Math" w:hAnsi="Cambria Math" w:eastAsia="PMingLiU"/>
                        <w:i/>
                        <w:sz w:val="20"/>
                        <w:szCs w:val="22"/>
                      </w:rPr>
                    </m:ctrlPr>
                  </m:fPr>
                  <m:num>
                    <m:r>
                      <w:rPr>
                        <w:rFonts w:ascii="Cambria Math" w:hAnsi="Cambria Math" w:eastAsia="PMingLiU"/>
                        <w:sz w:val="20"/>
                        <w:szCs w:val="22"/>
                      </w:rPr>
                      <m:t>∂</m:t>
                    </m:r>
                    <m:sSup>
                      <m:sSupPr>
                        <m:ctrlPr>
                          <w:rPr>
                            <w:rFonts w:ascii="Cambria Math" w:hAnsi="Cambria Math" w:eastAsia="PMingLiU"/>
                            <w:i/>
                            <w:sz w:val="20"/>
                            <w:szCs w:val="22"/>
                          </w:rPr>
                        </m:ctrlPr>
                      </m:sSupPr>
                      <m:e>
                        <m:r>
                          <w:rPr>
                            <w:rFonts w:ascii="Cambria Math" w:hAnsi="Cambria Math" w:eastAsia="PMingLiU"/>
                            <w:sz w:val="20"/>
                            <w:szCs w:val="22"/>
                          </w:rPr>
                          <m:t>I</m:t>
                        </m:r>
                        <m:ctrlPr>
                          <w:rPr>
                            <w:rFonts w:ascii="Cambria Math" w:hAnsi="Cambria Math" w:eastAsia="PMingLiU"/>
                            <w:i/>
                            <w:sz w:val="20"/>
                            <w:szCs w:val="22"/>
                          </w:rPr>
                        </m:ctrlPr>
                      </m:e>
                      <m:sup>
                        <m:d>
                          <m:dPr>
                            <m:ctrlPr>
                              <w:rPr>
                                <w:rFonts w:ascii="Cambria Math" w:hAnsi="Cambria Math" w:eastAsia="PMingLiU"/>
                                <w:i/>
                                <w:sz w:val="20"/>
                                <w:szCs w:val="22"/>
                              </w:rPr>
                            </m:ctrlPr>
                          </m:dPr>
                          <m:e>
                            <m:r>
                              <w:rPr>
                                <w:rFonts w:ascii="Cambria Math" w:hAnsi="Cambria Math" w:eastAsia="PMingLiU"/>
                                <w:sz w:val="20"/>
                                <w:szCs w:val="22"/>
                              </w:rPr>
                              <m:t>k</m:t>
                            </m:r>
                            <m:ctrlPr>
                              <w:rPr>
                                <w:rFonts w:ascii="Cambria Math" w:hAnsi="Cambria Math" w:eastAsia="PMingLiU"/>
                                <w:i/>
                                <w:sz w:val="20"/>
                                <w:szCs w:val="22"/>
                              </w:rPr>
                            </m:ctrlPr>
                          </m:e>
                        </m:d>
                        <m:ctrlPr>
                          <w:rPr>
                            <w:rFonts w:ascii="Cambria Math" w:hAnsi="Cambria Math" w:eastAsia="PMingLiU"/>
                            <w:i/>
                            <w:sz w:val="20"/>
                            <w:szCs w:val="22"/>
                          </w:rPr>
                        </m:ctrlPr>
                      </m:sup>
                    </m:sSup>
                    <m:ctrlPr>
                      <w:rPr>
                        <w:rFonts w:ascii="Cambria Math" w:hAnsi="Cambria Math" w:eastAsia="PMingLiU"/>
                        <w:i/>
                        <w:sz w:val="20"/>
                        <w:szCs w:val="22"/>
                      </w:rPr>
                    </m:ctrlPr>
                  </m:num>
                  <m:den>
                    <m:r>
                      <w:rPr>
                        <w:rFonts w:ascii="Cambria Math" w:hAnsi="Cambria Math" w:eastAsia="PMingLiU"/>
                        <w:sz w:val="20"/>
                        <w:szCs w:val="22"/>
                      </w:rPr>
                      <m:t>∂x</m:t>
                    </m:r>
                    <m:ctrlPr>
                      <w:rPr>
                        <w:rFonts w:ascii="Cambria Math" w:hAnsi="Cambria Math" w:eastAsia="PMingLiU"/>
                        <w:i/>
                        <w:sz w:val="20"/>
                        <w:szCs w:val="22"/>
                      </w:rPr>
                    </m:ctrlPr>
                  </m:den>
                </m:f>
                <m:d>
                  <m:dPr>
                    <m:ctrlPr>
                      <w:rPr>
                        <w:rFonts w:ascii="Cambria Math" w:hAnsi="Cambria Math" w:eastAsia="PMingLiU"/>
                        <w:i/>
                        <w:sz w:val="20"/>
                        <w:szCs w:val="22"/>
                      </w:rPr>
                    </m:ctrlPr>
                  </m:dPr>
                  <m:e>
                    <m:r>
                      <w:rPr>
                        <w:rFonts w:ascii="Cambria Math" w:hAnsi="Cambria Math" w:eastAsia="PMingLiU"/>
                        <w:sz w:val="20"/>
                        <w:szCs w:val="22"/>
                      </w:rPr>
                      <m:t>i, j</m:t>
                    </m:r>
                    <m:ctrlPr>
                      <w:rPr>
                        <w:rFonts w:ascii="Cambria Math" w:hAnsi="Cambria Math" w:eastAsia="PMingLiU"/>
                        <w:i/>
                        <w:sz w:val="20"/>
                        <w:szCs w:val="22"/>
                      </w:rPr>
                    </m:ctrlPr>
                  </m:e>
                </m:d>
                <m:r>
                  <w:rPr>
                    <w:rFonts w:ascii="Cambria Math" w:hAnsi="Cambria Math" w:eastAsia="PMingLiU"/>
                    <w:sz w:val="20"/>
                    <w:szCs w:val="22"/>
                  </w:rPr>
                  <m:t>=</m:t>
                </m:r>
                <m:d>
                  <m:dPr>
                    <m:ctrlPr>
                      <w:rPr>
                        <w:rFonts w:ascii="Cambria Math" w:hAnsi="Cambria Math" w:eastAsia="PMingLiU"/>
                        <w:i/>
                        <w:sz w:val="20"/>
                        <w:szCs w:val="22"/>
                      </w:rPr>
                    </m:ctrlPr>
                  </m:dPr>
                  <m:e>
                    <m:sSup>
                      <m:sSupPr>
                        <m:ctrlPr>
                          <w:rPr>
                            <w:rFonts w:ascii="Cambria Math" w:hAnsi="Cambria Math" w:eastAsia="PMingLiU"/>
                            <w:i/>
                            <w:sz w:val="20"/>
                            <w:szCs w:val="22"/>
                          </w:rPr>
                        </m:ctrlPr>
                      </m:sSupPr>
                      <m:e>
                        <m:r>
                          <w:rPr>
                            <w:rFonts w:ascii="Cambria Math" w:hAnsi="Cambria Math" w:eastAsia="PMingLiU"/>
                            <w:sz w:val="20"/>
                            <w:szCs w:val="22"/>
                          </w:rPr>
                          <m:t>(I</m:t>
                        </m:r>
                        <m:ctrlPr>
                          <w:rPr>
                            <w:rFonts w:ascii="Cambria Math" w:hAnsi="Cambria Math" w:eastAsia="PMingLiU"/>
                            <w:i/>
                            <w:sz w:val="20"/>
                            <w:szCs w:val="22"/>
                          </w:rPr>
                        </m:ctrlPr>
                      </m:e>
                      <m:sup>
                        <m:d>
                          <m:dPr>
                            <m:ctrlPr>
                              <w:rPr>
                                <w:rFonts w:ascii="Cambria Math" w:hAnsi="Cambria Math" w:eastAsia="PMingLiU"/>
                                <w:i/>
                                <w:sz w:val="20"/>
                                <w:szCs w:val="22"/>
                              </w:rPr>
                            </m:ctrlPr>
                          </m:dPr>
                          <m:e>
                            <m:r>
                              <w:rPr>
                                <w:rFonts w:ascii="Cambria Math" w:hAnsi="Cambria Math" w:eastAsia="PMingLiU"/>
                                <w:sz w:val="20"/>
                                <w:szCs w:val="22"/>
                              </w:rPr>
                              <m:t>k</m:t>
                            </m:r>
                            <m:ctrlPr>
                              <w:rPr>
                                <w:rFonts w:ascii="Cambria Math" w:hAnsi="Cambria Math" w:eastAsia="PMingLiU"/>
                                <w:i/>
                                <w:sz w:val="20"/>
                                <w:szCs w:val="22"/>
                              </w:rPr>
                            </m:ctrlPr>
                          </m:e>
                        </m:d>
                        <m:ctrlPr>
                          <w:rPr>
                            <w:rFonts w:ascii="Cambria Math" w:hAnsi="Cambria Math" w:eastAsia="PMingLiU"/>
                            <w:i/>
                            <w:sz w:val="20"/>
                            <w:szCs w:val="22"/>
                          </w:rPr>
                        </m:ctrlPr>
                      </m:sup>
                    </m:sSup>
                    <m:d>
                      <m:dPr>
                        <m:ctrlPr>
                          <w:rPr>
                            <w:rFonts w:ascii="Cambria Math" w:hAnsi="Cambria Math" w:eastAsia="PMingLiU"/>
                            <w:i/>
                            <w:sz w:val="20"/>
                            <w:szCs w:val="22"/>
                          </w:rPr>
                        </m:ctrlPr>
                      </m:dPr>
                      <m:e>
                        <m:r>
                          <w:rPr>
                            <w:rFonts w:ascii="Cambria Math" w:hAnsi="Cambria Math" w:eastAsia="PMingLiU"/>
                            <w:sz w:val="20"/>
                            <w:szCs w:val="22"/>
                          </w:rPr>
                          <m:t xml:space="preserve">i+1, </m:t>
                        </m:r>
                        <m:r>
                          <w:rPr>
                            <w:rFonts w:ascii="Cambria Math" w:hAnsi="Cambria Math" w:eastAsia="PMingLiU" w:cs="Cambria Math"/>
                            <w:sz w:val="20"/>
                            <w:szCs w:val="22"/>
                          </w:rPr>
                          <m:t>j</m:t>
                        </m:r>
                        <m:ctrlPr>
                          <w:rPr>
                            <w:rFonts w:ascii="Cambria Math" w:hAnsi="Cambria Math" w:eastAsia="PMingLiU"/>
                            <w:i/>
                            <w:sz w:val="20"/>
                            <w:szCs w:val="22"/>
                          </w:rPr>
                        </m:ctrlPr>
                      </m:e>
                    </m:d>
                    <m:r>
                      <w:rPr>
                        <w:rFonts w:ascii="Cambria Math" w:hAnsi="Cambria Math" w:eastAsia="PMingLiU"/>
                        <w:sz w:val="20"/>
                        <w:szCs w:val="22"/>
                      </w:rPr>
                      <m:t>≫shift1)-(</m:t>
                    </m:r>
                    <m:sSup>
                      <m:sSupPr>
                        <m:ctrlPr>
                          <w:rPr>
                            <w:rFonts w:ascii="Cambria Math" w:hAnsi="Cambria Math" w:eastAsia="PMingLiU"/>
                            <w:i/>
                            <w:sz w:val="20"/>
                            <w:szCs w:val="22"/>
                          </w:rPr>
                        </m:ctrlPr>
                      </m:sSupPr>
                      <m:e>
                        <m:r>
                          <w:rPr>
                            <w:rFonts w:ascii="Cambria Math" w:hAnsi="Cambria Math" w:eastAsia="PMingLiU"/>
                            <w:sz w:val="20"/>
                            <w:szCs w:val="22"/>
                          </w:rPr>
                          <m:t>I</m:t>
                        </m:r>
                        <m:ctrlPr>
                          <w:rPr>
                            <w:rFonts w:ascii="Cambria Math" w:hAnsi="Cambria Math" w:eastAsia="PMingLiU"/>
                            <w:i/>
                            <w:sz w:val="20"/>
                            <w:szCs w:val="22"/>
                          </w:rPr>
                        </m:ctrlPr>
                      </m:e>
                      <m:sup>
                        <m:d>
                          <m:dPr>
                            <m:ctrlPr>
                              <w:rPr>
                                <w:rFonts w:ascii="Cambria Math" w:hAnsi="Cambria Math" w:eastAsia="PMingLiU"/>
                                <w:i/>
                                <w:sz w:val="20"/>
                                <w:szCs w:val="22"/>
                              </w:rPr>
                            </m:ctrlPr>
                          </m:dPr>
                          <m:e>
                            <m:r>
                              <w:rPr>
                                <w:rFonts w:ascii="Cambria Math" w:hAnsi="Cambria Math" w:eastAsia="PMingLiU"/>
                                <w:sz w:val="20"/>
                                <w:szCs w:val="22"/>
                              </w:rPr>
                              <m:t>k</m:t>
                            </m:r>
                            <m:ctrlPr>
                              <w:rPr>
                                <w:rFonts w:ascii="Cambria Math" w:hAnsi="Cambria Math" w:eastAsia="PMingLiU"/>
                                <w:i/>
                                <w:sz w:val="20"/>
                                <w:szCs w:val="22"/>
                              </w:rPr>
                            </m:ctrlPr>
                          </m:e>
                        </m:d>
                        <m:ctrlPr>
                          <w:rPr>
                            <w:rFonts w:ascii="Cambria Math" w:hAnsi="Cambria Math" w:eastAsia="PMingLiU"/>
                            <w:i/>
                            <w:sz w:val="20"/>
                            <w:szCs w:val="22"/>
                          </w:rPr>
                        </m:ctrlPr>
                      </m:sup>
                    </m:sSup>
                    <m:d>
                      <m:dPr>
                        <m:ctrlPr>
                          <w:rPr>
                            <w:rFonts w:ascii="Cambria Math" w:hAnsi="Cambria Math" w:eastAsia="PMingLiU"/>
                            <w:i/>
                            <w:sz w:val="20"/>
                            <w:szCs w:val="22"/>
                          </w:rPr>
                        </m:ctrlPr>
                      </m:dPr>
                      <m:e>
                        <m:r>
                          <w:rPr>
                            <w:rFonts w:ascii="Cambria Math" w:hAnsi="Cambria Math" w:eastAsia="PMingLiU"/>
                            <w:sz w:val="20"/>
                            <w:szCs w:val="22"/>
                          </w:rPr>
                          <m:t xml:space="preserve">i-1, </m:t>
                        </m:r>
                        <m:r>
                          <w:rPr>
                            <w:rFonts w:ascii="Cambria Math" w:hAnsi="Cambria Math" w:eastAsia="PMingLiU" w:cs="Cambria Math"/>
                            <w:sz w:val="20"/>
                            <w:szCs w:val="22"/>
                          </w:rPr>
                          <m:t>j</m:t>
                        </m:r>
                        <m:ctrlPr>
                          <w:rPr>
                            <w:rFonts w:ascii="Cambria Math" w:hAnsi="Cambria Math" w:eastAsia="PMingLiU"/>
                            <w:i/>
                            <w:sz w:val="20"/>
                            <w:szCs w:val="22"/>
                          </w:rPr>
                        </m:ctrlPr>
                      </m:e>
                    </m:d>
                    <m:r>
                      <w:rPr>
                        <w:rFonts w:ascii="Cambria Math" w:hAnsi="Cambria Math" w:eastAsia="PMingLiU"/>
                        <w:sz w:val="20"/>
                        <w:szCs w:val="22"/>
                      </w:rPr>
                      <m:t>≫shift1)</m:t>
                    </m:r>
                    <m:ctrlPr>
                      <w:rPr>
                        <w:rFonts w:ascii="Cambria Math" w:hAnsi="Cambria Math" w:eastAsia="PMingLiU"/>
                        <w:i/>
                        <w:sz w:val="20"/>
                        <w:szCs w:val="22"/>
                      </w:rPr>
                    </m:ctrlPr>
                  </m:e>
                </m:d>
              </m:oMath>
            </m:oMathPara>
          </w:p>
          <w:p>
            <w:pPr>
              <w:rPr>
                <w:rFonts w:ascii="Calibri" w:hAnsi="Calibri" w:eastAsia="PMingLiU"/>
                <w:szCs w:val="22"/>
              </w:rPr>
            </w:pPr>
            <m:oMathPara>
              <m:oMath>
                <m:f>
                  <m:fPr>
                    <m:ctrlPr>
                      <w:rPr>
                        <w:rFonts w:ascii="Cambria Math" w:hAnsi="Cambria Math" w:eastAsia="PMingLiU"/>
                        <w:i/>
                        <w:sz w:val="20"/>
                        <w:szCs w:val="22"/>
                      </w:rPr>
                    </m:ctrlPr>
                  </m:fPr>
                  <m:num>
                    <m:r>
                      <w:rPr>
                        <w:rFonts w:ascii="Cambria Math" w:hAnsi="Cambria Math" w:eastAsia="PMingLiU"/>
                        <w:sz w:val="20"/>
                        <w:szCs w:val="22"/>
                      </w:rPr>
                      <m:t>∂</m:t>
                    </m:r>
                    <m:sSup>
                      <m:sSupPr>
                        <m:ctrlPr>
                          <w:rPr>
                            <w:rFonts w:ascii="Cambria Math" w:hAnsi="Cambria Math" w:eastAsia="PMingLiU"/>
                            <w:i/>
                            <w:sz w:val="20"/>
                            <w:szCs w:val="22"/>
                          </w:rPr>
                        </m:ctrlPr>
                      </m:sSupPr>
                      <m:e>
                        <m:r>
                          <w:rPr>
                            <w:rFonts w:ascii="Cambria Math" w:hAnsi="Cambria Math" w:eastAsia="PMingLiU"/>
                            <w:sz w:val="20"/>
                            <w:szCs w:val="22"/>
                          </w:rPr>
                          <m:t>I</m:t>
                        </m:r>
                        <m:ctrlPr>
                          <w:rPr>
                            <w:rFonts w:ascii="Cambria Math" w:hAnsi="Cambria Math" w:eastAsia="PMingLiU"/>
                            <w:i/>
                            <w:sz w:val="20"/>
                            <w:szCs w:val="22"/>
                          </w:rPr>
                        </m:ctrlPr>
                      </m:e>
                      <m:sup>
                        <m:d>
                          <m:dPr>
                            <m:ctrlPr>
                              <w:rPr>
                                <w:rFonts w:ascii="Cambria Math" w:hAnsi="Cambria Math" w:eastAsia="PMingLiU"/>
                                <w:i/>
                                <w:sz w:val="20"/>
                                <w:szCs w:val="22"/>
                              </w:rPr>
                            </m:ctrlPr>
                          </m:dPr>
                          <m:e>
                            <m:r>
                              <w:rPr>
                                <w:rFonts w:ascii="Cambria Math" w:hAnsi="Cambria Math" w:eastAsia="PMingLiU"/>
                                <w:sz w:val="20"/>
                                <w:szCs w:val="22"/>
                              </w:rPr>
                              <m:t>k</m:t>
                            </m:r>
                            <m:ctrlPr>
                              <w:rPr>
                                <w:rFonts w:ascii="Cambria Math" w:hAnsi="Cambria Math" w:eastAsia="PMingLiU"/>
                                <w:i/>
                                <w:sz w:val="20"/>
                                <w:szCs w:val="22"/>
                              </w:rPr>
                            </m:ctrlPr>
                          </m:e>
                        </m:d>
                        <m:ctrlPr>
                          <w:rPr>
                            <w:rFonts w:ascii="Cambria Math" w:hAnsi="Cambria Math" w:eastAsia="PMingLiU"/>
                            <w:i/>
                            <w:sz w:val="20"/>
                            <w:szCs w:val="22"/>
                          </w:rPr>
                        </m:ctrlPr>
                      </m:sup>
                    </m:sSup>
                    <m:ctrlPr>
                      <w:rPr>
                        <w:rFonts w:ascii="Cambria Math" w:hAnsi="Cambria Math" w:eastAsia="PMingLiU"/>
                        <w:i/>
                        <w:sz w:val="20"/>
                        <w:szCs w:val="22"/>
                      </w:rPr>
                    </m:ctrlPr>
                  </m:num>
                  <m:den>
                    <m:r>
                      <w:rPr>
                        <w:rFonts w:ascii="Cambria Math" w:hAnsi="Cambria Math" w:eastAsia="PMingLiU"/>
                        <w:sz w:val="20"/>
                        <w:szCs w:val="22"/>
                      </w:rPr>
                      <m:t>∂y</m:t>
                    </m:r>
                    <m:ctrlPr>
                      <w:rPr>
                        <w:rFonts w:ascii="Cambria Math" w:hAnsi="Cambria Math" w:eastAsia="PMingLiU"/>
                        <w:i/>
                        <w:sz w:val="20"/>
                        <w:szCs w:val="22"/>
                      </w:rPr>
                    </m:ctrlPr>
                  </m:den>
                </m:f>
                <m:d>
                  <m:dPr>
                    <m:ctrlPr>
                      <w:rPr>
                        <w:rFonts w:ascii="Cambria Math" w:hAnsi="Cambria Math" w:eastAsia="PMingLiU"/>
                        <w:i/>
                        <w:sz w:val="20"/>
                        <w:szCs w:val="22"/>
                      </w:rPr>
                    </m:ctrlPr>
                  </m:dPr>
                  <m:e>
                    <m:r>
                      <w:rPr>
                        <w:rFonts w:ascii="Cambria Math" w:hAnsi="Cambria Math" w:eastAsia="PMingLiU"/>
                        <w:sz w:val="20"/>
                        <w:szCs w:val="22"/>
                      </w:rPr>
                      <m:t>i, j</m:t>
                    </m:r>
                    <m:ctrlPr>
                      <w:rPr>
                        <w:rFonts w:ascii="Cambria Math" w:hAnsi="Cambria Math" w:eastAsia="PMingLiU"/>
                        <w:i/>
                        <w:sz w:val="20"/>
                        <w:szCs w:val="22"/>
                      </w:rPr>
                    </m:ctrlPr>
                  </m:e>
                </m:d>
                <m:r>
                  <w:rPr>
                    <w:rFonts w:ascii="Cambria Math" w:hAnsi="Cambria Math" w:eastAsia="PMingLiU"/>
                    <w:sz w:val="20"/>
                    <w:szCs w:val="22"/>
                  </w:rPr>
                  <m:t>=</m:t>
                </m:r>
                <m:d>
                  <m:dPr>
                    <m:ctrlPr>
                      <w:rPr>
                        <w:rFonts w:ascii="Cambria Math" w:hAnsi="Cambria Math" w:eastAsia="PMingLiU"/>
                        <w:i/>
                        <w:sz w:val="20"/>
                        <w:szCs w:val="22"/>
                      </w:rPr>
                    </m:ctrlPr>
                  </m:dPr>
                  <m:e>
                    <m:sSup>
                      <m:sSupPr>
                        <m:ctrlPr>
                          <w:rPr>
                            <w:rFonts w:ascii="Cambria Math" w:hAnsi="Cambria Math" w:eastAsia="PMingLiU"/>
                            <w:i/>
                            <w:sz w:val="20"/>
                            <w:szCs w:val="22"/>
                          </w:rPr>
                        </m:ctrlPr>
                      </m:sSupPr>
                      <m:e>
                        <m:r>
                          <w:rPr>
                            <w:rFonts w:ascii="Cambria Math" w:hAnsi="Cambria Math" w:eastAsia="PMingLiU"/>
                            <w:sz w:val="20"/>
                            <w:szCs w:val="22"/>
                          </w:rPr>
                          <m:t>(I</m:t>
                        </m:r>
                        <m:ctrlPr>
                          <w:rPr>
                            <w:rFonts w:ascii="Cambria Math" w:hAnsi="Cambria Math" w:eastAsia="PMingLiU"/>
                            <w:i/>
                            <w:sz w:val="20"/>
                            <w:szCs w:val="22"/>
                          </w:rPr>
                        </m:ctrlPr>
                      </m:e>
                      <m:sup>
                        <m:d>
                          <m:dPr>
                            <m:ctrlPr>
                              <w:rPr>
                                <w:rFonts w:ascii="Cambria Math" w:hAnsi="Cambria Math" w:eastAsia="PMingLiU"/>
                                <w:i/>
                                <w:sz w:val="20"/>
                                <w:szCs w:val="22"/>
                              </w:rPr>
                            </m:ctrlPr>
                          </m:dPr>
                          <m:e>
                            <m:r>
                              <w:rPr>
                                <w:rFonts w:ascii="Cambria Math" w:hAnsi="Cambria Math" w:eastAsia="PMingLiU"/>
                                <w:sz w:val="20"/>
                                <w:szCs w:val="22"/>
                              </w:rPr>
                              <m:t>k</m:t>
                            </m:r>
                            <m:ctrlPr>
                              <w:rPr>
                                <w:rFonts w:ascii="Cambria Math" w:hAnsi="Cambria Math" w:eastAsia="PMingLiU"/>
                                <w:i/>
                                <w:sz w:val="20"/>
                                <w:szCs w:val="22"/>
                              </w:rPr>
                            </m:ctrlPr>
                          </m:e>
                        </m:d>
                        <m:ctrlPr>
                          <w:rPr>
                            <w:rFonts w:ascii="Cambria Math" w:hAnsi="Cambria Math" w:eastAsia="PMingLiU"/>
                            <w:i/>
                            <w:sz w:val="20"/>
                            <w:szCs w:val="22"/>
                          </w:rPr>
                        </m:ctrlPr>
                      </m:sup>
                    </m:sSup>
                    <m:d>
                      <m:dPr>
                        <m:ctrlPr>
                          <w:rPr>
                            <w:rFonts w:ascii="Cambria Math" w:hAnsi="Cambria Math" w:eastAsia="PMingLiU"/>
                            <w:i/>
                            <w:sz w:val="20"/>
                            <w:szCs w:val="22"/>
                          </w:rPr>
                        </m:ctrlPr>
                      </m:dPr>
                      <m:e>
                        <m:r>
                          <w:rPr>
                            <w:rFonts w:ascii="Cambria Math" w:hAnsi="Cambria Math" w:eastAsia="PMingLiU"/>
                            <w:sz w:val="20"/>
                            <w:szCs w:val="22"/>
                          </w:rPr>
                          <m:t>i, j+1</m:t>
                        </m:r>
                        <m:ctrlPr>
                          <w:rPr>
                            <w:rFonts w:ascii="Cambria Math" w:hAnsi="Cambria Math" w:eastAsia="PMingLiU"/>
                            <w:i/>
                            <w:sz w:val="20"/>
                            <w:szCs w:val="22"/>
                          </w:rPr>
                        </m:ctrlPr>
                      </m:e>
                    </m:d>
                    <m:r>
                      <w:rPr>
                        <w:rFonts w:ascii="Cambria Math" w:hAnsi="Cambria Math" w:eastAsia="PMingLiU"/>
                        <w:sz w:val="20"/>
                        <w:szCs w:val="22"/>
                      </w:rPr>
                      <m:t>≫shift1)-(</m:t>
                    </m:r>
                    <m:sSup>
                      <m:sSupPr>
                        <m:ctrlPr>
                          <w:rPr>
                            <w:rFonts w:ascii="Cambria Math" w:hAnsi="Cambria Math" w:eastAsia="PMingLiU"/>
                            <w:i/>
                            <w:sz w:val="20"/>
                            <w:szCs w:val="22"/>
                          </w:rPr>
                        </m:ctrlPr>
                      </m:sSupPr>
                      <m:e>
                        <m:r>
                          <w:rPr>
                            <w:rFonts w:ascii="Cambria Math" w:hAnsi="Cambria Math" w:eastAsia="PMingLiU"/>
                            <w:sz w:val="20"/>
                            <w:szCs w:val="22"/>
                          </w:rPr>
                          <m:t>I</m:t>
                        </m:r>
                        <m:ctrlPr>
                          <w:rPr>
                            <w:rFonts w:ascii="Cambria Math" w:hAnsi="Cambria Math" w:eastAsia="PMingLiU"/>
                            <w:i/>
                            <w:sz w:val="20"/>
                            <w:szCs w:val="22"/>
                          </w:rPr>
                        </m:ctrlPr>
                      </m:e>
                      <m:sup>
                        <m:d>
                          <m:dPr>
                            <m:ctrlPr>
                              <w:rPr>
                                <w:rFonts w:ascii="Cambria Math" w:hAnsi="Cambria Math" w:eastAsia="PMingLiU"/>
                                <w:i/>
                                <w:sz w:val="20"/>
                                <w:szCs w:val="22"/>
                              </w:rPr>
                            </m:ctrlPr>
                          </m:dPr>
                          <m:e>
                            <m:r>
                              <w:rPr>
                                <w:rFonts w:ascii="Cambria Math" w:hAnsi="Cambria Math" w:eastAsia="PMingLiU"/>
                                <w:sz w:val="20"/>
                                <w:szCs w:val="22"/>
                              </w:rPr>
                              <m:t>k</m:t>
                            </m:r>
                            <m:ctrlPr>
                              <w:rPr>
                                <w:rFonts w:ascii="Cambria Math" w:hAnsi="Cambria Math" w:eastAsia="PMingLiU"/>
                                <w:i/>
                                <w:sz w:val="20"/>
                                <w:szCs w:val="22"/>
                              </w:rPr>
                            </m:ctrlPr>
                          </m:e>
                        </m:d>
                        <m:ctrlPr>
                          <w:rPr>
                            <w:rFonts w:ascii="Cambria Math" w:hAnsi="Cambria Math" w:eastAsia="PMingLiU"/>
                            <w:i/>
                            <w:sz w:val="20"/>
                            <w:szCs w:val="22"/>
                          </w:rPr>
                        </m:ctrlPr>
                      </m:sup>
                    </m:sSup>
                    <m:d>
                      <m:dPr>
                        <m:ctrlPr>
                          <w:rPr>
                            <w:rFonts w:ascii="Cambria Math" w:hAnsi="Cambria Math" w:eastAsia="PMingLiU"/>
                            <w:i/>
                            <w:sz w:val="20"/>
                            <w:szCs w:val="22"/>
                          </w:rPr>
                        </m:ctrlPr>
                      </m:dPr>
                      <m:e>
                        <m:r>
                          <w:rPr>
                            <w:rFonts w:ascii="Cambria Math" w:hAnsi="Cambria Math" w:eastAsia="PMingLiU"/>
                            <w:sz w:val="20"/>
                            <w:szCs w:val="22"/>
                          </w:rPr>
                          <m:t>i, j-1</m:t>
                        </m:r>
                        <m:ctrlPr>
                          <w:rPr>
                            <w:rFonts w:ascii="Cambria Math" w:hAnsi="Cambria Math" w:eastAsia="PMingLiU"/>
                            <w:i/>
                            <w:sz w:val="20"/>
                            <w:szCs w:val="22"/>
                          </w:rPr>
                        </m:ctrlPr>
                      </m:e>
                    </m:d>
                    <m:r>
                      <w:rPr>
                        <w:rFonts w:ascii="Cambria Math" w:hAnsi="Cambria Math" w:eastAsia="PMingLiU"/>
                        <w:sz w:val="20"/>
                        <w:szCs w:val="22"/>
                      </w:rPr>
                      <m:t>≫shift1)</m:t>
                    </m:r>
                    <m:ctrlPr>
                      <w:rPr>
                        <w:rFonts w:ascii="Cambria Math" w:hAnsi="Cambria Math" w:eastAsia="PMingLiU"/>
                        <w:i/>
                        <w:sz w:val="20"/>
                        <w:szCs w:val="22"/>
                      </w:rPr>
                    </m:ctrlPr>
                  </m:e>
                </m:d>
              </m:oMath>
            </m:oMathPara>
          </w:p>
        </w:tc>
        <w:tc>
          <w:tcPr>
            <w:tcW w:w="792" w:type="dxa"/>
            <w:vAlign w:val="center"/>
          </w:tcPr>
          <w:p>
            <w:pPr>
              <w:pStyle w:val="13"/>
              <w:spacing w:before="136"/>
              <w:rPr>
                <w:rFonts w:ascii="Calibri" w:hAnsi="Calibri"/>
                <w:b w:val="0"/>
                <w:sz w:val="22"/>
                <w:szCs w:val="22"/>
              </w:rPr>
            </w:pPr>
            <w:r>
              <w:rPr>
                <w:rFonts w:ascii="Calibri" w:hAnsi="Calibri"/>
                <w:b w:val="0"/>
                <w:szCs w:val="22"/>
                <w:lang w:val="en-CA"/>
              </w:rPr>
              <w:t>(</w:t>
            </w:r>
            <w:r>
              <w:rPr>
                <w:rFonts w:ascii="Calibri" w:hAnsi="Calibri"/>
                <w:b w:val="0"/>
                <w:szCs w:val="22"/>
                <w:lang w:val="en-CA" w:eastAsia="ko-KR"/>
              </w:rPr>
              <w:t>3-</w:t>
            </w:r>
            <w:r>
              <w:rPr>
                <w:rFonts w:ascii="Calibri" w:hAnsi="Calibri" w:eastAsia="宋体"/>
                <w:b w:val="0"/>
                <w:szCs w:val="22"/>
                <w:lang w:val="en-CA"/>
              </w:rPr>
              <w:fldChar w:fldCharType="begin"/>
            </w:r>
            <w:r>
              <w:rPr>
                <w:rFonts w:ascii="Calibri" w:hAnsi="Calibri"/>
                <w:b w:val="0"/>
                <w:szCs w:val="22"/>
                <w:lang w:val="en-CA"/>
              </w:rPr>
              <w:instrText xml:space="preserve"> SEQ Eq \* MERGEFORMAT </w:instrText>
            </w:r>
            <w:r>
              <w:rPr>
                <w:rFonts w:ascii="Calibri" w:hAnsi="Calibri" w:eastAsia="宋体"/>
                <w:b w:val="0"/>
                <w:szCs w:val="22"/>
                <w:lang w:val="en-CA"/>
              </w:rPr>
              <w:fldChar w:fldCharType="separate"/>
            </w:r>
            <w:r>
              <w:rPr>
                <w:rFonts w:ascii="Calibri" w:hAnsi="Calibri"/>
                <w:b w:val="0"/>
                <w:szCs w:val="22"/>
                <w:lang w:val="en-CA"/>
              </w:rPr>
              <w:t>25</w:t>
            </w:r>
            <w:r>
              <w:rPr>
                <w:rFonts w:ascii="Calibri" w:hAnsi="Calibri" w:eastAsia="宋体"/>
                <w:b w:val="0"/>
                <w:szCs w:val="22"/>
                <w:lang w:val="en-CA"/>
              </w:rPr>
              <w:fldChar w:fldCharType="end"/>
            </w:r>
            <w:r>
              <w:rPr>
                <w:rFonts w:ascii="Calibri" w:hAnsi="Calibri" w:eastAsia="宋体"/>
                <w:b w:val="0"/>
                <w:szCs w:val="22"/>
                <w:lang w:val="en-CA"/>
              </w:rPr>
              <w:t>)</w:t>
            </w:r>
          </w:p>
        </w:tc>
      </w:tr>
    </w:tbl>
    <w:p>
      <w:pPr>
        <w:jc w:val="both"/>
        <w:rPr>
          <w:szCs w:val="22"/>
        </w:rPr>
      </w:pPr>
      <w:r>
        <w:rPr>
          <w:szCs w:val="22"/>
        </w:rPr>
        <w:t xml:space="preserve">where </w:t>
      </w:r>
      <m:oMath>
        <m:sSup>
          <m:sSupPr>
            <m:ctrlPr>
              <w:rPr>
                <w:rFonts w:ascii="Cambria Math" w:hAnsi="Cambria Math"/>
                <w:i/>
                <w:szCs w:val="22"/>
              </w:rPr>
            </m:ctrlPr>
          </m:sSupPr>
          <m:e>
            <m:r>
              <w:rPr>
                <w:rFonts w:ascii="Cambria Math" w:hAnsi="Cambria Math"/>
                <w:szCs w:val="22"/>
              </w:rPr>
              <m:t>I</m:t>
            </m:r>
            <m:ctrlPr>
              <w:rPr>
                <w:rFonts w:ascii="Cambria Math" w:hAnsi="Cambria Math"/>
                <w:i/>
                <w:szCs w:val="22"/>
              </w:rPr>
            </m:ctrlPr>
          </m:e>
          <m:sup>
            <m:d>
              <m:dPr>
                <m:ctrlPr>
                  <w:rPr>
                    <w:rFonts w:ascii="Cambria Math" w:hAnsi="Cambria Math"/>
                    <w:i/>
                    <w:szCs w:val="22"/>
                  </w:rPr>
                </m:ctrlPr>
              </m:dPr>
              <m:e>
                <m:r>
                  <w:rPr>
                    <w:rFonts w:ascii="Cambria Math" w:hAnsi="Cambria Math"/>
                    <w:szCs w:val="22"/>
                  </w:rPr>
                  <m:t>k</m:t>
                </m:r>
                <m:ctrlPr>
                  <w:rPr>
                    <w:rFonts w:ascii="Cambria Math" w:hAnsi="Cambria Math"/>
                    <w:i/>
                    <w:szCs w:val="22"/>
                  </w:rPr>
                </m:ctrlPr>
              </m:e>
            </m:d>
            <m:ctrlPr>
              <w:rPr>
                <w:rFonts w:ascii="Cambria Math" w:hAnsi="Cambria Math"/>
                <w:i/>
                <w:szCs w:val="22"/>
              </w:rPr>
            </m:ctrlPr>
          </m:sup>
        </m:sSup>
        <m:d>
          <m:dPr>
            <m:ctrlPr>
              <w:rPr>
                <w:rFonts w:ascii="Cambria Math" w:hAnsi="Cambria Math"/>
                <w:i/>
                <w:szCs w:val="22"/>
              </w:rPr>
            </m:ctrlPr>
          </m:dPr>
          <m:e>
            <m:r>
              <w:rPr>
                <w:rFonts w:ascii="Cambria Math" w:hAnsi="Cambria Math"/>
                <w:szCs w:val="22"/>
              </w:rPr>
              <m:t>i, j</m:t>
            </m:r>
            <m:ctrlPr>
              <w:rPr>
                <w:rFonts w:ascii="Cambria Math" w:hAnsi="Cambria Math"/>
                <w:i/>
                <w:szCs w:val="22"/>
              </w:rPr>
            </m:ctrlPr>
          </m:e>
        </m:d>
      </m:oMath>
      <w:r>
        <w:rPr>
          <w:szCs w:val="22"/>
        </w:rPr>
        <w:t xml:space="preserve"> are the sample value at coordinate </w:t>
      </w:r>
      <m:oMath>
        <m:d>
          <m:dPr>
            <m:ctrlPr>
              <w:rPr>
                <w:rFonts w:ascii="Cambria Math" w:hAnsi="Cambria Math"/>
                <w:i/>
                <w:szCs w:val="22"/>
              </w:rPr>
            </m:ctrlPr>
          </m:dPr>
          <m:e>
            <m:r>
              <w:rPr>
                <w:rFonts w:ascii="Cambria Math" w:hAnsi="Cambria Math"/>
                <w:szCs w:val="22"/>
              </w:rPr>
              <m:t>i, j</m:t>
            </m:r>
            <m:ctrlPr>
              <w:rPr>
                <w:rFonts w:ascii="Cambria Math" w:hAnsi="Cambria Math"/>
                <w:i/>
                <w:szCs w:val="22"/>
              </w:rPr>
            </m:ctrlPr>
          </m:e>
        </m:d>
      </m:oMath>
      <w:r>
        <w:rPr>
          <w:szCs w:val="22"/>
        </w:rPr>
        <w:t xml:space="preserve"> of the prediction signal in list </w:t>
      </w:r>
      <m:oMath>
        <m:r>
          <w:rPr>
            <w:rFonts w:ascii="Cambria Math" w:hAnsi="Cambria Math"/>
            <w:szCs w:val="22"/>
          </w:rPr>
          <m:t>k</m:t>
        </m:r>
      </m:oMath>
      <w:r>
        <w:rPr>
          <w:szCs w:val="22"/>
        </w:rPr>
        <w:t xml:space="preserve">, </w:t>
      </w:r>
      <m:oMath>
        <m:r>
          <w:rPr>
            <w:rFonts w:ascii="Cambria Math" w:hAnsi="Cambria Math"/>
            <w:szCs w:val="22"/>
          </w:rPr>
          <m:t>k=0,1</m:t>
        </m:r>
      </m:oMath>
      <w:r>
        <w:rPr>
          <w:szCs w:val="22"/>
        </w:rPr>
        <w:t>, and shift1 is calculated based on the luma bit depth, bitDepth, as shift1 = max( 6, bitDepth-6).</w:t>
      </w:r>
    </w:p>
    <w:p>
      <w:pPr>
        <w:rPr>
          <w:szCs w:val="22"/>
          <w:lang w:val="en-CA"/>
        </w:rPr>
      </w:pPr>
      <w:r>
        <w:rPr>
          <w:szCs w:val="22"/>
        </w:rPr>
        <w:t xml:space="preserve">Then, </w:t>
      </w:r>
      <w:r>
        <w:rPr>
          <w:szCs w:val="22"/>
          <w:lang w:val="en-CA"/>
        </w:rPr>
        <w:t xml:space="preserve">the auto- and cross-correlation of the gradients, </w:t>
      </w:r>
      <m:oMath>
        <m:sSub>
          <m:sSubPr>
            <m:ctrlPr>
              <w:rPr>
                <w:rFonts w:ascii="Cambria Math" w:hAnsi="Cambria Math"/>
                <w:i/>
                <w:szCs w:val="22"/>
                <w:lang w:val="en-CA"/>
              </w:rPr>
            </m:ctrlPr>
          </m:sSubPr>
          <m:e>
            <m:r>
              <w:rPr>
                <w:rFonts w:ascii="Cambria Math" w:hAnsi="Cambria Math"/>
                <w:lang w:val="en-CA"/>
              </w:rPr>
              <m:t>S</m:t>
            </m:r>
            <m:ctrlPr>
              <w:rPr>
                <w:rFonts w:ascii="Cambria Math" w:hAnsi="Cambria Math"/>
                <w:i/>
                <w:szCs w:val="22"/>
                <w:lang w:val="en-CA"/>
              </w:rPr>
            </m:ctrlPr>
          </m:e>
          <m:sub>
            <m:r>
              <w:rPr>
                <w:rFonts w:ascii="Cambria Math" w:hAnsi="Cambria Math"/>
                <w:szCs w:val="22"/>
                <w:lang w:val="en-CA"/>
              </w:rPr>
              <m:t>1</m:t>
            </m:r>
            <m:ctrlPr>
              <w:rPr>
                <w:rFonts w:ascii="Cambria Math" w:hAnsi="Cambria Math"/>
                <w:i/>
                <w:szCs w:val="22"/>
                <w:lang w:val="en-CA"/>
              </w:rPr>
            </m:ctrlPr>
          </m:sub>
        </m:sSub>
      </m:oMath>
      <w:r>
        <w:rPr>
          <w:szCs w:val="22"/>
          <w:lang w:val="en-CA"/>
        </w:rPr>
        <w:t xml:space="preserve">, </w:t>
      </w:r>
      <m:oMath>
        <m:sSub>
          <m:sSubPr>
            <m:ctrlPr>
              <w:rPr>
                <w:rFonts w:ascii="Cambria Math" w:hAnsi="Cambria Math"/>
                <w:i/>
                <w:szCs w:val="22"/>
                <w:lang w:val="en-CA"/>
              </w:rPr>
            </m:ctrlPr>
          </m:sSubPr>
          <m:e>
            <m:r>
              <w:rPr>
                <w:rFonts w:ascii="Cambria Math" w:hAnsi="Cambria Math"/>
                <w:lang w:val="en-CA"/>
              </w:rPr>
              <m:t>S</m:t>
            </m:r>
            <m:ctrlPr>
              <w:rPr>
                <w:rFonts w:ascii="Cambria Math" w:hAnsi="Cambria Math"/>
                <w:i/>
                <w:szCs w:val="22"/>
                <w:lang w:val="en-CA"/>
              </w:rPr>
            </m:ctrlPr>
          </m:e>
          <m:sub>
            <m:r>
              <w:rPr>
                <w:rFonts w:ascii="Cambria Math" w:hAnsi="Cambria Math"/>
                <w:szCs w:val="22"/>
                <w:lang w:val="en-CA"/>
              </w:rPr>
              <m:t>2</m:t>
            </m:r>
            <m:ctrlPr>
              <w:rPr>
                <w:rFonts w:ascii="Cambria Math" w:hAnsi="Cambria Math"/>
                <w:i/>
                <w:szCs w:val="22"/>
                <w:lang w:val="en-CA"/>
              </w:rPr>
            </m:ctrlPr>
          </m:sub>
        </m:sSub>
      </m:oMath>
      <w:r>
        <w:rPr>
          <w:szCs w:val="22"/>
          <w:lang w:val="en-CA"/>
        </w:rPr>
        <w:t xml:space="preserve">, </w:t>
      </w:r>
      <m:oMath>
        <m:sSub>
          <m:sSubPr>
            <m:ctrlPr>
              <w:rPr>
                <w:rFonts w:ascii="Cambria Math" w:hAnsi="Cambria Math"/>
                <w:i/>
                <w:szCs w:val="22"/>
                <w:lang w:val="en-CA"/>
              </w:rPr>
            </m:ctrlPr>
          </m:sSubPr>
          <m:e>
            <m:r>
              <w:rPr>
                <w:rFonts w:ascii="Cambria Math" w:hAnsi="Cambria Math"/>
                <w:lang w:val="en-CA"/>
              </w:rPr>
              <m:t>S</m:t>
            </m:r>
            <m:ctrlPr>
              <w:rPr>
                <w:rFonts w:ascii="Cambria Math" w:hAnsi="Cambria Math"/>
                <w:i/>
                <w:szCs w:val="22"/>
                <w:lang w:val="en-CA"/>
              </w:rPr>
            </m:ctrlPr>
          </m:e>
          <m:sub>
            <m:r>
              <w:rPr>
                <w:rFonts w:ascii="Cambria Math" w:hAnsi="Cambria Math"/>
                <w:szCs w:val="22"/>
                <w:lang w:val="en-CA"/>
              </w:rPr>
              <m:t>3</m:t>
            </m:r>
            <m:ctrlPr>
              <w:rPr>
                <w:rFonts w:ascii="Cambria Math" w:hAnsi="Cambria Math"/>
                <w:i/>
                <w:szCs w:val="22"/>
                <w:lang w:val="en-CA"/>
              </w:rPr>
            </m:ctrlPr>
          </m:sub>
        </m:sSub>
      </m:oMath>
      <w:r>
        <w:rPr>
          <w:szCs w:val="22"/>
          <w:lang w:val="en-CA"/>
        </w:rPr>
        <w:t xml:space="preserve">, </w:t>
      </w:r>
      <m:oMath>
        <m:sSub>
          <m:sSubPr>
            <m:ctrlPr>
              <w:rPr>
                <w:rFonts w:ascii="Cambria Math" w:hAnsi="Cambria Math"/>
                <w:i/>
                <w:szCs w:val="22"/>
                <w:lang w:val="en-CA"/>
              </w:rPr>
            </m:ctrlPr>
          </m:sSubPr>
          <m:e>
            <m:r>
              <w:rPr>
                <w:rFonts w:ascii="Cambria Math" w:hAnsi="Cambria Math"/>
                <w:lang w:val="en-CA"/>
              </w:rPr>
              <m:t>S</m:t>
            </m:r>
            <m:ctrlPr>
              <w:rPr>
                <w:rFonts w:ascii="Cambria Math" w:hAnsi="Cambria Math"/>
                <w:i/>
                <w:szCs w:val="22"/>
                <w:lang w:val="en-CA"/>
              </w:rPr>
            </m:ctrlPr>
          </m:e>
          <m:sub>
            <m:r>
              <w:rPr>
                <w:rFonts w:ascii="Cambria Math" w:hAnsi="Cambria Math"/>
                <w:szCs w:val="22"/>
                <w:lang w:val="en-CA"/>
              </w:rPr>
              <m:t>5</m:t>
            </m:r>
            <m:ctrlPr>
              <w:rPr>
                <w:rFonts w:ascii="Cambria Math" w:hAnsi="Cambria Math"/>
                <w:i/>
                <w:szCs w:val="22"/>
                <w:lang w:val="en-CA"/>
              </w:rPr>
            </m:ctrlPr>
          </m:sub>
        </m:sSub>
      </m:oMath>
      <w:r>
        <w:rPr>
          <w:szCs w:val="22"/>
          <w:lang w:val="en-CA"/>
        </w:rPr>
        <w:t xml:space="preserve"> and </w:t>
      </w:r>
      <m:oMath>
        <m:sSub>
          <m:sSubPr>
            <m:ctrlPr>
              <w:rPr>
                <w:rFonts w:ascii="Cambria Math" w:hAnsi="Cambria Math"/>
                <w:i/>
                <w:szCs w:val="22"/>
                <w:lang w:val="en-CA"/>
              </w:rPr>
            </m:ctrlPr>
          </m:sSubPr>
          <m:e>
            <m:r>
              <w:rPr>
                <w:rFonts w:ascii="Cambria Math" w:hAnsi="Cambria Math"/>
                <w:lang w:val="en-CA"/>
              </w:rPr>
              <m:t>S</m:t>
            </m:r>
            <m:ctrlPr>
              <w:rPr>
                <w:rFonts w:ascii="Cambria Math" w:hAnsi="Cambria Math"/>
                <w:i/>
                <w:szCs w:val="22"/>
                <w:lang w:val="en-CA"/>
              </w:rPr>
            </m:ctrlPr>
          </m:e>
          <m:sub>
            <m:r>
              <w:rPr>
                <w:rFonts w:ascii="Cambria Math" w:hAnsi="Cambria Math"/>
                <w:szCs w:val="22"/>
                <w:lang w:val="en-CA"/>
              </w:rPr>
              <m:t>6</m:t>
            </m:r>
            <m:ctrlPr>
              <w:rPr>
                <w:rFonts w:ascii="Cambria Math" w:hAnsi="Cambria Math"/>
                <w:i/>
                <w:szCs w:val="22"/>
                <w:lang w:val="en-CA"/>
              </w:rPr>
            </m:ctrlPr>
          </m:sub>
        </m:sSub>
      </m:oMath>
      <w:r>
        <w:rPr>
          <w:szCs w:val="22"/>
          <w:lang w:val="en-CA"/>
        </w:rPr>
        <w:t>, are calculated as</w:t>
      </w:r>
    </w:p>
    <w:tbl>
      <w:tblPr>
        <w:tblStyle w:val="31"/>
        <w:tblW w:w="7596" w:type="dxa"/>
        <w:tblInd w:w="17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63"/>
        <w:gridCol w:w="9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8" w:hRule="atLeast"/>
        </w:trPr>
        <w:tc>
          <w:tcPr>
            <w:tcW w:w="6663" w:type="dxa"/>
            <w:vAlign w:val="center"/>
          </w:tcPr>
          <w:p>
            <w:pPr>
              <w:rPr>
                <w:rFonts w:ascii="Calibri" w:hAnsi="Calibri" w:eastAsia="PMingLiU"/>
                <w:sz w:val="20"/>
                <w:szCs w:val="22"/>
              </w:rPr>
            </w:pPr>
            <m:oMath>
              <m:sSub>
                <m:sSubPr>
                  <m:ctrlPr>
                    <w:rPr>
                      <w:rFonts w:ascii="Cambria Math" w:hAnsi="Cambria Math" w:eastAsia="PMingLiU"/>
                      <w:i/>
                      <w:sz w:val="20"/>
                      <w:szCs w:val="22"/>
                    </w:rPr>
                  </m:ctrlPr>
                </m:sSubPr>
                <m:e>
                  <m:r>
                    <w:rPr>
                      <w:rFonts w:ascii="Cambria Math" w:hAnsi="Cambria Math" w:eastAsia="PMingLiU"/>
                      <w:sz w:val="20"/>
                      <w:szCs w:val="22"/>
                    </w:rPr>
                    <m:t>S</m:t>
                  </m:r>
                  <m:ctrlPr>
                    <w:rPr>
                      <w:rFonts w:ascii="Cambria Math" w:hAnsi="Cambria Math" w:eastAsia="PMingLiU"/>
                      <w:i/>
                      <w:sz w:val="20"/>
                      <w:szCs w:val="22"/>
                    </w:rPr>
                  </m:ctrlPr>
                </m:e>
                <m:sub>
                  <m:r>
                    <w:rPr>
                      <w:rFonts w:ascii="Cambria Math" w:hAnsi="Cambria Math" w:eastAsia="PMingLiU"/>
                      <w:sz w:val="20"/>
                      <w:szCs w:val="22"/>
                    </w:rPr>
                    <m:t>1</m:t>
                  </m:r>
                  <m:ctrlPr>
                    <w:rPr>
                      <w:rFonts w:ascii="Cambria Math" w:hAnsi="Cambria Math" w:eastAsia="PMingLiU"/>
                      <w:i/>
                      <w:sz w:val="20"/>
                      <w:szCs w:val="22"/>
                    </w:rPr>
                  </m:ctrlPr>
                </m:sub>
              </m:sSub>
              <m:r>
                <w:rPr>
                  <w:rFonts w:ascii="Cambria Math" w:hAnsi="Cambria Math" w:eastAsia="PMingLiU"/>
                  <w:sz w:val="20"/>
                  <w:szCs w:val="22"/>
                </w:rPr>
                <m:t>=</m:t>
              </m:r>
              <m:nary>
                <m:naryPr>
                  <m:chr m:val="∑"/>
                  <m:limLoc m:val="undOvr"/>
                  <m:supHide m:val="1"/>
                  <m:ctrlPr>
                    <w:rPr>
                      <w:rFonts w:ascii="Cambria Math" w:hAnsi="Cambria Math" w:eastAsia="PMingLiU"/>
                      <w:i/>
                      <w:sz w:val="20"/>
                      <w:szCs w:val="22"/>
                    </w:rPr>
                  </m:ctrlPr>
                </m:naryPr>
                <m:sub>
                  <m:r>
                    <w:rPr>
                      <w:rFonts w:ascii="Cambria Math" w:hAnsi="Cambria Math" w:eastAsia="PMingLiU"/>
                      <w:sz w:val="20"/>
                      <w:szCs w:val="22"/>
                    </w:rPr>
                    <m:t>(i,j)∈</m:t>
                  </m:r>
                  <m:r>
                    <m:rPr>
                      <m:sty m:val="p"/>
                    </m:rPr>
                    <w:rPr>
                      <w:rFonts w:ascii="Cambria Math" w:hAnsi="Cambria Math" w:eastAsia="PMingLiU"/>
                      <w:sz w:val="20"/>
                      <w:szCs w:val="22"/>
                    </w:rPr>
                    <m:t>Ω</m:t>
                  </m:r>
                  <m:ctrlPr>
                    <w:rPr>
                      <w:rFonts w:ascii="Cambria Math" w:hAnsi="Cambria Math" w:eastAsia="PMingLiU"/>
                      <w:i/>
                      <w:sz w:val="20"/>
                      <w:szCs w:val="22"/>
                    </w:rPr>
                  </m:ctrlPr>
                </m:sub>
                <m:sup>
                  <m:ctrlPr>
                    <w:rPr>
                      <w:rFonts w:ascii="Cambria Math" w:hAnsi="Cambria Math" w:eastAsia="PMingLiU"/>
                      <w:i/>
                      <w:sz w:val="20"/>
                      <w:szCs w:val="22"/>
                    </w:rPr>
                  </m:ctrlPr>
                </m:sup>
                <m:e>
                  <m:sSub>
                    <m:sSubPr>
                      <m:ctrlPr>
                        <w:rPr>
                          <w:rFonts w:ascii="Cambria Math" w:hAnsi="Cambria Math" w:eastAsia="PMingLiU"/>
                          <w:i/>
                          <w:sz w:val="20"/>
                          <w:szCs w:val="22"/>
                        </w:rPr>
                      </m:ctrlPr>
                    </m:sSubPr>
                    <m:e>
                      <m:r>
                        <w:rPr>
                          <w:rFonts w:ascii="Cambria Math" w:hAnsi="Cambria Math" w:eastAsia="PMingLiU"/>
                          <w:sz w:val="20"/>
                          <w:szCs w:val="22"/>
                        </w:rPr>
                        <m:t>Abs(ψ</m:t>
                      </m:r>
                      <m:ctrlPr>
                        <w:rPr>
                          <w:rFonts w:ascii="Cambria Math" w:hAnsi="Cambria Math" w:eastAsia="PMingLiU"/>
                          <w:i/>
                          <w:sz w:val="20"/>
                          <w:szCs w:val="22"/>
                        </w:rPr>
                      </m:ctrlPr>
                    </m:e>
                    <m:sub>
                      <m:r>
                        <w:rPr>
                          <w:rFonts w:ascii="Cambria Math" w:hAnsi="Cambria Math" w:eastAsia="PMingLiU"/>
                          <w:sz w:val="20"/>
                          <w:szCs w:val="22"/>
                        </w:rPr>
                        <m:t>x</m:t>
                      </m:r>
                      <m:ctrlPr>
                        <w:rPr>
                          <w:rFonts w:ascii="Cambria Math" w:hAnsi="Cambria Math" w:eastAsia="PMingLiU"/>
                          <w:i/>
                          <w:sz w:val="20"/>
                          <w:szCs w:val="22"/>
                        </w:rPr>
                      </m:ctrlPr>
                    </m:sub>
                  </m:sSub>
                  <m:d>
                    <m:dPr>
                      <m:ctrlPr>
                        <w:rPr>
                          <w:rFonts w:ascii="Cambria Math" w:hAnsi="Cambria Math" w:eastAsiaTheme="minorHAnsi"/>
                          <w:i/>
                          <w:sz w:val="20"/>
                          <w:szCs w:val="22"/>
                        </w:rPr>
                      </m:ctrlPr>
                    </m:dPr>
                    <m:e>
                      <m:r>
                        <w:rPr>
                          <w:rFonts w:ascii="Cambria Math" w:hAnsi="Cambria Math" w:eastAsia="PMingLiU"/>
                          <w:sz w:val="20"/>
                          <w:szCs w:val="22"/>
                        </w:rPr>
                        <m:t>i,j</m:t>
                      </m:r>
                      <m:ctrlPr>
                        <w:rPr>
                          <w:rFonts w:ascii="Cambria Math" w:hAnsi="Cambria Math" w:eastAsiaTheme="minorHAnsi"/>
                          <w:i/>
                          <w:sz w:val="20"/>
                          <w:szCs w:val="22"/>
                        </w:rPr>
                      </m:ctrlPr>
                    </m:e>
                  </m:d>
                  <m:r>
                    <w:rPr>
                      <w:rFonts w:ascii="Cambria Math" w:hAnsi="Cambria Math" w:eastAsiaTheme="minorHAnsi"/>
                      <w:sz w:val="20"/>
                      <w:szCs w:val="22"/>
                    </w:rPr>
                    <m:t>)</m:t>
                  </m:r>
                  <m:ctrlPr>
                    <w:rPr>
                      <w:rFonts w:ascii="Cambria Math" w:hAnsi="Cambria Math" w:eastAsia="PMingLiU"/>
                      <w:i/>
                      <w:sz w:val="20"/>
                      <w:szCs w:val="22"/>
                    </w:rPr>
                  </m:ctrlPr>
                </m:e>
              </m:nary>
              <m:r>
                <w:rPr>
                  <w:rFonts w:ascii="Cambria Math" w:hAnsi="Cambria Math" w:eastAsia="PMingLiU"/>
                  <w:sz w:val="20"/>
                  <w:szCs w:val="22"/>
                </w:rPr>
                <m:t>,</m:t>
              </m:r>
            </m:oMath>
            <w:r>
              <w:rPr>
                <w:rFonts w:ascii="Calibri" w:hAnsi="Calibri" w:eastAsia="PMingLiU"/>
                <w:sz w:val="20"/>
                <w:szCs w:val="22"/>
              </w:rPr>
              <w:t xml:space="preserve">    </w:t>
            </w:r>
            <m:oMath>
              <m:sSub>
                <m:sSubPr>
                  <m:ctrlPr>
                    <w:rPr>
                      <w:rFonts w:ascii="Cambria Math" w:hAnsi="Cambria Math" w:eastAsia="PMingLiU"/>
                      <w:i/>
                      <w:sz w:val="20"/>
                      <w:szCs w:val="22"/>
                    </w:rPr>
                  </m:ctrlPr>
                </m:sSubPr>
                <m:e>
                  <m:r>
                    <w:rPr>
                      <w:rFonts w:ascii="Cambria Math" w:hAnsi="Cambria Math" w:eastAsia="PMingLiU"/>
                      <w:sz w:val="20"/>
                      <w:szCs w:val="22"/>
                    </w:rPr>
                    <m:t>S</m:t>
                  </m:r>
                  <m:ctrlPr>
                    <w:rPr>
                      <w:rFonts w:ascii="Cambria Math" w:hAnsi="Cambria Math" w:eastAsia="PMingLiU"/>
                      <w:i/>
                      <w:sz w:val="20"/>
                      <w:szCs w:val="22"/>
                    </w:rPr>
                  </m:ctrlPr>
                </m:e>
                <m:sub>
                  <m:r>
                    <w:rPr>
                      <w:rFonts w:ascii="Cambria Math" w:hAnsi="Cambria Math" w:eastAsia="PMingLiU"/>
                      <w:sz w:val="20"/>
                      <w:szCs w:val="22"/>
                    </w:rPr>
                    <m:t>3</m:t>
                  </m:r>
                  <m:ctrlPr>
                    <w:rPr>
                      <w:rFonts w:ascii="Cambria Math" w:hAnsi="Cambria Math" w:eastAsia="PMingLiU"/>
                      <w:i/>
                      <w:sz w:val="20"/>
                      <w:szCs w:val="22"/>
                    </w:rPr>
                  </m:ctrlPr>
                </m:sub>
              </m:sSub>
              <m:r>
                <w:rPr>
                  <w:rFonts w:ascii="Cambria Math" w:hAnsi="Cambria Math" w:eastAsia="PMingLiU"/>
                  <w:sz w:val="20"/>
                  <w:szCs w:val="22"/>
                </w:rPr>
                <m:t>=</m:t>
              </m:r>
              <m:nary>
                <m:naryPr>
                  <m:chr m:val="∑"/>
                  <m:limLoc m:val="undOvr"/>
                  <m:supHide m:val="1"/>
                  <m:ctrlPr>
                    <w:rPr>
                      <w:rFonts w:ascii="Cambria Math" w:hAnsi="Cambria Math" w:eastAsia="PMingLiU"/>
                      <w:i/>
                      <w:sz w:val="20"/>
                      <w:szCs w:val="22"/>
                    </w:rPr>
                  </m:ctrlPr>
                </m:naryPr>
                <m:sub>
                  <m:r>
                    <w:rPr>
                      <w:rFonts w:ascii="Cambria Math" w:hAnsi="Cambria Math" w:eastAsia="PMingLiU"/>
                      <w:sz w:val="20"/>
                      <w:szCs w:val="22"/>
                    </w:rPr>
                    <m:t>(i,j)∈</m:t>
                  </m:r>
                  <m:r>
                    <m:rPr>
                      <m:sty m:val="p"/>
                    </m:rPr>
                    <w:rPr>
                      <w:rFonts w:ascii="Cambria Math" w:hAnsi="Cambria Math" w:eastAsia="PMingLiU"/>
                      <w:sz w:val="20"/>
                      <w:szCs w:val="22"/>
                    </w:rPr>
                    <m:t>Ω</m:t>
                  </m:r>
                  <m:ctrlPr>
                    <w:rPr>
                      <w:rFonts w:ascii="Cambria Math" w:hAnsi="Cambria Math" w:eastAsia="PMingLiU"/>
                      <w:i/>
                      <w:sz w:val="20"/>
                      <w:szCs w:val="22"/>
                    </w:rPr>
                  </m:ctrlPr>
                </m:sub>
                <m:sup>
                  <m:ctrlPr>
                    <w:rPr>
                      <w:rFonts w:ascii="Cambria Math" w:hAnsi="Cambria Math" w:eastAsia="PMingLiU"/>
                      <w:i/>
                      <w:sz w:val="20"/>
                      <w:szCs w:val="22"/>
                    </w:rPr>
                  </m:ctrlPr>
                </m:sup>
                <m:e>
                  <m:r>
                    <w:rPr>
                      <w:rFonts w:ascii="Cambria Math" w:hAnsi="Cambria Math" w:eastAsia="PMingLiU"/>
                      <w:sz w:val="20"/>
                      <w:szCs w:val="22"/>
                    </w:rPr>
                    <m:t>θ</m:t>
                  </m:r>
                  <m:d>
                    <m:dPr>
                      <m:ctrlPr>
                        <w:rPr>
                          <w:rFonts w:ascii="Cambria Math" w:hAnsi="Cambria Math" w:eastAsiaTheme="minorHAnsi"/>
                          <w:i/>
                          <w:sz w:val="20"/>
                          <w:szCs w:val="22"/>
                        </w:rPr>
                      </m:ctrlPr>
                    </m:dPr>
                    <m:e>
                      <m:r>
                        <w:rPr>
                          <w:rFonts w:ascii="Cambria Math" w:hAnsi="Cambria Math" w:eastAsia="PMingLiU"/>
                          <w:sz w:val="20"/>
                          <w:szCs w:val="22"/>
                        </w:rPr>
                        <m:t>i,j</m:t>
                      </m:r>
                      <m:ctrlPr>
                        <w:rPr>
                          <w:rFonts w:ascii="Cambria Math" w:hAnsi="Cambria Math" w:eastAsiaTheme="minorHAnsi"/>
                          <w:i/>
                          <w:sz w:val="20"/>
                          <w:szCs w:val="22"/>
                        </w:rPr>
                      </m:ctrlPr>
                    </m:e>
                  </m:d>
                  <m:ctrlPr>
                    <w:rPr>
                      <w:rFonts w:ascii="Cambria Math" w:hAnsi="Cambria Math" w:eastAsia="PMingLiU"/>
                      <w:i/>
                      <w:sz w:val="20"/>
                      <w:szCs w:val="22"/>
                    </w:rPr>
                  </m:ctrlPr>
                </m:e>
              </m:nary>
              <m:r>
                <w:rPr>
                  <w:rFonts w:ascii="Cambria Math" w:hAnsi="Cambria Math" w:eastAsia="PMingLiU"/>
                  <w:sz w:val="20"/>
                  <w:szCs w:val="22"/>
                </w:rPr>
                <m:t>∙Sign(</m:t>
              </m:r>
              <m:sSub>
                <m:sSubPr>
                  <m:ctrlPr>
                    <w:rPr>
                      <w:rFonts w:ascii="Cambria Math" w:hAnsi="Cambria Math" w:eastAsia="PMingLiU"/>
                      <w:i/>
                      <w:sz w:val="20"/>
                      <w:szCs w:val="22"/>
                    </w:rPr>
                  </m:ctrlPr>
                </m:sSubPr>
                <m:e>
                  <m:r>
                    <w:rPr>
                      <w:rFonts w:ascii="Cambria Math" w:hAnsi="Cambria Math" w:eastAsia="PMingLiU"/>
                      <w:sz w:val="20"/>
                      <w:szCs w:val="22"/>
                    </w:rPr>
                    <m:t>ψ</m:t>
                  </m:r>
                  <m:ctrlPr>
                    <w:rPr>
                      <w:rFonts w:ascii="Cambria Math" w:hAnsi="Cambria Math" w:eastAsia="PMingLiU"/>
                      <w:i/>
                      <w:sz w:val="20"/>
                      <w:szCs w:val="22"/>
                    </w:rPr>
                  </m:ctrlPr>
                </m:e>
                <m:sub>
                  <m:r>
                    <w:rPr>
                      <w:rFonts w:ascii="Cambria Math" w:hAnsi="Cambria Math" w:eastAsia="PMingLiU"/>
                      <w:sz w:val="20"/>
                      <w:szCs w:val="22"/>
                    </w:rPr>
                    <m:t>x</m:t>
                  </m:r>
                  <m:ctrlPr>
                    <w:rPr>
                      <w:rFonts w:ascii="Cambria Math" w:hAnsi="Cambria Math" w:eastAsia="PMingLiU"/>
                      <w:i/>
                      <w:sz w:val="20"/>
                      <w:szCs w:val="22"/>
                    </w:rPr>
                  </m:ctrlPr>
                </m:sub>
              </m:sSub>
              <m:d>
                <m:dPr>
                  <m:ctrlPr>
                    <w:rPr>
                      <w:rFonts w:ascii="Cambria Math" w:hAnsi="Cambria Math" w:eastAsiaTheme="minorHAnsi"/>
                      <w:i/>
                      <w:sz w:val="20"/>
                      <w:szCs w:val="22"/>
                    </w:rPr>
                  </m:ctrlPr>
                </m:dPr>
                <m:e>
                  <m:r>
                    <w:rPr>
                      <w:rFonts w:ascii="Cambria Math" w:hAnsi="Cambria Math" w:eastAsia="PMingLiU"/>
                      <w:sz w:val="20"/>
                      <w:szCs w:val="22"/>
                    </w:rPr>
                    <m:t>i,j</m:t>
                  </m:r>
                  <m:ctrlPr>
                    <w:rPr>
                      <w:rFonts w:ascii="Cambria Math" w:hAnsi="Cambria Math" w:eastAsiaTheme="minorHAnsi"/>
                      <w:i/>
                      <w:sz w:val="20"/>
                      <w:szCs w:val="22"/>
                    </w:rPr>
                  </m:ctrlPr>
                </m:e>
              </m:d>
              <m:r>
                <w:rPr>
                  <w:rFonts w:ascii="Cambria Math" w:hAnsi="Cambria Math" w:eastAsiaTheme="minorHAnsi"/>
                  <w:sz w:val="20"/>
                  <w:szCs w:val="22"/>
                </w:rPr>
                <m:t>)</m:t>
              </m:r>
            </m:oMath>
          </w:p>
          <w:p>
            <w:pPr>
              <w:rPr>
                <w:rFonts w:ascii="Calibri" w:hAnsi="Calibri" w:eastAsia="PMingLiU"/>
                <w:sz w:val="20"/>
                <w:szCs w:val="22"/>
              </w:rPr>
            </w:pPr>
            <m:oMathPara>
              <m:oMath>
                <m:sSub>
                  <m:sSubPr>
                    <m:ctrlPr>
                      <w:rPr>
                        <w:rFonts w:ascii="Cambria Math" w:hAnsi="Cambria Math" w:eastAsia="PMingLiU"/>
                        <w:i/>
                        <w:sz w:val="20"/>
                        <w:szCs w:val="22"/>
                      </w:rPr>
                    </m:ctrlPr>
                  </m:sSubPr>
                  <m:e>
                    <m:r>
                      <w:rPr>
                        <w:rFonts w:ascii="Cambria Math" w:hAnsi="Cambria Math" w:eastAsia="PMingLiU"/>
                        <w:sz w:val="20"/>
                        <w:szCs w:val="22"/>
                      </w:rPr>
                      <m:t>S</m:t>
                    </m:r>
                    <m:ctrlPr>
                      <w:rPr>
                        <w:rFonts w:ascii="Cambria Math" w:hAnsi="Cambria Math" w:eastAsia="PMingLiU"/>
                        <w:i/>
                        <w:sz w:val="20"/>
                        <w:szCs w:val="22"/>
                      </w:rPr>
                    </m:ctrlPr>
                  </m:e>
                  <m:sub>
                    <m:r>
                      <w:rPr>
                        <w:rFonts w:ascii="Cambria Math" w:hAnsi="Cambria Math" w:eastAsia="PMingLiU"/>
                        <w:sz w:val="20"/>
                        <w:szCs w:val="22"/>
                      </w:rPr>
                      <m:t>2</m:t>
                    </m:r>
                    <m:ctrlPr>
                      <w:rPr>
                        <w:rFonts w:ascii="Cambria Math" w:hAnsi="Cambria Math" w:eastAsia="PMingLiU"/>
                        <w:i/>
                        <w:sz w:val="20"/>
                        <w:szCs w:val="22"/>
                      </w:rPr>
                    </m:ctrlPr>
                  </m:sub>
                </m:sSub>
                <m:r>
                  <w:rPr>
                    <w:rFonts w:ascii="Cambria Math" w:hAnsi="Cambria Math" w:eastAsia="PMingLiU"/>
                    <w:sz w:val="20"/>
                    <w:szCs w:val="22"/>
                  </w:rPr>
                  <m:t>=</m:t>
                </m:r>
                <m:nary>
                  <m:naryPr>
                    <m:chr m:val="∑"/>
                    <m:limLoc m:val="undOvr"/>
                    <m:supHide m:val="1"/>
                    <m:ctrlPr>
                      <w:rPr>
                        <w:rFonts w:ascii="Cambria Math" w:hAnsi="Cambria Math" w:eastAsia="PMingLiU"/>
                        <w:i/>
                        <w:sz w:val="20"/>
                        <w:szCs w:val="22"/>
                      </w:rPr>
                    </m:ctrlPr>
                  </m:naryPr>
                  <m:sub>
                    <m:r>
                      <w:rPr>
                        <w:rFonts w:ascii="Cambria Math" w:hAnsi="Cambria Math" w:eastAsia="PMingLiU"/>
                        <w:sz w:val="20"/>
                        <w:szCs w:val="22"/>
                      </w:rPr>
                      <m:t>(i,j)∈</m:t>
                    </m:r>
                    <m:r>
                      <m:rPr>
                        <m:sty m:val="p"/>
                      </m:rPr>
                      <w:rPr>
                        <w:rFonts w:ascii="Cambria Math" w:hAnsi="Cambria Math" w:eastAsia="PMingLiU"/>
                        <w:sz w:val="20"/>
                        <w:szCs w:val="22"/>
                      </w:rPr>
                      <m:t>Ω</m:t>
                    </m:r>
                    <m:ctrlPr>
                      <w:rPr>
                        <w:rFonts w:ascii="Cambria Math" w:hAnsi="Cambria Math" w:eastAsia="PMingLiU"/>
                        <w:i/>
                        <w:sz w:val="20"/>
                        <w:szCs w:val="22"/>
                      </w:rPr>
                    </m:ctrlPr>
                  </m:sub>
                  <m:sup>
                    <m:ctrlPr>
                      <w:rPr>
                        <w:rFonts w:ascii="Cambria Math" w:hAnsi="Cambria Math" w:eastAsia="PMingLiU"/>
                        <w:i/>
                        <w:sz w:val="20"/>
                        <w:szCs w:val="22"/>
                      </w:rPr>
                    </m:ctrlPr>
                  </m:sup>
                  <m:e>
                    <m:sSub>
                      <m:sSubPr>
                        <m:ctrlPr>
                          <w:rPr>
                            <w:rFonts w:ascii="Cambria Math" w:hAnsi="Cambria Math" w:eastAsia="PMingLiU"/>
                            <w:i/>
                            <w:sz w:val="20"/>
                            <w:szCs w:val="22"/>
                          </w:rPr>
                        </m:ctrlPr>
                      </m:sSubPr>
                      <m:e>
                        <m:r>
                          <w:rPr>
                            <w:rFonts w:ascii="Cambria Math" w:hAnsi="Cambria Math" w:eastAsia="PMingLiU"/>
                            <w:sz w:val="20"/>
                            <w:szCs w:val="22"/>
                          </w:rPr>
                          <m:t>ψ</m:t>
                        </m:r>
                        <m:ctrlPr>
                          <w:rPr>
                            <w:rFonts w:ascii="Cambria Math" w:hAnsi="Cambria Math" w:eastAsia="PMingLiU"/>
                            <w:i/>
                            <w:sz w:val="20"/>
                            <w:szCs w:val="22"/>
                          </w:rPr>
                        </m:ctrlPr>
                      </m:e>
                      <m:sub>
                        <m:r>
                          <w:rPr>
                            <w:rFonts w:ascii="Cambria Math" w:hAnsi="Cambria Math" w:eastAsia="PMingLiU"/>
                            <w:sz w:val="20"/>
                            <w:szCs w:val="22"/>
                          </w:rPr>
                          <m:t>x</m:t>
                        </m:r>
                        <m:ctrlPr>
                          <w:rPr>
                            <w:rFonts w:ascii="Cambria Math" w:hAnsi="Cambria Math" w:eastAsia="PMingLiU"/>
                            <w:i/>
                            <w:sz w:val="20"/>
                            <w:szCs w:val="22"/>
                          </w:rPr>
                        </m:ctrlPr>
                      </m:sub>
                    </m:sSub>
                    <m:d>
                      <m:dPr>
                        <m:ctrlPr>
                          <w:rPr>
                            <w:rFonts w:ascii="Cambria Math" w:hAnsi="Cambria Math" w:eastAsiaTheme="minorHAnsi"/>
                            <w:i/>
                            <w:sz w:val="20"/>
                            <w:szCs w:val="22"/>
                          </w:rPr>
                        </m:ctrlPr>
                      </m:dPr>
                      <m:e>
                        <m:r>
                          <w:rPr>
                            <w:rFonts w:ascii="Cambria Math" w:hAnsi="Cambria Math" w:eastAsia="PMingLiU"/>
                            <w:sz w:val="20"/>
                            <w:szCs w:val="22"/>
                          </w:rPr>
                          <m:t>i,j</m:t>
                        </m:r>
                        <m:ctrlPr>
                          <w:rPr>
                            <w:rFonts w:ascii="Cambria Math" w:hAnsi="Cambria Math" w:eastAsiaTheme="minorHAnsi"/>
                            <w:i/>
                            <w:sz w:val="20"/>
                            <w:szCs w:val="22"/>
                          </w:rPr>
                        </m:ctrlPr>
                      </m:e>
                    </m:d>
                    <m:ctrlPr>
                      <w:rPr>
                        <w:rFonts w:ascii="Cambria Math" w:hAnsi="Cambria Math" w:eastAsia="PMingLiU"/>
                        <w:i/>
                        <w:sz w:val="20"/>
                        <w:szCs w:val="22"/>
                      </w:rPr>
                    </m:ctrlPr>
                  </m:e>
                </m:nary>
                <m:r>
                  <w:rPr>
                    <w:rFonts w:ascii="Cambria Math" w:hAnsi="Cambria Math" w:eastAsia="PMingLiU"/>
                    <w:sz w:val="20"/>
                    <w:szCs w:val="22"/>
                  </w:rPr>
                  <m:t>∙</m:t>
                </m:r>
                <m:sSub>
                  <m:sSubPr>
                    <m:ctrlPr>
                      <w:rPr>
                        <w:rFonts w:ascii="Cambria Math" w:hAnsi="Cambria Math" w:eastAsia="PMingLiU"/>
                        <w:i/>
                        <w:sz w:val="20"/>
                        <w:szCs w:val="22"/>
                      </w:rPr>
                    </m:ctrlPr>
                  </m:sSubPr>
                  <m:e>
                    <m:r>
                      <w:rPr>
                        <w:rFonts w:ascii="Cambria Math" w:hAnsi="Cambria Math" w:eastAsia="PMingLiU"/>
                        <w:sz w:val="20"/>
                        <w:szCs w:val="22"/>
                      </w:rPr>
                      <m:t>Sign(ψ</m:t>
                    </m:r>
                    <m:ctrlPr>
                      <w:rPr>
                        <w:rFonts w:ascii="Cambria Math" w:hAnsi="Cambria Math" w:eastAsia="PMingLiU"/>
                        <w:i/>
                        <w:sz w:val="20"/>
                        <w:szCs w:val="22"/>
                      </w:rPr>
                    </m:ctrlPr>
                  </m:e>
                  <m:sub>
                    <m:r>
                      <w:rPr>
                        <w:rFonts w:ascii="Cambria Math" w:hAnsi="Cambria Math" w:eastAsia="PMingLiU"/>
                        <w:sz w:val="20"/>
                        <w:szCs w:val="22"/>
                      </w:rPr>
                      <m:t>y</m:t>
                    </m:r>
                    <m:ctrlPr>
                      <w:rPr>
                        <w:rFonts w:ascii="Cambria Math" w:hAnsi="Cambria Math" w:eastAsia="PMingLiU"/>
                        <w:i/>
                        <w:sz w:val="20"/>
                        <w:szCs w:val="22"/>
                      </w:rPr>
                    </m:ctrlPr>
                  </m:sub>
                </m:sSub>
                <m:d>
                  <m:dPr>
                    <m:ctrlPr>
                      <w:rPr>
                        <w:rFonts w:ascii="Cambria Math" w:hAnsi="Cambria Math" w:eastAsiaTheme="minorHAnsi"/>
                        <w:i/>
                        <w:sz w:val="20"/>
                        <w:szCs w:val="22"/>
                      </w:rPr>
                    </m:ctrlPr>
                  </m:dPr>
                  <m:e>
                    <m:r>
                      <w:rPr>
                        <w:rFonts w:ascii="Cambria Math" w:hAnsi="Cambria Math" w:eastAsia="PMingLiU"/>
                        <w:sz w:val="20"/>
                        <w:szCs w:val="22"/>
                      </w:rPr>
                      <m:t>i,j</m:t>
                    </m:r>
                    <m:ctrlPr>
                      <w:rPr>
                        <w:rFonts w:ascii="Cambria Math" w:hAnsi="Cambria Math" w:eastAsiaTheme="minorHAnsi"/>
                        <w:i/>
                        <w:sz w:val="20"/>
                        <w:szCs w:val="22"/>
                      </w:rPr>
                    </m:ctrlPr>
                  </m:e>
                </m:d>
                <m:r>
                  <w:rPr>
                    <w:rFonts w:ascii="Cambria Math" w:hAnsi="Cambria Math" w:eastAsiaTheme="minorHAnsi"/>
                    <w:sz w:val="20"/>
                    <w:szCs w:val="22"/>
                  </w:rPr>
                  <m:t>)</m:t>
                </m:r>
              </m:oMath>
            </m:oMathPara>
          </w:p>
          <w:p>
            <w:pPr>
              <w:rPr>
                <w:rFonts w:ascii="Calibri" w:hAnsi="Calibri" w:eastAsia="PMingLiU"/>
                <w:sz w:val="20"/>
                <w:szCs w:val="22"/>
              </w:rPr>
            </w:pPr>
            <m:oMath>
              <m:sSub>
                <m:sSubPr>
                  <m:ctrlPr>
                    <w:rPr>
                      <w:rFonts w:ascii="Cambria Math" w:hAnsi="Cambria Math" w:eastAsia="PMingLiU"/>
                      <w:i/>
                      <w:sz w:val="20"/>
                      <w:szCs w:val="22"/>
                    </w:rPr>
                  </m:ctrlPr>
                </m:sSubPr>
                <m:e>
                  <m:r>
                    <w:rPr>
                      <w:rFonts w:ascii="Cambria Math" w:hAnsi="Cambria Math" w:eastAsia="PMingLiU"/>
                      <w:sz w:val="20"/>
                      <w:szCs w:val="22"/>
                    </w:rPr>
                    <m:t>S</m:t>
                  </m:r>
                  <m:ctrlPr>
                    <w:rPr>
                      <w:rFonts w:ascii="Cambria Math" w:hAnsi="Cambria Math" w:eastAsia="PMingLiU"/>
                      <w:i/>
                      <w:sz w:val="20"/>
                      <w:szCs w:val="22"/>
                    </w:rPr>
                  </m:ctrlPr>
                </m:e>
                <m:sub>
                  <m:r>
                    <w:rPr>
                      <w:rFonts w:ascii="Cambria Math" w:hAnsi="Cambria Math" w:eastAsia="PMingLiU"/>
                      <w:sz w:val="20"/>
                      <w:szCs w:val="22"/>
                    </w:rPr>
                    <m:t>5</m:t>
                  </m:r>
                  <m:ctrlPr>
                    <w:rPr>
                      <w:rFonts w:ascii="Cambria Math" w:hAnsi="Cambria Math" w:eastAsia="PMingLiU"/>
                      <w:i/>
                      <w:sz w:val="20"/>
                      <w:szCs w:val="22"/>
                    </w:rPr>
                  </m:ctrlPr>
                </m:sub>
              </m:sSub>
              <m:r>
                <w:rPr>
                  <w:rFonts w:ascii="Cambria Math" w:hAnsi="Cambria Math" w:eastAsia="PMingLiU"/>
                  <w:sz w:val="20"/>
                  <w:szCs w:val="22"/>
                </w:rPr>
                <m:t>=</m:t>
              </m:r>
              <m:nary>
                <m:naryPr>
                  <m:chr m:val="∑"/>
                  <m:limLoc m:val="undOvr"/>
                  <m:supHide m:val="1"/>
                  <m:ctrlPr>
                    <w:rPr>
                      <w:rFonts w:ascii="Cambria Math" w:hAnsi="Cambria Math" w:eastAsia="PMingLiU"/>
                      <w:i/>
                      <w:sz w:val="20"/>
                      <w:szCs w:val="22"/>
                    </w:rPr>
                  </m:ctrlPr>
                </m:naryPr>
                <m:sub>
                  <m:d>
                    <m:dPr>
                      <m:ctrlPr>
                        <w:rPr>
                          <w:rFonts w:ascii="Cambria Math" w:hAnsi="Cambria Math" w:eastAsia="PMingLiU"/>
                          <w:i/>
                          <w:sz w:val="20"/>
                          <w:szCs w:val="22"/>
                        </w:rPr>
                      </m:ctrlPr>
                    </m:dPr>
                    <m:e>
                      <m:r>
                        <w:rPr>
                          <w:rFonts w:ascii="Cambria Math" w:hAnsi="Cambria Math" w:eastAsia="PMingLiU"/>
                          <w:sz w:val="20"/>
                          <w:szCs w:val="22"/>
                        </w:rPr>
                        <m:t>i,j</m:t>
                      </m:r>
                      <m:ctrlPr>
                        <w:rPr>
                          <w:rFonts w:ascii="Cambria Math" w:hAnsi="Cambria Math" w:eastAsia="PMingLiU"/>
                          <w:i/>
                          <w:sz w:val="20"/>
                          <w:szCs w:val="22"/>
                        </w:rPr>
                      </m:ctrlPr>
                    </m:e>
                  </m:d>
                  <m:r>
                    <w:rPr>
                      <w:rFonts w:ascii="Cambria Math" w:hAnsi="Cambria Math" w:eastAsia="PMingLiU"/>
                      <w:sz w:val="20"/>
                      <w:szCs w:val="22"/>
                    </w:rPr>
                    <m:t>∈</m:t>
                  </m:r>
                  <m:r>
                    <m:rPr>
                      <m:sty m:val="p"/>
                    </m:rPr>
                    <w:rPr>
                      <w:rFonts w:ascii="Cambria Math" w:hAnsi="Cambria Math" w:eastAsia="PMingLiU"/>
                      <w:sz w:val="20"/>
                      <w:szCs w:val="22"/>
                    </w:rPr>
                    <m:t>Ω</m:t>
                  </m:r>
                  <m:ctrlPr>
                    <w:rPr>
                      <w:rFonts w:ascii="Cambria Math" w:hAnsi="Cambria Math" w:eastAsia="PMingLiU"/>
                      <w:i/>
                      <w:sz w:val="20"/>
                      <w:szCs w:val="22"/>
                    </w:rPr>
                  </m:ctrlPr>
                </m:sub>
                <m:sup>
                  <m:ctrlPr>
                    <w:rPr>
                      <w:rFonts w:ascii="Cambria Math" w:hAnsi="Cambria Math" w:eastAsia="PMingLiU"/>
                      <w:i/>
                      <w:sz w:val="20"/>
                      <w:szCs w:val="22"/>
                    </w:rPr>
                  </m:ctrlPr>
                </m:sup>
                <m:e>
                  <m:r>
                    <w:rPr>
                      <w:rFonts w:ascii="Cambria Math" w:hAnsi="Cambria Math" w:eastAsia="PMingLiU"/>
                      <w:sz w:val="20"/>
                      <w:szCs w:val="22"/>
                    </w:rPr>
                    <m:t>Abs(</m:t>
                  </m:r>
                  <m:sSub>
                    <m:sSubPr>
                      <m:ctrlPr>
                        <w:rPr>
                          <w:rFonts w:ascii="Cambria Math" w:hAnsi="Cambria Math" w:eastAsia="PMingLiU"/>
                          <w:i/>
                          <w:sz w:val="20"/>
                          <w:szCs w:val="22"/>
                        </w:rPr>
                      </m:ctrlPr>
                    </m:sSubPr>
                    <m:e>
                      <m:r>
                        <w:rPr>
                          <w:rFonts w:ascii="Cambria Math" w:hAnsi="Cambria Math" w:eastAsia="PMingLiU"/>
                          <w:sz w:val="20"/>
                          <w:szCs w:val="22"/>
                        </w:rPr>
                        <m:t>ψ</m:t>
                      </m:r>
                      <m:ctrlPr>
                        <w:rPr>
                          <w:rFonts w:ascii="Cambria Math" w:hAnsi="Cambria Math" w:eastAsia="PMingLiU"/>
                          <w:i/>
                          <w:sz w:val="20"/>
                          <w:szCs w:val="22"/>
                        </w:rPr>
                      </m:ctrlPr>
                    </m:e>
                    <m:sub>
                      <m:r>
                        <w:rPr>
                          <w:rFonts w:ascii="Cambria Math" w:hAnsi="Cambria Math" w:eastAsia="PMingLiU"/>
                          <w:sz w:val="20"/>
                          <w:szCs w:val="22"/>
                        </w:rPr>
                        <m:t>y</m:t>
                      </m:r>
                      <m:ctrlPr>
                        <w:rPr>
                          <w:rFonts w:ascii="Cambria Math" w:hAnsi="Cambria Math" w:eastAsia="PMingLiU"/>
                          <w:i/>
                          <w:sz w:val="20"/>
                          <w:szCs w:val="22"/>
                        </w:rPr>
                      </m:ctrlPr>
                    </m:sub>
                  </m:sSub>
                  <m:d>
                    <m:dPr>
                      <m:ctrlPr>
                        <w:rPr>
                          <w:rFonts w:ascii="Cambria Math" w:hAnsi="Cambria Math" w:eastAsiaTheme="minorHAnsi"/>
                          <w:i/>
                          <w:sz w:val="20"/>
                          <w:szCs w:val="22"/>
                        </w:rPr>
                      </m:ctrlPr>
                    </m:dPr>
                    <m:e>
                      <m:r>
                        <w:rPr>
                          <w:rFonts w:ascii="Cambria Math" w:hAnsi="Cambria Math" w:eastAsia="PMingLiU"/>
                          <w:sz w:val="20"/>
                          <w:szCs w:val="22"/>
                        </w:rPr>
                        <m:t>i,j</m:t>
                      </m:r>
                      <m:ctrlPr>
                        <w:rPr>
                          <w:rFonts w:ascii="Cambria Math" w:hAnsi="Cambria Math" w:eastAsiaTheme="minorHAnsi"/>
                          <w:i/>
                          <w:sz w:val="20"/>
                          <w:szCs w:val="22"/>
                        </w:rPr>
                      </m:ctrlPr>
                    </m:e>
                  </m:d>
                  <m:r>
                    <w:rPr>
                      <w:rFonts w:ascii="Cambria Math" w:hAnsi="Cambria Math" w:eastAsiaTheme="minorHAnsi"/>
                      <w:sz w:val="20"/>
                      <w:szCs w:val="22"/>
                    </w:rPr>
                    <m:t>)</m:t>
                  </m:r>
                  <m:ctrlPr>
                    <w:rPr>
                      <w:rFonts w:ascii="Cambria Math" w:hAnsi="Cambria Math" w:eastAsia="PMingLiU"/>
                      <w:i/>
                      <w:sz w:val="20"/>
                      <w:szCs w:val="22"/>
                    </w:rPr>
                  </m:ctrlPr>
                </m:e>
              </m:nary>
            </m:oMath>
            <w:r>
              <w:rPr>
                <w:rFonts w:ascii="Calibri" w:hAnsi="Calibri" w:eastAsia="PMingLiU"/>
                <w:sz w:val="20"/>
                <w:szCs w:val="22"/>
              </w:rPr>
              <w:t xml:space="preserve">,    </w:t>
            </w:r>
            <m:oMath>
              <m:sSub>
                <m:sSubPr>
                  <m:ctrlPr>
                    <w:rPr>
                      <w:rFonts w:ascii="Cambria Math" w:hAnsi="Cambria Math" w:eastAsia="PMingLiU"/>
                      <w:i/>
                      <w:sz w:val="20"/>
                      <w:szCs w:val="22"/>
                    </w:rPr>
                  </m:ctrlPr>
                </m:sSubPr>
                <m:e>
                  <m:r>
                    <w:rPr>
                      <w:rFonts w:ascii="Cambria Math" w:hAnsi="Cambria Math" w:eastAsia="PMingLiU"/>
                      <w:sz w:val="20"/>
                      <w:szCs w:val="22"/>
                    </w:rPr>
                    <m:t>S</m:t>
                  </m:r>
                  <m:ctrlPr>
                    <w:rPr>
                      <w:rFonts w:ascii="Cambria Math" w:hAnsi="Cambria Math" w:eastAsia="PMingLiU"/>
                      <w:i/>
                      <w:sz w:val="20"/>
                      <w:szCs w:val="22"/>
                    </w:rPr>
                  </m:ctrlPr>
                </m:e>
                <m:sub>
                  <m:r>
                    <w:rPr>
                      <w:rFonts w:ascii="Cambria Math" w:hAnsi="Cambria Math" w:eastAsia="PMingLiU"/>
                      <w:sz w:val="20"/>
                      <w:szCs w:val="22"/>
                    </w:rPr>
                    <m:t>6</m:t>
                  </m:r>
                  <m:ctrlPr>
                    <w:rPr>
                      <w:rFonts w:ascii="Cambria Math" w:hAnsi="Cambria Math" w:eastAsia="PMingLiU"/>
                      <w:i/>
                      <w:sz w:val="20"/>
                      <w:szCs w:val="22"/>
                    </w:rPr>
                  </m:ctrlPr>
                </m:sub>
              </m:sSub>
              <m:r>
                <w:rPr>
                  <w:rFonts w:ascii="Cambria Math" w:hAnsi="Cambria Math" w:eastAsia="PMingLiU"/>
                  <w:sz w:val="20"/>
                  <w:szCs w:val="22"/>
                </w:rPr>
                <m:t>=</m:t>
              </m:r>
              <m:nary>
                <m:naryPr>
                  <m:chr m:val="∑"/>
                  <m:limLoc m:val="undOvr"/>
                  <m:supHide m:val="1"/>
                  <m:ctrlPr>
                    <w:rPr>
                      <w:rFonts w:ascii="Cambria Math" w:hAnsi="Cambria Math" w:eastAsia="PMingLiU"/>
                      <w:i/>
                      <w:sz w:val="20"/>
                      <w:szCs w:val="22"/>
                    </w:rPr>
                  </m:ctrlPr>
                </m:naryPr>
                <m:sub>
                  <m:r>
                    <w:rPr>
                      <w:rFonts w:ascii="Cambria Math" w:hAnsi="Cambria Math" w:eastAsia="PMingLiU"/>
                      <w:sz w:val="20"/>
                      <w:szCs w:val="22"/>
                    </w:rPr>
                    <m:t>(i,j)∈</m:t>
                  </m:r>
                  <m:r>
                    <m:rPr>
                      <m:sty m:val="p"/>
                    </m:rPr>
                    <w:rPr>
                      <w:rFonts w:ascii="Cambria Math" w:hAnsi="Cambria Math" w:eastAsia="PMingLiU"/>
                      <w:sz w:val="20"/>
                      <w:szCs w:val="22"/>
                    </w:rPr>
                    <m:t>Ω</m:t>
                  </m:r>
                  <m:ctrlPr>
                    <w:rPr>
                      <w:rFonts w:ascii="Cambria Math" w:hAnsi="Cambria Math" w:eastAsia="PMingLiU"/>
                      <w:i/>
                      <w:sz w:val="20"/>
                      <w:szCs w:val="22"/>
                    </w:rPr>
                  </m:ctrlPr>
                </m:sub>
                <m:sup>
                  <m:ctrlPr>
                    <w:rPr>
                      <w:rFonts w:ascii="Cambria Math" w:hAnsi="Cambria Math" w:eastAsia="PMingLiU"/>
                      <w:i/>
                      <w:sz w:val="20"/>
                      <w:szCs w:val="22"/>
                    </w:rPr>
                  </m:ctrlPr>
                </m:sup>
                <m:e>
                  <m:r>
                    <w:rPr>
                      <w:rFonts w:ascii="Cambria Math" w:hAnsi="Cambria Math" w:eastAsia="PMingLiU"/>
                      <w:sz w:val="20"/>
                      <w:szCs w:val="22"/>
                    </w:rPr>
                    <m:t>θ</m:t>
                  </m:r>
                  <m:d>
                    <m:dPr>
                      <m:ctrlPr>
                        <w:rPr>
                          <w:rFonts w:ascii="Cambria Math" w:hAnsi="Cambria Math" w:eastAsiaTheme="minorHAnsi"/>
                          <w:i/>
                          <w:sz w:val="20"/>
                          <w:szCs w:val="22"/>
                        </w:rPr>
                      </m:ctrlPr>
                    </m:dPr>
                    <m:e>
                      <m:r>
                        <w:rPr>
                          <w:rFonts w:ascii="Cambria Math" w:hAnsi="Cambria Math" w:eastAsia="PMingLiU"/>
                          <w:sz w:val="20"/>
                          <w:szCs w:val="22"/>
                        </w:rPr>
                        <m:t>i,j</m:t>
                      </m:r>
                      <m:ctrlPr>
                        <w:rPr>
                          <w:rFonts w:ascii="Cambria Math" w:hAnsi="Cambria Math" w:eastAsiaTheme="minorHAnsi"/>
                          <w:i/>
                          <w:sz w:val="20"/>
                          <w:szCs w:val="22"/>
                        </w:rPr>
                      </m:ctrlPr>
                    </m:e>
                  </m:d>
                  <m:ctrlPr>
                    <w:rPr>
                      <w:rFonts w:ascii="Cambria Math" w:hAnsi="Cambria Math" w:eastAsia="PMingLiU"/>
                      <w:i/>
                      <w:sz w:val="20"/>
                      <w:szCs w:val="22"/>
                    </w:rPr>
                  </m:ctrlPr>
                </m:e>
              </m:nary>
              <m:r>
                <w:rPr>
                  <w:rFonts w:ascii="Cambria Math" w:hAnsi="Cambria Math" w:eastAsia="PMingLiU"/>
                  <w:sz w:val="20"/>
                  <w:szCs w:val="22"/>
                </w:rPr>
                <m:t>∙Sign(</m:t>
              </m:r>
              <m:sSub>
                <m:sSubPr>
                  <m:ctrlPr>
                    <w:rPr>
                      <w:rFonts w:ascii="Cambria Math" w:hAnsi="Cambria Math" w:eastAsia="PMingLiU"/>
                      <w:i/>
                      <w:sz w:val="20"/>
                      <w:szCs w:val="22"/>
                    </w:rPr>
                  </m:ctrlPr>
                </m:sSubPr>
                <m:e>
                  <m:r>
                    <w:rPr>
                      <w:rFonts w:ascii="Cambria Math" w:hAnsi="Cambria Math" w:eastAsia="PMingLiU"/>
                      <w:sz w:val="20"/>
                      <w:szCs w:val="22"/>
                    </w:rPr>
                    <m:t>ψ</m:t>
                  </m:r>
                  <m:ctrlPr>
                    <w:rPr>
                      <w:rFonts w:ascii="Cambria Math" w:hAnsi="Cambria Math" w:eastAsia="PMingLiU"/>
                      <w:i/>
                      <w:sz w:val="20"/>
                      <w:szCs w:val="22"/>
                    </w:rPr>
                  </m:ctrlPr>
                </m:e>
                <m:sub>
                  <m:r>
                    <w:rPr>
                      <w:rFonts w:ascii="Cambria Math" w:hAnsi="Cambria Math" w:eastAsia="PMingLiU"/>
                      <w:sz w:val="20"/>
                      <w:szCs w:val="22"/>
                    </w:rPr>
                    <m:t>y</m:t>
                  </m:r>
                  <m:ctrlPr>
                    <w:rPr>
                      <w:rFonts w:ascii="Cambria Math" w:hAnsi="Cambria Math" w:eastAsia="PMingLiU"/>
                      <w:i/>
                      <w:sz w:val="20"/>
                      <w:szCs w:val="22"/>
                    </w:rPr>
                  </m:ctrlPr>
                </m:sub>
              </m:sSub>
              <m:d>
                <m:dPr>
                  <m:ctrlPr>
                    <w:rPr>
                      <w:rFonts w:ascii="Cambria Math" w:hAnsi="Cambria Math" w:eastAsiaTheme="minorHAnsi"/>
                      <w:i/>
                      <w:sz w:val="20"/>
                      <w:szCs w:val="22"/>
                    </w:rPr>
                  </m:ctrlPr>
                </m:dPr>
                <m:e>
                  <m:r>
                    <w:rPr>
                      <w:rFonts w:ascii="Cambria Math" w:hAnsi="Cambria Math" w:eastAsia="PMingLiU"/>
                      <w:sz w:val="20"/>
                      <w:szCs w:val="22"/>
                    </w:rPr>
                    <m:t>i,j</m:t>
                  </m:r>
                  <m:ctrlPr>
                    <w:rPr>
                      <w:rFonts w:ascii="Cambria Math" w:hAnsi="Cambria Math" w:eastAsiaTheme="minorHAnsi"/>
                      <w:i/>
                      <w:sz w:val="20"/>
                      <w:szCs w:val="22"/>
                    </w:rPr>
                  </m:ctrlPr>
                </m:e>
              </m:d>
              <m:r>
                <w:rPr>
                  <w:rFonts w:ascii="Cambria Math" w:hAnsi="Cambria Math" w:eastAsiaTheme="minorHAnsi"/>
                  <w:sz w:val="20"/>
                  <w:szCs w:val="22"/>
                </w:rPr>
                <m:t>)</m:t>
              </m:r>
            </m:oMath>
          </w:p>
        </w:tc>
        <w:tc>
          <w:tcPr>
            <w:tcW w:w="933" w:type="dxa"/>
            <w:vAlign w:val="center"/>
          </w:tcPr>
          <w:p>
            <w:pPr>
              <w:pStyle w:val="13"/>
              <w:spacing w:before="136"/>
              <w:rPr>
                <w:rFonts w:ascii="Calibri" w:hAnsi="Calibri"/>
                <w:b w:val="0"/>
                <w:sz w:val="22"/>
                <w:szCs w:val="22"/>
              </w:rPr>
            </w:pPr>
            <w:r>
              <w:rPr>
                <w:rFonts w:ascii="Calibri" w:hAnsi="Calibri"/>
                <w:b w:val="0"/>
                <w:sz w:val="22"/>
                <w:szCs w:val="22"/>
                <w:lang w:val="en-CA"/>
              </w:rPr>
              <w:t>(</w:t>
            </w:r>
            <w:r>
              <w:rPr>
                <w:rFonts w:ascii="Calibri" w:hAnsi="Calibri"/>
                <w:b w:val="0"/>
                <w:sz w:val="22"/>
                <w:szCs w:val="22"/>
                <w:lang w:val="en-CA" w:eastAsia="ko-KR"/>
              </w:rPr>
              <w:t>3-</w:t>
            </w:r>
            <w:r>
              <w:rPr>
                <w:rFonts w:ascii="Calibri" w:hAnsi="Calibri" w:eastAsia="宋体"/>
                <w:b w:val="0"/>
                <w:sz w:val="22"/>
                <w:szCs w:val="22"/>
                <w:lang w:val="en-CA"/>
              </w:rPr>
              <w:fldChar w:fldCharType="begin"/>
            </w:r>
            <w:r>
              <w:rPr>
                <w:rFonts w:ascii="Calibri" w:hAnsi="Calibri"/>
                <w:b w:val="0"/>
                <w:sz w:val="22"/>
                <w:szCs w:val="22"/>
                <w:lang w:val="en-CA"/>
              </w:rPr>
              <w:instrText xml:space="preserve"> SEQ Eq \* MERGEFORMAT </w:instrText>
            </w:r>
            <w:r>
              <w:rPr>
                <w:rFonts w:ascii="Calibri" w:hAnsi="Calibri" w:eastAsia="宋体"/>
                <w:b w:val="0"/>
                <w:sz w:val="22"/>
                <w:szCs w:val="22"/>
                <w:lang w:val="en-CA"/>
              </w:rPr>
              <w:fldChar w:fldCharType="separate"/>
            </w:r>
            <w:r>
              <w:rPr>
                <w:rFonts w:ascii="Calibri" w:hAnsi="Calibri"/>
                <w:b w:val="0"/>
                <w:sz w:val="22"/>
                <w:szCs w:val="22"/>
                <w:lang w:val="en-CA"/>
              </w:rPr>
              <w:t>26</w:t>
            </w:r>
            <w:r>
              <w:rPr>
                <w:rFonts w:ascii="Calibri" w:hAnsi="Calibri" w:eastAsia="宋体"/>
                <w:b w:val="0"/>
                <w:sz w:val="22"/>
                <w:szCs w:val="22"/>
                <w:lang w:val="en-CA"/>
              </w:rPr>
              <w:fldChar w:fldCharType="end"/>
            </w:r>
            <w:r>
              <w:rPr>
                <w:rFonts w:ascii="Calibri" w:hAnsi="Calibri" w:eastAsia="宋体"/>
                <w:b w:val="0"/>
                <w:sz w:val="22"/>
                <w:szCs w:val="22"/>
                <w:lang w:val="en-CA"/>
              </w:rPr>
              <w:t>)</w:t>
            </w:r>
          </w:p>
        </w:tc>
      </w:tr>
    </w:tbl>
    <w:p>
      <w:pPr>
        <w:rPr>
          <w:szCs w:val="22"/>
          <w:lang w:val="en-CA"/>
        </w:rPr>
      </w:pPr>
      <w:r>
        <w:rPr>
          <w:szCs w:val="22"/>
          <w:lang w:val="en-CA"/>
        </w:rPr>
        <w:t>where</w:t>
      </w:r>
    </w:p>
    <w:tbl>
      <w:tblPr>
        <w:tblStyle w:val="31"/>
        <w:tblW w:w="92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64"/>
        <w:gridCol w:w="9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8" w:hRule="atLeast"/>
        </w:trPr>
        <w:tc>
          <w:tcPr>
            <w:tcW w:w="8364" w:type="dxa"/>
            <w:vAlign w:val="center"/>
          </w:tcPr>
          <w:p>
            <w:pPr>
              <w:pStyle w:val="15"/>
              <w:spacing w:after="0"/>
              <w:jc w:val="center"/>
              <w:rPr>
                <w:rFonts w:ascii="Calibri" w:hAnsi="Calibri" w:eastAsia="PMingLiU"/>
                <w:szCs w:val="22"/>
                <w:lang w:val="en-CA"/>
              </w:rPr>
            </w:pPr>
            <m:oMathPara>
              <m:oMath>
                <m:sSub>
                  <m:sSubPr>
                    <m:ctrlPr>
                      <w:rPr>
                        <w:rFonts w:ascii="Cambria Math" w:hAnsi="Cambria Math" w:eastAsia="PMingLiU"/>
                        <w:i/>
                        <w:szCs w:val="22"/>
                      </w:rPr>
                    </m:ctrlPr>
                  </m:sSubPr>
                  <m:e>
                    <m:r>
                      <w:rPr>
                        <w:rFonts w:ascii="Cambria Math" w:hAnsi="Cambria Math" w:eastAsia="PMingLiU"/>
                        <w:szCs w:val="22"/>
                      </w:rPr>
                      <m:t>ψ</m:t>
                    </m:r>
                    <m:ctrlPr>
                      <w:rPr>
                        <w:rFonts w:ascii="Cambria Math" w:hAnsi="Cambria Math" w:eastAsia="PMingLiU"/>
                        <w:i/>
                        <w:szCs w:val="22"/>
                      </w:rPr>
                    </m:ctrlPr>
                  </m:e>
                  <m:sub>
                    <m:r>
                      <w:rPr>
                        <w:rFonts w:ascii="Cambria Math" w:hAnsi="Cambria Math" w:eastAsia="PMingLiU"/>
                        <w:szCs w:val="22"/>
                      </w:rPr>
                      <m:t>x</m:t>
                    </m:r>
                    <m:ctrlPr>
                      <w:rPr>
                        <w:rFonts w:ascii="Cambria Math" w:hAnsi="Cambria Math" w:eastAsia="PMingLiU"/>
                        <w:i/>
                        <w:szCs w:val="22"/>
                      </w:rPr>
                    </m:ctrlPr>
                  </m:sub>
                </m:sSub>
                <m:d>
                  <m:dPr>
                    <m:ctrlPr>
                      <w:rPr>
                        <w:rFonts w:ascii="Cambria Math" w:hAnsi="Cambria Math" w:eastAsiaTheme="minorHAnsi"/>
                        <w:i/>
                        <w:szCs w:val="22"/>
                      </w:rPr>
                    </m:ctrlPr>
                  </m:dPr>
                  <m:e>
                    <m:r>
                      <w:rPr>
                        <w:rFonts w:ascii="Cambria Math" w:hAnsi="Cambria Math" w:eastAsia="PMingLiU"/>
                        <w:szCs w:val="22"/>
                      </w:rPr>
                      <m:t>i,j</m:t>
                    </m:r>
                    <m:ctrlPr>
                      <w:rPr>
                        <w:rFonts w:ascii="Cambria Math" w:hAnsi="Cambria Math" w:eastAsiaTheme="minorHAnsi"/>
                        <w:i/>
                        <w:szCs w:val="22"/>
                      </w:rPr>
                    </m:ctrlPr>
                  </m:e>
                </m:d>
                <m:r>
                  <w:rPr>
                    <w:rFonts w:ascii="Cambria Math" w:hAnsi="Cambria Math" w:eastAsia="PMingLiU"/>
                    <w:szCs w:val="22"/>
                  </w:rPr>
                  <m:t>=</m:t>
                </m:r>
                <m:d>
                  <m:dPr>
                    <m:ctrlPr>
                      <w:rPr>
                        <w:rFonts w:ascii="Cambria Math" w:hAnsi="Cambria Math" w:eastAsia="PMingLiU"/>
                        <w:i/>
                        <w:szCs w:val="22"/>
                      </w:rPr>
                    </m:ctrlPr>
                  </m:dPr>
                  <m:e>
                    <m:f>
                      <m:fPr>
                        <m:ctrlPr>
                          <w:rPr>
                            <w:rFonts w:ascii="Cambria Math" w:hAnsi="Cambria Math" w:eastAsia="PMingLiU"/>
                            <w:i/>
                            <w:szCs w:val="22"/>
                          </w:rPr>
                        </m:ctrlPr>
                      </m:fPr>
                      <m:num>
                        <m:r>
                          <w:rPr>
                            <w:rFonts w:ascii="Cambria Math" w:hAnsi="Cambria Math" w:eastAsia="PMingLiU"/>
                            <w:szCs w:val="22"/>
                          </w:rPr>
                          <m:t>∂</m:t>
                        </m:r>
                        <m:sSup>
                          <m:sSupPr>
                            <m:ctrlPr>
                              <w:rPr>
                                <w:rFonts w:ascii="Cambria Math" w:hAnsi="Cambria Math" w:eastAsia="PMingLiU"/>
                                <w:i/>
                                <w:szCs w:val="22"/>
                              </w:rPr>
                            </m:ctrlPr>
                          </m:sSupPr>
                          <m:e>
                            <m:r>
                              <w:rPr>
                                <w:rFonts w:ascii="Cambria Math" w:hAnsi="Cambria Math" w:eastAsia="PMingLiU"/>
                                <w:szCs w:val="22"/>
                              </w:rPr>
                              <m:t>I</m:t>
                            </m:r>
                            <m:ctrlPr>
                              <w:rPr>
                                <w:rFonts w:ascii="Cambria Math" w:hAnsi="Cambria Math" w:eastAsia="PMingLiU"/>
                                <w:i/>
                                <w:szCs w:val="22"/>
                              </w:rPr>
                            </m:ctrlPr>
                          </m:e>
                          <m:sup>
                            <m:d>
                              <m:dPr>
                                <m:ctrlPr>
                                  <w:rPr>
                                    <w:rFonts w:ascii="Cambria Math" w:hAnsi="Cambria Math" w:eastAsia="PMingLiU"/>
                                    <w:i/>
                                    <w:szCs w:val="22"/>
                                  </w:rPr>
                                </m:ctrlPr>
                              </m:dPr>
                              <m:e>
                                <m:r>
                                  <w:rPr>
                                    <w:rFonts w:ascii="Cambria Math" w:hAnsi="Cambria Math" w:eastAsia="PMingLiU"/>
                                    <w:szCs w:val="22"/>
                                  </w:rPr>
                                  <m:t>1</m:t>
                                </m:r>
                                <m:ctrlPr>
                                  <w:rPr>
                                    <w:rFonts w:ascii="Cambria Math" w:hAnsi="Cambria Math" w:eastAsia="PMingLiU"/>
                                    <w:i/>
                                    <w:szCs w:val="22"/>
                                  </w:rPr>
                                </m:ctrlPr>
                              </m:e>
                            </m:d>
                            <m:ctrlPr>
                              <w:rPr>
                                <w:rFonts w:ascii="Cambria Math" w:hAnsi="Cambria Math" w:eastAsia="PMingLiU"/>
                                <w:i/>
                                <w:szCs w:val="22"/>
                              </w:rPr>
                            </m:ctrlPr>
                          </m:sup>
                        </m:sSup>
                        <m:ctrlPr>
                          <w:rPr>
                            <w:rFonts w:ascii="Cambria Math" w:hAnsi="Cambria Math" w:eastAsia="PMingLiU"/>
                            <w:i/>
                            <w:szCs w:val="22"/>
                          </w:rPr>
                        </m:ctrlPr>
                      </m:num>
                      <m:den>
                        <m:r>
                          <w:rPr>
                            <w:rFonts w:ascii="Cambria Math" w:hAnsi="Cambria Math" w:eastAsia="PMingLiU"/>
                            <w:szCs w:val="22"/>
                          </w:rPr>
                          <m:t>∂x</m:t>
                        </m:r>
                        <m:ctrlPr>
                          <w:rPr>
                            <w:rFonts w:ascii="Cambria Math" w:hAnsi="Cambria Math" w:eastAsia="PMingLiU"/>
                            <w:i/>
                            <w:szCs w:val="22"/>
                          </w:rPr>
                        </m:ctrlPr>
                      </m:den>
                    </m:f>
                    <m:d>
                      <m:dPr>
                        <m:ctrlPr>
                          <w:rPr>
                            <w:rFonts w:ascii="Cambria Math" w:hAnsi="Cambria Math" w:eastAsia="PMingLiU"/>
                            <w:i/>
                            <w:szCs w:val="22"/>
                          </w:rPr>
                        </m:ctrlPr>
                      </m:dPr>
                      <m:e>
                        <m:r>
                          <w:rPr>
                            <w:rFonts w:ascii="Cambria Math" w:hAnsi="Cambria Math" w:eastAsia="PMingLiU"/>
                            <w:szCs w:val="22"/>
                          </w:rPr>
                          <m:t>i, j</m:t>
                        </m:r>
                        <m:ctrlPr>
                          <w:rPr>
                            <w:rFonts w:ascii="Cambria Math" w:hAnsi="Cambria Math" w:eastAsia="PMingLiU"/>
                            <w:i/>
                            <w:szCs w:val="22"/>
                          </w:rPr>
                        </m:ctrlPr>
                      </m:e>
                    </m:d>
                    <m:r>
                      <w:rPr>
                        <w:rFonts w:ascii="Cambria Math" w:hAnsi="Cambria Math" w:eastAsia="PMingLiU"/>
                        <w:szCs w:val="22"/>
                      </w:rPr>
                      <m:t>+</m:t>
                    </m:r>
                    <m:f>
                      <m:fPr>
                        <m:ctrlPr>
                          <w:rPr>
                            <w:rFonts w:ascii="Cambria Math" w:hAnsi="Cambria Math" w:eastAsia="PMingLiU"/>
                            <w:i/>
                            <w:szCs w:val="22"/>
                          </w:rPr>
                        </m:ctrlPr>
                      </m:fPr>
                      <m:num>
                        <m:r>
                          <w:rPr>
                            <w:rFonts w:ascii="Cambria Math" w:hAnsi="Cambria Math" w:eastAsia="PMingLiU"/>
                            <w:szCs w:val="22"/>
                          </w:rPr>
                          <m:t>∂</m:t>
                        </m:r>
                        <m:sSup>
                          <m:sSupPr>
                            <m:ctrlPr>
                              <w:rPr>
                                <w:rFonts w:ascii="Cambria Math" w:hAnsi="Cambria Math" w:eastAsia="PMingLiU"/>
                                <w:i/>
                                <w:szCs w:val="22"/>
                              </w:rPr>
                            </m:ctrlPr>
                          </m:sSupPr>
                          <m:e>
                            <m:r>
                              <w:rPr>
                                <w:rFonts w:ascii="Cambria Math" w:hAnsi="Cambria Math" w:eastAsia="PMingLiU"/>
                                <w:szCs w:val="22"/>
                              </w:rPr>
                              <m:t>I</m:t>
                            </m:r>
                            <m:ctrlPr>
                              <w:rPr>
                                <w:rFonts w:ascii="Cambria Math" w:hAnsi="Cambria Math" w:eastAsia="PMingLiU"/>
                                <w:i/>
                                <w:szCs w:val="22"/>
                              </w:rPr>
                            </m:ctrlPr>
                          </m:e>
                          <m:sup>
                            <m:d>
                              <m:dPr>
                                <m:ctrlPr>
                                  <w:rPr>
                                    <w:rFonts w:ascii="Cambria Math" w:hAnsi="Cambria Math" w:eastAsia="PMingLiU"/>
                                    <w:i/>
                                    <w:szCs w:val="22"/>
                                  </w:rPr>
                                </m:ctrlPr>
                              </m:dPr>
                              <m:e>
                                <m:r>
                                  <w:rPr>
                                    <w:rFonts w:ascii="Cambria Math" w:hAnsi="Cambria Math" w:eastAsia="PMingLiU"/>
                                    <w:szCs w:val="22"/>
                                  </w:rPr>
                                  <m:t>0</m:t>
                                </m:r>
                                <m:ctrlPr>
                                  <w:rPr>
                                    <w:rFonts w:ascii="Cambria Math" w:hAnsi="Cambria Math" w:eastAsia="PMingLiU"/>
                                    <w:i/>
                                    <w:szCs w:val="22"/>
                                  </w:rPr>
                                </m:ctrlPr>
                              </m:e>
                            </m:d>
                            <m:ctrlPr>
                              <w:rPr>
                                <w:rFonts w:ascii="Cambria Math" w:hAnsi="Cambria Math" w:eastAsia="PMingLiU"/>
                                <w:i/>
                                <w:szCs w:val="22"/>
                              </w:rPr>
                            </m:ctrlPr>
                          </m:sup>
                        </m:sSup>
                        <m:ctrlPr>
                          <w:rPr>
                            <w:rFonts w:ascii="Cambria Math" w:hAnsi="Cambria Math" w:eastAsia="PMingLiU"/>
                            <w:i/>
                            <w:szCs w:val="22"/>
                          </w:rPr>
                        </m:ctrlPr>
                      </m:num>
                      <m:den>
                        <m:r>
                          <w:rPr>
                            <w:rFonts w:ascii="Cambria Math" w:hAnsi="Cambria Math" w:eastAsia="PMingLiU"/>
                            <w:szCs w:val="22"/>
                          </w:rPr>
                          <m:t>∂x</m:t>
                        </m:r>
                        <m:ctrlPr>
                          <w:rPr>
                            <w:rFonts w:ascii="Cambria Math" w:hAnsi="Cambria Math" w:eastAsia="PMingLiU"/>
                            <w:i/>
                            <w:szCs w:val="22"/>
                          </w:rPr>
                        </m:ctrlPr>
                      </m:den>
                    </m:f>
                    <m:d>
                      <m:dPr>
                        <m:ctrlPr>
                          <w:rPr>
                            <w:rFonts w:ascii="Cambria Math" w:hAnsi="Cambria Math" w:eastAsia="PMingLiU"/>
                            <w:i/>
                            <w:szCs w:val="22"/>
                          </w:rPr>
                        </m:ctrlPr>
                      </m:dPr>
                      <m:e>
                        <m:r>
                          <w:rPr>
                            <w:rFonts w:ascii="Cambria Math" w:hAnsi="Cambria Math" w:eastAsia="PMingLiU"/>
                            <w:szCs w:val="22"/>
                          </w:rPr>
                          <m:t>i, j</m:t>
                        </m:r>
                        <m:ctrlPr>
                          <w:rPr>
                            <w:rFonts w:ascii="Cambria Math" w:hAnsi="Cambria Math" w:eastAsia="PMingLiU"/>
                            <w:i/>
                            <w:szCs w:val="22"/>
                          </w:rPr>
                        </m:ctrlPr>
                      </m:e>
                    </m:d>
                    <m:ctrlPr>
                      <w:rPr>
                        <w:rFonts w:ascii="Cambria Math" w:hAnsi="Cambria Math" w:eastAsia="PMingLiU"/>
                        <w:i/>
                        <w:szCs w:val="22"/>
                      </w:rPr>
                    </m:ctrlPr>
                  </m:e>
                </m:d>
                <m:r>
                  <w:rPr>
                    <w:rFonts w:ascii="Cambria Math" w:hAnsi="Cambria Math" w:eastAsia="PMingLiU"/>
                    <w:szCs w:val="22"/>
                  </w:rPr>
                  <m:t>≫</m:t>
                </m:r>
                <m:sSub>
                  <m:sSubPr>
                    <m:ctrlPr>
                      <w:rPr>
                        <w:rFonts w:ascii="Cambria Math" w:hAnsi="Cambria Math" w:eastAsia="PMingLiU"/>
                        <w:i/>
                        <w:szCs w:val="22"/>
                      </w:rPr>
                    </m:ctrlPr>
                  </m:sSubPr>
                  <m:e>
                    <m:r>
                      <w:rPr>
                        <w:rFonts w:ascii="Cambria Math" w:hAnsi="Cambria Math" w:eastAsia="PMingLiU"/>
                        <w:szCs w:val="22"/>
                      </w:rPr>
                      <m:t>n</m:t>
                    </m:r>
                    <m:ctrlPr>
                      <w:rPr>
                        <w:rFonts w:ascii="Cambria Math" w:hAnsi="Cambria Math" w:eastAsia="PMingLiU"/>
                        <w:i/>
                        <w:szCs w:val="22"/>
                      </w:rPr>
                    </m:ctrlPr>
                  </m:e>
                  <m:sub>
                    <m:r>
                      <w:rPr>
                        <w:rFonts w:ascii="Cambria Math" w:hAnsi="Cambria Math" w:eastAsia="PMingLiU"/>
                        <w:szCs w:val="22"/>
                      </w:rPr>
                      <m:t>a</m:t>
                    </m:r>
                    <m:ctrlPr>
                      <w:rPr>
                        <w:rFonts w:ascii="Cambria Math" w:hAnsi="Cambria Math" w:eastAsia="PMingLiU"/>
                        <w:i/>
                        <w:szCs w:val="22"/>
                      </w:rPr>
                    </m:ctrlPr>
                  </m:sub>
                </m:sSub>
              </m:oMath>
            </m:oMathPara>
          </w:p>
          <w:p>
            <w:pPr>
              <w:rPr>
                <w:rFonts w:ascii="Calibri" w:hAnsi="Calibri" w:eastAsia="PMingLiU"/>
                <w:sz w:val="20"/>
                <w:szCs w:val="22"/>
              </w:rPr>
            </w:pPr>
            <m:oMathPara>
              <m:oMath>
                <m:sSub>
                  <m:sSubPr>
                    <m:ctrlPr>
                      <w:rPr>
                        <w:rFonts w:ascii="Cambria Math" w:hAnsi="Cambria Math" w:eastAsia="PMingLiU"/>
                        <w:i/>
                        <w:sz w:val="20"/>
                        <w:szCs w:val="22"/>
                      </w:rPr>
                    </m:ctrlPr>
                  </m:sSubPr>
                  <m:e>
                    <m:r>
                      <w:rPr>
                        <w:rFonts w:ascii="Cambria Math" w:hAnsi="Cambria Math" w:eastAsia="PMingLiU"/>
                        <w:sz w:val="20"/>
                        <w:szCs w:val="22"/>
                      </w:rPr>
                      <m:t>ψ</m:t>
                    </m:r>
                    <m:ctrlPr>
                      <w:rPr>
                        <w:rFonts w:ascii="Cambria Math" w:hAnsi="Cambria Math" w:eastAsia="PMingLiU"/>
                        <w:i/>
                        <w:sz w:val="20"/>
                        <w:szCs w:val="22"/>
                      </w:rPr>
                    </m:ctrlPr>
                  </m:e>
                  <m:sub>
                    <m:r>
                      <w:rPr>
                        <w:rFonts w:ascii="Cambria Math" w:hAnsi="Cambria Math" w:eastAsia="PMingLiU"/>
                        <w:sz w:val="20"/>
                        <w:szCs w:val="22"/>
                      </w:rPr>
                      <m:t>y</m:t>
                    </m:r>
                    <m:ctrlPr>
                      <w:rPr>
                        <w:rFonts w:ascii="Cambria Math" w:hAnsi="Cambria Math" w:eastAsia="PMingLiU"/>
                        <w:i/>
                        <w:sz w:val="20"/>
                        <w:szCs w:val="22"/>
                      </w:rPr>
                    </m:ctrlPr>
                  </m:sub>
                </m:sSub>
                <m:d>
                  <m:dPr>
                    <m:ctrlPr>
                      <w:rPr>
                        <w:rFonts w:ascii="Cambria Math" w:hAnsi="Cambria Math" w:eastAsiaTheme="minorHAnsi"/>
                        <w:i/>
                        <w:sz w:val="20"/>
                        <w:szCs w:val="22"/>
                      </w:rPr>
                    </m:ctrlPr>
                  </m:dPr>
                  <m:e>
                    <m:r>
                      <w:rPr>
                        <w:rFonts w:ascii="Cambria Math" w:hAnsi="Cambria Math" w:eastAsia="PMingLiU"/>
                        <w:sz w:val="20"/>
                        <w:szCs w:val="22"/>
                      </w:rPr>
                      <m:t>i,j</m:t>
                    </m:r>
                    <m:ctrlPr>
                      <w:rPr>
                        <w:rFonts w:ascii="Cambria Math" w:hAnsi="Cambria Math" w:eastAsiaTheme="minorHAnsi"/>
                        <w:i/>
                        <w:sz w:val="20"/>
                        <w:szCs w:val="22"/>
                      </w:rPr>
                    </m:ctrlPr>
                  </m:e>
                </m:d>
                <m:r>
                  <w:rPr>
                    <w:rFonts w:ascii="Cambria Math" w:hAnsi="Cambria Math" w:eastAsia="PMingLiU"/>
                    <w:sz w:val="20"/>
                    <w:szCs w:val="22"/>
                  </w:rPr>
                  <m:t>=</m:t>
                </m:r>
                <m:d>
                  <m:dPr>
                    <m:ctrlPr>
                      <w:rPr>
                        <w:rFonts w:ascii="Cambria Math" w:hAnsi="Cambria Math" w:eastAsia="PMingLiU"/>
                        <w:i/>
                        <w:sz w:val="20"/>
                        <w:szCs w:val="22"/>
                      </w:rPr>
                    </m:ctrlPr>
                  </m:dPr>
                  <m:e>
                    <m:f>
                      <m:fPr>
                        <m:ctrlPr>
                          <w:rPr>
                            <w:rFonts w:ascii="Cambria Math" w:hAnsi="Cambria Math" w:eastAsia="PMingLiU"/>
                            <w:i/>
                            <w:sz w:val="20"/>
                            <w:szCs w:val="22"/>
                          </w:rPr>
                        </m:ctrlPr>
                      </m:fPr>
                      <m:num>
                        <m:r>
                          <w:rPr>
                            <w:rFonts w:ascii="Cambria Math" w:hAnsi="Cambria Math" w:eastAsia="PMingLiU"/>
                            <w:sz w:val="20"/>
                            <w:szCs w:val="22"/>
                          </w:rPr>
                          <m:t>∂</m:t>
                        </m:r>
                        <m:sSup>
                          <m:sSupPr>
                            <m:ctrlPr>
                              <w:rPr>
                                <w:rFonts w:ascii="Cambria Math" w:hAnsi="Cambria Math" w:eastAsia="PMingLiU"/>
                                <w:i/>
                                <w:sz w:val="20"/>
                                <w:szCs w:val="22"/>
                              </w:rPr>
                            </m:ctrlPr>
                          </m:sSupPr>
                          <m:e>
                            <m:r>
                              <w:rPr>
                                <w:rFonts w:ascii="Cambria Math" w:hAnsi="Cambria Math" w:eastAsia="PMingLiU"/>
                                <w:sz w:val="20"/>
                                <w:szCs w:val="22"/>
                              </w:rPr>
                              <m:t>I</m:t>
                            </m:r>
                            <m:ctrlPr>
                              <w:rPr>
                                <w:rFonts w:ascii="Cambria Math" w:hAnsi="Cambria Math" w:eastAsia="PMingLiU"/>
                                <w:i/>
                                <w:sz w:val="20"/>
                                <w:szCs w:val="22"/>
                              </w:rPr>
                            </m:ctrlPr>
                          </m:e>
                          <m:sup>
                            <m:d>
                              <m:dPr>
                                <m:ctrlPr>
                                  <w:rPr>
                                    <w:rFonts w:ascii="Cambria Math" w:hAnsi="Cambria Math" w:eastAsia="PMingLiU"/>
                                    <w:i/>
                                    <w:sz w:val="20"/>
                                    <w:szCs w:val="22"/>
                                  </w:rPr>
                                </m:ctrlPr>
                              </m:dPr>
                              <m:e>
                                <m:r>
                                  <w:rPr>
                                    <w:rFonts w:ascii="Cambria Math" w:hAnsi="Cambria Math" w:eastAsia="PMingLiU"/>
                                    <w:sz w:val="20"/>
                                    <w:szCs w:val="22"/>
                                  </w:rPr>
                                  <m:t>1</m:t>
                                </m:r>
                                <m:ctrlPr>
                                  <w:rPr>
                                    <w:rFonts w:ascii="Cambria Math" w:hAnsi="Cambria Math" w:eastAsia="PMingLiU"/>
                                    <w:i/>
                                    <w:sz w:val="20"/>
                                    <w:szCs w:val="22"/>
                                  </w:rPr>
                                </m:ctrlPr>
                              </m:e>
                            </m:d>
                            <m:ctrlPr>
                              <w:rPr>
                                <w:rFonts w:ascii="Cambria Math" w:hAnsi="Cambria Math" w:eastAsia="PMingLiU"/>
                                <w:i/>
                                <w:sz w:val="20"/>
                                <w:szCs w:val="22"/>
                              </w:rPr>
                            </m:ctrlPr>
                          </m:sup>
                        </m:sSup>
                        <m:ctrlPr>
                          <w:rPr>
                            <w:rFonts w:ascii="Cambria Math" w:hAnsi="Cambria Math" w:eastAsia="PMingLiU"/>
                            <w:i/>
                            <w:sz w:val="20"/>
                            <w:szCs w:val="22"/>
                          </w:rPr>
                        </m:ctrlPr>
                      </m:num>
                      <m:den>
                        <m:r>
                          <w:rPr>
                            <w:rFonts w:ascii="Cambria Math" w:hAnsi="Cambria Math" w:eastAsia="PMingLiU"/>
                            <w:sz w:val="20"/>
                            <w:szCs w:val="22"/>
                          </w:rPr>
                          <m:t>∂y</m:t>
                        </m:r>
                        <m:ctrlPr>
                          <w:rPr>
                            <w:rFonts w:ascii="Cambria Math" w:hAnsi="Cambria Math" w:eastAsia="PMingLiU"/>
                            <w:i/>
                            <w:sz w:val="20"/>
                            <w:szCs w:val="22"/>
                          </w:rPr>
                        </m:ctrlPr>
                      </m:den>
                    </m:f>
                    <m:d>
                      <m:dPr>
                        <m:ctrlPr>
                          <w:rPr>
                            <w:rFonts w:ascii="Cambria Math" w:hAnsi="Cambria Math" w:eastAsia="PMingLiU"/>
                            <w:i/>
                            <w:sz w:val="20"/>
                            <w:szCs w:val="22"/>
                          </w:rPr>
                        </m:ctrlPr>
                      </m:dPr>
                      <m:e>
                        <m:r>
                          <w:rPr>
                            <w:rFonts w:ascii="Cambria Math" w:hAnsi="Cambria Math" w:eastAsia="PMingLiU"/>
                            <w:sz w:val="20"/>
                            <w:szCs w:val="22"/>
                          </w:rPr>
                          <m:t>i, j</m:t>
                        </m:r>
                        <m:ctrlPr>
                          <w:rPr>
                            <w:rFonts w:ascii="Cambria Math" w:hAnsi="Cambria Math" w:eastAsia="PMingLiU"/>
                            <w:i/>
                            <w:sz w:val="20"/>
                            <w:szCs w:val="22"/>
                          </w:rPr>
                        </m:ctrlPr>
                      </m:e>
                    </m:d>
                    <m:r>
                      <w:rPr>
                        <w:rFonts w:ascii="Cambria Math" w:hAnsi="Cambria Math" w:eastAsia="PMingLiU"/>
                        <w:sz w:val="20"/>
                        <w:szCs w:val="22"/>
                      </w:rPr>
                      <m:t>+</m:t>
                    </m:r>
                    <m:f>
                      <m:fPr>
                        <m:ctrlPr>
                          <w:rPr>
                            <w:rFonts w:ascii="Cambria Math" w:hAnsi="Cambria Math" w:eastAsia="PMingLiU"/>
                            <w:i/>
                            <w:sz w:val="20"/>
                            <w:szCs w:val="22"/>
                          </w:rPr>
                        </m:ctrlPr>
                      </m:fPr>
                      <m:num>
                        <m:r>
                          <w:rPr>
                            <w:rFonts w:ascii="Cambria Math" w:hAnsi="Cambria Math" w:eastAsia="PMingLiU"/>
                            <w:sz w:val="20"/>
                            <w:szCs w:val="22"/>
                          </w:rPr>
                          <m:t>∂</m:t>
                        </m:r>
                        <m:sSup>
                          <m:sSupPr>
                            <m:ctrlPr>
                              <w:rPr>
                                <w:rFonts w:ascii="Cambria Math" w:hAnsi="Cambria Math" w:eastAsia="PMingLiU"/>
                                <w:i/>
                                <w:sz w:val="20"/>
                                <w:szCs w:val="22"/>
                              </w:rPr>
                            </m:ctrlPr>
                          </m:sSupPr>
                          <m:e>
                            <m:r>
                              <w:rPr>
                                <w:rFonts w:ascii="Cambria Math" w:hAnsi="Cambria Math" w:eastAsia="PMingLiU"/>
                                <w:sz w:val="20"/>
                                <w:szCs w:val="22"/>
                              </w:rPr>
                              <m:t>I</m:t>
                            </m:r>
                            <m:ctrlPr>
                              <w:rPr>
                                <w:rFonts w:ascii="Cambria Math" w:hAnsi="Cambria Math" w:eastAsia="PMingLiU"/>
                                <w:i/>
                                <w:sz w:val="20"/>
                                <w:szCs w:val="22"/>
                              </w:rPr>
                            </m:ctrlPr>
                          </m:e>
                          <m:sup>
                            <m:d>
                              <m:dPr>
                                <m:ctrlPr>
                                  <w:rPr>
                                    <w:rFonts w:ascii="Cambria Math" w:hAnsi="Cambria Math" w:eastAsia="PMingLiU"/>
                                    <w:i/>
                                    <w:sz w:val="20"/>
                                    <w:szCs w:val="22"/>
                                  </w:rPr>
                                </m:ctrlPr>
                              </m:dPr>
                              <m:e>
                                <m:r>
                                  <w:rPr>
                                    <w:rFonts w:ascii="Cambria Math" w:hAnsi="Cambria Math" w:eastAsia="PMingLiU"/>
                                    <w:sz w:val="20"/>
                                    <w:szCs w:val="22"/>
                                  </w:rPr>
                                  <m:t>0</m:t>
                                </m:r>
                                <m:ctrlPr>
                                  <w:rPr>
                                    <w:rFonts w:ascii="Cambria Math" w:hAnsi="Cambria Math" w:eastAsia="PMingLiU"/>
                                    <w:i/>
                                    <w:sz w:val="20"/>
                                    <w:szCs w:val="22"/>
                                  </w:rPr>
                                </m:ctrlPr>
                              </m:e>
                            </m:d>
                            <m:ctrlPr>
                              <w:rPr>
                                <w:rFonts w:ascii="Cambria Math" w:hAnsi="Cambria Math" w:eastAsia="PMingLiU"/>
                                <w:i/>
                                <w:sz w:val="20"/>
                                <w:szCs w:val="22"/>
                              </w:rPr>
                            </m:ctrlPr>
                          </m:sup>
                        </m:sSup>
                        <m:ctrlPr>
                          <w:rPr>
                            <w:rFonts w:ascii="Cambria Math" w:hAnsi="Cambria Math" w:eastAsia="PMingLiU"/>
                            <w:i/>
                            <w:sz w:val="20"/>
                            <w:szCs w:val="22"/>
                          </w:rPr>
                        </m:ctrlPr>
                      </m:num>
                      <m:den>
                        <m:r>
                          <w:rPr>
                            <w:rFonts w:ascii="Cambria Math" w:hAnsi="Cambria Math" w:eastAsia="PMingLiU"/>
                            <w:sz w:val="20"/>
                            <w:szCs w:val="22"/>
                          </w:rPr>
                          <m:t>∂y</m:t>
                        </m:r>
                        <m:ctrlPr>
                          <w:rPr>
                            <w:rFonts w:ascii="Cambria Math" w:hAnsi="Cambria Math" w:eastAsia="PMingLiU"/>
                            <w:i/>
                            <w:sz w:val="20"/>
                            <w:szCs w:val="22"/>
                          </w:rPr>
                        </m:ctrlPr>
                      </m:den>
                    </m:f>
                    <m:d>
                      <m:dPr>
                        <m:ctrlPr>
                          <w:rPr>
                            <w:rFonts w:ascii="Cambria Math" w:hAnsi="Cambria Math" w:eastAsia="PMingLiU"/>
                            <w:i/>
                            <w:sz w:val="20"/>
                            <w:szCs w:val="22"/>
                          </w:rPr>
                        </m:ctrlPr>
                      </m:dPr>
                      <m:e>
                        <m:r>
                          <w:rPr>
                            <w:rFonts w:ascii="Cambria Math" w:hAnsi="Cambria Math" w:eastAsia="PMingLiU"/>
                            <w:sz w:val="20"/>
                            <w:szCs w:val="22"/>
                          </w:rPr>
                          <m:t>i, j</m:t>
                        </m:r>
                        <m:ctrlPr>
                          <w:rPr>
                            <w:rFonts w:ascii="Cambria Math" w:hAnsi="Cambria Math" w:eastAsia="PMingLiU"/>
                            <w:i/>
                            <w:sz w:val="20"/>
                            <w:szCs w:val="22"/>
                          </w:rPr>
                        </m:ctrlPr>
                      </m:e>
                    </m:d>
                    <m:ctrlPr>
                      <w:rPr>
                        <w:rFonts w:ascii="Cambria Math" w:hAnsi="Cambria Math" w:eastAsia="PMingLiU"/>
                        <w:i/>
                        <w:sz w:val="20"/>
                        <w:szCs w:val="22"/>
                      </w:rPr>
                    </m:ctrlPr>
                  </m:e>
                </m:d>
                <m:r>
                  <w:rPr>
                    <w:rFonts w:ascii="Cambria Math" w:hAnsi="Cambria Math" w:eastAsia="PMingLiU"/>
                    <w:sz w:val="20"/>
                    <w:szCs w:val="22"/>
                  </w:rPr>
                  <m:t>≫</m:t>
                </m:r>
                <m:sSub>
                  <m:sSubPr>
                    <m:ctrlPr>
                      <w:rPr>
                        <w:rFonts w:ascii="Cambria Math" w:hAnsi="Cambria Math" w:eastAsia="PMingLiU"/>
                        <w:i/>
                        <w:sz w:val="20"/>
                        <w:szCs w:val="22"/>
                      </w:rPr>
                    </m:ctrlPr>
                  </m:sSubPr>
                  <m:e>
                    <m:r>
                      <w:rPr>
                        <w:rFonts w:ascii="Cambria Math" w:hAnsi="Cambria Math" w:eastAsia="PMingLiU"/>
                        <w:sz w:val="20"/>
                        <w:szCs w:val="22"/>
                      </w:rPr>
                      <m:t>n</m:t>
                    </m:r>
                    <m:ctrlPr>
                      <w:rPr>
                        <w:rFonts w:ascii="Cambria Math" w:hAnsi="Cambria Math" w:eastAsia="PMingLiU"/>
                        <w:i/>
                        <w:sz w:val="20"/>
                        <w:szCs w:val="22"/>
                      </w:rPr>
                    </m:ctrlPr>
                  </m:e>
                  <m:sub>
                    <m:r>
                      <w:rPr>
                        <w:rFonts w:ascii="Cambria Math" w:hAnsi="Cambria Math" w:eastAsia="PMingLiU"/>
                        <w:sz w:val="20"/>
                        <w:szCs w:val="22"/>
                      </w:rPr>
                      <m:t>a</m:t>
                    </m:r>
                    <m:ctrlPr>
                      <w:rPr>
                        <w:rFonts w:ascii="Cambria Math" w:hAnsi="Cambria Math" w:eastAsia="PMingLiU"/>
                        <w:i/>
                        <w:sz w:val="20"/>
                        <w:szCs w:val="22"/>
                      </w:rPr>
                    </m:ctrlPr>
                  </m:sub>
                </m:sSub>
              </m:oMath>
            </m:oMathPara>
          </w:p>
          <w:p>
            <w:pPr>
              <w:rPr>
                <w:rFonts w:ascii="Calibri" w:hAnsi="Calibri" w:eastAsia="PMingLiU"/>
                <w:sz w:val="20"/>
                <w:szCs w:val="22"/>
              </w:rPr>
            </w:pPr>
            <m:oMathPara>
              <m:oMath>
                <m:r>
                  <w:rPr>
                    <w:rFonts w:ascii="Cambria Math" w:hAnsi="Cambria Math" w:eastAsia="PMingLiU"/>
                    <w:sz w:val="20"/>
                    <w:szCs w:val="22"/>
                  </w:rPr>
                  <m:t>θ</m:t>
                </m:r>
                <m:d>
                  <m:dPr>
                    <m:ctrlPr>
                      <w:rPr>
                        <w:rFonts w:ascii="Cambria Math" w:hAnsi="Cambria Math" w:eastAsiaTheme="minorHAnsi"/>
                        <w:i/>
                        <w:sz w:val="20"/>
                        <w:szCs w:val="22"/>
                      </w:rPr>
                    </m:ctrlPr>
                  </m:dPr>
                  <m:e>
                    <m:r>
                      <w:rPr>
                        <w:rFonts w:ascii="Cambria Math" w:hAnsi="Cambria Math" w:eastAsia="PMingLiU"/>
                        <w:sz w:val="20"/>
                        <w:szCs w:val="22"/>
                      </w:rPr>
                      <m:t>i,j</m:t>
                    </m:r>
                    <m:ctrlPr>
                      <w:rPr>
                        <w:rFonts w:ascii="Cambria Math" w:hAnsi="Cambria Math" w:eastAsiaTheme="minorHAnsi"/>
                        <w:i/>
                        <w:sz w:val="20"/>
                        <w:szCs w:val="22"/>
                      </w:rPr>
                    </m:ctrlPr>
                  </m:e>
                </m:d>
                <m:r>
                  <w:rPr>
                    <w:rFonts w:ascii="Cambria Math" w:hAnsi="Cambria Math" w:eastAsia="PMingLiU"/>
                    <w:sz w:val="20"/>
                    <w:szCs w:val="22"/>
                  </w:rPr>
                  <m:t>=</m:t>
                </m:r>
                <m:d>
                  <m:dPr>
                    <m:ctrlPr>
                      <w:rPr>
                        <w:rFonts w:ascii="Cambria Math" w:hAnsi="Cambria Math" w:eastAsia="PMingLiU"/>
                        <w:i/>
                        <w:sz w:val="20"/>
                        <w:szCs w:val="22"/>
                      </w:rPr>
                    </m:ctrlPr>
                  </m:dPr>
                  <m:e>
                    <m:sSup>
                      <m:sSupPr>
                        <m:ctrlPr>
                          <w:rPr>
                            <w:rFonts w:ascii="Cambria Math" w:hAnsi="Cambria Math" w:eastAsia="PMingLiU"/>
                            <w:i/>
                            <w:sz w:val="20"/>
                            <w:szCs w:val="22"/>
                          </w:rPr>
                        </m:ctrlPr>
                      </m:sSupPr>
                      <m:e>
                        <m:r>
                          <w:rPr>
                            <w:rFonts w:ascii="Cambria Math" w:hAnsi="Cambria Math" w:eastAsia="PMingLiU"/>
                            <w:sz w:val="20"/>
                            <w:szCs w:val="22"/>
                          </w:rPr>
                          <m:t>I</m:t>
                        </m:r>
                        <m:ctrlPr>
                          <w:rPr>
                            <w:rFonts w:ascii="Cambria Math" w:hAnsi="Cambria Math" w:eastAsia="PMingLiU"/>
                            <w:i/>
                            <w:sz w:val="20"/>
                            <w:szCs w:val="22"/>
                          </w:rPr>
                        </m:ctrlPr>
                      </m:e>
                      <m:sup>
                        <m:d>
                          <m:dPr>
                            <m:ctrlPr>
                              <w:rPr>
                                <w:rFonts w:ascii="Cambria Math" w:hAnsi="Cambria Math" w:eastAsia="PMingLiU"/>
                                <w:i/>
                                <w:sz w:val="20"/>
                                <w:szCs w:val="22"/>
                              </w:rPr>
                            </m:ctrlPr>
                          </m:dPr>
                          <m:e>
                            <m:r>
                              <w:rPr>
                                <w:rFonts w:ascii="Cambria Math" w:hAnsi="Cambria Math" w:eastAsia="PMingLiU"/>
                                <w:sz w:val="20"/>
                                <w:szCs w:val="22"/>
                              </w:rPr>
                              <m:t>1</m:t>
                            </m:r>
                            <m:ctrlPr>
                              <w:rPr>
                                <w:rFonts w:ascii="Cambria Math" w:hAnsi="Cambria Math" w:eastAsia="PMingLiU"/>
                                <w:i/>
                                <w:sz w:val="20"/>
                                <w:szCs w:val="22"/>
                              </w:rPr>
                            </m:ctrlPr>
                          </m:e>
                        </m:d>
                        <m:ctrlPr>
                          <w:rPr>
                            <w:rFonts w:ascii="Cambria Math" w:hAnsi="Cambria Math" w:eastAsia="PMingLiU"/>
                            <w:i/>
                            <w:sz w:val="20"/>
                            <w:szCs w:val="22"/>
                          </w:rPr>
                        </m:ctrlPr>
                      </m:sup>
                    </m:sSup>
                    <m:d>
                      <m:dPr>
                        <m:ctrlPr>
                          <w:rPr>
                            <w:rFonts w:ascii="Cambria Math" w:hAnsi="Cambria Math" w:eastAsia="PMingLiU"/>
                            <w:i/>
                            <w:sz w:val="20"/>
                            <w:szCs w:val="22"/>
                          </w:rPr>
                        </m:ctrlPr>
                      </m:dPr>
                      <m:e>
                        <m:r>
                          <w:rPr>
                            <w:rFonts w:ascii="Cambria Math" w:hAnsi="Cambria Math" w:eastAsia="PMingLiU"/>
                            <w:sz w:val="20"/>
                            <w:szCs w:val="22"/>
                          </w:rPr>
                          <m:t>i, j</m:t>
                        </m:r>
                        <m:ctrlPr>
                          <w:rPr>
                            <w:rFonts w:ascii="Cambria Math" w:hAnsi="Cambria Math" w:eastAsia="PMingLiU"/>
                            <w:i/>
                            <w:sz w:val="20"/>
                            <w:szCs w:val="22"/>
                          </w:rPr>
                        </m:ctrlPr>
                      </m:e>
                    </m:d>
                    <m:r>
                      <w:rPr>
                        <w:rFonts w:ascii="Cambria Math" w:hAnsi="Cambria Math" w:eastAsia="PMingLiU"/>
                        <w:sz w:val="20"/>
                        <w:szCs w:val="22"/>
                      </w:rPr>
                      <m:t>≫</m:t>
                    </m:r>
                    <m:sSub>
                      <m:sSubPr>
                        <m:ctrlPr>
                          <w:rPr>
                            <w:rFonts w:ascii="Cambria Math" w:hAnsi="Cambria Math" w:eastAsia="PMingLiU"/>
                            <w:i/>
                            <w:sz w:val="20"/>
                            <w:szCs w:val="22"/>
                          </w:rPr>
                        </m:ctrlPr>
                      </m:sSubPr>
                      <m:e>
                        <m:r>
                          <w:rPr>
                            <w:rFonts w:ascii="Cambria Math" w:hAnsi="Cambria Math" w:eastAsia="PMingLiU"/>
                            <w:sz w:val="20"/>
                            <w:szCs w:val="22"/>
                          </w:rPr>
                          <m:t>n</m:t>
                        </m:r>
                        <m:ctrlPr>
                          <w:rPr>
                            <w:rFonts w:ascii="Cambria Math" w:hAnsi="Cambria Math" w:eastAsia="PMingLiU"/>
                            <w:i/>
                            <w:sz w:val="20"/>
                            <w:szCs w:val="22"/>
                          </w:rPr>
                        </m:ctrlPr>
                      </m:e>
                      <m:sub>
                        <m:r>
                          <w:rPr>
                            <w:rFonts w:ascii="Cambria Math" w:hAnsi="Cambria Math" w:eastAsia="PMingLiU"/>
                            <w:sz w:val="20"/>
                            <w:szCs w:val="22"/>
                          </w:rPr>
                          <m:t>b</m:t>
                        </m:r>
                        <m:ctrlPr>
                          <w:rPr>
                            <w:rFonts w:ascii="Cambria Math" w:hAnsi="Cambria Math" w:eastAsia="PMingLiU"/>
                            <w:i/>
                            <w:sz w:val="20"/>
                            <w:szCs w:val="22"/>
                          </w:rPr>
                        </m:ctrlPr>
                      </m:sub>
                    </m:sSub>
                    <m:ctrlPr>
                      <w:rPr>
                        <w:rFonts w:ascii="Cambria Math" w:hAnsi="Cambria Math" w:eastAsia="PMingLiU"/>
                        <w:i/>
                        <w:sz w:val="20"/>
                        <w:szCs w:val="22"/>
                      </w:rPr>
                    </m:ctrlPr>
                  </m:e>
                </m:d>
                <m:r>
                  <w:rPr>
                    <w:rFonts w:ascii="Cambria Math" w:hAnsi="Cambria Math" w:eastAsia="PMingLiU"/>
                    <w:sz w:val="20"/>
                    <w:szCs w:val="22"/>
                  </w:rPr>
                  <m:t>-</m:t>
                </m:r>
                <m:d>
                  <m:dPr>
                    <m:ctrlPr>
                      <w:rPr>
                        <w:rFonts w:ascii="Cambria Math" w:hAnsi="Cambria Math" w:eastAsia="PMingLiU"/>
                        <w:i/>
                        <w:sz w:val="20"/>
                        <w:szCs w:val="22"/>
                      </w:rPr>
                    </m:ctrlPr>
                  </m:dPr>
                  <m:e>
                    <m:sSup>
                      <m:sSupPr>
                        <m:ctrlPr>
                          <w:rPr>
                            <w:rFonts w:ascii="Cambria Math" w:hAnsi="Cambria Math" w:eastAsia="PMingLiU"/>
                            <w:i/>
                            <w:sz w:val="20"/>
                            <w:szCs w:val="22"/>
                          </w:rPr>
                        </m:ctrlPr>
                      </m:sSupPr>
                      <m:e>
                        <m:r>
                          <w:rPr>
                            <w:rFonts w:ascii="Cambria Math" w:hAnsi="Cambria Math" w:eastAsia="PMingLiU"/>
                            <w:sz w:val="20"/>
                            <w:szCs w:val="22"/>
                          </w:rPr>
                          <m:t>I</m:t>
                        </m:r>
                        <m:ctrlPr>
                          <w:rPr>
                            <w:rFonts w:ascii="Cambria Math" w:hAnsi="Cambria Math" w:eastAsia="PMingLiU"/>
                            <w:i/>
                            <w:sz w:val="20"/>
                            <w:szCs w:val="22"/>
                          </w:rPr>
                        </m:ctrlPr>
                      </m:e>
                      <m:sup>
                        <m:d>
                          <m:dPr>
                            <m:ctrlPr>
                              <w:rPr>
                                <w:rFonts w:ascii="Cambria Math" w:hAnsi="Cambria Math" w:eastAsia="PMingLiU"/>
                                <w:i/>
                                <w:sz w:val="20"/>
                                <w:szCs w:val="22"/>
                              </w:rPr>
                            </m:ctrlPr>
                          </m:dPr>
                          <m:e>
                            <m:r>
                              <w:rPr>
                                <w:rFonts w:ascii="Cambria Math" w:hAnsi="Cambria Math" w:eastAsia="PMingLiU"/>
                                <w:sz w:val="20"/>
                                <w:szCs w:val="22"/>
                              </w:rPr>
                              <m:t>0</m:t>
                            </m:r>
                            <m:ctrlPr>
                              <w:rPr>
                                <w:rFonts w:ascii="Cambria Math" w:hAnsi="Cambria Math" w:eastAsia="PMingLiU"/>
                                <w:i/>
                                <w:sz w:val="20"/>
                                <w:szCs w:val="22"/>
                              </w:rPr>
                            </m:ctrlPr>
                          </m:e>
                        </m:d>
                        <m:ctrlPr>
                          <w:rPr>
                            <w:rFonts w:ascii="Cambria Math" w:hAnsi="Cambria Math" w:eastAsia="PMingLiU"/>
                            <w:i/>
                            <w:sz w:val="20"/>
                            <w:szCs w:val="22"/>
                          </w:rPr>
                        </m:ctrlPr>
                      </m:sup>
                    </m:sSup>
                    <m:d>
                      <m:dPr>
                        <m:ctrlPr>
                          <w:rPr>
                            <w:rFonts w:ascii="Cambria Math" w:hAnsi="Cambria Math" w:eastAsia="PMingLiU"/>
                            <w:i/>
                            <w:sz w:val="20"/>
                            <w:szCs w:val="22"/>
                          </w:rPr>
                        </m:ctrlPr>
                      </m:dPr>
                      <m:e>
                        <m:r>
                          <w:rPr>
                            <w:rFonts w:ascii="Cambria Math" w:hAnsi="Cambria Math" w:eastAsia="PMingLiU"/>
                            <w:sz w:val="20"/>
                            <w:szCs w:val="22"/>
                          </w:rPr>
                          <m:t>i, j</m:t>
                        </m:r>
                        <m:ctrlPr>
                          <w:rPr>
                            <w:rFonts w:ascii="Cambria Math" w:hAnsi="Cambria Math" w:eastAsia="PMingLiU"/>
                            <w:i/>
                            <w:sz w:val="20"/>
                            <w:szCs w:val="22"/>
                          </w:rPr>
                        </m:ctrlPr>
                      </m:e>
                    </m:d>
                    <m:r>
                      <w:rPr>
                        <w:rFonts w:ascii="Cambria Math" w:hAnsi="Cambria Math" w:eastAsia="PMingLiU"/>
                        <w:sz w:val="20"/>
                        <w:szCs w:val="22"/>
                      </w:rPr>
                      <m:t>≫</m:t>
                    </m:r>
                    <m:sSub>
                      <m:sSubPr>
                        <m:ctrlPr>
                          <w:rPr>
                            <w:rFonts w:ascii="Cambria Math" w:hAnsi="Cambria Math" w:eastAsia="PMingLiU"/>
                            <w:i/>
                            <w:sz w:val="20"/>
                            <w:szCs w:val="22"/>
                          </w:rPr>
                        </m:ctrlPr>
                      </m:sSubPr>
                      <m:e>
                        <m:r>
                          <w:rPr>
                            <w:rFonts w:ascii="Cambria Math" w:hAnsi="Cambria Math" w:eastAsia="PMingLiU"/>
                            <w:sz w:val="20"/>
                            <w:szCs w:val="22"/>
                          </w:rPr>
                          <m:t>n</m:t>
                        </m:r>
                        <m:ctrlPr>
                          <w:rPr>
                            <w:rFonts w:ascii="Cambria Math" w:hAnsi="Cambria Math" w:eastAsia="PMingLiU"/>
                            <w:i/>
                            <w:sz w:val="20"/>
                            <w:szCs w:val="22"/>
                          </w:rPr>
                        </m:ctrlPr>
                      </m:e>
                      <m:sub>
                        <m:r>
                          <w:rPr>
                            <w:rFonts w:ascii="Cambria Math" w:hAnsi="Cambria Math" w:eastAsia="PMingLiU"/>
                            <w:sz w:val="20"/>
                            <w:szCs w:val="22"/>
                          </w:rPr>
                          <m:t>b</m:t>
                        </m:r>
                        <m:ctrlPr>
                          <w:rPr>
                            <w:rFonts w:ascii="Cambria Math" w:hAnsi="Cambria Math" w:eastAsia="PMingLiU"/>
                            <w:i/>
                            <w:sz w:val="20"/>
                            <w:szCs w:val="22"/>
                          </w:rPr>
                        </m:ctrlPr>
                      </m:sub>
                    </m:sSub>
                    <m:ctrlPr>
                      <w:rPr>
                        <w:rFonts w:ascii="Cambria Math" w:hAnsi="Cambria Math" w:eastAsia="PMingLiU"/>
                        <w:i/>
                        <w:sz w:val="20"/>
                        <w:szCs w:val="22"/>
                      </w:rPr>
                    </m:ctrlPr>
                  </m:e>
                </m:d>
              </m:oMath>
            </m:oMathPara>
          </w:p>
        </w:tc>
        <w:tc>
          <w:tcPr>
            <w:tcW w:w="933" w:type="dxa"/>
            <w:vAlign w:val="center"/>
          </w:tcPr>
          <w:p>
            <w:pPr>
              <w:pStyle w:val="13"/>
              <w:spacing w:before="136"/>
              <w:rPr>
                <w:rFonts w:ascii="Calibri" w:hAnsi="Calibri"/>
                <w:b w:val="0"/>
                <w:sz w:val="22"/>
                <w:szCs w:val="22"/>
              </w:rPr>
            </w:pPr>
            <w:r>
              <w:rPr>
                <w:rFonts w:ascii="Calibri" w:hAnsi="Calibri"/>
                <w:b w:val="0"/>
                <w:sz w:val="21"/>
                <w:szCs w:val="22"/>
                <w:lang w:val="en-CA"/>
              </w:rPr>
              <w:t>(</w:t>
            </w:r>
            <w:r>
              <w:rPr>
                <w:rFonts w:ascii="Calibri" w:hAnsi="Calibri"/>
                <w:b w:val="0"/>
                <w:sz w:val="21"/>
                <w:szCs w:val="22"/>
                <w:lang w:val="en-CA" w:eastAsia="ko-KR"/>
              </w:rPr>
              <w:t>3-</w:t>
            </w:r>
            <w:r>
              <w:rPr>
                <w:rFonts w:ascii="Calibri" w:hAnsi="Calibri" w:eastAsia="宋体"/>
                <w:b w:val="0"/>
                <w:sz w:val="21"/>
                <w:szCs w:val="22"/>
                <w:lang w:val="en-CA"/>
              </w:rPr>
              <w:fldChar w:fldCharType="begin"/>
            </w:r>
            <w:r>
              <w:rPr>
                <w:rFonts w:ascii="Calibri" w:hAnsi="Calibri"/>
                <w:b w:val="0"/>
                <w:sz w:val="21"/>
                <w:szCs w:val="22"/>
                <w:lang w:val="en-CA"/>
              </w:rPr>
              <w:instrText xml:space="preserve"> SEQ Eq \* MERGEFORMAT </w:instrText>
            </w:r>
            <w:r>
              <w:rPr>
                <w:rFonts w:ascii="Calibri" w:hAnsi="Calibri" w:eastAsia="宋体"/>
                <w:b w:val="0"/>
                <w:sz w:val="21"/>
                <w:szCs w:val="22"/>
                <w:lang w:val="en-CA"/>
              </w:rPr>
              <w:fldChar w:fldCharType="separate"/>
            </w:r>
            <w:r>
              <w:rPr>
                <w:rFonts w:ascii="Calibri" w:hAnsi="Calibri"/>
                <w:b w:val="0"/>
                <w:sz w:val="21"/>
                <w:szCs w:val="22"/>
                <w:lang w:val="en-CA"/>
              </w:rPr>
              <w:t>27</w:t>
            </w:r>
            <w:r>
              <w:rPr>
                <w:rFonts w:ascii="Calibri" w:hAnsi="Calibri" w:eastAsia="宋体"/>
                <w:b w:val="0"/>
                <w:sz w:val="21"/>
                <w:szCs w:val="22"/>
                <w:lang w:val="en-CA"/>
              </w:rPr>
              <w:fldChar w:fldCharType="end"/>
            </w:r>
            <w:r>
              <w:rPr>
                <w:rFonts w:ascii="Calibri" w:hAnsi="Calibri" w:eastAsia="宋体"/>
                <w:b w:val="0"/>
                <w:sz w:val="21"/>
                <w:szCs w:val="22"/>
                <w:lang w:val="en-CA"/>
              </w:rPr>
              <w:t>)</w:t>
            </w:r>
          </w:p>
        </w:tc>
      </w:tr>
    </w:tbl>
    <w:p>
      <w:pPr>
        <w:jc w:val="both"/>
        <w:rPr>
          <w:szCs w:val="22"/>
        </w:rPr>
      </w:pPr>
      <w:r>
        <w:t xml:space="preserve">where </w:t>
      </w:r>
      <m:oMath>
        <m:r>
          <m:rPr>
            <m:sty m:val="p"/>
          </m:rPr>
          <w:rPr>
            <w:rFonts w:ascii="Cambria Math" w:hAnsi="Cambria Math"/>
          </w:rPr>
          <m:t>Ω</m:t>
        </m:r>
      </m:oMath>
      <w:r>
        <w:rPr>
          <w:szCs w:val="22"/>
          <w:lang w:val="en-CA"/>
        </w:rPr>
        <w:t xml:space="preserve"> is a 6×6 window around the 4×4 subblock, and the values of </w:t>
      </w:r>
      <m:oMath>
        <m:sSub>
          <m:sSubPr>
            <m:ctrlPr>
              <w:rPr>
                <w:rFonts w:ascii="Cambria Math" w:hAnsi="Cambria Math"/>
                <w:i/>
                <w:szCs w:val="22"/>
              </w:rPr>
            </m:ctrlPr>
          </m:sSubPr>
          <m:e>
            <m:r>
              <w:rPr>
                <w:rFonts w:ascii="Cambria Math" w:hAnsi="Cambria Math"/>
                <w:szCs w:val="22"/>
              </w:rPr>
              <m:t>n</m:t>
            </m:r>
            <m:ctrlPr>
              <w:rPr>
                <w:rFonts w:ascii="Cambria Math" w:hAnsi="Cambria Math"/>
                <w:i/>
                <w:szCs w:val="22"/>
              </w:rPr>
            </m:ctrlPr>
          </m:e>
          <m:sub>
            <m:r>
              <w:rPr>
                <w:rFonts w:ascii="Cambria Math" w:hAnsi="Cambria Math"/>
                <w:szCs w:val="22"/>
              </w:rPr>
              <m:t>a</m:t>
            </m:r>
            <m:ctrlPr>
              <w:rPr>
                <w:rFonts w:ascii="Cambria Math" w:hAnsi="Cambria Math"/>
                <w:i/>
                <w:szCs w:val="22"/>
              </w:rPr>
            </m:ctrlPr>
          </m:sub>
        </m:sSub>
      </m:oMath>
      <w:r>
        <w:rPr>
          <w:szCs w:val="22"/>
        </w:rPr>
        <w:t xml:space="preserve"> and </w:t>
      </w:r>
      <m:oMath>
        <m:sSub>
          <m:sSubPr>
            <m:ctrlPr>
              <w:rPr>
                <w:rFonts w:ascii="Cambria Math" w:hAnsi="Cambria Math"/>
                <w:i/>
                <w:szCs w:val="22"/>
              </w:rPr>
            </m:ctrlPr>
          </m:sSubPr>
          <m:e>
            <m:r>
              <w:rPr>
                <w:rFonts w:ascii="Cambria Math" w:hAnsi="Cambria Math"/>
                <w:szCs w:val="22"/>
              </w:rPr>
              <m:t>n</m:t>
            </m:r>
            <m:ctrlPr>
              <w:rPr>
                <w:rFonts w:ascii="Cambria Math" w:hAnsi="Cambria Math"/>
                <w:i/>
                <w:szCs w:val="22"/>
              </w:rPr>
            </m:ctrlPr>
          </m:e>
          <m:sub>
            <m:r>
              <w:rPr>
                <w:rFonts w:ascii="Cambria Math" w:hAnsi="Cambria Math"/>
                <w:szCs w:val="22"/>
              </w:rPr>
              <m:t>b</m:t>
            </m:r>
            <m:ctrlPr>
              <w:rPr>
                <w:rFonts w:ascii="Cambria Math" w:hAnsi="Cambria Math"/>
                <w:i/>
                <w:szCs w:val="22"/>
              </w:rPr>
            </m:ctrlPr>
          </m:sub>
        </m:sSub>
      </m:oMath>
      <w:r>
        <w:rPr>
          <w:szCs w:val="22"/>
          <w:lang w:val="en-CA"/>
        </w:rPr>
        <w:t xml:space="preserve"> </w:t>
      </w:r>
      <w:r>
        <w:rPr>
          <w:szCs w:val="22"/>
        </w:rPr>
        <w:t>are set equal to min( 1, bitDepth − 11 ) and min( 4, bitDepth − 8 ),</w:t>
      </w:r>
      <w:r>
        <w:rPr>
          <w:szCs w:val="22"/>
          <w:lang w:val="en-CA"/>
        </w:rPr>
        <w:t xml:space="preserve"> respectively.</w:t>
      </w:r>
    </w:p>
    <w:p>
      <w:pPr>
        <w:jc w:val="both"/>
        <w:rPr>
          <w:szCs w:val="22"/>
        </w:rPr>
      </w:pPr>
      <w:r>
        <w:rPr>
          <w:szCs w:val="22"/>
          <w:lang w:val="en-CA"/>
        </w:rPr>
        <w:t xml:space="preserve">The motion refinement </w:t>
      </w:r>
      <m:oMath>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ctrlPr>
                  <w:rPr>
                    <w:rFonts w:ascii="Cambria Math" w:hAnsi="Cambria Math"/>
                    <w:i/>
                    <w:szCs w:val="22"/>
                  </w:rPr>
                </m:ctrlPr>
              </m:e>
              <m:sub>
                <m:r>
                  <w:rPr>
                    <w:rFonts w:ascii="Cambria Math" w:hAnsi="Cambria Math"/>
                    <w:szCs w:val="22"/>
                  </w:rPr>
                  <m:t>x</m:t>
                </m:r>
                <m:ctrlPr>
                  <w:rPr>
                    <w:rFonts w:ascii="Cambria Math" w:hAnsi="Cambria Math"/>
                    <w:i/>
                    <w:szCs w:val="22"/>
                  </w:rPr>
                </m:ctrlP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ctrlPr>
                  <w:rPr>
                    <w:rFonts w:ascii="Cambria Math" w:hAnsi="Cambria Math"/>
                    <w:i/>
                    <w:szCs w:val="22"/>
                  </w:rPr>
                </m:ctrlPr>
              </m:e>
              <m:sub>
                <m:r>
                  <w:rPr>
                    <w:rFonts w:ascii="Cambria Math" w:hAnsi="Cambria Math"/>
                    <w:szCs w:val="22"/>
                  </w:rPr>
                  <m:t>y</m:t>
                </m:r>
                <m:ctrlPr>
                  <w:rPr>
                    <w:rFonts w:ascii="Cambria Math" w:hAnsi="Cambria Math"/>
                    <w:i/>
                    <w:szCs w:val="22"/>
                  </w:rPr>
                </m:ctrlPr>
              </m:sub>
            </m:sSub>
            <m:ctrlPr>
              <w:rPr>
                <w:rFonts w:ascii="Cambria Math" w:hAnsi="Cambria Math"/>
                <w:i/>
                <w:szCs w:val="22"/>
              </w:rPr>
            </m:ctrlPr>
          </m:e>
        </m:d>
      </m:oMath>
      <w:r>
        <w:rPr>
          <w:szCs w:val="22"/>
        </w:rPr>
        <w:t xml:space="preserve"> is then derived using the cross- and auto-correlation terms using the following: </w:t>
      </w:r>
    </w:p>
    <w:tbl>
      <w:tblPr>
        <w:tblStyle w:val="31"/>
        <w:tblW w:w="92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64"/>
        <w:gridCol w:w="9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8" w:hRule="atLeast"/>
        </w:trPr>
        <w:tc>
          <w:tcPr>
            <w:tcW w:w="8364" w:type="dxa"/>
            <w:vAlign w:val="center"/>
          </w:tcPr>
          <w:p>
            <w:pPr>
              <w:pStyle w:val="15"/>
              <w:spacing w:after="0"/>
              <w:jc w:val="center"/>
              <w:rPr>
                <w:rFonts w:ascii="Calibri" w:hAnsi="Calibri" w:eastAsia="PMingLiU"/>
                <w:szCs w:val="22"/>
                <w:lang w:val="en-CA"/>
              </w:rPr>
            </w:pPr>
            <m:oMathPara>
              <m:oMath>
                <m:sSub>
                  <m:sSubPr>
                    <m:ctrlPr>
                      <w:rPr>
                        <w:rFonts w:ascii="Cambria Math" w:hAnsi="Cambria Math" w:eastAsia="PMingLiU"/>
                        <w:szCs w:val="22"/>
                        <w:lang w:val="en-CA"/>
                      </w:rPr>
                    </m:ctrlPr>
                  </m:sSubPr>
                  <m:e>
                    <m:r>
                      <w:rPr>
                        <w:rFonts w:ascii="Cambria Math" w:hAnsi="Cambria Math" w:eastAsia="PMingLiU"/>
                        <w:szCs w:val="22"/>
                        <w:lang w:val="en-CA"/>
                      </w:rPr>
                      <m:t>v</m:t>
                    </m:r>
                    <m:ctrlPr>
                      <w:rPr>
                        <w:rFonts w:ascii="Cambria Math" w:hAnsi="Cambria Math" w:eastAsia="PMingLiU"/>
                        <w:szCs w:val="22"/>
                        <w:lang w:val="en-CA"/>
                      </w:rPr>
                    </m:ctrlPr>
                  </m:e>
                  <m:sub>
                    <m:r>
                      <w:rPr>
                        <w:rFonts w:ascii="Cambria Math" w:hAnsi="Cambria Math" w:eastAsia="PMingLiU"/>
                        <w:szCs w:val="22"/>
                        <w:lang w:val="en-CA"/>
                      </w:rPr>
                      <m:t>x</m:t>
                    </m:r>
                    <m:ctrlPr>
                      <w:rPr>
                        <w:rFonts w:ascii="Cambria Math" w:hAnsi="Cambria Math" w:eastAsia="PMingLiU"/>
                        <w:szCs w:val="22"/>
                        <w:lang w:val="en-CA"/>
                      </w:rPr>
                    </m:ctrlPr>
                  </m:sub>
                </m:sSub>
                <m:r>
                  <w:rPr>
                    <w:rFonts w:ascii="Cambria Math" w:hAnsi="Cambria Math" w:eastAsia="PMingLiU"/>
                    <w:szCs w:val="22"/>
                    <w:lang w:val="en-CA"/>
                  </w:rPr>
                  <m:t>=</m:t>
                </m:r>
                <m:sSub>
                  <m:sSubPr>
                    <m:ctrlPr>
                      <w:rPr>
                        <w:rFonts w:ascii="Cambria Math" w:hAnsi="Cambria Math" w:eastAsia="PMingLiU"/>
                        <w:i/>
                        <w:szCs w:val="22"/>
                        <w:lang w:val="en-CA"/>
                      </w:rPr>
                    </m:ctrlPr>
                  </m:sSubPr>
                  <m:e>
                    <m:r>
                      <w:rPr>
                        <w:rFonts w:ascii="Cambria Math" w:hAnsi="Cambria Math" w:eastAsia="PMingLiU"/>
                        <w:szCs w:val="22"/>
                        <w:lang w:val="en-CA"/>
                      </w:rPr>
                      <m:t>S</m:t>
                    </m:r>
                    <m:ctrlPr>
                      <w:rPr>
                        <w:rFonts w:ascii="Cambria Math" w:hAnsi="Cambria Math" w:eastAsia="PMingLiU"/>
                        <w:i/>
                        <w:szCs w:val="22"/>
                        <w:lang w:val="en-CA"/>
                      </w:rPr>
                    </m:ctrlPr>
                  </m:e>
                  <m:sub>
                    <m:r>
                      <w:rPr>
                        <w:rFonts w:ascii="Cambria Math" w:hAnsi="Cambria Math" w:eastAsia="PMingLiU"/>
                        <w:szCs w:val="22"/>
                        <w:lang w:val="en-CA"/>
                      </w:rPr>
                      <m:t>1</m:t>
                    </m:r>
                    <m:ctrlPr>
                      <w:rPr>
                        <w:rFonts w:ascii="Cambria Math" w:hAnsi="Cambria Math" w:eastAsia="PMingLiU"/>
                        <w:i/>
                        <w:szCs w:val="22"/>
                        <w:lang w:val="en-CA"/>
                      </w:rPr>
                    </m:ctrlPr>
                  </m:sub>
                </m:sSub>
                <m:r>
                  <w:rPr>
                    <w:rFonts w:ascii="Cambria Math" w:hAnsi="Cambria Math" w:eastAsia="PMingLiU"/>
                    <w:szCs w:val="22"/>
                    <w:lang w:val="en-CA"/>
                  </w:rPr>
                  <m:t>&gt;0?clip3</m:t>
                </m:r>
                <m:d>
                  <m:dPr>
                    <m:ctrlPr>
                      <w:rPr>
                        <w:rFonts w:ascii="Cambria Math" w:hAnsi="Cambria Math" w:eastAsia="PMingLiU"/>
                        <w:i/>
                        <w:szCs w:val="22"/>
                        <w:lang w:val="en-CA"/>
                      </w:rPr>
                    </m:ctrlPr>
                  </m:dPr>
                  <m:e>
                    <m:r>
                      <w:rPr>
                        <w:rFonts w:ascii="Cambria Math" w:hAnsi="Cambria Math" w:eastAsia="PMingLiU"/>
                        <w:szCs w:val="22"/>
                        <w:lang w:val="en-CA"/>
                      </w:rPr>
                      <m:t>-</m:t>
                    </m:r>
                    <m:sSubSup>
                      <m:sSubSupPr>
                        <m:ctrlPr>
                          <w:rPr>
                            <w:rFonts w:ascii="Cambria Math" w:hAnsi="Cambria Math" w:eastAsia="PMingLiU"/>
                            <w:i/>
                            <w:szCs w:val="22"/>
                            <w:lang w:val="en-CA"/>
                          </w:rPr>
                        </m:ctrlPr>
                      </m:sSubSupPr>
                      <m:e>
                        <m:r>
                          <w:rPr>
                            <w:rFonts w:ascii="Cambria Math" w:hAnsi="Cambria Math" w:eastAsia="PMingLiU"/>
                            <w:szCs w:val="22"/>
                            <w:lang w:val="en-CA"/>
                          </w:rPr>
                          <m:t>th</m:t>
                        </m:r>
                        <m:ctrlPr>
                          <w:rPr>
                            <w:rFonts w:ascii="Cambria Math" w:hAnsi="Cambria Math" w:eastAsia="PMingLiU"/>
                            <w:i/>
                            <w:szCs w:val="22"/>
                            <w:lang w:val="en-CA"/>
                          </w:rPr>
                        </m:ctrlPr>
                      </m:e>
                      <m:sub>
                        <m:r>
                          <w:rPr>
                            <w:rFonts w:ascii="Cambria Math" w:hAnsi="Cambria Math" w:eastAsia="PMingLiU"/>
                            <w:szCs w:val="22"/>
                            <w:lang w:val="en-CA"/>
                          </w:rPr>
                          <m:t>BIO</m:t>
                        </m:r>
                        <m:ctrlPr>
                          <w:rPr>
                            <w:rFonts w:ascii="Cambria Math" w:hAnsi="Cambria Math" w:eastAsia="PMingLiU"/>
                            <w:i/>
                            <w:szCs w:val="22"/>
                            <w:lang w:val="en-CA"/>
                          </w:rPr>
                        </m:ctrlPr>
                      </m:sub>
                      <m:sup>
                        <m:r>
                          <w:rPr>
                            <w:rFonts w:ascii="Cambria Math" w:hAnsi="Cambria Math" w:eastAsia="PMingLiU"/>
                            <w:szCs w:val="22"/>
                            <w:lang w:val="en-CA"/>
                          </w:rPr>
                          <m:t>'</m:t>
                        </m:r>
                        <m:ctrlPr>
                          <w:rPr>
                            <w:rFonts w:ascii="Cambria Math" w:hAnsi="Cambria Math" w:eastAsia="PMingLiU"/>
                            <w:i/>
                            <w:szCs w:val="22"/>
                            <w:lang w:val="en-CA"/>
                          </w:rPr>
                        </m:ctrlPr>
                      </m:sup>
                    </m:sSubSup>
                    <m:r>
                      <w:rPr>
                        <w:rFonts w:ascii="Cambria Math" w:hAnsi="Cambria Math" w:eastAsia="PMingLiU"/>
                        <w:szCs w:val="22"/>
                        <w:lang w:val="en-CA"/>
                      </w:rPr>
                      <m:t>,</m:t>
                    </m:r>
                    <m:sSubSup>
                      <m:sSubSupPr>
                        <m:ctrlPr>
                          <w:rPr>
                            <w:rFonts w:ascii="Cambria Math" w:hAnsi="Cambria Math" w:eastAsia="PMingLiU"/>
                            <w:i/>
                            <w:szCs w:val="22"/>
                            <w:lang w:val="en-CA"/>
                          </w:rPr>
                        </m:ctrlPr>
                      </m:sSubSupPr>
                      <m:e>
                        <m:r>
                          <w:rPr>
                            <w:rFonts w:ascii="Cambria Math" w:hAnsi="Cambria Math" w:eastAsia="PMingLiU"/>
                            <w:szCs w:val="22"/>
                            <w:lang w:val="en-CA"/>
                          </w:rPr>
                          <m:t>th</m:t>
                        </m:r>
                        <m:ctrlPr>
                          <w:rPr>
                            <w:rFonts w:ascii="Cambria Math" w:hAnsi="Cambria Math" w:eastAsia="PMingLiU"/>
                            <w:i/>
                            <w:szCs w:val="22"/>
                            <w:lang w:val="en-CA"/>
                          </w:rPr>
                        </m:ctrlPr>
                      </m:e>
                      <m:sub>
                        <m:r>
                          <w:rPr>
                            <w:rFonts w:ascii="Cambria Math" w:hAnsi="Cambria Math" w:eastAsia="PMingLiU"/>
                            <w:szCs w:val="22"/>
                            <w:lang w:val="en-CA"/>
                          </w:rPr>
                          <m:t>BIO</m:t>
                        </m:r>
                        <m:ctrlPr>
                          <w:rPr>
                            <w:rFonts w:ascii="Cambria Math" w:hAnsi="Cambria Math" w:eastAsia="PMingLiU"/>
                            <w:i/>
                            <w:szCs w:val="22"/>
                            <w:lang w:val="en-CA"/>
                          </w:rPr>
                        </m:ctrlPr>
                      </m:sub>
                      <m:sup>
                        <m:r>
                          <w:rPr>
                            <w:rFonts w:ascii="Cambria Math" w:hAnsi="Cambria Math" w:eastAsia="PMingLiU"/>
                            <w:szCs w:val="22"/>
                            <w:lang w:val="en-CA"/>
                          </w:rPr>
                          <m:t>'</m:t>
                        </m:r>
                        <m:ctrlPr>
                          <w:rPr>
                            <w:rFonts w:ascii="Cambria Math" w:hAnsi="Cambria Math" w:eastAsia="PMingLiU"/>
                            <w:i/>
                            <w:szCs w:val="22"/>
                            <w:lang w:val="en-CA"/>
                          </w:rPr>
                        </m:ctrlPr>
                      </m:sup>
                    </m:sSubSup>
                    <m:r>
                      <w:rPr>
                        <w:rFonts w:ascii="Cambria Math" w:hAnsi="Cambria Math" w:eastAsia="PMingLiU"/>
                        <w:szCs w:val="22"/>
                        <w:lang w:val="en-CA"/>
                      </w:rPr>
                      <m:t>,-</m:t>
                    </m:r>
                    <m:d>
                      <m:dPr>
                        <m:ctrlPr>
                          <w:rPr>
                            <w:rFonts w:ascii="Cambria Math" w:hAnsi="Cambria Math" w:eastAsia="PMingLiU"/>
                            <w:i/>
                            <w:szCs w:val="22"/>
                            <w:lang w:val="en-CA"/>
                          </w:rPr>
                        </m:ctrlPr>
                      </m:dPr>
                      <m:e>
                        <m:d>
                          <m:dPr>
                            <m:ctrlPr>
                              <w:rPr>
                                <w:rFonts w:ascii="Cambria Math" w:hAnsi="Cambria Math" w:eastAsia="PMingLiU"/>
                                <w:i/>
                                <w:szCs w:val="22"/>
                                <w:lang w:val="en-CA"/>
                              </w:rPr>
                            </m:ctrlPr>
                          </m:dPr>
                          <m:e>
                            <m:sSub>
                              <m:sSubPr>
                                <m:ctrlPr>
                                  <w:rPr>
                                    <w:rFonts w:ascii="Cambria Math" w:hAnsi="Cambria Math" w:eastAsia="PMingLiU"/>
                                    <w:i/>
                                    <w:szCs w:val="22"/>
                                    <w:lang w:val="en-CA"/>
                                  </w:rPr>
                                </m:ctrlPr>
                              </m:sSubPr>
                              <m:e>
                                <m:r>
                                  <w:rPr>
                                    <w:rFonts w:ascii="Cambria Math" w:hAnsi="Cambria Math" w:eastAsia="PMingLiU"/>
                                    <w:szCs w:val="22"/>
                                    <w:lang w:val="en-CA"/>
                                  </w:rPr>
                                  <m:t>S</m:t>
                                </m:r>
                                <m:ctrlPr>
                                  <w:rPr>
                                    <w:rFonts w:ascii="Cambria Math" w:hAnsi="Cambria Math" w:eastAsia="PMingLiU"/>
                                    <w:i/>
                                    <w:szCs w:val="22"/>
                                    <w:lang w:val="en-CA"/>
                                  </w:rPr>
                                </m:ctrlPr>
                              </m:e>
                              <m:sub>
                                <m:r>
                                  <w:rPr>
                                    <w:rFonts w:ascii="Cambria Math" w:hAnsi="Cambria Math" w:eastAsia="PMingLiU"/>
                                    <w:szCs w:val="22"/>
                                    <w:lang w:val="en-CA"/>
                                  </w:rPr>
                                  <m:t>3</m:t>
                                </m:r>
                                <m:ctrlPr>
                                  <w:rPr>
                                    <w:rFonts w:ascii="Cambria Math" w:hAnsi="Cambria Math" w:eastAsia="PMingLiU"/>
                                    <w:i/>
                                    <w:szCs w:val="22"/>
                                    <w:lang w:val="en-CA"/>
                                  </w:rPr>
                                </m:ctrlPr>
                              </m:sub>
                            </m:sSub>
                            <m:r>
                              <w:rPr>
                                <w:rFonts w:ascii="Cambria Math" w:hAnsi="Cambria Math" w:eastAsia="PMingLiU"/>
                                <w:szCs w:val="22"/>
                                <w:lang w:val="en-CA"/>
                              </w:rPr>
                              <m:t>∙</m:t>
                            </m:r>
                            <m:sSup>
                              <m:sSupPr>
                                <m:ctrlPr>
                                  <w:rPr>
                                    <w:rFonts w:ascii="Cambria Math" w:hAnsi="Cambria Math" w:eastAsia="PMingLiU"/>
                                    <w:i/>
                                    <w:szCs w:val="22"/>
                                    <w:lang w:val="en-CA"/>
                                  </w:rPr>
                                </m:ctrlPr>
                              </m:sSupPr>
                              <m:e>
                                <m:r>
                                  <w:rPr>
                                    <w:rFonts w:ascii="Cambria Math" w:hAnsi="Cambria Math" w:eastAsia="PMingLiU"/>
                                    <w:szCs w:val="22"/>
                                    <w:lang w:val="en-CA"/>
                                  </w:rPr>
                                  <m:t>2</m:t>
                                </m:r>
                                <m:ctrlPr>
                                  <w:rPr>
                                    <w:rFonts w:ascii="Cambria Math" w:hAnsi="Cambria Math" w:eastAsia="PMingLiU"/>
                                    <w:i/>
                                    <w:szCs w:val="22"/>
                                    <w:lang w:val="en-CA"/>
                                  </w:rPr>
                                </m:ctrlPr>
                              </m:e>
                              <m:sup>
                                <m:sSub>
                                  <m:sSubPr>
                                    <m:ctrlPr>
                                      <w:rPr>
                                        <w:rFonts w:ascii="Cambria Math" w:hAnsi="Cambria Math" w:eastAsia="PMingLiU"/>
                                        <w:i/>
                                        <w:szCs w:val="22"/>
                                        <w:lang w:val="en-CA"/>
                                      </w:rPr>
                                    </m:ctrlPr>
                                  </m:sSubPr>
                                  <m:e>
                                    <m:r>
                                      <w:rPr>
                                        <w:rFonts w:ascii="Cambria Math" w:hAnsi="Cambria Math" w:eastAsia="PMingLiU"/>
                                        <w:szCs w:val="22"/>
                                        <w:lang w:val="en-CA"/>
                                      </w:rPr>
                                      <m:t>n</m:t>
                                    </m:r>
                                    <m:ctrlPr>
                                      <w:rPr>
                                        <w:rFonts w:ascii="Cambria Math" w:hAnsi="Cambria Math" w:eastAsia="PMingLiU"/>
                                        <w:i/>
                                        <w:szCs w:val="22"/>
                                        <w:lang w:val="en-CA"/>
                                      </w:rPr>
                                    </m:ctrlPr>
                                  </m:e>
                                  <m:sub>
                                    <m:r>
                                      <w:rPr>
                                        <w:rFonts w:ascii="Cambria Math" w:hAnsi="Cambria Math" w:eastAsia="PMingLiU"/>
                                        <w:szCs w:val="22"/>
                                        <w:lang w:val="en-CA"/>
                                      </w:rPr>
                                      <m:t>b</m:t>
                                    </m:r>
                                    <m:ctrlPr>
                                      <w:rPr>
                                        <w:rFonts w:ascii="Cambria Math" w:hAnsi="Cambria Math" w:eastAsia="PMingLiU"/>
                                        <w:i/>
                                        <w:szCs w:val="22"/>
                                        <w:lang w:val="en-CA"/>
                                      </w:rPr>
                                    </m:ctrlPr>
                                  </m:sub>
                                </m:sSub>
                                <m:r>
                                  <w:rPr>
                                    <w:rFonts w:ascii="Cambria Math" w:hAnsi="Cambria Math" w:eastAsia="PMingLiU"/>
                                    <w:szCs w:val="22"/>
                                    <w:lang w:val="en-CA"/>
                                  </w:rPr>
                                  <m:t>-</m:t>
                                </m:r>
                                <m:sSub>
                                  <m:sSubPr>
                                    <m:ctrlPr>
                                      <w:rPr>
                                        <w:rFonts w:ascii="Cambria Math" w:hAnsi="Cambria Math" w:eastAsia="PMingLiU"/>
                                        <w:i/>
                                        <w:szCs w:val="22"/>
                                        <w:lang w:val="en-CA"/>
                                      </w:rPr>
                                    </m:ctrlPr>
                                  </m:sSubPr>
                                  <m:e>
                                    <m:r>
                                      <w:rPr>
                                        <w:rFonts w:ascii="Cambria Math" w:hAnsi="Cambria Math" w:eastAsia="PMingLiU"/>
                                        <w:szCs w:val="22"/>
                                        <w:lang w:val="en-CA"/>
                                      </w:rPr>
                                      <m:t>n</m:t>
                                    </m:r>
                                    <m:ctrlPr>
                                      <w:rPr>
                                        <w:rFonts w:ascii="Cambria Math" w:hAnsi="Cambria Math" w:eastAsia="PMingLiU"/>
                                        <w:i/>
                                        <w:szCs w:val="22"/>
                                        <w:lang w:val="en-CA"/>
                                      </w:rPr>
                                    </m:ctrlPr>
                                  </m:e>
                                  <m:sub>
                                    <m:r>
                                      <w:rPr>
                                        <w:rFonts w:ascii="Cambria Math" w:hAnsi="Cambria Math" w:eastAsia="PMingLiU"/>
                                        <w:szCs w:val="22"/>
                                        <w:lang w:val="en-CA"/>
                                      </w:rPr>
                                      <m:t>a</m:t>
                                    </m:r>
                                    <m:ctrlPr>
                                      <w:rPr>
                                        <w:rFonts w:ascii="Cambria Math" w:hAnsi="Cambria Math" w:eastAsia="PMingLiU"/>
                                        <w:i/>
                                        <w:szCs w:val="22"/>
                                        <w:lang w:val="en-CA"/>
                                      </w:rPr>
                                    </m:ctrlPr>
                                  </m:sub>
                                </m:sSub>
                                <m:ctrlPr>
                                  <w:rPr>
                                    <w:rFonts w:ascii="Cambria Math" w:hAnsi="Cambria Math" w:eastAsia="PMingLiU"/>
                                    <w:i/>
                                    <w:szCs w:val="22"/>
                                    <w:lang w:val="en-CA"/>
                                  </w:rPr>
                                </m:ctrlPr>
                              </m:sup>
                            </m:sSup>
                            <m:ctrlPr>
                              <w:rPr>
                                <w:rFonts w:ascii="Cambria Math" w:hAnsi="Cambria Math" w:eastAsia="PMingLiU"/>
                                <w:i/>
                                <w:szCs w:val="22"/>
                                <w:lang w:val="en-CA"/>
                              </w:rPr>
                            </m:ctrlPr>
                          </m:e>
                        </m:d>
                        <m:r>
                          <w:rPr>
                            <w:rFonts w:ascii="Cambria Math" w:hAnsi="Cambria Math" w:eastAsia="PMingLiU"/>
                            <w:szCs w:val="22"/>
                            <w:lang w:val="en-CA"/>
                          </w:rPr>
                          <m:t>≫</m:t>
                        </m:r>
                        <m:d>
                          <m:dPr>
                            <m:begChr m:val="⌊"/>
                            <m:endChr m:val="⌋"/>
                            <m:ctrlPr>
                              <w:rPr>
                                <w:rFonts w:ascii="Cambria Math" w:hAnsi="Cambria Math" w:eastAsia="PMingLiU"/>
                                <w:i/>
                                <w:szCs w:val="22"/>
                                <w:lang w:val="en-CA"/>
                              </w:rPr>
                            </m:ctrlPr>
                          </m:dPr>
                          <m:e>
                            <m:func>
                              <m:funcPr>
                                <m:ctrlPr>
                                  <w:rPr>
                                    <w:rFonts w:ascii="Cambria Math" w:hAnsi="Cambria Math" w:eastAsia="PMingLiU"/>
                                    <w:i/>
                                    <w:szCs w:val="22"/>
                                    <w:lang w:val="en-CA"/>
                                  </w:rPr>
                                </m:ctrlPr>
                              </m:funcPr>
                              <m:fName>
                                <m:sSub>
                                  <m:sSubPr>
                                    <m:ctrlPr>
                                      <w:rPr>
                                        <w:rFonts w:ascii="Cambria Math" w:hAnsi="Cambria Math" w:eastAsia="PMingLiU"/>
                                        <w:i/>
                                        <w:szCs w:val="22"/>
                                        <w:lang w:val="en-CA"/>
                                      </w:rPr>
                                    </m:ctrlPr>
                                  </m:sSubPr>
                                  <m:e>
                                    <m:r>
                                      <m:rPr>
                                        <m:sty m:val="p"/>
                                      </m:rPr>
                                      <w:rPr>
                                        <w:rFonts w:ascii="Cambria Math" w:hAnsi="Cambria Math" w:eastAsia="PMingLiU"/>
                                        <w:szCs w:val="22"/>
                                        <w:lang w:val="en-CA"/>
                                      </w:rPr>
                                      <m:t>log</m:t>
                                    </m:r>
                                    <m:ctrlPr>
                                      <w:rPr>
                                        <w:rFonts w:ascii="Cambria Math" w:hAnsi="Cambria Math" w:eastAsia="PMingLiU"/>
                                        <w:i/>
                                        <w:szCs w:val="22"/>
                                        <w:lang w:val="en-CA"/>
                                      </w:rPr>
                                    </m:ctrlPr>
                                  </m:e>
                                  <m:sub>
                                    <m:r>
                                      <w:rPr>
                                        <w:rFonts w:ascii="Cambria Math" w:hAnsi="Cambria Math" w:eastAsia="PMingLiU"/>
                                        <w:szCs w:val="22"/>
                                        <w:lang w:val="en-CA"/>
                                      </w:rPr>
                                      <m:t>2</m:t>
                                    </m:r>
                                    <m:ctrlPr>
                                      <w:rPr>
                                        <w:rFonts w:ascii="Cambria Math" w:hAnsi="Cambria Math" w:eastAsia="PMingLiU"/>
                                        <w:i/>
                                        <w:szCs w:val="22"/>
                                        <w:lang w:val="en-CA"/>
                                      </w:rPr>
                                    </m:ctrlPr>
                                  </m:sub>
                                </m:sSub>
                                <m:ctrlPr>
                                  <w:rPr>
                                    <w:rFonts w:ascii="Cambria Math" w:hAnsi="Cambria Math" w:eastAsia="PMingLiU"/>
                                    <w:i/>
                                    <w:szCs w:val="22"/>
                                    <w:lang w:val="en-CA"/>
                                  </w:rPr>
                                </m:ctrlPr>
                              </m:fName>
                              <m:e>
                                <m:sSub>
                                  <m:sSubPr>
                                    <m:ctrlPr>
                                      <w:rPr>
                                        <w:rFonts w:ascii="Cambria Math" w:hAnsi="Cambria Math" w:eastAsia="PMingLiU"/>
                                        <w:i/>
                                        <w:szCs w:val="22"/>
                                        <w:lang w:val="en-CA"/>
                                      </w:rPr>
                                    </m:ctrlPr>
                                  </m:sSubPr>
                                  <m:e>
                                    <m:r>
                                      <w:rPr>
                                        <w:rFonts w:ascii="Cambria Math" w:hAnsi="Cambria Math" w:eastAsia="PMingLiU"/>
                                        <w:szCs w:val="22"/>
                                        <w:lang w:val="en-CA"/>
                                      </w:rPr>
                                      <m:t>S</m:t>
                                    </m:r>
                                    <m:ctrlPr>
                                      <w:rPr>
                                        <w:rFonts w:ascii="Cambria Math" w:hAnsi="Cambria Math" w:eastAsia="PMingLiU"/>
                                        <w:i/>
                                        <w:szCs w:val="22"/>
                                        <w:lang w:val="en-CA"/>
                                      </w:rPr>
                                    </m:ctrlPr>
                                  </m:e>
                                  <m:sub>
                                    <m:r>
                                      <w:rPr>
                                        <w:rFonts w:ascii="Cambria Math" w:hAnsi="Cambria Math" w:eastAsia="PMingLiU"/>
                                        <w:szCs w:val="22"/>
                                        <w:lang w:val="en-CA"/>
                                      </w:rPr>
                                      <m:t>1</m:t>
                                    </m:r>
                                    <m:ctrlPr>
                                      <w:rPr>
                                        <w:rFonts w:ascii="Cambria Math" w:hAnsi="Cambria Math" w:eastAsia="PMingLiU"/>
                                        <w:i/>
                                        <w:szCs w:val="22"/>
                                        <w:lang w:val="en-CA"/>
                                      </w:rPr>
                                    </m:ctrlPr>
                                  </m:sub>
                                </m:sSub>
                                <m:ctrlPr>
                                  <w:rPr>
                                    <w:rFonts w:ascii="Cambria Math" w:hAnsi="Cambria Math" w:eastAsia="PMingLiU"/>
                                    <w:i/>
                                    <w:szCs w:val="22"/>
                                    <w:lang w:val="en-CA"/>
                                  </w:rPr>
                                </m:ctrlPr>
                              </m:e>
                            </m:func>
                            <m:ctrlPr>
                              <w:rPr>
                                <w:rFonts w:ascii="Cambria Math" w:hAnsi="Cambria Math" w:eastAsia="PMingLiU"/>
                                <w:i/>
                                <w:szCs w:val="22"/>
                                <w:lang w:val="en-CA"/>
                              </w:rPr>
                            </m:ctrlPr>
                          </m:e>
                        </m:d>
                        <m:ctrlPr>
                          <w:rPr>
                            <w:rFonts w:ascii="Cambria Math" w:hAnsi="Cambria Math" w:eastAsia="PMingLiU"/>
                            <w:i/>
                            <w:szCs w:val="22"/>
                            <w:lang w:val="en-CA"/>
                          </w:rPr>
                        </m:ctrlPr>
                      </m:e>
                    </m:d>
                    <m:ctrlPr>
                      <w:rPr>
                        <w:rFonts w:ascii="Cambria Math" w:hAnsi="Cambria Math" w:eastAsia="PMingLiU"/>
                        <w:i/>
                        <w:szCs w:val="22"/>
                        <w:lang w:val="en-CA"/>
                      </w:rPr>
                    </m:ctrlPr>
                  </m:e>
                </m:d>
                <m:r>
                  <w:rPr>
                    <w:rFonts w:ascii="Cambria Math" w:hAnsi="Cambria Math" w:eastAsia="PMingLiU"/>
                    <w:szCs w:val="22"/>
                    <w:lang w:val="en-CA"/>
                  </w:rPr>
                  <m:t>:0</m:t>
                </m:r>
              </m:oMath>
            </m:oMathPara>
          </w:p>
          <w:p>
            <w:pPr>
              <w:rPr>
                <w:rFonts w:ascii="Calibri" w:hAnsi="Calibri" w:eastAsia="PMingLiU"/>
                <w:sz w:val="20"/>
                <w:szCs w:val="22"/>
              </w:rPr>
            </w:pPr>
            <m:oMathPara>
              <m:oMath>
                <m:sSub>
                  <m:sSubPr>
                    <m:ctrlPr>
                      <w:rPr>
                        <w:rFonts w:ascii="Cambria Math" w:hAnsi="Cambria Math" w:eastAsia="PMingLiU"/>
                        <w:sz w:val="20"/>
                        <w:szCs w:val="22"/>
                        <w:lang w:val="en-CA"/>
                      </w:rPr>
                    </m:ctrlPr>
                  </m:sSubPr>
                  <m:e>
                    <m:r>
                      <w:rPr>
                        <w:rFonts w:ascii="Cambria Math" w:hAnsi="Cambria Math" w:eastAsia="PMingLiU"/>
                        <w:sz w:val="20"/>
                        <w:szCs w:val="22"/>
                        <w:lang w:val="en-CA"/>
                      </w:rPr>
                      <m:t>v</m:t>
                    </m:r>
                    <m:ctrlPr>
                      <w:rPr>
                        <w:rFonts w:ascii="Cambria Math" w:hAnsi="Cambria Math" w:eastAsia="PMingLiU"/>
                        <w:sz w:val="20"/>
                        <w:szCs w:val="22"/>
                        <w:lang w:val="en-CA"/>
                      </w:rPr>
                    </m:ctrlPr>
                  </m:e>
                  <m:sub>
                    <m:r>
                      <w:rPr>
                        <w:rFonts w:ascii="Cambria Math" w:hAnsi="Cambria Math" w:eastAsia="PMingLiU"/>
                        <w:sz w:val="20"/>
                        <w:szCs w:val="22"/>
                        <w:lang w:val="en-CA"/>
                      </w:rPr>
                      <m:t>y</m:t>
                    </m:r>
                    <m:ctrlPr>
                      <w:rPr>
                        <w:rFonts w:ascii="Cambria Math" w:hAnsi="Cambria Math" w:eastAsia="PMingLiU"/>
                        <w:sz w:val="20"/>
                        <w:szCs w:val="22"/>
                        <w:lang w:val="en-CA"/>
                      </w:rPr>
                    </m:ctrlPr>
                  </m:sub>
                </m:sSub>
                <m:r>
                  <w:rPr>
                    <w:rFonts w:ascii="Cambria Math" w:hAnsi="Cambria Math" w:eastAsia="PMingLiU"/>
                    <w:sz w:val="20"/>
                    <w:szCs w:val="22"/>
                    <w:lang w:val="en-CA"/>
                  </w:rPr>
                  <m:t>=</m:t>
                </m:r>
                <m:sSub>
                  <m:sSubPr>
                    <m:ctrlPr>
                      <w:rPr>
                        <w:rFonts w:ascii="Cambria Math" w:hAnsi="Cambria Math" w:eastAsia="PMingLiU"/>
                        <w:i/>
                        <w:sz w:val="20"/>
                        <w:szCs w:val="22"/>
                        <w:lang w:val="en-CA"/>
                      </w:rPr>
                    </m:ctrlPr>
                  </m:sSubPr>
                  <m:e>
                    <m:r>
                      <w:rPr>
                        <w:rFonts w:ascii="Cambria Math" w:hAnsi="Cambria Math" w:eastAsia="PMingLiU"/>
                        <w:sz w:val="20"/>
                        <w:szCs w:val="22"/>
                        <w:lang w:val="en-CA"/>
                      </w:rPr>
                      <m:t>S</m:t>
                    </m:r>
                    <m:ctrlPr>
                      <w:rPr>
                        <w:rFonts w:ascii="Cambria Math" w:hAnsi="Cambria Math" w:eastAsia="PMingLiU"/>
                        <w:i/>
                        <w:sz w:val="20"/>
                        <w:szCs w:val="22"/>
                        <w:lang w:val="en-CA"/>
                      </w:rPr>
                    </m:ctrlPr>
                  </m:e>
                  <m:sub>
                    <m:r>
                      <w:rPr>
                        <w:rFonts w:ascii="Cambria Math" w:hAnsi="Cambria Math" w:eastAsia="PMingLiU"/>
                        <w:sz w:val="20"/>
                        <w:szCs w:val="22"/>
                        <w:lang w:val="en-CA"/>
                      </w:rPr>
                      <m:t>5</m:t>
                    </m:r>
                    <m:ctrlPr>
                      <w:rPr>
                        <w:rFonts w:ascii="Cambria Math" w:hAnsi="Cambria Math" w:eastAsia="PMingLiU"/>
                        <w:i/>
                        <w:sz w:val="20"/>
                        <w:szCs w:val="22"/>
                        <w:lang w:val="en-CA"/>
                      </w:rPr>
                    </m:ctrlPr>
                  </m:sub>
                </m:sSub>
                <m:r>
                  <w:rPr>
                    <w:rFonts w:ascii="Cambria Math" w:hAnsi="Cambria Math" w:eastAsia="PMingLiU"/>
                    <w:sz w:val="20"/>
                    <w:szCs w:val="22"/>
                    <w:lang w:val="en-CA"/>
                  </w:rPr>
                  <m:t>&gt;0?clip3</m:t>
                </m:r>
                <m:d>
                  <m:dPr>
                    <m:ctrlPr>
                      <w:rPr>
                        <w:rFonts w:ascii="Cambria Math" w:hAnsi="Cambria Math" w:eastAsia="PMingLiU"/>
                        <w:i/>
                        <w:sz w:val="20"/>
                        <w:szCs w:val="22"/>
                        <w:lang w:val="en-CA"/>
                      </w:rPr>
                    </m:ctrlPr>
                  </m:dPr>
                  <m:e>
                    <m:r>
                      <w:rPr>
                        <w:rFonts w:ascii="Cambria Math" w:hAnsi="Cambria Math" w:eastAsia="PMingLiU"/>
                        <w:sz w:val="20"/>
                        <w:szCs w:val="22"/>
                        <w:lang w:val="en-CA"/>
                      </w:rPr>
                      <m:t>-</m:t>
                    </m:r>
                    <m:sSubSup>
                      <m:sSubSupPr>
                        <m:ctrlPr>
                          <w:rPr>
                            <w:rFonts w:ascii="Cambria Math" w:hAnsi="Cambria Math" w:eastAsia="PMingLiU"/>
                            <w:i/>
                            <w:sz w:val="20"/>
                            <w:szCs w:val="22"/>
                            <w:lang w:val="en-CA"/>
                          </w:rPr>
                        </m:ctrlPr>
                      </m:sSubSupPr>
                      <m:e>
                        <m:r>
                          <w:rPr>
                            <w:rFonts w:ascii="Cambria Math" w:hAnsi="Cambria Math" w:eastAsia="PMingLiU"/>
                            <w:sz w:val="20"/>
                            <w:szCs w:val="22"/>
                            <w:lang w:val="en-CA"/>
                          </w:rPr>
                          <m:t>th</m:t>
                        </m:r>
                        <m:ctrlPr>
                          <w:rPr>
                            <w:rFonts w:ascii="Cambria Math" w:hAnsi="Cambria Math" w:eastAsia="PMingLiU"/>
                            <w:i/>
                            <w:sz w:val="20"/>
                            <w:szCs w:val="22"/>
                            <w:lang w:val="en-CA"/>
                          </w:rPr>
                        </m:ctrlPr>
                      </m:e>
                      <m:sub>
                        <m:r>
                          <w:rPr>
                            <w:rFonts w:ascii="Cambria Math" w:hAnsi="Cambria Math" w:eastAsia="PMingLiU"/>
                            <w:sz w:val="20"/>
                            <w:szCs w:val="22"/>
                            <w:lang w:val="en-CA"/>
                          </w:rPr>
                          <m:t>BIO</m:t>
                        </m:r>
                        <m:ctrlPr>
                          <w:rPr>
                            <w:rFonts w:ascii="Cambria Math" w:hAnsi="Cambria Math" w:eastAsia="PMingLiU"/>
                            <w:i/>
                            <w:sz w:val="20"/>
                            <w:szCs w:val="22"/>
                            <w:lang w:val="en-CA"/>
                          </w:rPr>
                        </m:ctrlPr>
                      </m:sub>
                      <m:sup>
                        <m:r>
                          <w:rPr>
                            <w:rFonts w:ascii="Cambria Math" w:hAnsi="Cambria Math" w:eastAsia="PMingLiU"/>
                            <w:sz w:val="20"/>
                            <w:szCs w:val="22"/>
                            <w:lang w:val="en-CA"/>
                          </w:rPr>
                          <m:t>'</m:t>
                        </m:r>
                        <m:ctrlPr>
                          <w:rPr>
                            <w:rFonts w:ascii="Cambria Math" w:hAnsi="Cambria Math" w:eastAsia="PMingLiU"/>
                            <w:i/>
                            <w:sz w:val="20"/>
                            <w:szCs w:val="22"/>
                            <w:lang w:val="en-CA"/>
                          </w:rPr>
                        </m:ctrlPr>
                      </m:sup>
                    </m:sSubSup>
                    <m:r>
                      <w:rPr>
                        <w:rFonts w:ascii="Cambria Math" w:hAnsi="Cambria Math" w:eastAsia="PMingLiU"/>
                        <w:sz w:val="20"/>
                        <w:szCs w:val="22"/>
                        <w:lang w:val="en-CA"/>
                      </w:rPr>
                      <m:t>,</m:t>
                    </m:r>
                    <m:sSubSup>
                      <m:sSubSupPr>
                        <m:ctrlPr>
                          <w:rPr>
                            <w:rFonts w:ascii="Cambria Math" w:hAnsi="Cambria Math" w:eastAsia="PMingLiU"/>
                            <w:i/>
                            <w:sz w:val="20"/>
                            <w:szCs w:val="22"/>
                            <w:lang w:val="en-CA"/>
                          </w:rPr>
                        </m:ctrlPr>
                      </m:sSubSupPr>
                      <m:e>
                        <m:r>
                          <w:rPr>
                            <w:rFonts w:ascii="Cambria Math" w:hAnsi="Cambria Math" w:eastAsia="PMingLiU"/>
                            <w:sz w:val="20"/>
                            <w:szCs w:val="22"/>
                            <w:lang w:val="en-CA"/>
                          </w:rPr>
                          <m:t>th</m:t>
                        </m:r>
                        <m:ctrlPr>
                          <w:rPr>
                            <w:rFonts w:ascii="Cambria Math" w:hAnsi="Cambria Math" w:eastAsia="PMingLiU"/>
                            <w:i/>
                            <w:sz w:val="20"/>
                            <w:szCs w:val="22"/>
                            <w:lang w:val="en-CA"/>
                          </w:rPr>
                        </m:ctrlPr>
                      </m:e>
                      <m:sub>
                        <m:r>
                          <w:rPr>
                            <w:rFonts w:ascii="Cambria Math" w:hAnsi="Cambria Math" w:eastAsia="PMingLiU"/>
                            <w:sz w:val="20"/>
                            <w:szCs w:val="22"/>
                            <w:lang w:val="en-CA"/>
                          </w:rPr>
                          <m:t>BIO</m:t>
                        </m:r>
                        <m:ctrlPr>
                          <w:rPr>
                            <w:rFonts w:ascii="Cambria Math" w:hAnsi="Cambria Math" w:eastAsia="PMingLiU"/>
                            <w:i/>
                            <w:sz w:val="20"/>
                            <w:szCs w:val="22"/>
                            <w:lang w:val="en-CA"/>
                          </w:rPr>
                        </m:ctrlPr>
                      </m:sub>
                      <m:sup>
                        <m:r>
                          <w:rPr>
                            <w:rFonts w:ascii="Cambria Math" w:hAnsi="Cambria Math" w:eastAsia="PMingLiU"/>
                            <w:sz w:val="20"/>
                            <w:szCs w:val="22"/>
                            <w:lang w:val="en-CA"/>
                          </w:rPr>
                          <m:t>'</m:t>
                        </m:r>
                        <m:ctrlPr>
                          <w:rPr>
                            <w:rFonts w:ascii="Cambria Math" w:hAnsi="Cambria Math" w:eastAsia="PMingLiU"/>
                            <w:i/>
                            <w:sz w:val="20"/>
                            <w:szCs w:val="22"/>
                            <w:lang w:val="en-CA"/>
                          </w:rPr>
                        </m:ctrlPr>
                      </m:sup>
                    </m:sSubSup>
                    <m:r>
                      <w:rPr>
                        <w:rFonts w:ascii="Cambria Math" w:hAnsi="Cambria Math" w:eastAsia="PMingLiU"/>
                        <w:sz w:val="20"/>
                        <w:szCs w:val="22"/>
                        <w:lang w:val="en-CA"/>
                      </w:rPr>
                      <m:t>,-</m:t>
                    </m:r>
                    <m:d>
                      <m:dPr>
                        <m:ctrlPr>
                          <w:rPr>
                            <w:rFonts w:ascii="Cambria Math" w:hAnsi="Cambria Math" w:eastAsia="PMingLiU"/>
                            <w:i/>
                            <w:sz w:val="20"/>
                            <w:szCs w:val="22"/>
                            <w:lang w:val="en-CA"/>
                          </w:rPr>
                        </m:ctrlPr>
                      </m:dPr>
                      <m:e>
                        <m:d>
                          <m:dPr>
                            <m:ctrlPr>
                              <w:rPr>
                                <w:rFonts w:ascii="Cambria Math" w:hAnsi="Cambria Math" w:eastAsia="PMingLiU"/>
                                <w:i/>
                                <w:sz w:val="20"/>
                                <w:szCs w:val="22"/>
                                <w:lang w:val="en-CA"/>
                              </w:rPr>
                            </m:ctrlPr>
                          </m:dPr>
                          <m:e>
                            <m:sSub>
                              <m:sSubPr>
                                <m:ctrlPr>
                                  <w:rPr>
                                    <w:rFonts w:ascii="Cambria Math" w:hAnsi="Cambria Math" w:eastAsia="PMingLiU"/>
                                    <w:i/>
                                    <w:sz w:val="20"/>
                                    <w:szCs w:val="22"/>
                                    <w:lang w:val="en-CA"/>
                                  </w:rPr>
                                </m:ctrlPr>
                              </m:sSubPr>
                              <m:e>
                                <m:r>
                                  <w:rPr>
                                    <w:rFonts w:ascii="Cambria Math" w:hAnsi="Cambria Math" w:eastAsia="PMingLiU"/>
                                    <w:sz w:val="20"/>
                                    <w:szCs w:val="22"/>
                                    <w:lang w:val="en-CA"/>
                                  </w:rPr>
                                  <m:t>S</m:t>
                                </m:r>
                                <m:ctrlPr>
                                  <w:rPr>
                                    <w:rFonts w:ascii="Cambria Math" w:hAnsi="Cambria Math" w:eastAsia="PMingLiU"/>
                                    <w:i/>
                                    <w:sz w:val="20"/>
                                    <w:szCs w:val="22"/>
                                    <w:lang w:val="en-CA"/>
                                  </w:rPr>
                                </m:ctrlPr>
                              </m:e>
                              <m:sub>
                                <m:r>
                                  <w:rPr>
                                    <w:rFonts w:ascii="Cambria Math" w:hAnsi="Cambria Math" w:eastAsia="PMingLiU"/>
                                    <w:sz w:val="20"/>
                                    <w:szCs w:val="22"/>
                                    <w:lang w:val="en-CA"/>
                                  </w:rPr>
                                  <m:t>6</m:t>
                                </m:r>
                                <m:ctrlPr>
                                  <w:rPr>
                                    <w:rFonts w:ascii="Cambria Math" w:hAnsi="Cambria Math" w:eastAsia="PMingLiU"/>
                                    <w:i/>
                                    <w:sz w:val="20"/>
                                    <w:szCs w:val="22"/>
                                    <w:lang w:val="en-CA"/>
                                  </w:rPr>
                                </m:ctrlPr>
                              </m:sub>
                            </m:sSub>
                            <m:r>
                              <w:rPr>
                                <w:rFonts w:ascii="Cambria Math" w:hAnsi="Cambria Math" w:eastAsia="PMingLiU"/>
                                <w:sz w:val="20"/>
                                <w:szCs w:val="22"/>
                                <w:lang w:val="en-CA"/>
                              </w:rPr>
                              <m:t>∙</m:t>
                            </m:r>
                            <m:sSup>
                              <m:sSupPr>
                                <m:ctrlPr>
                                  <w:rPr>
                                    <w:rFonts w:ascii="Cambria Math" w:hAnsi="Cambria Math" w:eastAsia="PMingLiU"/>
                                    <w:i/>
                                    <w:sz w:val="20"/>
                                    <w:szCs w:val="22"/>
                                    <w:lang w:val="en-CA"/>
                                  </w:rPr>
                                </m:ctrlPr>
                              </m:sSupPr>
                              <m:e>
                                <m:r>
                                  <w:rPr>
                                    <w:rFonts w:ascii="Cambria Math" w:hAnsi="Cambria Math" w:eastAsia="PMingLiU"/>
                                    <w:sz w:val="20"/>
                                    <w:szCs w:val="22"/>
                                    <w:lang w:val="en-CA"/>
                                  </w:rPr>
                                  <m:t>2</m:t>
                                </m:r>
                                <m:ctrlPr>
                                  <w:rPr>
                                    <w:rFonts w:ascii="Cambria Math" w:hAnsi="Cambria Math" w:eastAsia="PMingLiU"/>
                                    <w:i/>
                                    <w:sz w:val="20"/>
                                    <w:szCs w:val="22"/>
                                    <w:lang w:val="en-CA"/>
                                  </w:rPr>
                                </m:ctrlPr>
                              </m:e>
                              <m:sup>
                                <m:sSub>
                                  <m:sSubPr>
                                    <m:ctrlPr>
                                      <w:rPr>
                                        <w:rFonts w:ascii="Cambria Math" w:hAnsi="Cambria Math" w:eastAsia="PMingLiU"/>
                                        <w:i/>
                                        <w:sz w:val="20"/>
                                        <w:szCs w:val="22"/>
                                        <w:lang w:val="en-CA"/>
                                      </w:rPr>
                                    </m:ctrlPr>
                                  </m:sSubPr>
                                  <m:e>
                                    <m:r>
                                      <w:rPr>
                                        <w:rFonts w:ascii="Cambria Math" w:hAnsi="Cambria Math" w:eastAsia="PMingLiU"/>
                                        <w:sz w:val="20"/>
                                        <w:szCs w:val="22"/>
                                        <w:lang w:val="en-CA"/>
                                      </w:rPr>
                                      <m:t>n</m:t>
                                    </m:r>
                                    <m:ctrlPr>
                                      <w:rPr>
                                        <w:rFonts w:ascii="Cambria Math" w:hAnsi="Cambria Math" w:eastAsia="PMingLiU"/>
                                        <w:i/>
                                        <w:sz w:val="20"/>
                                        <w:szCs w:val="22"/>
                                        <w:lang w:val="en-CA"/>
                                      </w:rPr>
                                    </m:ctrlPr>
                                  </m:e>
                                  <m:sub>
                                    <m:r>
                                      <w:rPr>
                                        <w:rFonts w:ascii="Cambria Math" w:hAnsi="Cambria Math" w:eastAsia="PMingLiU"/>
                                        <w:sz w:val="20"/>
                                        <w:szCs w:val="22"/>
                                        <w:lang w:val="en-CA"/>
                                      </w:rPr>
                                      <m:t>b</m:t>
                                    </m:r>
                                    <m:ctrlPr>
                                      <w:rPr>
                                        <w:rFonts w:ascii="Cambria Math" w:hAnsi="Cambria Math" w:eastAsia="PMingLiU"/>
                                        <w:i/>
                                        <w:sz w:val="20"/>
                                        <w:szCs w:val="22"/>
                                        <w:lang w:val="en-CA"/>
                                      </w:rPr>
                                    </m:ctrlPr>
                                  </m:sub>
                                </m:sSub>
                                <m:r>
                                  <w:rPr>
                                    <w:rFonts w:ascii="Cambria Math" w:hAnsi="Cambria Math" w:eastAsia="PMingLiU"/>
                                    <w:sz w:val="20"/>
                                    <w:szCs w:val="22"/>
                                    <w:lang w:val="en-CA"/>
                                  </w:rPr>
                                  <m:t>-</m:t>
                                </m:r>
                                <m:sSub>
                                  <m:sSubPr>
                                    <m:ctrlPr>
                                      <w:rPr>
                                        <w:rFonts w:ascii="Cambria Math" w:hAnsi="Cambria Math" w:eastAsia="PMingLiU"/>
                                        <w:i/>
                                        <w:sz w:val="20"/>
                                        <w:szCs w:val="22"/>
                                        <w:lang w:val="en-CA"/>
                                      </w:rPr>
                                    </m:ctrlPr>
                                  </m:sSubPr>
                                  <m:e>
                                    <m:r>
                                      <w:rPr>
                                        <w:rFonts w:ascii="Cambria Math" w:hAnsi="Cambria Math" w:eastAsia="PMingLiU"/>
                                        <w:sz w:val="20"/>
                                        <w:szCs w:val="22"/>
                                        <w:lang w:val="en-CA"/>
                                      </w:rPr>
                                      <m:t>n</m:t>
                                    </m:r>
                                    <m:ctrlPr>
                                      <w:rPr>
                                        <w:rFonts w:ascii="Cambria Math" w:hAnsi="Cambria Math" w:eastAsia="PMingLiU"/>
                                        <w:i/>
                                        <w:sz w:val="20"/>
                                        <w:szCs w:val="22"/>
                                        <w:lang w:val="en-CA"/>
                                      </w:rPr>
                                    </m:ctrlPr>
                                  </m:e>
                                  <m:sub>
                                    <m:r>
                                      <w:rPr>
                                        <w:rFonts w:ascii="Cambria Math" w:hAnsi="Cambria Math" w:eastAsia="PMingLiU"/>
                                        <w:sz w:val="20"/>
                                        <w:szCs w:val="22"/>
                                        <w:lang w:val="en-CA"/>
                                      </w:rPr>
                                      <m:t>a</m:t>
                                    </m:r>
                                    <m:ctrlPr>
                                      <w:rPr>
                                        <w:rFonts w:ascii="Cambria Math" w:hAnsi="Cambria Math" w:eastAsia="PMingLiU"/>
                                        <w:i/>
                                        <w:sz w:val="20"/>
                                        <w:szCs w:val="22"/>
                                        <w:lang w:val="en-CA"/>
                                      </w:rPr>
                                    </m:ctrlPr>
                                  </m:sub>
                                </m:sSub>
                                <m:ctrlPr>
                                  <w:rPr>
                                    <w:rFonts w:ascii="Cambria Math" w:hAnsi="Cambria Math" w:eastAsia="PMingLiU"/>
                                    <w:i/>
                                    <w:sz w:val="20"/>
                                    <w:szCs w:val="22"/>
                                    <w:lang w:val="en-CA"/>
                                  </w:rPr>
                                </m:ctrlPr>
                              </m:sup>
                            </m:sSup>
                            <m:r>
                              <w:rPr>
                                <w:rFonts w:ascii="Cambria Math" w:hAnsi="Cambria Math" w:eastAsia="PMingLiU"/>
                                <w:sz w:val="20"/>
                                <w:szCs w:val="22"/>
                                <w:lang w:val="en-CA"/>
                              </w:rPr>
                              <m:t>-</m:t>
                            </m:r>
                            <m:f>
                              <m:fPr>
                                <m:type m:val="lin"/>
                                <m:ctrlPr>
                                  <w:rPr>
                                    <w:rFonts w:ascii="Cambria Math" w:hAnsi="Cambria Math" w:eastAsia="PMingLiU"/>
                                    <w:i/>
                                    <w:sz w:val="20"/>
                                    <w:szCs w:val="22"/>
                                    <w:lang w:val="en-CA"/>
                                  </w:rPr>
                                </m:ctrlPr>
                              </m:fPr>
                              <m:num>
                                <m:d>
                                  <m:dPr>
                                    <m:ctrlPr>
                                      <w:rPr>
                                        <w:rFonts w:ascii="Cambria Math" w:hAnsi="Cambria Math" w:eastAsia="PMingLiU"/>
                                        <w:i/>
                                        <w:sz w:val="20"/>
                                        <w:szCs w:val="22"/>
                                        <w:lang w:val="en-CA"/>
                                      </w:rPr>
                                    </m:ctrlPr>
                                  </m:dPr>
                                  <m:e>
                                    <m:d>
                                      <m:dPr>
                                        <m:ctrlPr>
                                          <w:rPr>
                                            <w:rFonts w:ascii="Cambria Math" w:hAnsi="Cambria Math" w:eastAsia="PMingLiU"/>
                                            <w:i/>
                                            <w:sz w:val="20"/>
                                            <w:szCs w:val="22"/>
                                            <w:lang w:val="en-CA"/>
                                          </w:rPr>
                                        </m:ctrlPr>
                                      </m:dPr>
                                      <m:e>
                                        <m:sSub>
                                          <m:sSubPr>
                                            <m:ctrlPr>
                                              <w:rPr>
                                                <w:rFonts w:ascii="Cambria Math" w:hAnsi="Cambria Math" w:eastAsia="PMingLiU"/>
                                                <w:i/>
                                                <w:sz w:val="20"/>
                                                <w:szCs w:val="22"/>
                                                <w:lang w:val="en-CA"/>
                                              </w:rPr>
                                            </m:ctrlPr>
                                          </m:sSubPr>
                                          <m:e>
                                            <m:r>
                                              <w:rPr>
                                                <w:rFonts w:ascii="Cambria Math" w:hAnsi="Cambria Math" w:eastAsia="PMingLiU"/>
                                                <w:sz w:val="20"/>
                                                <w:szCs w:val="22"/>
                                                <w:lang w:val="en-CA"/>
                                              </w:rPr>
                                              <m:t>v</m:t>
                                            </m:r>
                                            <m:ctrlPr>
                                              <w:rPr>
                                                <w:rFonts w:ascii="Cambria Math" w:hAnsi="Cambria Math" w:eastAsia="PMingLiU"/>
                                                <w:i/>
                                                <w:sz w:val="20"/>
                                                <w:szCs w:val="22"/>
                                                <w:lang w:val="en-CA"/>
                                              </w:rPr>
                                            </m:ctrlPr>
                                          </m:e>
                                          <m:sub>
                                            <m:r>
                                              <w:rPr>
                                                <w:rFonts w:ascii="Cambria Math" w:hAnsi="Cambria Math" w:eastAsia="PMingLiU"/>
                                                <w:sz w:val="20"/>
                                                <w:szCs w:val="22"/>
                                                <w:lang w:val="en-CA"/>
                                              </w:rPr>
                                              <m:t>x</m:t>
                                            </m:r>
                                            <m:ctrlPr>
                                              <w:rPr>
                                                <w:rFonts w:ascii="Cambria Math" w:hAnsi="Cambria Math" w:eastAsia="PMingLiU"/>
                                                <w:i/>
                                                <w:sz w:val="20"/>
                                                <w:szCs w:val="22"/>
                                                <w:lang w:val="en-CA"/>
                                              </w:rPr>
                                            </m:ctrlPr>
                                          </m:sub>
                                        </m:sSub>
                                        <m:sSub>
                                          <m:sSubPr>
                                            <m:ctrlPr>
                                              <w:rPr>
                                                <w:rFonts w:ascii="Cambria Math" w:hAnsi="Cambria Math" w:eastAsia="PMingLiU"/>
                                                <w:i/>
                                                <w:sz w:val="20"/>
                                                <w:szCs w:val="22"/>
                                                <w:lang w:val="en-CA"/>
                                              </w:rPr>
                                            </m:ctrlPr>
                                          </m:sSubPr>
                                          <m:e>
                                            <m:r>
                                              <w:rPr>
                                                <w:rFonts w:ascii="Cambria Math" w:hAnsi="Cambria Math" w:eastAsia="PMingLiU"/>
                                                <w:sz w:val="20"/>
                                                <w:szCs w:val="22"/>
                                                <w:lang w:val="en-CA"/>
                                              </w:rPr>
                                              <m:t>S</m:t>
                                            </m:r>
                                            <m:ctrlPr>
                                              <w:rPr>
                                                <w:rFonts w:ascii="Cambria Math" w:hAnsi="Cambria Math" w:eastAsia="PMingLiU"/>
                                                <w:i/>
                                                <w:sz w:val="20"/>
                                                <w:szCs w:val="22"/>
                                                <w:lang w:val="en-CA"/>
                                              </w:rPr>
                                            </m:ctrlPr>
                                          </m:e>
                                          <m:sub>
                                            <m:r>
                                              <w:rPr>
                                                <w:rFonts w:ascii="Cambria Math" w:hAnsi="Cambria Math" w:eastAsia="PMingLiU"/>
                                                <w:sz w:val="20"/>
                                                <w:szCs w:val="22"/>
                                                <w:lang w:val="en-CA"/>
                                              </w:rPr>
                                              <m:t>2,m</m:t>
                                            </m:r>
                                            <m:ctrlPr>
                                              <w:rPr>
                                                <w:rFonts w:ascii="Cambria Math" w:hAnsi="Cambria Math" w:eastAsia="PMingLiU"/>
                                                <w:i/>
                                                <w:sz w:val="20"/>
                                                <w:szCs w:val="22"/>
                                                <w:lang w:val="en-CA"/>
                                              </w:rPr>
                                            </m:ctrlPr>
                                          </m:sub>
                                        </m:sSub>
                                        <m:ctrlPr>
                                          <w:rPr>
                                            <w:rFonts w:ascii="Cambria Math" w:hAnsi="Cambria Math" w:eastAsia="PMingLiU"/>
                                            <w:i/>
                                            <w:sz w:val="20"/>
                                            <w:szCs w:val="22"/>
                                            <w:lang w:val="en-CA"/>
                                          </w:rPr>
                                        </m:ctrlPr>
                                      </m:e>
                                    </m:d>
                                    <m:r>
                                      <w:rPr>
                                        <w:rFonts w:ascii="Cambria Math" w:hAnsi="Cambria Math" w:eastAsia="PMingLiU"/>
                                        <w:sz w:val="20"/>
                                        <w:szCs w:val="22"/>
                                        <w:lang w:val="en-CA"/>
                                      </w:rPr>
                                      <m:t>≪</m:t>
                                    </m:r>
                                    <m:sSub>
                                      <m:sSubPr>
                                        <m:ctrlPr>
                                          <w:rPr>
                                            <w:rFonts w:ascii="Cambria Math" w:hAnsi="Cambria Math" w:eastAsia="PMingLiU"/>
                                            <w:i/>
                                            <w:sz w:val="20"/>
                                            <w:szCs w:val="22"/>
                                            <w:lang w:val="en-CA"/>
                                          </w:rPr>
                                        </m:ctrlPr>
                                      </m:sSubPr>
                                      <m:e>
                                        <m:r>
                                          <w:rPr>
                                            <w:rFonts w:ascii="Cambria Math" w:hAnsi="Cambria Math" w:eastAsia="PMingLiU"/>
                                            <w:sz w:val="20"/>
                                            <w:szCs w:val="22"/>
                                            <w:lang w:val="en-CA"/>
                                          </w:rPr>
                                          <m:t>n</m:t>
                                        </m:r>
                                        <m:ctrlPr>
                                          <w:rPr>
                                            <w:rFonts w:ascii="Cambria Math" w:hAnsi="Cambria Math" w:eastAsia="PMingLiU"/>
                                            <w:i/>
                                            <w:sz w:val="20"/>
                                            <w:szCs w:val="22"/>
                                            <w:lang w:val="en-CA"/>
                                          </w:rPr>
                                        </m:ctrlPr>
                                      </m:e>
                                      <m:sub>
                                        <m:sSub>
                                          <m:sSubPr>
                                            <m:ctrlPr>
                                              <w:rPr>
                                                <w:rFonts w:ascii="Cambria Math" w:hAnsi="Cambria Math" w:eastAsia="PMingLiU"/>
                                                <w:i/>
                                                <w:sz w:val="20"/>
                                                <w:szCs w:val="22"/>
                                                <w:lang w:val="en-CA"/>
                                              </w:rPr>
                                            </m:ctrlPr>
                                          </m:sSubPr>
                                          <m:e>
                                            <m:r>
                                              <w:rPr>
                                                <w:rFonts w:ascii="Cambria Math" w:hAnsi="Cambria Math" w:eastAsia="PMingLiU"/>
                                                <w:sz w:val="20"/>
                                                <w:szCs w:val="22"/>
                                                <w:lang w:val="en-CA"/>
                                              </w:rPr>
                                              <m:t>S</m:t>
                                            </m:r>
                                            <m:ctrlPr>
                                              <w:rPr>
                                                <w:rFonts w:ascii="Cambria Math" w:hAnsi="Cambria Math" w:eastAsia="PMingLiU"/>
                                                <w:i/>
                                                <w:sz w:val="20"/>
                                                <w:szCs w:val="22"/>
                                                <w:lang w:val="en-CA"/>
                                              </w:rPr>
                                            </m:ctrlPr>
                                          </m:e>
                                          <m:sub>
                                            <m:r>
                                              <w:rPr>
                                                <w:rFonts w:ascii="Cambria Math" w:hAnsi="Cambria Math" w:eastAsia="PMingLiU"/>
                                                <w:sz w:val="20"/>
                                                <w:szCs w:val="22"/>
                                                <w:lang w:val="en-CA"/>
                                              </w:rPr>
                                              <m:t>2</m:t>
                                            </m:r>
                                            <m:ctrlPr>
                                              <w:rPr>
                                                <w:rFonts w:ascii="Cambria Math" w:hAnsi="Cambria Math" w:eastAsia="PMingLiU"/>
                                                <w:i/>
                                                <w:sz w:val="20"/>
                                                <w:szCs w:val="22"/>
                                                <w:lang w:val="en-CA"/>
                                              </w:rPr>
                                            </m:ctrlPr>
                                          </m:sub>
                                        </m:sSub>
                                        <m:ctrlPr>
                                          <w:rPr>
                                            <w:rFonts w:ascii="Cambria Math" w:hAnsi="Cambria Math" w:eastAsia="PMingLiU"/>
                                            <w:i/>
                                            <w:sz w:val="20"/>
                                            <w:szCs w:val="22"/>
                                            <w:lang w:val="en-CA"/>
                                          </w:rPr>
                                        </m:ctrlPr>
                                      </m:sub>
                                    </m:sSub>
                                    <m:r>
                                      <w:rPr>
                                        <w:rFonts w:ascii="Cambria Math" w:hAnsi="Cambria Math" w:eastAsia="PMingLiU"/>
                                        <w:sz w:val="20"/>
                                        <w:szCs w:val="22"/>
                                        <w:lang w:val="en-CA"/>
                                      </w:rPr>
                                      <m:t>+</m:t>
                                    </m:r>
                                    <m:sSub>
                                      <m:sSubPr>
                                        <m:ctrlPr>
                                          <w:rPr>
                                            <w:rFonts w:ascii="Cambria Math" w:hAnsi="Cambria Math" w:eastAsia="PMingLiU"/>
                                            <w:i/>
                                            <w:sz w:val="20"/>
                                            <w:szCs w:val="22"/>
                                            <w:lang w:val="en-CA"/>
                                          </w:rPr>
                                        </m:ctrlPr>
                                      </m:sSubPr>
                                      <m:e>
                                        <m:r>
                                          <w:rPr>
                                            <w:rFonts w:ascii="Cambria Math" w:hAnsi="Cambria Math" w:eastAsia="PMingLiU"/>
                                            <w:sz w:val="20"/>
                                            <w:szCs w:val="22"/>
                                            <w:lang w:val="en-CA"/>
                                          </w:rPr>
                                          <m:t>v</m:t>
                                        </m:r>
                                        <m:ctrlPr>
                                          <w:rPr>
                                            <w:rFonts w:ascii="Cambria Math" w:hAnsi="Cambria Math" w:eastAsia="PMingLiU"/>
                                            <w:i/>
                                            <w:sz w:val="20"/>
                                            <w:szCs w:val="22"/>
                                            <w:lang w:val="en-CA"/>
                                          </w:rPr>
                                        </m:ctrlPr>
                                      </m:e>
                                      <m:sub>
                                        <m:r>
                                          <w:rPr>
                                            <w:rFonts w:ascii="Cambria Math" w:hAnsi="Cambria Math" w:eastAsia="PMingLiU"/>
                                            <w:sz w:val="20"/>
                                            <w:szCs w:val="22"/>
                                            <w:lang w:val="en-CA"/>
                                          </w:rPr>
                                          <m:t>x</m:t>
                                        </m:r>
                                        <m:ctrlPr>
                                          <w:rPr>
                                            <w:rFonts w:ascii="Cambria Math" w:hAnsi="Cambria Math" w:eastAsia="PMingLiU"/>
                                            <w:i/>
                                            <w:sz w:val="20"/>
                                            <w:szCs w:val="22"/>
                                            <w:lang w:val="en-CA"/>
                                          </w:rPr>
                                        </m:ctrlPr>
                                      </m:sub>
                                    </m:sSub>
                                    <m:sSub>
                                      <m:sSubPr>
                                        <m:ctrlPr>
                                          <w:rPr>
                                            <w:rFonts w:ascii="Cambria Math" w:hAnsi="Cambria Math" w:eastAsia="PMingLiU"/>
                                            <w:i/>
                                            <w:sz w:val="20"/>
                                            <w:szCs w:val="22"/>
                                            <w:lang w:val="en-CA"/>
                                          </w:rPr>
                                        </m:ctrlPr>
                                      </m:sSubPr>
                                      <m:e>
                                        <m:r>
                                          <w:rPr>
                                            <w:rFonts w:ascii="Cambria Math" w:hAnsi="Cambria Math" w:eastAsia="PMingLiU"/>
                                            <w:sz w:val="20"/>
                                            <w:szCs w:val="22"/>
                                            <w:lang w:val="en-CA"/>
                                          </w:rPr>
                                          <m:t>S</m:t>
                                        </m:r>
                                        <m:ctrlPr>
                                          <w:rPr>
                                            <w:rFonts w:ascii="Cambria Math" w:hAnsi="Cambria Math" w:eastAsia="PMingLiU"/>
                                            <w:i/>
                                            <w:sz w:val="20"/>
                                            <w:szCs w:val="22"/>
                                            <w:lang w:val="en-CA"/>
                                          </w:rPr>
                                        </m:ctrlPr>
                                      </m:e>
                                      <m:sub>
                                        <m:r>
                                          <w:rPr>
                                            <w:rFonts w:ascii="Cambria Math" w:hAnsi="Cambria Math" w:eastAsia="PMingLiU"/>
                                            <w:sz w:val="20"/>
                                            <w:szCs w:val="22"/>
                                            <w:lang w:val="en-CA"/>
                                          </w:rPr>
                                          <m:t>2,s</m:t>
                                        </m:r>
                                        <m:ctrlPr>
                                          <w:rPr>
                                            <w:rFonts w:ascii="Cambria Math" w:hAnsi="Cambria Math" w:eastAsia="PMingLiU"/>
                                            <w:i/>
                                            <w:sz w:val="20"/>
                                            <w:szCs w:val="22"/>
                                            <w:lang w:val="en-CA"/>
                                          </w:rPr>
                                        </m:ctrlPr>
                                      </m:sub>
                                    </m:sSub>
                                    <m:ctrlPr>
                                      <w:rPr>
                                        <w:rFonts w:ascii="Cambria Math" w:hAnsi="Cambria Math" w:eastAsia="PMingLiU"/>
                                        <w:i/>
                                        <w:sz w:val="20"/>
                                        <w:szCs w:val="22"/>
                                        <w:lang w:val="en-CA"/>
                                      </w:rPr>
                                    </m:ctrlPr>
                                  </m:e>
                                </m:d>
                                <m:ctrlPr>
                                  <w:rPr>
                                    <w:rFonts w:ascii="Cambria Math" w:hAnsi="Cambria Math" w:eastAsia="PMingLiU"/>
                                    <w:i/>
                                    <w:sz w:val="20"/>
                                    <w:szCs w:val="22"/>
                                    <w:lang w:val="en-CA"/>
                                  </w:rPr>
                                </m:ctrlPr>
                              </m:num>
                              <m:den>
                                <m:r>
                                  <w:rPr>
                                    <w:rFonts w:ascii="Cambria Math" w:hAnsi="Cambria Math" w:eastAsia="PMingLiU"/>
                                    <w:sz w:val="20"/>
                                    <w:szCs w:val="22"/>
                                    <w:lang w:val="en-CA"/>
                                  </w:rPr>
                                  <m:t>2</m:t>
                                </m:r>
                                <m:ctrlPr>
                                  <w:rPr>
                                    <w:rFonts w:ascii="Cambria Math" w:hAnsi="Cambria Math" w:eastAsia="PMingLiU"/>
                                    <w:i/>
                                    <w:sz w:val="20"/>
                                    <w:szCs w:val="22"/>
                                    <w:lang w:val="en-CA"/>
                                  </w:rPr>
                                </m:ctrlPr>
                              </m:den>
                            </m:f>
                            <m:ctrlPr>
                              <w:rPr>
                                <w:rFonts w:ascii="Cambria Math" w:hAnsi="Cambria Math" w:eastAsia="PMingLiU"/>
                                <w:i/>
                                <w:sz w:val="20"/>
                                <w:szCs w:val="22"/>
                                <w:lang w:val="en-CA"/>
                              </w:rPr>
                            </m:ctrlPr>
                          </m:e>
                        </m:d>
                        <m:r>
                          <w:rPr>
                            <w:rFonts w:ascii="Cambria Math" w:hAnsi="Cambria Math" w:eastAsia="PMingLiU"/>
                            <w:sz w:val="20"/>
                            <w:szCs w:val="22"/>
                            <w:lang w:val="en-CA"/>
                          </w:rPr>
                          <m:t>≫</m:t>
                        </m:r>
                        <m:d>
                          <m:dPr>
                            <m:begChr m:val="⌊"/>
                            <m:endChr m:val="⌋"/>
                            <m:ctrlPr>
                              <w:rPr>
                                <w:rFonts w:ascii="Cambria Math" w:hAnsi="Cambria Math" w:eastAsia="PMingLiU"/>
                                <w:i/>
                                <w:sz w:val="20"/>
                                <w:szCs w:val="22"/>
                                <w:lang w:val="en-CA"/>
                              </w:rPr>
                            </m:ctrlPr>
                          </m:dPr>
                          <m:e>
                            <m:func>
                              <m:funcPr>
                                <m:ctrlPr>
                                  <w:rPr>
                                    <w:rFonts w:ascii="Cambria Math" w:hAnsi="Cambria Math" w:eastAsia="PMingLiU"/>
                                    <w:i/>
                                    <w:sz w:val="20"/>
                                    <w:szCs w:val="22"/>
                                    <w:lang w:val="en-CA"/>
                                  </w:rPr>
                                </m:ctrlPr>
                              </m:funcPr>
                              <m:fName>
                                <m:sSub>
                                  <m:sSubPr>
                                    <m:ctrlPr>
                                      <w:rPr>
                                        <w:rFonts w:ascii="Cambria Math" w:hAnsi="Cambria Math" w:eastAsia="PMingLiU"/>
                                        <w:i/>
                                        <w:sz w:val="20"/>
                                        <w:szCs w:val="22"/>
                                        <w:lang w:val="en-CA"/>
                                      </w:rPr>
                                    </m:ctrlPr>
                                  </m:sSubPr>
                                  <m:e>
                                    <m:r>
                                      <m:rPr>
                                        <m:sty m:val="p"/>
                                      </m:rPr>
                                      <w:rPr>
                                        <w:rFonts w:ascii="Cambria Math" w:hAnsi="Cambria Math" w:eastAsia="PMingLiU"/>
                                        <w:sz w:val="20"/>
                                        <w:szCs w:val="22"/>
                                        <w:lang w:val="en-CA"/>
                                      </w:rPr>
                                      <m:t>log</m:t>
                                    </m:r>
                                    <m:ctrlPr>
                                      <w:rPr>
                                        <w:rFonts w:ascii="Cambria Math" w:hAnsi="Cambria Math" w:eastAsia="PMingLiU"/>
                                        <w:i/>
                                        <w:sz w:val="20"/>
                                        <w:szCs w:val="22"/>
                                        <w:lang w:val="en-CA"/>
                                      </w:rPr>
                                    </m:ctrlPr>
                                  </m:e>
                                  <m:sub>
                                    <m:r>
                                      <w:rPr>
                                        <w:rFonts w:ascii="Cambria Math" w:hAnsi="Cambria Math" w:eastAsia="PMingLiU"/>
                                        <w:sz w:val="20"/>
                                        <w:szCs w:val="22"/>
                                        <w:lang w:val="en-CA"/>
                                      </w:rPr>
                                      <m:t>2</m:t>
                                    </m:r>
                                    <m:ctrlPr>
                                      <w:rPr>
                                        <w:rFonts w:ascii="Cambria Math" w:hAnsi="Cambria Math" w:eastAsia="PMingLiU"/>
                                        <w:i/>
                                        <w:sz w:val="20"/>
                                        <w:szCs w:val="22"/>
                                        <w:lang w:val="en-CA"/>
                                      </w:rPr>
                                    </m:ctrlPr>
                                  </m:sub>
                                </m:sSub>
                                <m:ctrlPr>
                                  <w:rPr>
                                    <w:rFonts w:ascii="Cambria Math" w:hAnsi="Cambria Math" w:eastAsia="PMingLiU"/>
                                    <w:i/>
                                    <w:sz w:val="20"/>
                                    <w:szCs w:val="22"/>
                                    <w:lang w:val="en-CA"/>
                                  </w:rPr>
                                </m:ctrlPr>
                              </m:fName>
                              <m:e>
                                <m:sSub>
                                  <m:sSubPr>
                                    <m:ctrlPr>
                                      <w:rPr>
                                        <w:rFonts w:ascii="Cambria Math" w:hAnsi="Cambria Math" w:eastAsia="PMingLiU"/>
                                        <w:i/>
                                        <w:sz w:val="20"/>
                                        <w:szCs w:val="22"/>
                                        <w:lang w:val="en-CA"/>
                                      </w:rPr>
                                    </m:ctrlPr>
                                  </m:sSubPr>
                                  <m:e>
                                    <m:r>
                                      <w:rPr>
                                        <w:rFonts w:ascii="Cambria Math" w:hAnsi="Cambria Math" w:eastAsia="PMingLiU"/>
                                        <w:sz w:val="20"/>
                                        <w:szCs w:val="22"/>
                                        <w:lang w:val="en-CA"/>
                                      </w:rPr>
                                      <m:t>S</m:t>
                                    </m:r>
                                    <m:ctrlPr>
                                      <w:rPr>
                                        <w:rFonts w:ascii="Cambria Math" w:hAnsi="Cambria Math" w:eastAsia="PMingLiU"/>
                                        <w:i/>
                                        <w:sz w:val="20"/>
                                        <w:szCs w:val="22"/>
                                        <w:lang w:val="en-CA"/>
                                      </w:rPr>
                                    </m:ctrlPr>
                                  </m:e>
                                  <m:sub>
                                    <m:r>
                                      <w:rPr>
                                        <w:rFonts w:ascii="Cambria Math" w:hAnsi="Cambria Math" w:eastAsia="PMingLiU"/>
                                        <w:sz w:val="20"/>
                                        <w:szCs w:val="22"/>
                                        <w:lang w:val="en-CA"/>
                                      </w:rPr>
                                      <m:t>5</m:t>
                                    </m:r>
                                    <m:ctrlPr>
                                      <w:rPr>
                                        <w:rFonts w:ascii="Cambria Math" w:hAnsi="Cambria Math" w:eastAsia="PMingLiU"/>
                                        <w:i/>
                                        <w:sz w:val="20"/>
                                        <w:szCs w:val="22"/>
                                        <w:lang w:val="en-CA"/>
                                      </w:rPr>
                                    </m:ctrlPr>
                                  </m:sub>
                                </m:sSub>
                                <m:ctrlPr>
                                  <w:rPr>
                                    <w:rFonts w:ascii="Cambria Math" w:hAnsi="Cambria Math" w:eastAsia="PMingLiU"/>
                                    <w:i/>
                                    <w:sz w:val="20"/>
                                    <w:szCs w:val="22"/>
                                    <w:lang w:val="en-CA"/>
                                  </w:rPr>
                                </m:ctrlPr>
                              </m:e>
                            </m:func>
                            <m:ctrlPr>
                              <w:rPr>
                                <w:rFonts w:ascii="Cambria Math" w:hAnsi="Cambria Math" w:eastAsia="PMingLiU"/>
                                <w:i/>
                                <w:sz w:val="20"/>
                                <w:szCs w:val="22"/>
                                <w:lang w:val="en-CA"/>
                              </w:rPr>
                            </m:ctrlPr>
                          </m:e>
                        </m:d>
                        <m:ctrlPr>
                          <w:rPr>
                            <w:rFonts w:ascii="Cambria Math" w:hAnsi="Cambria Math" w:eastAsia="PMingLiU"/>
                            <w:i/>
                            <w:sz w:val="20"/>
                            <w:szCs w:val="22"/>
                            <w:lang w:val="en-CA"/>
                          </w:rPr>
                        </m:ctrlPr>
                      </m:e>
                    </m:d>
                    <m:ctrlPr>
                      <w:rPr>
                        <w:rFonts w:ascii="Cambria Math" w:hAnsi="Cambria Math" w:eastAsia="PMingLiU"/>
                        <w:i/>
                        <w:sz w:val="20"/>
                        <w:szCs w:val="22"/>
                        <w:lang w:val="en-CA"/>
                      </w:rPr>
                    </m:ctrlPr>
                  </m:e>
                </m:d>
                <m:r>
                  <w:rPr>
                    <w:rFonts w:ascii="Cambria Math" w:hAnsi="Cambria Math" w:eastAsia="PMingLiU"/>
                    <w:sz w:val="20"/>
                    <w:szCs w:val="22"/>
                    <w:lang w:val="en-CA"/>
                  </w:rPr>
                  <m:t>:0</m:t>
                </m:r>
              </m:oMath>
            </m:oMathPara>
          </w:p>
        </w:tc>
        <w:tc>
          <w:tcPr>
            <w:tcW w:w="933" w:type="dxa"/>
            <w:vAlign w:val="center"/>
          </w:tcPr>
          <w:p>
            <w:pPr>
              <w:pStyle w:val="13"/>
              <w:spacing w:before="136"/>
              <w:rPr>
                <w:rFonts w:ascii="Calibri" w:hAnsi="Calibri"/>
                <w:b w:val="0"/>
                <w:sz w:val="22"/>
                <w:szCs w:val="22"/>
              </w:rPr>
            </w:pPr>
            <w:r>
              <w:rPr>
                <w:rFonts w:ascii="Calibri" w:hAnsi="Calibri"/>
                <w:b w:val="0"/>
                <w:sz w:val="22"/>
                <w:szCs w:val="22"/>
                <w:lang w:val="en-CA"/>
              </w:rPr>
              <w:t>(</w:t>
            </w:r>
            <w:r>
              <w:rPr>
                <w:rFonts w:ascii="Calibri" w:hAnsi="Calibri"/>
                <w:b w:val="0"/>
                <w:sz w:val="22"/>
                <w:szCs w:val="22"/>
                <w:lang w:val="en-CA" w:eastAsia="ko-KR"/>
              </w:rPr>
              <w:t>3-</w:t>
            </w:r>
            <w:r>
              <w:rPr>
                <w:rFonts w:ascii="Calibri" w:hAnsi="Calibri" w:eastAsia="宋体"/>
                <w:b w:val="0"/>
                <w:sz w:val="22"/>
                <w:szCs w:val="22"/>
                <w:lang w:val="en-CA"/>
              </w:rPr>
              <w:fldChar w:fldCharType="begin"/>
            </w:r>
            <w:r>
              <w:rPr>
                <w:rFonts w:ascii="Calibri" w:hAnsi="Calibri"/>
                <w:b w:val="0"/>
                <w:sz w:val="22"/>
                <w:szCs w:val="22"/>
                <w:lang w:val="en-CA"/>
              </w:rPr>
              <w:instrText xml:space="preserve"> SEQ Eq \* MERGEFORMAT </w:instrText>
            </w:r>
            <w:r>
              <w:rPr>
                <w:rFonts w:ascii="Calibri" w:hAnsi="Calibri" w:eastAsia="宋体"/>
                <w:b w:val="0"/>
                <w:sz w:val="22"/>
                <w:szCs w:val="22"/>
                <w:lang w:val="en-CA"/>
              </w:rPr>
              <w:fldChar w:fldCharType="separate"/>
            </w:r>
            <w:r>
              <w:rPr>
                <w:rFonts w:ascii="Calibri" w:hAnsi="Calibri"/>
                <w:b w:val="0"/>
                <w:sz w:val="22"/>
                <w:szCs w:val="22"/>
                <w:lang w:val="en-CA"/>
              </w:rPr>
              <w:t>28</w:t>
            </w:r>
            <w:r>
              <w:rPr>
                <w:rFonts w:ascii="Calibri" w:hAnsi="Calibri" w:eastAsia="宋体"/>
                <w:b w:val="0"/>
                <w:sz w:val="22"/>
                <w:szCs w:val="22"/>
                <w:lang w:val="en-CA"/>
              </w:rPr>
              <w:fldChar w:fldCharType="end"/>
            </w:r>
            <w:r>
              <w:rPr>
                <w:rFonts w:ascii="Calibri" w:hAnsi="Calibri" w:eastAsia="宋体"/>
                <w:b w:val="0"/>
                <w:sz w:val="22"/>
                <w:szCs w:val="22"/>
                <w:lang w:val="en-CA"/>
              </w:rPr>
              <w:t>)</w:t>
            </w:r>
          </w:p>
        </w:tc>
      </w:tr>
    </w:tbl>
    <w:p>
      <w:pPr>
        <w:rPr>
          <w:szCs w:val="22"/>
          <w:lang w:val="en-CA"/>
        </w:rPr>
      </w:pPr>
      <w:r>
        <w:rPr>
          <w:szCs w:val="22"/>
        </w:rPr>
        <w:t xml:space="preserve">where </w:t>
      </w:r>
      <m:oMath>
        <m:sSub>
          <m:sSubPr>
            <m:ctrlPr>
              <w:rPr>
                <w:rFonts w:ascii="Cambria Math" w:hAnsi="Cambria Math"/>
                <w:i/>
                <w:sz w:val="20"/>
                <w:lang w:val="en-CA"/>
              </w:rPr>
            </m:ctrlPr>
          </m:sSubPr>
          <m:e>
            <m:r>
              <w:rPr>
                <w:rFonts w:ascii="Cambria Math" w:hAnsi="Cambria Math"/>
                <w:sz w:val="20"/>
                <w:lang w:val="en-CA"/>
              </w:rPr>
              <m:t>S</m:t>
            </m:r>
            <m:ctrlPr>
              <w:rPr>
                <w:rFonts w:ascii="Cambria Math" w:hAnsi="Cambria Math"/>
                <w:i/>
                <w:sz w:val="20"/>
                <w:lang w:val="en-CA"/>
              </w:rPr>
            </m:ctrlPr>
          </m:e>
          <m:sub>
            <m:r>
              <w:rPr>
                <w:rFonts w:ascii="Cambria Math" w:hAnsi="Cambria Math"/>
                <w:sz w:val="20"/>
                <w:lang w:val="en-CA"/>
              </w:rPr>
              <m:t>2,m</m:t>
            </m:r>
            <m:ctrlPr>
              <w:rPr>
                <w:rFonts w:ascii="Cambria Math" w:hAnsi="Cambria Math"/>
                <w:i/>
                <w:sz w:val="20"/>
                <w:lang w:val="en-CA"/>
              </w:rPr>
            </m:ctrlPr>
          </m:sub>
        </m:sSub>
        <m:r>
          <w:rPr>
            <w:rFonts w:ascii="Cambria Math" w:hAnsi="Cambria Math"/>
            <w:sz w:val="20"/>
          </w:rPr>
          <m:t>=</m:t>
        </m:r>
        <m:sSub>
          <m:sSubPr>
            <m:ctrlPr>
              <w:rPr>
                <w:rFonts w:ascii="Cambria Math" w:hAnsi="Cambria Math"/>
                <w:i/>
                <w:sz w:val="20"/>
                <w:lang w:val="en-CA"/>
              </w:rPr>
            </m:ctrlPr>
          </m:sSubPr>
          <m:e>
            <m:r>
              <w:rPr>
                <w:rFonts w:ascii="Cambria Math" w:hAnsi="Cambria Math"/>
                <w:sz w:val="20"/>
                <w:lang w:val="en-CA"/>
              </w:rPr>
              <m:t>S</m:t>
            </m:r>
            <m:ctrlPr>
              <w:rPr>
                <w:rFonts w:ascii="Cambria Math" w:hAnsi="Cambria Math"/>
                <w:i/>
                <w:sz w:val="20"/>
                <w:lang w:val="en-CA"/>
              </w:rPr>
            </m:ctrlPr>
          </m:e>
          <m:sub>
            <m:r>
              <w:rPr>
                <w:rFonts w:ascii="Cambria Math" w:hAnsi="Cambria Math"/>
                <w:sz w:val="20"/>
                <w:lang w:val="en-CA"/>
              </w:rPr>
              <m:t>2</m:t>
            </m:r>
            <m:ctrlPr>
              <w:rPr>
                <w:rFonts w:ascii="Cambria Math" w:hAnsi="Cambria Math"/>
                <w:i/>
                <w:sz w:val="20"/>
                <w:lang w:val="en-CA"/>
              </w:rPr>
            </m:ctrlPr>
          </m:sub>
        </m:sSub>
        <m:r>
          <w:rPr>
            <w:rFonts w:ascii="Cambria Math" w:hAnsi="Cambria Math"/>
            <w:sz w:val="20"/>
          </w:rPr>
          <m:t>≫</m:t>
        </m:r>
        <m:sSub>
          <m:sSubPr>
            <m:ctrlPr>
              <w:rPr>
                <w:rFonts w:ascii="Cambria Math" w:hAnsi="Cambria Math"/>
                <w:i/>
                <w:sz w:val="20"/>
                <w:lang w:val="en-CA"/>
              </w:rPr>
            </m:ctrlPr>
          </m:sSubPr>
          <m:e>
            <m:r>
              <w:rPr>
                <w:rFonts w:ascii="Cambria Math" w:hAnsi="Cambria Math"/>
                <w:sz w:val="20"/>
                <w:lang w:val="en-CA"/>
              </w:rPr>
              <m:t>n</m:t>
            </m:r>
            <m:ctrlPr>
              <w:rPr>
                <w:rFonts w:ascii="Cambria Math" w:hAnsi="Cambria Math"/>
                <w:i/>
                <w:sz w:val="20"/>
                <w:lang w:val="en-CA"/>
              </w:rPr>
            </m:ctrlPr>
          </m:e>
          <m:sub>
            <m:sSub>
              <m:sSubPr>
                <m:ctrlPr>
                  <w:rPr>
                    <w:rFonts w:ascii="Cambria Math" w:hAnsi="Cambria Math"/>
                    <w:i/>
                    <w:sz w:val="20"/>
                    <w:lang w:val="en-CA"/>
                  </w:rPr>
                </m:ctrlPr>
              </m:sSubPr>
              <m:e>
                <m:r>
                  <w:rPr>
                    <w:rFonts w:ascii="Cambria Math" w:hAnsi="Cambria Math"/>
                    <w:sz w:val="20"/>
                    <w:lang w:val="en-CA"/>
                  </w:rPr>
                  <m:t>S</m:t>
                </m:r>
                <m:ctrlPr>
                  <w:rPr>
                    <w:rFonts w:ascii="Cambria Math" w:hAnsi="Cambria Math"/>
                    <w:i/>
                    <w:sz w:val="20"/>
                    <w:lang w:val="en-CA"/>
                  </w:rPr>
                </m:ctrlPr>
              </m:e>
              <m:sub>
                <m:r>
                  <w:rPr>
                    <w:rFonts w:ascii="Cambria Math" w:hAnsi="Cambria Math"/>
                    <w:sz w:val="20"/>
                    <w:lang w:val="en-CA"/>
                  </w:rPr>
                  <m:t>2</m:t>
                </m:r>
                <m:ctrlPr>
                  <w:rPr>
                    <w:rFonts w:ascii="Cambria Math" w:hAnsi="Cambria Math"/>
                    <w:i/>
                    <w:sz w:val="20"/>
                    <w:lang w:val="en-CA"/>
                  </w:rPr>
                </m:ctrlPr>
              </m:sub>
            </m:sSub>
            <m:ctrlPr>
              <w:rPr>
                <w:rFonts w:ascii="Cambria Math" w:hAnsi="Cambria Math"/>
                <w:i/>
                <w:sz w:val="20"/>
                <w:lang w:val="en-CA"/>
              </w:rPr>
            </m:ctrlPr>
          </m:sub>
        </m:sSub>
      </m:oMath>
      <w:r>
        <w:rPr>
          <w:sz w:val="20"/>
          <w:lang w:val="en-CA"/>
        </w:rPr>
        <w:t xml:space="preserve">, </w:t>
      </w:r>
      <m:oMath>
        <m:sSub>
          <m:sSubPr>
            <m:ctrlPr>
              <w:rPr>
                <w:rFonts w:ascii="Cambria Math" w:hAnsi="Cambria Math"/>
                <w:i/>
                <w:sz w:val="20"/>
                <w:lang w:val="en-CA"/>
              </w:rPr>
            </m:ctrlPr>
          </m:sSubPr>
          <m:e>
            <m:r>
              <w:rPr>
                <w:rFonts w:ascii="Cambria Math" w:hAnsi="Cambria Math"/>
                <w:sz w:val="20"/>
                <w:lang w:val="en-CA"/>
              </w:rPr>
              <m:t>S</m:t>
            </m:r>
            <m:ctrlPr>
              <w:rPr>
                <w:rFonts w:ascii="Cambria Math" w:hAnsi="Cambria Math"/>
                <w:i/>
                <w:sz w:val="20"/>
                <w:lang w:val="en-CA"/>
              </w:rPr>
            </m:ctrlPr>
          </m:e>
          <m:sub>
            <m:r>
              <w:rPr>
                <w:rFonts w:ascii="Cambria Math" w:hAnsi="Cambria Math"/>
                <w:sz w:val="20"/>
                <w:lang w:val="en-CA"/>
              </w:rPr>
              <m:t>2,s</m:t>
            </m:r>
            <m:ctrlPr>
              <w:rPr>
                <w:rFonts w:ascii="Cambria Math" w:hAnsi="Cambria Math"/>
                <w:i/>
                <w:sz w:val="20"/>
                <w:lang w:val="en-CA"/>
              </w:rPr>
            </m:ctrlPr>
          </m:sub>
        </m:sSub>
        <m:r>
          <w:rPr>
            <w:rFonts w:ascii="Cambria Math" w:hAnsi="Cambria Math"/>
            <w:sz w:val="20"/>
          </w:rPr>
          <m:t>=</m:t>
        </m:r>
        <m:sSub>
          <m:sSubPr>
            <m:ctrlPr>
              <w:rPr>
                <w:rFonts w:ascii="Cambria Math" w:hAnsi="Cambria Math"/>
                <w:i/>
                <w:sz w:val="20"/>
                <w:lang w:val="en-CA"/>
              </w:rPr>
            </m:ctrlPr>
          </m:sSubPr>
          <m:e>
            <m:r>
              <w:rPr>
                <w:rFonts w:ascii="Cambria Math" w:hAnsi="Cambria Math"/>
                <w:sz w:val="20"/>
                <w:lang w:val="en-CA"/>
              </w:rPr>
              <m:t>S</m:t>
            </m:r>
            <m:ctrlPr>
              <w:rPr>
                <w:rFonts w:ascii="Cambria Math" w:hAnsi="Cambria Math"/>
                <w:i/>
                <w:sz w:val="20"/>
                <w:lang w:val="en-CA"/>
              </w:rPr>
            </m:ctrlPr>
          </m:e>
          <m:sub>
            <m:r>
              <w:rPr>
                <w:rFonts w:ascii="Cambria Math" w:hAnsi="Cambria Math"/>
                <w:sz w:val="20"/>
                <w:lang w:val="en-CA"/>
              </w:rPr>
              <m:t>2</m:t>
            </m:r>
            <m:ctrlPr>
              <w:rPr>
                <w:rFonts w:ascii="Cambria Math" w:hAnsi="Cambria Math"/>
                <w:i/>
                <w:sz w:val="20"/>
                <w:lang w:val="en-CA"/>
              </w:rPr>
            </m:ctrlPr>
          </m:sub>
        </m:sSub>
        <m:r>
          <w:rPr>
            <w:rFonts w:ascii="Cambria Math" w:hAnsi="Cambria Math"/>
            <w:sz w:val="20"/>
          </w:rPr>
          <m:t>&amp;</m:t>
        </m:r>
        <m:d>
          <m:dPr>
            <m:ctrlPr>
              <w:rPr>
                <w:rFonts w:ascii="Cambria Math" w:hAnsi="Cambria Math"/>
                <w:i/>
                <w:sz w:val="20"/>
              </w:rPr>
            </m:ctrlPr>
          </m:dPr>
          <m:e>
            <m:sSup>
              <m:sSupPr>
                <m:ctrlPr>
                  <w:rPr>
                    <w:rFonts w:ascii="Cambria Math" w:hAnsi="Cambria Math"/>
                    <w:i/>
                    <w:sz w:val="20"/>
                    <w:lang w:val="en-CA"/>
                  </w:rPr>
                </m:ctrlPr>
              </m:sSupPr>
              <m:e>
                <m:r>
                  <w:rPr>
                    <w:rFonts w:ascii="Cambria Math" w:hAnsi="Cambria Math"/>
                    <w:sz w:val="20"/>
                    <w:lang w:val="en-CA"/>
                  </w:rPr>
                  <m:t>2</m:t>
                </m:r>
                <m:ctrlPr>
                  <w:rPr>
                    <w:rFonts w:ascii="Cambria Math" w:hAnsi="Cambria Math"/>
                    <w:i/>
                    <w:sz w:val="20"/>
                    <w:lang w:val="en-CA"/>
                  </w:rPr>
                </m:ctrlPr>
              </m:e>
              <m:sup>
                <m:sSub>
                  <m:sSubPr>
                    <m:ctrlPr>
                      <w:rPr>
                        <w:rFonts w:ascii="Cambria Math" w:hAnsi="Cambria Math"/>
                        <w:i/>
                        <w:sz w:val="20"/>
                        <w:lang w:val="en-CA"/>
                      </w:rPr>
                    </m:ctrlPr>
                  </m:sSubPr>
                  <m:e>
                    <m:r>
                      <w:rPr>
                        <w:rFonts w:ascii="Cambria Math" w:hAnsi="Cambria Math"/>
                        <w:sz w:val="20"/>
                        <w:lang w:val="en-CA"/>
                      </w:rPr>
                      <m:t>n</m:t>
                    </m:r>
                    <m:ctrlPr>
                      <w:rPr>
                        <w:rFonts w:ascii="Cambria Math" w:hAnsi="Cambria Math"/>
                        <w:i/>
                        <w:sz w:val="20"/>
                        <w:lang w:val="en-CA"/>
                      </w:rPr>
                    </m:ctrlPr>
                  </m:e>
                  <m:sub>
                    <m:sSub>
                      <m:sSubPr>
                        <m:ctrlPr>
                          <w:rPr>
                            <w:rFonts w:ascii="Cambria Math" w:hAnsi="Cambria Math"/>
                            <w:i/>
                            <w:sz w:val="20"/>
                            <w:lang w:val="en-CA"/>
                          </w:rPr>
                        </m:ctrlPr>
                      </m:sSubPr>
                      <m:e>
                        <m:r>
                          <w:rPr>
                            <w:rFonts w:ascii="Cambria Math" w:hAnsi="Cambria Math"/>
                            <w:sz w:val="20"/>
                            <w:lang w:val="en-CA"/>
                          </w:rPr>
                          <m:t>S</m:t>
                        </m:r>
                        <m:ctrlPr>
                          <w:rPr>
                            <w:rFonts w:ascii="Cambria Math" w:hAnsi="Cambria Math"/>
                            <w:i/>
                            <w:sz w:val="20"/>
                            <w:lang w:val="en-CA"/>
                          </w:rPr>
                        </m:ctrlPr>
                      </m:e>
                      <m:sub>
                        <m:r>
                          <w:rPr>
                            <w:rFonts w:ascii="Cambria Math" w:hAnsi="Cambria Math"/>
                            <w:sz w:val="20"/>
                            <w:lang w:val="en-CA"/>
                          </w:rPr>
                          <m:t>2</m:t>
                        </m:r>
                        <m:ctrlPr>
                          <w:rPr>
                            <w:rFonts w:ascii="Cambria Math" w:hAnsi="Cambria Math"/>
                            <w:i/>
                            <w:sz w:val="20"/>
                            <w:lang w:val="en-CA"/>
                          </w:rPr>
                        </m:ctrlPr>
                      </m:sub>
                    </m:sSub>
                    <m:ctrlPr>
                      <w:rPr>
                        <w:rFonts w:ascii="Cambria Math" w:hAnsi="Cambria Math"/>
                        <w:i/>
                        <w:sz w:val="20"/>
                        <w:lang w:val="en-CA"/>
                      </w:rPr>
                    </m:ctrlPr>
                  </m:sub>
                </m:sSub>
                <m:ctrlPr>
                  <w:rPr>
                    <w:rFonts w:ascii="Cambria Math" w:hAnsi="Cambria Math"/>
                    <w:i/>
                    <w:sz w:val="20"/>
                    <w:lang w:val="en-CA"/>
                  </w:rPr>
                </m:ctrlPr>
              </m:sup>
            </m:sSup>
            <m:r>
              <w:rPr>
                <w:rFonts w:ascii="Cambria Math" w:hAnsi="Cambria Math"/>
                <w:sz w:val="20"/>
                <w:lang w:val="en-CA"/>
              </w:rPr>
              <m:t>-1</m:t>
            </m:r>
            <m:ctrlPr>
              <w:rPr>
                <w:rFonts w:ascii="Cambria Math" w:hAnsi="Cambria Math"/>
                <w:i/>
                <w:sz w:val="20"/>
              </w:rPr>
            </m:ctrlPr>
          </m:e>
        </m:d>
      </m:oMath>
      <w:r>
        <w:rPr>
          <w:sz w:val="20"/>
        </w:rPr>
        <w:t xml:space="preserve">, </w:t>
      </w:r>
      <m:oMath>
        <m:sSubSup>
          <m:sSubSupPr>
            <m:ctrlPr>
              <w:rPr>
                <w:rFonts w:ascii="Cambria Math" w:hAnsi="Cambria Math"/>
                <w:i/>
                <w:szCs w:val="22"/>
                <w:lang w:val="en-CA"/>
              </w:rPr>
            </m:ctrlPr>
          </m:sSubSupPr>
          <m:e>
            <m:r>
              <w:rPr>
                <w:rFonts w:ascii="Cambria Math" w:hAnsi="Cambria Math"/>
                <w:szCs w:val="22"/>
                <w:lang w:val="en-CA"/>
              </w:rPr>
              <m:t>th</m:t>
            </m:r>
            <m:ctrlPr>
              <w:rPr>
                <w:rFonts w:ascii="Cambria Math" w:hAnsi="Cambria Math"/>
                <w:i/>
                <w:szCs w:val="22"/>
                <w:lang w:val="en-CA"/>
              </w:rPr>
            </m:ctrlPr>
          </m:e>
          <m:sub>
            <m:r>
              <w:rPr>
                <w:rFonts w:ascii="Cambria Math" w:hAnsi="Cambria Math"/>
                <w:szCs w:val="22"/>
                <w:lang w:val="en-CA"/>
              </w:rPr>
              <m:t>BIO</m:t>
            </m:r>
            <m:ctrlPr>
              <w:rPr>
                <w:rFonts w:ascii="Cambria Math" w:hAnsi="Cambria Math"/>
                <w:i/>
                <w:szCs w:val="22"/>
                <w:lang w:val="en-CA"/>
              </w:rPr>
            </m:ctrlPr>
          </m:sub>
          <m:sup>
            <m:r>
              <w:rPr>
                <w:rFonts w:ascii="Cambria Math" w:hAnsi="Cambria Math"/>
                <w:szCs w:val="22"/>
                <w:lang w:val="en-CA"/>
              </w:rPr>
              <m:t>'</m:t>
            </m:r>
            <m:ctrlPr>
              <w:rPr>
                <w:rFonts w:ascii="Cambria Math" w:hAnsi="Cambria Math"/>
                <w:i/>
                <w:szCs w:val="22"/>
                <w:lang w:val="en-CA"/>
              </w:rPr>
            </m:ctrlPr>
          </m:sup>
        </m:sSubSup>
        <m:r>
          <w:rPr>
            <w:rFonts w:ascii="Cambria Math" w:hAnsi="Cambria Math"/>
            <w:szCs w:val="22"/>
            <w:lang w:val="en-CA"/>
          </w:rPr>
          <m:t>=</m:t>
        </m:r>
        <m:sSup>
          <m:sSupPr>
            <m:ctrlPr>
              <w:rPr>
                <w:rFonts w:ascii="Cambria Math" w:hAnsi="Cambria Math"/>
                <w:i/>
                <w:szCs w:val="22"/>
                <w:lang w:val="en-CA"/>
              </w:rPr>
            </m:ctrlPr>
          </m:sSupPr>
          <m:e>
            <m:r>
              <w:rPr>
                <w:rFonts w:ascii="Cambria Math" w:hAnsi="Cambria Math"/>
                <w:szCs w:val="22"/>
                <w:lang w:val="en-CA"/>
              </w:rPr>
              <m:t>2</m:t>
            </m:r>
            <m:ctrlPr>
              <w:rPr>
                <w:rFonts w:ascii="Cambria Math" w:hAnsi="Cambria Math"/>
                <w:i/>
                <w:szCs w:val="22"/>
                <w:lang w:val="en-CA"/>
              </w:rPr>
            </m:ctrlPr>
          </m:e>
          <m:sup>
            <m:r>
              <m:rPr>
                <m:sty m:val="p"/>
              </m:rPr>
              <w:rPr>
                <w:rFonts w:ascii="Cambria Math" w:hAnsi="Cambria Math"/>
                <w:szCs w:val="22"/>
              </w:rPr>
              <m:t>max⁡</m:t>
            </m:r>
            <m:r>
              <w:rPr>
                <w:rFonts w:ascii="Cambria Math" w:hAnsi="Cambria Math"/>
                <w:szCs w:val="22"/>
              </w:rPr>
              <m:t>(</m:t>
            </m:r>
            <m:r>
              <w:rPr>
                <w:rFonts w:ascii="Cambria Math" w:hAnsi="Cambria Math"/>
                <w:szCs w:val="22"/>
                <w:lang w:val="en-CA"/>
              </w:rPr>
              <m:t>5, BD-7)</m:t>
            </m:r>
            <m:ctrlPr>
              <w:rPr>
                <w:rFonts w:ascii="Cambria Math" w:hAnsi="Cambria Math"/>
                <w:i/>
                <w:szCs w:val="22"/>
                <w:lang w:val="en-CA"/>
              </w:rPr>
            </m:ctrlPr>
          </m:sup>
        </m:sSup>
      </m:oMath>
      <w:r>
        <w:rPr>
          <w:szCs w:val="22"/>
          <w:lang w:val="en-CA"/>
        </w:rPr>
        <w:t xml:space="preserve">. </w:t>
      </w:r>
      <m:oMath>
        <m:d>
          <m:dPr>
            <m:begChr m:val="⌊"/>
            <m:endChr m:val="⌋"/>
            <m:ctrlPr>
              <w:rPr>
                <w:rFonts w:ascii="Cambria Math" w:hAnsi="Cambria Math"/>
                <w:i/>
                <w:szCs w:val="22"/>
                <w:lang w:val="en-CA"/>
              </w:rPr>
            </m:ctrlPr>
          </m:dPr>
          <m:e>
            <m:r>
              <w:rPr>
                <w:rFonts w:ascii="Cambria Math" w:hAnsi="Cambria Math"/>
                <w:szCs w:val="22"/>
                <w:lang w:val="en-CA"/>
              </w:rPr>
              <m:t>∙</m:t>
            </m:r>
            <m:ctrlPr>
              <w:rPr>
                <w:rFonts w:ascii="Cambria Math" w:hAnsi="Cambria Math"/>
                <w:i/>
                <w:szCs w:val="22"/>
                <w:lang w:val="en-CA"/>
              </w:rPr>
            </m:ctrlPr>
          </m:e>
        </m:d>
      </m:oMath>
      <w:r>
        <w:rPr>
          <w:szCs w:val="22"/>
          <w:lang w:val="en-CA"/>
        </w:rPr>
        <w:t xml:space="preserve"> is the floor function, and </w:t>
      </w:r>
      <m:oMath>
        <m:sSub>
          <m:sSubPr>
            <m:ctrlPr>
              <w:rPr>
                <w:rFonts w:ascii="Cambria Math" w:hAnsi="Cambria Math"/>
                <w:i/>
                <w:szCs w:val="22"/>
                <w:lang w:val="en-CA"/>
              </w:rPr>
            </m:ctrlPr>
          </m:sSubPr>
          <m:e>
            <m:r>
              <w:rPr>
                <w:rFonts w:ascii="Cambria Math" w:hAnsi="Cambria Math"/>
                <w:szCs w:val="22"/>
                <w:lang w:val="en-CA"/>
              </w:rPr>
              <m:t>n</m:t>
            </m:r>
            <m:ctrlPr>
              <w:rPr>
                <w:rFonts w:ascii="Cambria Math" w:hAnsi="Cambria Math"/>
                <w:i/>
                <w:szCs w:val="22"/>
                <w:lang w:val="en-CA"/>
              </w:rPr>
            </m:ctrlPr>
          </m:e>
          <m:sub>
            <m:sSub>
              <m:sSubPr>
                <m:ctrlPr>
                  <w:rPr>
                    <w:rFonts w:ascii="Cambria Math" w:hAnsi="Cambria Math"/>
                    <w:i/>
                    <w:szCs w:val="22"/>
                    <w:lang w:val="en-CA"/>
                  </w:rPr>
                </m:ctrlPr>
              </m:sSubPr>
              <m:e>
                <m:r>
                  <w:rPr>
                    <w:rFonts w:ascii="Cambria Math" w:hAnsi="Cambria Math"/>
                    <w:szCs w:val="22"/>
                    <w:lang w:val="en-CA"/>
                  </w:rPr>
                  <m:t>S</m:t>
                </m:r>
                <m:ctrlPr>
                  <w:rPr>
                    <w:rFonts w:ascii="Cambria Math" w:hAnsi="Cambria Math"/>
                    <w:i/>
                    <w:szCs w:val="22"/>
                    <w:lang w:val="en-CA"/>
                  </w:rPr>
                </m:ctrlPr>
              </m:e>
              <m:sub>
                <m:r>
                  <w:rPr>
                    <w:rFonts w:ascii="Cambria Math" w:hAnsi="Cambria Math"/>
                    <w:szCs w:val="22"/>
                    <w:lang w:val="en-CA"/>
                  </w:rPr>
                  <m:t>2</m:t>
                </m:r>
                <m:ctrlPr>
                  <w:rPr>
                    <w:rFonts w:ascii="Cambria Math" w:hAnsi="Cambria Math"/>
                    <w:i/>
                    <w:szCs w:val="22"/>
                    <w:lang w:val="en-CA"/>
                  </w:rPr>
                </m:ctrlPr>
              </m:sub>
            </m:sSub>
            <m:ctrlPr>
              <w:rPr>
                <w:rFonts w:ascii="Cambria Math" w:hAnsi="Cambria Math"/>
                <w:i/>
                <w:szCs w:val="22"/>
                <w:lang w:val="en-CA"/>
              </w:rPr>
            </m:ctrlPr>
          </m:sub>
        </m:sSub>
        <m:r>
          <w:rPr>
            <w:rFonts w:ascii="Cambria Math" w:hAnsi="Cambria Math"/>
            <w:szCs w:val="22"/>
            <w:lang w:val="en-CA"/>
          </w:rPr>
          <m:t>=12</m:t>
        </m:r>
      </m:oMath>
      <w:r>
        <w:rPr>
          <w:szCs w:val="22"/>
          <w:lang w:val="en-CA"/>
        </w:rPr>
        <w:t>.</w:t>
      </w:r>
    </w:p>
    <w:p>
      <w:pPr>
        <w:jc w:val="both"/>
        <w:rPr>
          <w:szCs w:val="22"/>
        </w:rPr>
      </w:pPr>
      <w:r>
        <w:rPr>
          <w:szCs w:val="22"/>
        </w:rPr>
        <w:t xml:space="preserve">Based on the motion refinement and the gradients, the following adjustment is calculated for each sample in the </w:t>
      </w:r>
      <w:r>
        <w:rPr>
          <w:szCs w:val="22"/>
          <w:lang w:val="en-CA"/>
        </w:rPr>
        <w:t xml:space="preserve">4×4 subblock: </w:t>
      </w:r>
    </w:p>
    <w:tbl>
      <w:tblPr>
        <w:tblStyle w:val="31"/>
        <w:tblW w:w="932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60"/>
        <w:gridCol w:w="8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9" w:hRule="atLeast"/>
        </w:trPr>
        <w:tc>
          <w:tcPr>
            <w:tcW w:w="8460" w:type="dxa"/>
            <w:vAlign w:val="center"/>
          </w:tcPr>
          <w:p>
            <w:pPr>
              <w:rPr>
                <w:rFonts w:ascii="Calibri" w:hAnsi="Calibri" w:eastAsia="PMingLiU"/>
                <w:szCs w:val="22"/>
              </w:rPr>
            </w:pPr>
            <m:oMathPara>
              <m:oMathParaPr>
                <m:jc m:val="center"/>
              </m:oMathParaPr>
              <m:oMath>
                <m:r>
                  <w:rPr>
                    <w:rFonts w:ascii="Cambria Math" w:hAnsi="Cambria Math" w:eastAsia="PMingLiU"/>
                    <w:sz w:val="20"/>
                    <w:szCs w:val="22"/>
                  </w:rPr>
                  <m:t>b(x,y)=</m:t>
                </m:r>
                <m:r>
                  <w:rPr>
                    <w:rFonts w:ascii="Cambria Math" w:hAnsi="Cambria Math" w:eastAsia="PMingLiU"/>
                    <w:sz w:val="20"/>
                    <w:szCs w:val="20"/>
                  </w:rPr>
                  <m:t>rnd</m:t>
                </m:r>
                <m:d>
                  <m:dPr>
                    <m:ctrlPr>
                      <w:rPr>
                        <w:rFonts w:ascii="Cambria Math" w:hAnsi="Cambria Math" w:eastAsia="PMingLiU"/>
                        <w:i/>
                        <w:sz w:val="20"/>
                        <w:szCs w:val="20"/>
                      </w:rPr>
                    </m:ctrlPr>
                  </m:dPr>
                  <m:e>
                    <m:d>
                      <m:dPr>
                        <m:ctrlPr>
                          <w:rPr>
                            <w:rFonts w:ascii="Cambria Math" w:hAnsi="Cambria Math" w:eastAsia="PMingLiU"/>
                            <w:i/>
                            <w:sz w:val="20"/>
                            <w:szCs w:val="20"/>
                          </w:rPr>
                        </m:ctrlPr>
                      </m:dPr>
                      <m:e>
                        <m:sSub>
                          <m:sSubPr>
                            <m:ctrlPr>
                              <w:rPr>
                                <w:rFonts w:ascii="Cambria Math" w:hAnsi="Cambria Math" w:eastAsia="PMingLiU"/>
                                <w:i/>
                                <w:sz w:val="20"/>
                                <w:szCs w:val="20"/>
                              </w:rPr>
                            </m:ctrlPr>
                          </m:sSubPr>
                          <m:e>
                            <m:r>
                              <w:rPr>
                                <w:rFonts w:ascii="Cambria Math" w:hAnsi="Cambria Math" w:eastAsia="PMingLiU"/>
                                <w:sz w:val="20"/>
                                <w:szCs w:val="20"/>
                              </w:rPr>
                              <m:t>v</m:t>
                            </m:r>
                            <m:ctrlPr>
                              <w:rPr>
                                <w:rFonts w:ascii="Cambria Math" w:hAnsi="Cambria Math" w:eastAsia="PMingLiU"/>
                                <w:i/>
                                <w:sz w:val="20"/>
                                <w:szCs w:val="20"/>
                              </w:rPr>
                            </m:ctrlPr>
                          </m:e>
                          <m:sub>
                            <m:r>
                              <w:rPr>
                                <w:rFonts w:ascii="Cambria Math" w:hAnsi="Cambria Math" w:eastAsia="PMingLiU"/>
                                <w:sz w:val="20"/>
                                <w:szCs w:val="20"/>
                              </w:rPr>
                              <m:t>x</m:t>
                            </m:r>
                            <m:ctrlPr>
                              <w:rPr>
                                <w:rFonts w:ascii="Cambria Math" w:hAnsi="Cambria Math" w:eastAsia="PMingLiU"/>
                                <w:i/>
                                <w:sz w:val="20"/>
                                <w:szCs w:val="20"/>
                              </w:rPr>
                            </m:ctrlPr>
                          </m:sub>
                        </m:sSub>
                        <m:d>
                          <m:dPr>
                            <m:ctrlPr>
                              <w:rPr>
                                <w:rFonts w:ascii="Cambria Math" w:hAnsi="Cambria Math" w:eastAsia="PMingLiU"/>
                                <w:i/>
                                <w:sz w:val="20"/>
                                <w:szCs w:val="20"/>
                              </w:rPr>
                            </m:ctrlPr>
                          </m:dPr>
                          <m:e>
                            <m:f>
                              <m:fPr>
                                <m:ctrlPr>
                                  <w:rPr>
                                    <w:rFonts w:ascii="Cambria Math" w:hAnsi="Cambria Math" w:eastAsia="PMingLiU"/>
                                    <w:i/>
                                    <w:sz w:val="20"/>
                                    <w:szCs w:val="20"/>
                                  </w:rPr>
                                </m:ctrlPr>
                              </m:fPr>
                              <m:num>
                                <m:r>
                                  <w:rPr>
                                    <w:rFonts w:ascii="Cambria Math" w:hAnsi="Cambria Math" w:eastAsia="PMingLiU"/>
                                    <w:sz w:val="20"/>
                                    <w:szCs w:val="20"/>
                                  </w:rPr>
                                  <m:t>∂</m:t>
                                </m:r>
                                <m:sSup>
                                  <m:sSupPr>
                                    <m:ctrlPr>
                                      <w:rPr>
                                        <w:rFonts w:ascii="Cambria Math" w:hAnsi="Cambria Math" w:eastAsia="PMingLiU"/>
                                        <w:i/>
                                        <w:sz w:val="20"/>
                                        <w:szCs w:val="20"/>
                                      </w:rPr>
                                    </m:ctrlPr>
                                  </m:sSupPr>
                                  <m:e>
                                    <m:r>
                                      <w:rPr>
                                        <w:rFonts w:ascii="Cambria Math" w:hAnsi="Cambria Math" w:eastAsia="PMingLiU"/>
                                        <w:sz w:val="20"/>
                                        <w:szCs w:val="20"/>
                                      </w:rPr>
                                      <m:t>I</m:t>
                                    </m:r>
                                    <m:ctrlPr>
                                      <w:rPr>
                                        <w:rFonts w:ascii="Cambria Math" w:hAnsi="Cambria Math" w:eastAsia="PMingLiU"/>
                                        <w:i/>
                                        <w:sz w:val="20"/>
                                        <w:szCs w:val="20"/>
                                      </w:rPr>
                                    </m:ctrlPr>
                                  </m:e>
                                  <m:sup>
                                    <m:d>
                                      <m:dPr>
                                        <m:ctrlPr>
                                          <w:rPr>
                                            <w:rFonts w:ascii="Cambria Math" w:hAnsi="Cambria Math" w:eastAsia="PMingLiU"/>
                                            <w:i/>
                                            <w:sz w:val="20"/>
                                            <w:szCs w:val="20"/>
                                          </w:rPr>
                                        </m:ctrlPr>
                                      </m:dPr>
                                      <m:e>
                                        <m:r>
                                          <w:rPr>
                                            <w:rFonts w:ascii="Cambria Math" w:hAnsi="Cambria Math" w:eastAsia="PMingLiU"/>
                                            <w:sz w:val="20"/>
                                            <w:szCs w:val="20"/>
                                          </w:rPr>
                                          <m:t>1</m:t>
                                        </m:r>
                                        <m:ctrlPr>
                                          <w:rPr>
                                            <w:rFonts w:ascii="Cambria Math" w:hAnsi="Cambria Math" w:eastAsia="PMingLiU"/>
                                            <w:i/>
                                            <w:sz w:val="20"/>
                                            <w:szCs w:val="20"/>
                                          </w:rPr>
                                        </m:ctrlPr>
                                      </m:e>
                                    </m:d>
                                    <m:ctrlPr>
                                      <w:rPr>
                                        <w:rFonts w:ascii="Cambria Math" w:hAnsi="Cambria Math" w:eastAsia="PMingLiU"/>
                                        <w:i/>
                                        <w:sz w:val="20"/>
                                        <w:szCs w:val="20"/>
                                      </w:rPr>
                                    </m:ctrlPr>
                                  </m:sup>
                                </m:sSup>
                                <m:d>
                                  <m:dPr>
                                    <m:ctrlPr>
                                      <w:rPr>
                                        <w:rFonts w:ascii="Cambria Math" w:hAnsi="Cambria Math" w:eastAsia="PMingLiU"/>
                                        <w:i/>
                                        <w:sz w:val="20"/>
                                        <w:szCs w:val="20"/>
                                      </w:rPr>
                                    </m:ctrlPr>
                                  </m:dPr>
                                  <m:e>
                                    <m:r>
                                      <w:rPr>
                                        <w:rFonts w:ascii="Cambria Math" w:hAnsi="Cambria Math" w:eastAsia="PMingLiU"/>
                                        <w:sz w:val="20"/>
                                        <w:szCs w:val="20"/>
                                      </w:rPr>
                                      <m:t>x, y</m:t>
                                    </m:r>
                                    <m:ctrlPr>
                                      <w:rPr>
                                        <w:rFonts w:ascii="Cambria Math" w:hAnsi="Cambria Math" w:eastAsia="PMingLiU"/>
                                        <w:i/>
                                        <w:sz w:val="20"/>
                                        <w:szCs w:val="20"/>
                                      </w:rPr>
                                    </m:ctrlPr>
                                  </m:e>
                                </m:d>
                                <m:ctrlPr>
                                  <w:rPr>
                                    <w:rFonts w:ascii="Cambria Math" w:hAnsi="Cambria Math" w:eastAsia="PMingLiU"/>
                                    <w:i/>
                                    <w:sz w:val="20"/>
                                    <w:szCs w:val="20"/>
                                  </w:rPr>
                                </m:ctrlPr>
                              </m:num>
                              <m:den>
                                <m:r>
                                  <w:rPr>
                                    <w:rFonts w:ascii="Cambria Math" w:hAnsi="Cambria Math" w:eastAsia="PMingLiU"/>
                                    <w:sz w:val="20"/>
                                    <w:szCs w:val="20"/>
                                  </w:rPr>
                                  <m:t>∂x</m:t>
                                </m:r>
                                <m:ctrlPr>
                                  <w:rPr>
                                    <w:rFonts w:ascii="Cambria Math" w:hAnsi="Cambria Math" w:eastAsia="PMingLiU"/>
                                    <w:i/>
                                    <w:sz w:val="20"/>
                                    <w:szCs w:val="20"/>
                                  </w:rPr>
                                </m:ctrlPr>
                              </m:den>
                            </m:f>
                            <m:r>
                              <w:rPr>
                                <w:rFonts w:ascii="Cambria Math" w:hAnsi="Cambria Math" w:eastAsia="PMingLiU"/>
                                <w:sz w:val="20"/>
                                <w:szCs w:val="20"/>
                              </w:rPr>
                              <m:t>-</m:t>
                            </m:r>
                            <m:f>
                              <m:fPr>
                                <m:ctrlPr>
                                  <w:rPr>
                                    <w:rFonts w:ascii="Cambria Math" w:hAnsi="Cambria Math" w:eastAsia="PMingLiU"/>
                                    <w:i/>
                                    <w:sz w:val="20"/>
                                    <w:szCs w:val="20"/>
                                  </w:rPr>
                                </m:ctrlPr>
                              </m:fPr>
                              <m:num>
                                <m:r>
                                  <w:rPr>
                                    <w:rFonts w:ascii="Cambria Math" w:hAnsi="Cambria Math" w:eastAsia="PMingLiU"/>
                                    <w:sz w:val="20"/>
                                    <w:szCs w:val="20"/>
                                  </w:rPr>
                                  <m:t>∂</m:t>
                                </m:r>
                                <m:sSup>
                                  <m:sSupPr>
                                    <m:ctrlPr>
                                      <w:rPr>
                                        <w:rFonts w:ascii="Cambria Math" w:hAnsi="Cambria Math" w:eastAsia="PMingLiU"/>
                                        <w:i/>
                                        <w:sz w:val="20"/>
                                        <w:szCs w:val="20"/>
                                      </w:rPr>
                                    </m:ctrlPr>
                                  </m:sSupPr>
                                  <m:e>
                                    <m:r>
                                      <w:rPr>
                                        <w:rFonts w:ascii="Cambria Math" w:hAnsi="Cambria Math" w:eastAsia="PMingLiU"/>
                                        <w:sz w:val="20"/>
                                        <w:szCs w:val="20"/>
                                      </w:rPr>
                                      <m:t>I</m:t>
                                    </m:r>
                                    <m:ctrlPr>
                                      <w:rPr>
                                        <w:rFonts w:ascii="Cambria Math" w:hAnsi="Cambria Math" w:eastAsia="PMingLiU"/>
                                        <w:i/>
                                        <w:sz w:val="20"/>
                                        <w:szCs w:val="20"/>
                                      </w:rPr>
                                    </m:ctrlPr>
                                  </m:e>
                                  <m:sup>
                                    <m:d>
                                      <m:dPr>
                                        <m:ctrlPr>
                                          <w:rPr>
                                            <w:rFonts w:ascii="Cambria Math" w:hAnsi="Cambria Math" w:eastAsia="PMingLiU"/>
                                            <w:i/>
                                            <w:sz w:val="20"/>
                                            <w:szCs w:val="20"/>
                                          </w:rPr>
                                        </m:ctrlPr>
                                      </m:dPr>
                                      <m:e>
                                        <m:r>
                                          <w:rPr>
                                            <w:rFonts w:ascii="Cambria Math" w:hAnsi="Cambria Math" w:eastAsia="PMingLiU"/>
                                            <w:sz w:val="20"/>
                                            <w:szCs w:val="20"/>
                                          </w:rPr>
                                          <m:t>0</m:t>
                                        </m:r>
                                        <m:ctrlPr>
                                          <w:rPr>
                                            <w:rFonts w:ascii="Cambria Math" w:hAnsi="Cambria Math" w:eastAsia="PMingLiU"/>
                                            <w:i/>
                                            <w:sz w:val="20"/>
                                            <w:szCs w:val="20"/>
                                          </w:rPr>
                                        </m:ctrlPr>
                                      </m:e>
                                    </m:d>
                                    <m:ctrlPr>
                                      <w:rPr>
                                        <w:rFonts w:ascii="Cambria Math" w:hAnsi="Cambria Math" w:eastAsia="PMingLiU"/>
                                        <w:i/>
                                        <w:sz w:val="20"/>
                                        <w:szCs w:val="20"/>
                                      </w:rPr>
                                    </m:ctrlPr>
                                  </m:sup>
                                </m:sSup>
                                <m:d>
                                  <m:dPr>
                                    <m:ctrlPr>
                                      <w:rPr>
                                        <w:rFonts w:ascii="Cambria Math" w:hAnsi="Cambria Math" w:eastAsia="PMingLiU"/>
                                        <w:i/>
                                        <w:sz w:val="20"/>
                                        <w:szCs w:val="20"/>
                                      </w:rPr>
                                    </m:ctrlPr>
                                  </m:dPr>
                                  <m:e>
                                    <m:r>
                                      <w:rPr>
                                        <w:rFonts w:ascii="Cambria Math" w:hAnsi="Cambria Math" w:eastAsia="PMingLiU"/>
                                        <w:sz w:val="20"/>
                                        <w:szCs w:val="20"/>
                                      </w:rPr>
                                      <m:t>x, y</m:t>
                                    </m:r>
                                    <m:ctrlPr>
                                      <w:rPr>
                                        <w:rFonts w:ascii="Cambria Math" w:hAnsi="Cambria Math" w:eastAsia="PMingLiU"/>
                                        <w:i/>
                                        <w:sz w:val="20"/>
                                        <w:szCs w:val="20"/>
                                      </w:rPr>
                                    </m:ctrlPr>
                                  </m:e>
                                </m:d>
                                <m:ctrlPr>
                                  <w:rPr>
                                    <w:rFonts w:ascii="Cambria Math" w:hAnsi="Cambria Math" w:eastAsia="PMingLiU"/>
                                    <w:i/>
                                    <w:sz w:val="20"/>
                                    <w:szCs w:val="20"/>
                                  </w:rPr>
                                </m:ctrlPr>
                              </m:num>
                              <m:den>
                                <m:r>
                                  <w:rPr>
                                    <w:rFonts w:ascii="Cambria Math" w:hAnsi="Cambria Math" w:eastAsia="PMingLiU"/>
                                    <w:sz w:val="20"/>
                                    <w:szCs w:val="20"/>
                                  </w:rPr>
                                  <m:t>∂x</m:t>
                                </m:r>
                                <m:ctrlPr>
                                  <w:rPr>
                                    <w:rFonts w:ascii="Cambria Math" w:hAnsi="Cambria Math" w:eastAsia="PMingLiU"/>
                                    <w:i/>
                                    <w:sz w:val="20"/>
                                    <w:szCs w:val="20"/>
                                  </w:rPr>
                                </m:ctrlPr>
                              </m:den>
                            </m:f>
                            <m:ctrlPr>
                              <w:rPr>
                                <w:rFonts w:ascii="Cambria Math" w:hAnsi="Cambria Math" w:eastAsia="PMingLiU"/>
                                <w:i/>
                                <w:sz w:val="20"/>
                                <w:szCs w:val="20"/>
                              </w:rPr>
                            </m:ctrlPr>
                          </m:e>
                        </m:d>
                        <m:r>
                          <w:rPr>
                            <w:rFonts w:ascii="Cambria Math" w:hAnsi="Cambria Math" w:eastAsia="PMingLiU"/>
                            <w:sz w:val="20"/>
                            <w:szCs w:val="20"/>
                          </w:rPr>
                          <m:t>+</m:t>
                        </m:r>
                        <m:sSub>
                          <m:sSubPr>
                            <m:ctrlPr>
                              <w:rPr>
                                <w:rFonts w:ascii="Cambria Math" w:hAnsi="Cambria Math" w:eastAsia="PMingLiU"/>
                                <w:i/>
                                <w:sz w:val="20"/>
                                <w:szCs w:val="20"/>
                              </w:rPr>
                            </m:ctrlPr>
                          </m:sSubPr>
                          <m:e>
                            <m:r>
                              <w:rPr>
                                <w:rFonts w:ascii="Cambria Math" w:hAnsi="Cambria Math" w:eastAsia="PMingLiU"/>
                                <w:sz w:val="20"/>
                                <w:szCs w:val="20"/>
                              </w:rPr>
                              <m:t>v</m:t>
                            </m:r>
                            <m:ctrlPr>
                              <w:rPr>
                                <w:rFonts w:ascii="Cambria Math" w:hAnsi="Cambria Math" w:eastAsia="PMingLiU"/>
                                <w:i/>
                                <w:sz w:val="20"/>
                                <w:szCs w:val="20"/>
                              </w:rPr>
                            </m:ctrlPr>
                          </m:e>
                          <m:sub>
                            <m:r>
                              <w:rPr>
                                <w:rFonts w:ascii="Cambria Math" w:hAnsi="Cambria Math" w:eastAsia="PMingLiU"/>
                                <w:sz w:val="20"/>
                                <w:szCs w:val="20"/>
                              </w:rPr>
                              <m:t>y</m:t>
                            </m:r>
                            <m:ctrlPr>
                              <w:rPr>
                                <w:rFonts w:ascii="Cambria Math" w:hAnsi="Cambria Math" w:eastAsia="PMingLiU"/>
                                <w:i/>
                                <w:sz w:val="20"/>
                                <w:szCs w:val="20"/>
                              </w:rPr>
                            </m:ctrlPr>
                          </m:sub>
                        </m:sSub>
                        <m:d>
                          <m:dPr>
                            <m:ctrlPr>
                              <w:rPr>
                                <w:rFonts w:ascii="Cambria Math" w:hAnsi="Cambria Math" w:eastAsia="PMingLiU"/>
                                <w:i/>
                                <w:sz w:val="20"/>
                                <w:szCs w:val="20"/>
                              </w:rPr>
                            </m:ctrlPr>
                          </m:dPr>
                          <m:e>
                            <m:f>
                              <m:fPr>
                                <m:ctrlPr>
                                  <w:rPr>
                                    <w:rFonts w:ascii="Cambria Math" w:hAnsi="Cambria Math" w:eastAsia="PMingLiU"/>
                                    <w:i/>
                                    <w:sz w:val="20"/>
                                    <w:szCs w:val="20"/>
                                  </w:rPr>
                                </m:ctrlPr>
                              </m:fPr>
                              <m:num>
                                <m:r>
                                  <w:rPr>
                                    <w:rFonts w:ascii="Cambria Math" w:hAnsi="Cambria Math" w:eastAsia="PMingLiU"/>
                                    <w:sz w:val="20"/>
                                    <w:szCs w:val="20"/>
                                  </w:rPr>
                                  <m:t>∂</m:t>
                                </m:r>
                                <m:sSup>
                                  <m:sSupPr>
                                    <m:ctrlPr>
                                      <w:rPr>
                                        <w:rFonts w:ascii="Cambria Math" w:hAnsi="Cambria Math" w:eastAsia="PMingLiU"/>
                                        <w:i/>
                                        <w:sz w:val="20"/>
                                        <w:szCs w:val="20"/>
                                      </w:rPr>
                                    </m:ctrlPr>
                                  </m:sSupPr>
                                  <m:e>
                                    <m:r>
                                      <w:rPr>
                                        <w:rFonts w:ascii="Cambria Math" w:hAnsi="Cambria Math" w:eastAsia="PMingLiU"/>
                                        <w:sz w:val="20"/>
                                        <w:szCs w:val="20"/>
                                      </w:rPr>
                                      <m:t>I</m:t>
                                    </m:r>
                                    <m:ctrlPr>
                                      <w:rPr>
                                        <w:rFonts w:ascii="Cambria Math" w:hAnsi="Cambria Math" w:eastAsia="PMingLiU"/>
                                        <w:i/>
                                        <w:sz w:val="20"/>
                                        <w:szCs w:val="20"/>
                                      </w:rPr>
                                    </m:ctrlPr>
                                  </m:e>
                                  <m:sup>
                                    <m:d>
                                      <m:dPr>
                                        <m:ctrlPr>
                                          <w:rPr>
                                            <w:rFonts w:ascii="Cambria Math" w:hAnsi="Cambria Math" w:eastAsia="PMingLiU"/>
                                            <w:i/>
                                            <w:sz w:val="20"/>
                                            <w:szCs w:val="20"/>
                                          </w:rPr>
                                        </m:ctrlPr>
                                      </m:dPr>
                                      <m:e>
                                        <m:r>
                                          <w:rPr>
                                            <w:rFonts w:ascii="Cambria Math" w:hAnsi="Cambria Math" w:eastAsia="PMingLiU"/>
                                            <w:sz w:val="20"/>
                                            <w:szCs w:val="20"/>
                                          </w:rPr>
                                          <m:t>1</m:t>
                                        </m:r>
                                        <m:ctrlPr>
                                          <w:rPr>
                                            <w:rFonts w:ascii="Cambria Math" w:hAnsi="Cambria Math" w:eastAsia="PMingLiU"/>
                                            <w:i/>
                                            <w:sz w:val="20"/>
                                            <w:szCs w:val="20"/>
                                          </w:rPr>
                                        </m:ctrlPr>
                                      </m:e>
                                    </m:d>
                                    <m:ctrlPr>
                                      <w:rPr>
                                        <w:rFonts w:ascii="Cambria Math" w:hAnsi="Cambria Math" w:eastAsia="PMingLiU"/>
                                        <w:i/>
                                        <w:sz w:val="20"/>
                                        <w:szCs w:val="20"/>
                                      </w:rPr>
                                    </m:ctrlPr>
                                  </m:sup>
                                </m:sSup>
                                <m:d>
                                  <m:dPr>
                                    <m:ctrlPr>
                                      <w:rPr>
                                        <w:rFonts w:ascii="Cambria Math" w:hAnsi="Cambria Math" w:eastAsia="PMingLiU"/>
                                        <w:i/>
                                        <w:sz w:val="20"/>
                                        <w:szCs w:val="20"/>
                                      </w:rPr>
                                    </m:ctrlPr>
                                  </m:dPr>
                                  <m:e>
                                    <m:r>
                                      <w:rPr>
                                        <w:rFonts w:ascii="Cambria Math" w:hAnsi="Cambria Math" w:eastAsia="PMingLiU"/>
                                        <w:sz w:val="20"/>
                                        <w:szCs w:val="20"/>
                                      </w:rPr>
                                      <m:t>x, y</m:t>
                                    </m:r>
                                    <m:ctrlPr>
                                      <w:rPr>
                                        <w:rFonts w:ascii="Cambria Math" w:hAnsi="Cambria Math" w:eastAsia="PMingLiU"/>
                                        <w:i/>
                                        <w:sz w:val="20"/>
                                        <w:szCs w:val="20"/>
                                      </w:rPr>
                                    </m:ctrlPr>
                                  </m:e>
                                </m:d>
                                <m:ctrlPr>
                                  <w:rPr>
                                    <w:rFonts w:ascii="Cambria Math" w:hAnsi="Cambria Math" w:eastAsia="PMingLiU"/>
                                    <w:i/>
                                    <w:sz w:val="20"/>
                                    <w:szCs w:val="20"/>
                                  </w:rPr>
                                </m:ctrlPr>
                              </m:num>
                              <m:den>
                                <m:r>
                                  <w:rPr>
                                    <w:rFonts w:ascii="Cambria Math" w:hAnsi="Cambria Math" w:eastAsia="PMingLiU"/>
                                    <w:sz w:val="20"/>
                                    <w:szCs w:val="20"/>
                                  </w:rPr>
                                  <m:t>∂y</m:t>
                                </m:r>
                                <m:ctrlPr>
                                  <w:rPr>
                                    <w:rFonts w:ascii="Cambria Math" w:hAnsi="Cambria Math" w:eastAsia="PMingLiU"/>
                                    <w:i/>
                                    <w:sz w:val="20"/>
                                    <w:szCs w:val="20"/>
                                  </w:rPr>
                                </m:ctrlPr>
                              </m:den>
                            </m:f>
                            <m:r>
                              <w:rPr>
                                <w:rFonts w:ascii="Cambria Math" w:hAnsi="Cambria Math" w:eastAsia="PMingLiU"/>
                                <w:sz w:val="20"/>
                                <w:szCs w:val="20"/>
                              </w:rPr>
                              <m:t>-</m:t>
                            </m:r>
                            <m:f>
                              <m:fPr>
                                <m:ctrlPr>
                                  <w:rPr>
                                    <w:rFonts w:ascii="Cambria Math" w:hAnsi="Cambria Math" w:eastAsia="PMingLiU"/>
                                    <w:i/>
                                    <w:sz w:val="20"/>
                                    <w:szCs w:val="20"/>
                                  </w:rPr>
                                </m:ctrlPr>
                              </m:fPr>
                              <m:num>
                                <m:r>
                                  <w:rPr>
                                    <w:rFonts w:ascii="Cambria Math" w:hAnsi="Cambria Math" w:eastAsia="PMingLiU"/>
                                    <w:sz w:val="20"/>
                                    <w:szCs w:val="20"/>
                                  </w:rPr>
                                  <m:t>∂</m:t>
                                </m:r>
                                <m:sSup>
                                  <m:sSupPr>
                                    <m:ctrlPr>
                                      <w:rPr>
                                        <w:rFonts w:ascii="Cambria Math" w:hAnsi="Cambria Math" w:eastAsia="PMingLiU"/>
                                        <w:i/>
                                        <w:sz w:val="20"/>
                                        <w:szCs w:val="20"/>
                                      </w:rPr>
                                    </m:ctrlPr>
                                  </m:sSupPr>
                                  <m:e>
                                    <m:r>
                                      <w:rPr>
                                        <w:rFonts w:ascii="Cambria Math" w:hAnsi="Cambria Math" w:eastAsia="PMingLiU"/>
                                        <w:sz w:val="20"/>
                                        <w:szCs w:val="20"/>
                                      </w:rPr>
                                      <m:t>I</m:t>
                                    </m:r>
                                    <m:ctrlPr>
                                      <w:rPr>
                                        <w:rFonts w:ascii="Cambria Math" w:hAnsi="Cambria Math" w:eastAsia="PMingLiU"/>
                                        <w:i/>
                                        <w:sz w:val="20"/>
                                        <w:szCs w:val="20"/>
                                      </w:rPr>
                                    </m:ctrlPr>
                                  </m:e>
                                  <m:sup>
                                    <m:d>
                                      <m:dPr>
                                        <m:ctrlPr>
                                          <w:rPr>
                                            <w:rFonts w:ascii="Cambria Math" w:hAnsi="Cambria Math" w:eastAsia="PMingLiU"/>
                                            <w:i/>
                                            <w:sz w:val="20"/>
                                            <w:szCs w:val="20"/>
                                          </w:rPr>
                                        </m:ctrlPr>
                                      </m:dPr>
                                      <m:e>
                                        <m:r>
                                          <w:rPr>
                                            <w:rFonts w:ascii="Cambria Math" w:hAnsi="Cambria Math" w:eastAsia="PMingLiU"/>
                                            <w:sz w:val="20"/>
                                            <w:szCs w:val="20"/>
                                          </w:rPr>
                                          <m:t>0</m:t>
                                        </m:r>
                                        <m:ctrlPr>
                                          <w:rPr>
                                            <w:rFonts w:ascii="Cambria Math" w:hAnsi="Cambria Math" w:eastAsia="PMingLiU"/>
                                            <w:i/>
                                            <w:sz w:val="20"/>
                                            <w:szCs w:val="20"/>
                                          </w:rPr>
                                        </m:ctrlPr>
                                      </m:e>
                                    </m:d>
                                    <m:ctrlPr>
                                      <w:rPr>
                                        <w:rFonts w:ascii="Cambria Math" w:hAnsi="Cambria Math" w:eastAsia="PMingLiU"/>
                                        <w:i/>
                                        <w:sz w:val="20"/>
                                        <w:szCs w:val="20"/>
                                      </w:rPr>
                                    </m:ctrlPr>
                                  </m:sup>
                                </m:sSup>
                                <m:d>
                                  <m:dPr>
                                    <m:ctrlPr>
                                      <w:rPr>
                                        <w:rFonts w:ascii="Cambria Math" w:hAnsi="Cambria Math" w:eastAsia="PMingLiU"/>
                                        <w:i/>
                                        <w:sz w:val="20"/>
                                        <w:szCs w:val="20"/>
                                      </w:rPr>
                                    </m:ctrlPr>
                                  </m:dPr>
                                  <m:e>
                                    <m:r>
                                      <w:rPr>
                                        <w:rFonts w:ascii="Cambria Math" w:hAnsi="Cambria Math" w:eastAsia="PMingLiU"/>
                                        <w:sz w:val="20"/>
                                        <w:szCs w:val="20"/>
                                      </w:rPr>
                                      <m:t>x, y</m:t>
                                    </m:r>
                                    <m:ctrlPr>
                                      <w:rPr>
                                        <w:rFonts w:ascii="Cambria Math" w:hAnsi="Cambria Math" w:eastAsia="PMingLiU"/>
                                        <w:i/>
                                        <w:sz w:val="20"/>
                                        <w:szCs w:val="20"/>
                                      </w:rPr>
                                    </m:ctrlPr>
                                  </m:e>
                                </m:d>
                                <m:ctrlPr>
                                  <w:rPr>
                                    <w:rFonts w:ascii="Cambria Math" w:hAnsi="Cambria Math" w:eastAsia="PMingLiU"/>
                                    <w:i/>
                                    <w:sz w:val="20"/>
                                    <w:szCs w:val="20"/>
                                  </w:rPr>
                                </m:ctrlPr>
                              </m:num>
                              <m:den>
                                <m:r>
                                  <w:rPr>
                                    <w:rFonts w:ascii="Cambria Math" w:hAnsi="Cambria Math" w:eastAsia="PMingLiU"/>
                                    <w:sz w:val="20"/>
                                    <w:szCs w:val="20"/>
                                  </w:rPr>
                                  <m:t>∂y</m:t>
                                </m:r>
                                <m:ctrlPr>
                                  <w:rPr>
                                    <w:rFonts w:ascii="Cambria Math" w:hAnsi="Cambria Math" w:eastAsia="PMingLiU"/>
                                    <w:i/>
                                    <w:sz w:val="20"/>
                                    <w:szCs w:val="20"/>
                                  </w:rPr>
                                </m:ctrlPr>
                              </m:den>
                            </m:f>
                            <m:ctrlPr>
                              <w:rPr>
                                <w:rFonts w:ascii="Cambria Math" w:hAnsi="Cambria Math" w:eastAsia="PMingLiU"/>
                                <w:i/>
                                <w:sz w:val="20"/>
                                <w:szCs w:val="20"/>
                              </w:rPr>
                            </m:ctrlPr>
                          </m:e>
                        </m:d>
                        <m:r>
                          <w:rPr>
                            <w:rFonts w:ascii="Cambria Math" w:hAnsi="Cambria Math" w:eastAsia="PMingLiU"/>
                            <w:sz w:val="20"/>
                            <w:szCs w:val="20"/>
                          </w:rPr>
                          <m:t>+1</m:t>
                        </m:r>
                        <m:ctrlPr>
                          <w:rPr>
                            <w:rFonts w:ascii="Cambria Math" w:hAnsi="Cambria Math" w:eastAsia="PMingLiU"/>
                            <w:i/>
                            <w:sz w:val="20"/>
                            <w:szCs w:val="20"/>
                          </w:rPr>
                        </m:ctrlPr>
                      </m:e>
                    </m:d>
                    <m:r>
                      <w:rPr>
                        <w:rFonts w:ascii="Cambria Math" w:hAnsi="Cambria Math" w:eastAsia="PMingLiU"/>
                        <w:sz w:val="20"/>
                        <w:szCs w:val="20"/>
                      </w:rPr>
                      <m:t>/2</m:t>
                    </m:r>
                    <m:ctrlPr>
                      <w:rPr>
                        <w:rFonts w:ascii="Cambria Math" w:hAnsi="Cambria Math" w:eastAsia="PMingLiU"/>
                        <w:i/>
                        <w:sz w:val="20"/>
                        <w:szCs w:val="20"/>
                      </w:rPr>
                    </m:ctrlPr>
                  </m:e>
                </m:d>
              </m:oMath>
            </m:oMathPara>
          </w:p>
        </w:tc>
        <w:tc>
          <w:tcPr>
            <w:tcW w:w="863" w:type="dxa"/>
            <w:vAlign w:val="center"/>
          </w:tcPr>
          <w:p>
            <w:pPr>
              <w:pStyle w:val="13"/>
              <w:spacing w:before="136"/>
              <w:rPr>
                <w:rFonts w:ascii="Calibri" w:hAnsi="Calibri"/>
                <w:b w:val="0"/>
                <w:sz w:val="21"/>
                <w:szCs w:val="22"/>
              </w:rPr>
            </w:pPr>
            <w:r>
              <w:rPr>
                <w:rFonts w:ascii="Calibri" w:hAnsi="Calibri"/>
                <w:b w:val="0"/>
                <w:sz w:val="21"/>
                <w:szCs w:val="22"/>
                <w:lang w:val="en-CA"/>
              </w:rPr>
              <w:t>(</w:t>
            </w:r>
            <w:r>
              <w:rPr>
                <w:rFonts w:ascii="Calibri" w:hAnsi="Calibri"/>
                <w:b w:val="0"/>
                <w:sz w:val="21"/>
                <w:szCs w:val="22"/>
                <w:lang w:val="en-CA" w:eastAsia="ko-KR"/>
              </w:rPr>
              <w:t>3-</w:t>
            </w:r>
            <w:r>
              <w:rPr>
                <w:rFonts w:ascii="Calibri" w:hAnsi="Calibri" w:eastAsia="宋体"/>
                <w:b w:val="0"/>
                <w:sz w:val="21"/>
                <w:szCs w:val="22"/>
                <w:lang w:val="en-CA"/>
              </w:rPr>
              <w:fldChar w:fldCharType="begin"/>
            </w:r>
            <w:r>
              <w:rPr>
                <w:rFonts w:ascii="Calibri" w:hAnsi="Calibri"/>
                <w:b w:val="0"/>
                <w:sz w:val="21"/>
                <w:szCs w:val="22"/>
                <w:lang w:val="en-CA"/>
              </w:rPr>
              <w:instrText xml:space="preserve"> SEQ Eq \* MERGEFORMAT </w:instrText>
            </w:r>
            <w:r>
              <w:rPr>
                <w:rFonts w:ascii="Calibri" w:hAnsi="Calibri" w:eastAsia="宋体"/>
                <w:b w:val="0"/>
                <w:sz w:val="21"/>
                <w:szCs w:val="22"/>
                <w:lang w:val="en-CA"/>
              </w:rPr>
              <w:fldChar w:fldCharType="separate"/>
            </w:r>
            <w:r>
              <w:rPr>
                <w:rFonts w:ascii="Calibri" w:hAnsi="Calibri"/>
                <w:b w:val="0"/>
                <w:sz w:val="21"/>
                <w:szCs w:val="22"/>
                <w:lang w:val="en-CA"/>
              </w:rPr>
              <w:t>29</w:t>
            </w:r>
            <w:r>
              <w:rPr>
                <w:rFonts w:ascii="Calibri" w:hAnsi="Calibri" w:eastAsia="宋体"/>
                <w:b w:val="0"/>
                <w:sz w:val="21"/>
                <w:szCs w:val="22"/>
                <w:lang w:val="en-CA"/>
              </w:rPr>
              <w:fldChar w:fldCharType="end"/>
            </w:r>
            <w:r>
              <w:rPr>
                <w:rFonts w:ascii="Calibri" w:hAnsi="Calibri" w:eastAsia="宋体"/>
                <w:b w:val="0"/>
                <w:sz w:val="21"/>
                <w:szCs w:val="22"/>
                <w:lang w:val="en-CA"/>
              </w:rPr>
              <w:t>)</w:t>
            </w:r>
          </w:p>
        </w:tc>
      </w:tr>
    </w:tbl>
    <w:p>
      <w:pPr>
        <w:jc w:val="both"/>
        <w:rPr>
          <w:szCs w:val="22"/>
        </w:rPr>
      </w:pPr>
      <w:r>
        <w:rPr>
          <w:szCs w:val="22"/>
        </w:rPr>
        <w:t xml:space="preserve">Finally, the BDOF samples of the CU are calculated by adjusting the bi-prediction samples as follows: </w:t>
      </w:r>
    </w:p>
    <w:tbl>
      <w:tblPr>
        <w:tblStyle w:val="31"/>
        <w:tblW w:w="932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05"/>
        <w:gridCol w:w="8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9" w:hRule="atLeast"/>
        </w:trPr>
        <w:tc>
          <w:tcPr>
            <w:tcW w:w="8505" w:type="dxa"/>
            <w:vAlign w:val="center"/>
          </w:tcPr>
          <w:p>
            <w:pPr>
              <w:rPr>
                <w:rFonts w:ascii="Calibri" w:hAnsi="Calibri" w:eastAsia="PMingLiU"/>
                <w:sz w:val="20"/>
                <w:szCs w:val="22"/>
              </w:rPr>
            </w:pPr>
            <m:oMathPara>
              <m:oMath>
                <m:sSub>
                  <m:sSubPr>
                    <m:ctrlPr>
                      <w:rPr>
                        <w:rFonts w:ascii="Cambria Math" w:hAnsi="Cambria Math" w:eastAsia="PMingLiU"/>
                        <w:i/>
                        <w:sz w:val="20"/>
                        <w:szCs w:val="22"/>
                      </w:rPr>
                    </m:ctrlPr>
                  </m:sSubPr>
                  <m:e>
                    <m:r>
                      <w:rPr>
                        <w:rFonts w:ascii="Cambria Math" w:hAnsi="Cambria Math" w:eastAsia="PMingLiU"/>
                        <w:sz w:val="20"/>
                        <w:szCs w:val="22"/>
                      </w:rPr>
                      <m:t>pred</m:t>
                    </m:r>
                    <m:ctrlPr>
                      <w:rPr>
                        <w:rFonts w:ascii="Cambria Math" w:hAnsi="Cambria Math" w:eastAsia="PMingLiU"/>
                        <w:i/>
                        <w:sz w:val="20"/>
                        <w:szCs w:val="22"/>
                      </w:rPr>
                    </m:ctrlPr>
                  </m:e>
                  <m:sub>
                    <m:r>
                      <w:rPr>
                        <w:rFonts w:ascii="Cambria Math" w:hAnsi="Cambria Math" w:eastAsia="PMingLiU"/>
                        <w:sz w:val="20"/>
                        <w:szCs w:val="22"/>
                      </w:rPr>
                      <m:t>BDOF</m:t>
                    </m:r>
                    <m:ctrlPr>
                      <w:rPr>
                        <w:rFonts w:ascii="Cambria Math" w:hAnsi="Cambria Math" w:eastAsia="PMingLiU"/>
                        <w:i/>
                        <w:sz w:val="20"/>
                        <w:szCs w:val="22"/>
                      </w:rPr>
                    </m:ctrlPr>
                  </m:sub>
                </m:sSub>
                <m:d>
                  <m:dPr>
                    <m:ctrlPr>
                      <w:rPr>
                        <w:rFonts w:ascii="Cambria Math" w:hAnsi="Cambria Math" w:eastAsia="PMingLiU"/>
                        <w:i/>
                        <w:sz w:val="20"/>
                        <w:szCs w:val="22"/>
                      </w:rPr>
                    </m:ctrlPr>
                  </m:dPr>
                  <m:e>
                    <m:r>
                      <w:rPr>
                        <w:rFonts w:ascii="Cambria Math" w:hAnsi="Cambria Math" w:eastAsia="PMingLiU"/>
                        <w:sz w:val="20"/>
                        <w:szCs w:val="22"/>
                      </w:rPr>
                      <m:t>x,y</m:t>
                    </m:r>
                    <m:ctrlPr>
                      <w:rPr>
                        <w:rFonts w:ascii="Cambria Math" w:hAnsi="Cambria Math" w:eastAsia="PMingLiU"/>
                        <w:i/>
                        <w:sz w:val="20"/>
                        <w:szCs w:val="22"/>
                      </w:rPr>
                    </m:ctrlPr>
                  </m:e>
                </m:d>
                <m:r>
                  <w:rPr>
                    <w:rFonts w:ascii="Cambria Math" w:hAnsi="Cambria Math" w:eastAsia="PMingLiU"/>
                    <w:sz w:val="20"/>
                    <w:szCs w:val="22"/>
                  </w:rPr>
                  <m:t>=</m:t>
                </m:r>
                <m:d>
                  <m:dPr>
                    <m:ctrlPr>
                      <w:rPr>
                        <w:rFonts w:ascii="Cambria Math" w:hAnsi="Cambria Math" w:eastAsia="PMingLiU"/>
                        <w:i/>
                        <w:sz w:val="20"/>
                        <w:szCs w:val="22"/>
                      </w:rPr>
                    </m:ctrlPr>
                  </m:dPr>
                  <m:e>
                    <m:sSup>
                      <m:sSupPr>
                        <m:ctrlPr>
                          <w:rPr>
                            <w:rFonts w:ascii="Cambria Math" w:hAnsi="Cambria Math" w:eastAsia="PMingLiU"/>
                            <w:i/>
                            <w:sz w:val="20"/>
                            <w:szCs w:val="22"/>
                          </w:rPr>
                        </m:ctrlPr>
                      </m:sSupPr>
                      <m:e>
                        <m:r>
                          <w:rPr>
                            <w:rFonts w:ascii="Cambria Math" w:hAnsi="Cambria Math" w:eastAsia="PMingLiU"/>
                            <w:sz w:val="20"/>
                            <w:szCs w:val="22"/>
                          </w:rPr>
                          <m:t>I</m:t>
                        </m:r>
                        <m:ctrlPr>
                          <w:rPr>
                            <w:rFonts w:ascii="Cambria Math" w:hAnsi="Cambria Math" w:eastAsia="PMingLiU"/>
                            <w:i/>
                            <w:sz w:val="20"/>
                            <w:szCs w:val="22"/>
                          </w:rPr>
                        </m:ctrlPr>
                      </m:e>
                      <m:sup>
                        <m:d>
                          <m:dPr>
                            <m:ctrlPr>
                              <w:rPr>
                                <w:rFonts w:ascii="Cambria Math" w:hAnsi="Cambria Math" w:eastAsia="PMingLiU"/>
                                <w:i/>
                                <w:sz w:val="20"/>
                                <w:szCs w:val="22"/>
                              </w:rPr>
                            </m:ctrlPr>
                          </m:dPr>
                          <m:e>
                            <m:r>
                              <w:rPr>
                                <w:rFonts w:ascii="Cambria Math" w:hAnsi="Cambria Math" w:eastAsia="PMingLiU"/>
                                <w:sz w:val="20"/>
                                <w:szCs w:val="22"/>
                              </w:rPr>
                              <m:t>0</m:t>
                            </m:r>
                            <m:ctrlPr>
                              <w:rPr>
                                <w:rFonts w:ascii="Cambria Math" w:hAnsi="Cambria Math" w:eastAsia="PMingLiU"/>
                                <w:i/>
                                <w:sz w:val="20"/>
                                <w:szCs w:val="22"/>
                              </w:rPr>
                            </m:ctrlPr>
                          </m:e>
                        </m:d>
                        <m:ctrlPr>
                          <w:rPr>
                            <w:rFonts w:ascii="Cambria Math" w:hAnsi="Cambria Math" w:eastAsia="PMingLiU"/>
                            <w:i/>
                            <w:sz w:val="20"/>
                            <w:szCs w:val="22"/>
                          </w:rPr>
                        </m:ctrlPr>
                      </m:sup>
                    </m:sSup>
                    <m:d>
                      <m:dPr>
                        <m:ctrlPr>
                          <w:rPr>
                            <w:rFonts w:ascii="Cambria Math" w:hAnsi="Cambria Math" w:eastAsia="PMingLiU"/>
                            <w:i/>
                            <w:sz w:val="20"/>
                            <w:szCs w:val="22"/>
                          </w:rPr>
                        </m:ctrlPr>
                      </m:dPr>
                      <m:e>
                        <m:r>
                          <w:rPr>
                            <w:rFonts w:ascii="Cambria Math" w:hAnsi="Cambria Math" w:eastAsia="PMingLiU"/>
                            <w:sz w:val="20"/>
                            <w:szCs w:val="22"/>
                          </w:rPr>
                          <m:t>x,y</m:t>
                        </m:r>
                        <m:ctrlPr>
                          <w:rPr>
                            <w:rFonts w:ascii="Cambria Math" w:hAnsi="Cambria Math" w:eastAsia="PMingLiU"/>
                            <w:i/>
                            <w:sz w:val="20"/>
                            <w:szCs w:val="22"/>
                          </w:rPr>
                        </m:ctrlPr>
                      </m:e>
                    </m:d>
                    <m:r>
                      <w:rPr>
                        <w:rFonts w:ascii="Cambria Math" w:hAnsi="Cambria Math" w:eastAsia="PMingLiU"/>
                        <w:sz w:val="20"/>
                        <w:szCs w:val="22"/>
                      </w:rPr>
                      <m:t>+</m:t>
                    </m:r>
                    <m:sSup>
                      <m:sSupPr>
                        <m:ctrlPr>
                          <w:rPr>
                            <w:rFonts w:ascii="Cambria Math" w:hAnsi="Cambria Math" w:eastAsia="PMingLiU"/>
                            <w:i/>
                            <w:sz w:val="20"/>
                            <w:szCs w:val="22"/>
                          </w:rPr>
                        </m:ctrlPr>
                      </m:sSupPr>
                      <m:e>
                        <m:r>
                          <w:rPr>
                            <w:rFonts w:ascii="Cambria Math" w:hAnsi="Cambria Math" w:eastAsia="PMingLiU"/>
                            <w:sz w:val="20"/>
                            <w:szCs w:val="22"/>
                          </w:rPr>
                          <m:t>I</m:t>
                        </m:r>
                        <m:ctrlPr>
                          <w:rPr>
                            <w:rFonts w:ascii="Cambria Math" w:hAnsi="Cambria Math" w:eastAsia="PMingLiU"/>
                            <w:i/>
                            <w:sz w:val="20"/>
                            <w:szCs w:val="22"/>
                          </w:rPr>
                        </m:ctrlPr>
                      </m:e>
                      <m:sup>
                        <m:d>
                          <m:dPr>
                            <m:ctrlPr>
                              <w:rPr>
                                <w:rFonts w:ascii="Cambria Math" w:hAnsi="Cambria Math" w:eastAsia="PMingLiU"/>
                                <w:i/>
                                <w:sz w:val="20"/>
                                <w:szCs w:val="22"/>
                              </w:rPr>
                            </m:ctrlPr>
                          </m:dPr>
                          <m:e>
                            <m:r>
                              <w:rPr>
                                <w:rFonts w:ascii="Cambria Math" w:hAnsi="Cambria Math" w:eastAsia="PMingLiU"/>
                                <w:sz w:val="20"/>
                                <w:szCs w:val="22"/>
                              </w:rPr>
                              <m:t>1</m:t>
                            </m:r>
                            <m:ctrlPr>
                              <w:rPr>
                                <w:rFonts w:ascii="Cambria Math" w:hAnsi="Cambria Math" w:eastAsia="PMingLiU"/>
                                <w:i/>
                                <w:sz w:val="20"/>
                                <w:szCs w:val="22"/>
                              </w:rPr>
                            </m:ctrlPr>
                          </m:e>
                        </m:d>
                        <m:ctrlPr>
                          <w:rPr>
                            <w:rFonts w:ascii="Cambria Math" w:hAnsi="Cambria Math" w:eastAsia="PMingLiU"/>
                            <w:i/>
                            <w:sz w:val="20"/>
                            <w:szCs w:val="22"/>
                          </w:rPr>
                        </m:ctrlPr>
                      </m:sup>
                    </m:sSup>
                    <m:d>
                      <m:dPr>
                        <m:ctrlPr>
                          <w:rPr>
                            <w:rFonts w:ascii="Cambria Math" w:hAnsi="Cambria Math" w:eastAsia="PMingLiU"/>
                            <w:i/>
                            <w:sz w:val="20"/>
                            <w:szCs w:val="22"/>
                          </w:rPr>
                        </m:ctrlPr>
                      </m:dPr>
                      <m:e>
                        <m:r>
                          <w:rPr>
                            <w:rFonts w:ascii="Cambria Math" w:hAnsi="Cambria Math" w:eastAsia="PMingLiU"/>
                            <w:sz w:val="20"/>
                            <w:szCs w:val="22"/>
                          </w:rPr>
                          <m:t>x,y</m:t>
                        </m:r>
                        <m:ctrlPr>
                          <w:rPr>
                            <w:rFonts w:ascii="Cambria Math" w:hAnsi="Cambria Math" w:eastAsia="PMingLiU"/>
                            <w:i/>
                            <w:sz w:val="20"/>
                            <w:szCs w:val="22"/>
                          </w:rPr>
                        </m:ctrlPr>
                      </m:e>
                    </m:d>
                    <m:r>
                      <w:rPr>
                        <w:rFonts w:ascii="Cambria Math" w:hAnsi="Cambria Math" w:eastAsia="PMingLiU"/>
                        <w:sz w:val="20"/>
                        <w:szCs w:val="22"/>
                      </w:rPr>
                      <m:t>+b(x,y)+</m:t>
                    </m:r>
                    <m:sSub>
                      <m:sSubPr>
                        <m:ctrlPr>
                          <w:rPr>
                            <w:rFonts w:ascii="Cambria Math" w:hAnsi="Cambria Math" w:eastAsia="PMingLiU"/>
                            <w:i/>
                            <w:sz w:val="20"/>
                            <w:szCs w:val="22"/>
                          </w:rPr>
                        </m:ctrlPr>
                      </m:sSubPr>
                      <m:e>
                        <m:r>
                          <w:rPr>
                            <w:rFonts w:ascii="Cambria Math" w:hAnsi="Cambria Math" w:eastAsia="PMingLiU"/>
                            <w:sz w:val="20"/>
                            <w:szCs w:val="22"/>
                          </w:rPr>
                          <m:t>ο</m:t>
                        </m:r>
                        <m:ctrlPr>
                          <w:rPr>
                            <w:rFonts w:ascii="Cambria Math" w:hAnsi="Cambria Math" w:eastAsia="PMingLiU"/>
                            <w:i/>
                            <w:sz w:val="20"/>
                            <w:szCs w:val="22"/>
                          </w:rPr>
                        </m:ctrlPr>
                      </m:e>
                      <m:sub>
                        <m:r>
                          <w:rPr>
                            <w:rFonts w:ascii="Cambria Math" w:hAnsi="Cambria Math" w:eastAsia="PMingLiU"/>
                            <w:sz w:val="20"/>
                            <w:szCs w:val="22"/>
                          </w:rPr>
                          <m:t>offset</m:t>
                        </m:r>
                        <m:ctrlPr>
                          <w:rPr>
                            <w:rFonts w:ascii="Cambria Math" w:hAnsi="Cambria Math" w:eastAsia="PMingLiU"/>
                            <w:i/>
                            <w:sz w:val="20"/>
                            <w:szCs w:val="22"/>
                          </w:rPr>
                        </m:ctrlPr>
                      </m:sub>
                    </m:sSub>
                    <m:ctrlPr>
                      <w:rPr>
                        <w:rFonts w:ascii="Cambria Math" w:hAnsi="Cambria Math" w:eastAsia="PMingLiU"/>
                        <w:i/>
                        <w:sz w:val="20"/>
                        <w:szCs w:val="22"/>
                      </w:rPr>
                    </m:ctrlPr>
                  </m:e>
                </m:d>
                <m:r>
                  <w:rPr>
                    <w:rFonts w:ascii="Cambria Math" w:hAnsi="Cambria Math" w:eastAsia="PMingLiU"/>
                    <w:sz w:val="20"/>
                    <w:szCs w:val="22"/>
                  </w:rPr>
                  <m:t>≫shift</m:t>
                </m:r>
              </m:oMath>
            </m:oMathPara>
          </w:p>
        </w:tc>
        <w:tc>
          <w:tcPr>
            <w:tcW w:w="818" w:type="dxa"/>
            <w:vAlign w:val="center"/>
          </w:tcPr>
          <w:p>
            <w:pPr>
              <w:pStyle w:val="13"/>
              <w:spacing w:before="136"/>
              <w:rPr>
                <w:rFonts w:ascii="Calibri" w:hAnsi="Calibri"/>
                <w:b w:val="0"/>
                <w:sz w:val="22"/>
                <w:szCs w:val="22"/>
              </w:rPr>
            </w:pPr>
            <w:r>
              <w:rPr>
                <w:rFonts w:ascii="Calibri" w:hAnsi="Calibri"/>
                <w:b w:val="0"/>
                <w:sz w:val="21"/>
                <w:szCs w:val="22"/>
                <w:lang w:val="en-CA"/>
              </w:rPr>
              <w:t>(</w:t>
            </w:r>
            <w:r>
              <w:rPr>
                <w:rFonts w:ascii="Calibri" w:hAnsi="Calibri"/>
                <w:b w:val="0"/>
                <w:sz w:val="21"/>
                <w:szCs w:val="22"/>
                <w:lang w:val="en-CA" w:eastAsia="ko-KR"/>
              </w:rPr>
              <w:t>3-</w:t>
            </w:r>
            <w:r>
              <w:rPr>
                <w:rFonts w:ascii="Calibri" w:hAnsi="Calibri" w:eastAsia="宋体"/>
                <w:b w:val="0"/>
                <w:sz w:val="21"/>
                <w:szCs w:val="22"/>
                <w:lang w:val="en-CA"/>
              </w:rPr>
              <w:fldChar w:fldCharType="begin"/>
            </w:r>
            <w:r>
              <w:rPr>
                <w:rFonts w:ascii="Calibri" w:hAnsi="Calibri"/>
                <w:b w:val="0"/>
                <w:sz w:val="21"/>
                <w:szCs w:val="22"/>
                <w:lang w:val="en-CA"/>
              </w:rPr>
              <w:instrText xml:space="preserve"> SEQ Eq \* MERGEFORMAT </w:instrText>
            </w:r>
            <w:r>
              <w:rPr>
                <w:rFonts w:ascii="Calibri" w:hAnsi="Calibri" w:eastAsia="宋体"/>
                <w:b w:val="0"/>
                <w:sz w:val="21"/>
                <w:szCs w:val="22"/>
                <w:lang w:val="en-CA"/>
              </w:rPr>
              <w:fldChar w:fldCharType="separate"/>
            </w:r>
            <w:r>
              <w:rPr>
                <w:rFonts w:ascii="Calibri" w:hAnsi="Calibri"/>
                <w:b w:val="0"/>
                <w:sz w:val="21"/>
                <w:szCs w:val="22"/>
                <w:lang w:val="en-CA"/>
              </w:rPr>
              <w:t>30</w:t>
            </w:r>
            <w:r>
              <w:rPr>
                <w:rFonts w:ascii="Calibri" w:hAnsi="Calibri" w:eastAsia="宋体"/>
                <w:b w:val="0"/>
                <w:sz w:val="21"/>
                <w:szCs w:val="22"/>
                <w:lang w:val="en-CA"/>
              </w:rPr>
              <w:fldChar w:fldCharType="end"/>
            </w:r>
            <w:r>
              <w:rPr>
                <w:rFonts w:ascii="Calibri" w:hAnsi="Calibri" w:eastAsia="宋体"/>
                <w:b w:val="0"/>
                <w:sz w:val="21"/>
                <w:szCs w:val="22"/>
                <w:lang w:val="en-CA"/>
              </w:rPr>
              <w:t>)</w:t>
            </w:r>
          </w:p>
        </w:tc>
      </w:tr>
    </w:tbl>
    <w:p>
      <w:pPr>
        <w:rPr>
          <w:szCs w:val="22"/>
        </w:rPr>
      </w:pPr>
      <w:r>
        <w:rPr>
          <w:szCs w:val="22"/>
          <w:lang w:val="en-CA"/>
        </w:rPr>
        <w:t xml:space="preserve">These values are selected such that the multipliers in the BDOF process do not exceed 15-bit, and the maximum bit-width of the intermediate parameters in the BDOF process is kept within 32-bit. </w:t>
      </w:r>
    </w:p>
    <w:p>
      <w:pPr>
        <w:jc w:val="both"/>
        <w:rPr>
          <w:szCs w:val="22"/>
        </w:rPr>
      </w:pPr>
      <w:r>
        <w:rPr>
          <w:szCs w:val="22"/>
          <w:lang w:val="en-CA"/>
        </w:rPr>
        <w:t xml:space="preserve">In order to derive the gradient values, some prediction samples </w:t>
      </w:r>
      <m:oMath>
        <m:sSup>
          <m:sSupPr>
            <m:ctrlPr>
              <w:rPr>
                <w:rFonts w:ascii="Cambria Math" w:hAnsi="Cambria Math"/>
                <w:i/>
                <w:szCs w:val="22"/>
              </w:rPr>
            </m:ctrlPr>
          </m:sSupPr>
          <m:e>
            <m:r>
              <w:rPr>
                <w:rFonts w:ascii="Cambria Math" w:hAnsi="Cambria Math"/>
                <w:szCs w:val="22"/>
              </w:rPr>
              <m:t>I</m:t>
            </m:r>
            <m:ctrlPr>
              <w:rPr>
                <w:rFonts w:ascii="Cambria Math" w:hAnsi="Cambria Math"/>
                <w:i/>
                <w:szCs w:val="22"/>
              </w:rPr>
            </m:ctrlPr>
          </m:e>
          <m:sup>
            <m:d>
              <m:dPr>
                <m:ctrlPr>
                  <w:rPr>
                    <w:rFonts w:ascii="Cambria Math" w:hAnsi="Cambria Math"/>
                    <w:i/>
                    <w:szCs w:val="22"/>
                  </w:rPr>
                </m:ctrlPr>
              </m:dPr>
              <m:e>
                <m:r>
                  <w:rPr>
                    <w:rFonts w:ascii="Cambria Math" w:hAnsi="Cambria Math"/>
                    <w:szCs w:val="22"/>
                  </w:rPr>
                  <m:t>k</m:t>
                </m:r>
                <m:ctrlPr>
                  <w:rPr>
                    <w:rFonts w:ascii="Cambria Math" w:hAnsi="Cambria Math"/>
                    <w:i/>
                    <w:szCs w:val="22"/>
                  </w:rPr>
                </m:ctrlPr>
              </m:e>
            </m:d>
            <m:ctrlPr>
              <w:rPr>
                <w:rFonts w:ascii="Cambria Math" w:hAnsi="Cambria Math"/>
                <w:i/>
                <w:szCs w:val="22"/>
              </w:rPr>
            </m:ctrlPr>
          </m:sup>
        </m:sSup>
        <m:d>
          <m:dPr>
            <m:ctrlPr>
              <w:rPr>
                <w:rFonts w:ascii="Cambria Math" w:hAnsi="Cambria Math"/>
                <w:i/>
                <w:szCs w:val="22"/>
              </w:rPr>
            </m:ctrlPr>
          </m:dPr>
          <m:e>
            <m:r>
              <w:rPr>
                <w:rFonts w:ascii="Cambria Math" w:hAnsi="Cambria Math"/>
                <w:szCs w:val="22"/>
              </w:rPr>
              <m:t>i, j</m:t>
            </m:r>
            <m:ctrlPr>
              <w:rPr>
                <w:rFonts w:ascii="Cambria Math" w:hAnsi="Cambria Math"/>
                <w:i/>
                <w:szCs w:val="22"/>
              </w:rPr>
            </m:ctrlPr>
          </m:e>
        </m:d>
      </m:oMath>
      <w:r>
        <w:rPr>
          <w:szCs w:val="22"/>
        </w:rPr>
        <w:t xml:space="preserve"> in list </w:t>
      </w:r>
      <m:oMath>
        <m:r>
          <w:rPr>
            <w:rFonts w:ascii="Cambria Math" w:hAnsi="Cambria Math"/>
            <w:szCs w:val="22"/>
          </w:rPr>
          <m:t>k</m:t>
        </m:r>
      </m:oMath>
      <w:r>
        <w:rPr>
          <w:szCs w:val="22"/>
        </w:rPr>
        <w:t xml:space="preserve"> (</w:t>
      </w:r>
      <m:oMath>
        <m:r>
          <w:rPr>
            <w:rFonts w:ascii="Cambria Math" w:hAnsi="Cambria Math"/>
            <w:szCs w:val="22"/>
          </w:rPr>
          <m:t>k=0,1</m:t>
        </m:r>
      </m:oMath>
      <w:r>
        <w:rPr>
          <w:szCs w:val="22"/>
        </w:rPr>
        <w:t xml:space="preserve">) outside of the current CU boundaries need to be generated. As depicted in </w:t>
      </w:r>
      <w:r>
        <w:rPr>
          <w:szCs w:val="22"/>
        </w:rPr>
        <w:fldChar w:fldCharType="begin"/>
      </w:r>
      <w:r>
        <w:rPr>
          <w:szCs w:val="22"/>
        </w:rPr>
        <w:instrText xml:space="preserve"> REF _Ref531024677 \h  \* MERGEFORMAT </w:instrText>
      </w:r>
      <w:r>
        <w:rPr>
          <w:szCs w:val="22"/>
        </w:rPr>
        <w:fldChar w:fldCharType="separate"/>
      </w:r>
      <w:r>
        <w:rPr>
          <w:szCs w:val="22"/>
          <w:lang w:val="en-GB"/>
        </w:rPr>
        <w:t>Figure 35</w:t>
      </w:r>
      <w:r>
        <w:rPr>
          <w:szCs w:val="22"/>
        </w:rPr>
        <w:fldChar w:fldCharType="end"/>
      </w:r>
      <w:r>
        <w:rPr>
          <w:szCs w:val="22"/>
        </w:rPr>
        <w:t>, the BDOF in VVC uses one extended row/column around the CU’s boundaries. In order to control the computational complexity of generating the out-of-boundary prediction samples, p</w:t>
      </w:r>
      <w:r>
        <w:rPr>
          <w:szCs w:val="22"/>
          <w:lang w:val="en-CA"/>
        </w:rPr>
        <w:t xml:space="preserve">rediction samples in the extended area (white positions) are generated by taking the reference samples at the </w:t>
      </w:r>
      <w:r>
        <w:rPr>
          <w:rFonts w:hint="eastAsia"/>
          <w:szCs w:val="22"/>
          <w:lang w:val="en-CA" w:eastAsia="zh-CN"/>
        </w:rPr>
        <w:t>near</w:t>
      </w:r>
      <w:r>
        <w:rPr>
          <w:szCs w:val="22"/>
          <w:lang w:val="en-CA" w:eastAsia="zh-CN"/>
        </w:rPr>
        <w:t xml:space="preserve">by integer </w:t>
      </w:r>
      <w:r>
        <w:rPr>
          <w:szCs w:val="22"/>
          <w:lang w:val="en-CA"/>
        </w:rPr>
        <w:t xml:space="preserve">positions (using floor() operation on the coordinates) directly without interpolation, and the normal 8-tap motion compensation interpolation filter is used to generate prediction samples within the CU (gray positions). These extended sample values are used in gradient calculation only. For the remaining steps in the BDOF process, if any sample and gradient values outside of the CU boundaries are needed, they are padded (i.e. repeated) from their nearest neighbors. </w:t>
      </w:r>
    </w:p>
    <w:p>
      <w:pPr>
        <w:keepNext/>
        <w:keepLines/>
        <w:jc w:val="center"/>
        <w:rPr>
          <w:szCs w:val="22"/>
          <w:lang w:val="en-CA"/>
        </w:rPr>
      </w:pPr>
      <w:r>
        <w:rPr>
          <w:lang w:eastAsia="zh-CN"/>
        </w:rPr>
        <w:drawing>
          <wp:inline distT="0" distB="0" distL="0" distR="0">
            <wp:extent cx="4279265" cy="23679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279392" cy="2368296"/>
                    </a:xfrm>
                    <a:prstGeom prst="rect">
                      <a:avLst/>
                    </a:prstGeom>
                    <a:noFill/>
                    <a:ln>
                      <a:noFill/>
                    </a:ln>
                  </pic:spPr>
                </pic:pic>
              </a:graphicData>
            </a:graphic>
          </wp:inline>
        </w:drawing>
      </w:r>
    </w:p>
    <w:p>
      <w:pPr>
        <w:keepNext/>
        <w:keepLines/>
        <w:jc w:val="center"/>
        <w:rPr>
          <w:b/>
          <w:iCs/>
          <w:sz w:val="20"/>
        </w:rPr>
      </w:pPr>
      <w:bookmarkStart w:id="179" w:name="_Ref531024677"/>
      <w:r>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Pr>
          <w:b/>
          <w:sz w:val="20"/>
          <w:lang w:val="en-GB"/>
        </w:rPr>
        <w:t>35</w:t>
      </w:r>
      <w:r>
        <w:rPr>
          <w:b/>
          <w:sz w:val="20"/>
          <w:lang w:val="en-GB"/>
        </w:rPr>
        <w:fldChar w:fldCharType="end"/>
      </w:r>
      <w:bookmarkEnd w:id="179"/>
      <w:r>
        <w:rPr>
          <w:b/>
          <w:sz w:val="20"/>
          <w:lang w:val="en-GB"/>
        </w:rPr>
        <w:t xml:space="preserve"> </w:t>
      </w:r>
      <w:r>
        <w:rPr>
          <w:b/>
          <w:sz w:val="20"/>
        </w:rPr>
        <w:t>–</w:t>
      </w:r>
      <w:r>
        <w:rPr>
          <w:b/>
          <w:iCs/>
          <w:sz w:val="20"/>
        </w:rPr>
        <w:t xml:space="preserve"> Extended CU region used in BDOF</w:t>
      </w:r>
    </w:p>
    <w:p>
      <w:pPr>
        <w:jc w:val="both"/>
        <w:rPr>
          <w:lang w:eastAsia="zh-CN"/>
        </w:rPr>
      </w:pPr>
      <w:r>
        <w:t>When the width and/or height of a CU are larger than 16 luma samples, it will be split into subblocks with width and/or height equal to 16 luma samples, and the subblock boundaries are treated as the CU boundaries in the BDOF process. The maximum unit size for BDOF process is limited to 16x16.</w:t>
      </w:r>
      <w:r>
        <w:rPr>
          <w:szCs w:val="22"/>
        </w:rPr>
        <w:t xml:space="preserve"> For each subblock, the BDOF process could skipped. When</w:t>
      </w:r>
      <w:r>
        <w:rPr>
          <w:lang w:val="en-CA"/>
        </w:rPr>
        <w:t xml:space="preserve"> t</w:t>
      </w:r>
      <w:r>
        <w:rPr>
          <w:szCs w:val="22"/>
          <w:lang w:val="en-CA"/>
        </w:rPr>
        <w:t xml:space="preserve">he SAD of between the initial L0 and L1 prediction samples is smaller than a threshold, </w:t>
      </w:r>
      <w:r>
        <w:rPr>
          <w:lang w:val="en-CA"/>
        </w:rPr>
        <w:t xml:space="preserve">the </w:t>
      </w:r>
      <w:r>
        <w:t>BDOF process is not applied to the subblock</w:t>
      </w:r>
      <w:r>
        <w:rPr>
          <w:lang w:val="en-CA"/>
        </w:rPr>
        <w:t xml:space="preserve">. </w:t>
      </w:r>
      <w:r>
        <w:rPr>
          <w:szCs w:val="22"/>
        </w:rPr>
        <w:t xml:space="preserve">The </w:t>
      </w:r>
      <w:r>
        <w:rPr>
          <w:szCs w:val="22"/>
          <w:lang w:val="en-CA"/>
        </w:rPr>
        <w:t>threshold</w:t>
      </w:r>
      <w:r>
        <w:rPr>
          <w:szCs w:val="22"/>
        </w:rPr>
        <w:t xml:space="preserve"> is set equal to (8 * W*( H &gt;&gt; 1 ), where W indicates the subblock width, and H indicates subblock height. To avoid the additional complexity of SAD calculation, the SAD </w:t>
      </w:r>
      <w:r>
        <w:rPr>
          <w:szCs w:val="22"/>
          <w:lang w:val="en-CA"/>
        </w:rPr>
        <w:t>between the initial L0 and L1 prediction samples calculated in DVMR process is re-used here.</w:t>
      </w:r>
    </w:p>
    <w:p>
      <w:pPr>
        <w:keepNext/>
        <w:keepLines/>
        <w:jc w:val="both"/>
        <w:rPr>
          <w:szCs w:val="22"/>
          <w:lang w:val="en-CA"/>
        </w:rPr>
      </w:pPr>
      <w:r>
        <w:rPr>
          <w:szCs w:val="22"/>
          <w:lang w:val="en-CA"/>
        </w:rPr>
        <w:t xml:space="preserve">If BCW is enabled for the current block, i.e., the BCW weight index indicates unequal weight, then bi-directional optical flow is disabled. Similarly, if WP is enabled for the current block, i.e., the luma_weight_lx_flag is 1 for either of the two reference pictures, then BDOF is </w:t>
      </w:r>
      <w:r>
        <w:rPr>
          <w:szCs w:val="22"/>
        </w:rPr>
        <w:t>also</w:t>
      </w:r>
      <w:r>
        <w:rPr>
          <w:szCs w:val="22"/>
          <w:lang w:val="en-CA"/>
        </w:rPr>
        <w:t xml:space="preserve"> disabled. When a CU is coded with symmetric MVD mode or CIIP mode, BDOF is also disabled.</w:t>
      </w:r>
    </w:p>
    <w:p>
      <w:pPr>
        <w:pStyle w:val="4"/>
        <w:spacing w:before="136"/>
        <w:rPr>
          <w:lang w:eastAsia="zh-CN"/>
        </w:rPr>
      </w:pPr>
      <w:bookmarkStart w:id="180" w:name="_Toc35804753"/>
      <w:bookmarkStart w:id="181" w:name="_Ref9697575"/>
      <w:r>
        <w:rPr>
          <w:lang w:eastAsia="zh-CN"/>
        </w:rPr>
        <w:t>Decoder side motion vector refinement (DMVR)</w:t>
      </w:r>
      <w:bookmarkEnd w:id="180"/>
      <w:bookmarkEnd w:id="181"/>
    </w:p>
    <w:p>
      <w:pPr>
        <w:jc w:val="both"/>
        <w:rPr>
          <w:lang w:eastAsia="zh-CN"/>
        </w:rPr>
      </w:pPr>
      <w:bookmarkStart w:id="182" w:name="_Hlk33382459"/>
      <w:bookmarkStart w:id="183" w:name="_Hlk33382233"/>
      <w:r>
        <w:rPr>
          <w:lang w:val="en-CA"/>
        </w:rPr>
        <w:t xml:space="preserve">In order to increase the accuracy of the MVs of the </w:t>
      </w:r>
      <w:r>
        <w:rPr>
          <w:color w:val="0000FF"/>
          <w:lang w:val="en-CA"/>
          <w:rPrChange w:id="351" w:author="84038" w:date="2021-06-13T14:00:43Z">
            <w:rPr>
              <w:lang w:val="en-CA"/>
            </w:rPr>
          </w:rPrChange>
        </w:rPr>
        <w:t>merge mode</w:t>
      </w:r>
      <w:r>
        <w:rPr>
          <w:lang w:val="en-CA"/>
        </w:rPr>
        <w:t>, a bilateral-matching based decoder side motion vector refinement is applied in VVC</w:t>
      </w:r>
      <w:bookmarkStart w:id="184" w:name="_Hlk33382382"/>
      <w:r>
        <w:rPr>
          <w:lang w:val="en-CA"/>
        </w:rPr>
        <w:t xml:space="preserve">. In bi-prediction operation, </w:t>
      </w:r>
      <w:r>
        <w:rPr>
          <w:color w:val="0000FF"/>
          <w:lang w:eastAsia="zh-CN"/>
          <w:rPrChange w:id="352" w:author="84038" w:date="2021-06-13T14:01:42Z">
            <w:rPr>
              <w:lang w:eastAsia="zh-CN"/>
            </w:rPr>
          </w:rPrChange>
        </w:rPr>
        <w:t>a refined MV is searched around the initial MVs</w:t>
      </w:r>
      <w:r>
        <w:rPr>
          <w:lang w:eastAsia="zh-CN"/>
        </w:rPr>
        <w:t xml:space="preserve"> in the reference picture list L0 and reference picture list L1. The BM method calcula</w:t>
      </w:r>
      <w:r>
        <w:rPr>
          <w:szCs w:val="22"/>
          <w:lang w:eastAsia="zh-CN"/>
        </w:rPr>
        <w:t>tes the distortion between the two candidate blocks in the reference picture list L0 and list L1.</w:t>
      </w:r>
      <w:bookmarkEnd w:id="182"/>
      <w:r>
        <w:rPr>
          <w:szCs w:val="22"/>
          <w:lang w:eastAsia="zh-CN"/>
        </w:rPr>
        <w:t xml:space="preserve"> </w:t>
      </w:r>
      <w:bookmarkEnd w:id="183"/>
      <w:bookmarkEnd w:id="184"/>
      <w:r>
        <w:rPr>
          <w:szCs w:val="22"/>
          <w:lang w:eastAsia="zh-CN"/>
        </w:rPr>
        <w:t xml:space="preserve">As illustrated in </w:t>
      </w:r>
      <w:r>
        <w:rPr>
          <w:szCs w:val="22"/>
          <w:lang w:eastAsia="zh-CN"/>
        </w:rPr>
        <w:fldChar w:fldCharType="begin"/>
      </w:r>
      <w:r>
        <w:rPr>
          <w:szCs w:val="22"/>
          <w:lang w:eastAsia="zh-CN"/>
        </w:rPr>
        <w:instrText xml:space="preserve"> REF _Ref973393 \h  \* MERGEFORMAT </w:instrText>
      </w:r>
      <w:r>
        <w:rPr>
          <w:szCs w:val="22"/>
          <w:lang w:eastAsia="zh-CN"/>
        </w:rPr>
        <w:fldChar w:fldCharType="separate"/>
      </w:r>
      <w:r>
        <w:rPr>
          <w:szCs w:val="22"/>
          <w:lang w:val="en-GB"/>
        </w:rPr>
        <w:t>Figure 36</w:t>
      </w:r>
      <w:r>
        <w:rPr>
          <w:szCs w:val="22"/>
          <w:lang w:eastAsia="zh-CN"/>
        </w:rPr>
        <w:fldChar w:fldCharType="end"/>
      </w:r>
      <w:r>
        <w:rPr>
          <w:szCs w:val="22"/>
          <w:lang w:eastAsia="zh-CN"/>
        </w:rPr>
        <w:t>, the SAD between the red blocks based on each MV candidate around the initial MV is calculated. The MV cand</w:t>
      </w:r>
      <w:r>
        <w:rPr>
          <w:lang w:eastAsia="zh-CN"/>
        </w:rPr>
        <w:t>idate with the lowest SAD becomes the refined MV and used to generate the bi-predicted signal.</w:t>
      </w:r>
    </w:p>
    <w:p>
      <w:pPr>
        <w:jc w:val="center"/>
        <w:rPr>
          <w:lang w:val="en-CA"/>
        </w:rPr>
      </w:pPr>
      <w:r>
        <w:rPr>
          <w:lang w:eastAsia="zh-CN"/>
        </w:rPr>
        <w:drawing>
          <wp:inline distT="0" distB="0" distL="0" distR="0">
            <wp:extent cx="3288030" cy="1725930"/>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stretch>
                      <a:fillRect/>
                    </a:stretch>
                  </pic:blipFill>
                  <pic:spPr>
                    <a:xfrm>
                      <a:off x="0" y="0"/>
                      <a:ext cx="3297122" cy="1730989"/>
                    </a:xfrm>
                    <a:prstGeom prst="rect">
                      <a:avLst/>
                    </a:prstGeom>
                  </pic:spPr>
                </pic:pic>
              </a:graphicData>
            </a:graphic>
          </wp:inline>
        </w:drawing>
      </w:r>
    </w:p>
    <w:p>
      <w:pPr>
        <w:keepNext/>
        <w:keepLines/>
        <w:jc w:val="center"/>
        <w:rPr>
          <w:szCs w:val="22"/>
          <w:lang w:eastAsia="zh-CN"/>
        </w:rPr>
      </w:pPr>
      <w:bookmarkStart w:id="185" w:name="_Ref973393"/>
      <w:bookmarkStart w:id="186" w:name="_Ref973388"/>
      <w:r>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Pr>
          <w:b/>
          <w:sz w:val="20"/>
          <w:lang w:val="en-GB"/>
        </w:rPr>
        <w:t>36</w:t>
      </w:r>
      <w:r>
        <w:rPr>
          <w:b/>
          <w:sz w:val="20"/>
          <w:lang w:val="en-GB"/>
        </w:rPr>
        <w:fldChar w:fldCharType="end"/>
      </w:r>
      <w:bookmarkEnd w:id="185"/>
      <w:r>
        <w:rPr>
          <w:b/>
          <w:sz w:val="20"/>
          <w:lang w:val="en-GB"/>
        </w:rPr>
        <w:t xml:space="preserve"> </w:t>
      </w:r>
      <w:r>
        <w:rPr>
          <w:b/>
          <w:sz w:val="20"/>
        </w:rPr>
        <w:t>–</w:t>
      </w:r>
      <w:r>
        <w:rPr>
          <w:b/>
          <w:iCs/>
          <w:sz w:val="20"/>
        </w:rPr>
        <w:t xml:space="preserve"> </w:t>
      </w:r>
      <w:bookmarkEnd w:id="186"/>
      <w:r>
        <w:rPr>
          <w:b/>
          <w:iCs/>
          <w:sz w:val="20"/>
        </w:rPr>
        <w:t>Decoding side motion vector refinement</w:t>
      </w:r>
    </w:p>
    <w:p>
      <w:pPr>
        <w:jc w:val="both"/>
        <w:rPr>
          <w:lang w:eastAsia="zh-CN"/>
        </w:rPr>
      </w:pPr>
      <w:r>
        <w:rPr>
          <w:lang w:eastAsia="zh-CN"/>
        </w:rPr>
        <w:t>In VVC, the DMVR can be applied for the CUs which are coded with following modes and features:</w:t>
      </w:r>
    </w:p>
    <w:p>
      <w:pPr>
        <w:pStyle w:val="15"/>
        <w:numPr>
          <w:ilvl w:val="0"/>
          <w:numId w:val="27"/>
        </w:numPr>
        <w:rPr>
          <w:lang w:eastAsia="zh-CN"/>
        </w:rPr>
      </w:pPr>
      <w:r>
        <w:rPr>
          <w:lang w:eastAsia="zh-CN"/>
        </w:rPr>
        <w:t>CU level merge mode with bi-prediction MV</w:t>
      </w:r>
    </w:p>
    <w:p>
      <w:pPr>
        <w:pStyle w:val="15"/>
        <w:numPr>
          <w:ilvl w:val="0"/>
          <w:numId w:val="27"/>
        </w:numPr>
        <w:rPr>
          <w:lang w:eastAsia="zh-CN"/>
        </w:rPr>
      </w:pPr>
      <w:r>
        <w:rPr>
          <w:lang w:eastAsia="zh-CN"/>
        </w:rPr>
        <w:t>One reference picture is in the past and another reference</w:t>
      </w:r>
      <w:r>
        <w:rPr>
          <w:rFonts w:hint="eastAsia"/>
          <w:lang w:eastAsia="zh-CN"/>
        </w:rPr>
        <w:t xml:space="preserve"> </w:t>
      </w:r>
      <w:r>
        <w:rPr>
          <w:lang w:eastAsia="zh-CN"/>
        </w:rPr>
        <w:t>picture is in the future with respect to the current picture</w:t>
      </w:r>
    </w:p>
    <w:p>
      <w:pPr>
        <w:pStyle w:val="15"/>
        <w:numPr>
          <w:ilvl w:val="0"/>
          <w:numId w:val="27"/>
        </w:numPr>
        <w:rPr>
          <w:lang w:eastAsia="zh-CN"/>
        </w:rPr>
      </w:pPr>
      <w:r>
        <w:rPr>
          <w:lang w:eastAsia="zh-CN"/>
        </w:rPr>
        <w:t>The distances (i.e. POC difference) from two reference pictures to the current</w:t>
      </w:r>
      <w:r>
        <w:rPr>
          <w:rFonts w:hint="eastAsia"/>
          <w:lang w:eastAsia="zh-CN"/>
        </w:rPr>
        <w:t xml:space="preserve"> </w:t>
      </w:r>
      <w:r>
        <w:rPr>
          <w:lang w:eastAsia="zh-CN"/>
        </w:rPr>
        <w:t>picture are same</w:t>
      </w:r>
    </w:p>
    <w:p>
      <w:pPr>
        <w:pStyle w:val="15"/>
        <w:numPr>
          <w:ilvl w:val="0"/>
          <w:numId w:val="27"/>
        </w:numPr>
        <w:rPr>
          <w:color w:val="0000FF"/>
          <w:lang w:eastAsia="zh-CN"/>
          <w:rPrChange w:id="353" w:author="84038" w:date="2021-06-13T14:06:31Z">
            <w:rPr>
              <w:lang w:eastAsia="zh-CN"/>
            </w:rPr>
          </w:rPrChange>
        </w:rPr>
      </w:pPr>
      <w:r>
        <w:rPr>
          <w:color w:val="0000FF"/>
          <w:szCs w:val="22"/>
          <w:lang w:val="en-CA"/>
          <w:rPrChange w:id="354" w:author="84038" w:date="2021-06-13T14:06:31Z">
            <w:rPr>
              <w:szCs w:val="22"/>
              <w:lang w:val="en-CA"/>
            </w:rPr>
          </w:rPrChange>
        </w:rPr>
        <w:t>Both reference pictures are short-term reference pictures</w:t>
      </w:r>
    </w:p>
    <w:p>
      <w:pPr>
        <w:pStyle w:val="15"/>
        <w:numPr>
          <w:ilvl w:val="0"/>
          <w:numId w:val="27"/>
        </w:numPr>
        <w:rPr>
          <w:lang w:eastAsia="zh-CN"/>
        </w:rPr>
      </w:pPr>
      <w:r>
        <w:t>CU has more than 64 luma samples</w:t>
      </w:r>
    </w:p>
    <w:p>
      <w:pPr>
        <w:pStyle w:val="15"/>
        <w:numPr>
          <w:ilvl w:val="0"/>
          <w:numId w:val="27"/>
        </w:numPr>
        <w:rPr>
          <w:lang w:eastAsia="zh-CN"/>
        </w:rPr>
      </w:pPr>
      <w:r>
        <w:t>Both CU height and CU width are larger than or equal to 8 luma samples</w:t>
      </w:r>
    </w:p>
    <w:p>
      <w:pPr>
        <w:pStyle w:val="15"/>
        <w:numPr>
          <w:ilvl w:val="0"/>
          <w:numId w:val="27"/>
        </w:numPr>
      </w:pPr>
      <w:r>
        <w:t>BCW weight index indicates equal weight</w:t>
      </w:r>
    </w:p>
    <w:p>
      <w:pPr>
        <w:pStyle w:val="15"/>
        <w:numPr>
          <w:ilvl w:val="0"/>
          <w:numId w:val="27"/>
        </w:numPr>
        <w:rPr>
          <w:lang w:eastAsia="zh-CN"/>
        </w:rPr>
      </w:pPr>
      <w:r>
        <w:t>WP is not enabled for the current block</w:t>
      </w:r>
    </w:p>
    <w:p>
      <w:pPr>
        <w:pStyle w:val="15"/>
        <w:numPr>
          <w:ilvl w:val="0"/>
          <w:numId w:val="27"/>
        </w:numPr>
        <w:rPr>
          <w:lang w:eastAsia="zh-CN"/>
        </w:rPr>
      </w:pPr>
      <w:r>
        <w:rPr>
          <w:szCs w:val="22"/>
          <w:lang w:val="en-CA"/>
        </w:rPr>
        <w:t>CIIP mode</w:t>
      </w:r>
      <w:r>
        <w:t xml:space="preserve"> is not used for the current block</w:t>
      </w:r>
    </w:p>
    <w:p>
      <w:pPr>
        <w:jc w:val="both"/>
        <w:rPr>
          <w:lang w:eastAsia="zh-CN"/>
        </w:rPr>
      </w:pPr>
      <w:r>
        <w:rPr>
          <w:lang w:eastAsia="zh-CN"/>
        </w:rPr>
        <w:t>T</w:t>
      </w:r>
      <w:r>
        <w:rPr>
          <w:rFonts w:hint="eastAsia"/>
          <w:lang w:eastAsia="zh-CN"/>
        </w:rPr>
        <w:t xml:space="preserve">he refined MV derived by DMVR process </w:t>
      </w:r>
      <w:r>
        <w:rPr>
          <w:lang w:eastAsia="zh-CN"/>
        </w:rPr>
        <w:t>is used to generate the inter prediction samples and also used in temporal motion vector prediction for future pictures coding. While the original MV is used in deblocking process and also used in spatial motion vector prediction for future CU coding.</w:t>
      </w:r>
    </w:p>
    <w:p>
      <w:pPr>
        <w:jc w:val="both"/>
        <w:rPr>
          <w:lang w:eastAsia="zh-CN"/>
        </w:rPr>
      </w:pPr>
      <w:r>
        <w:rPr>
          <w:lang w:eastAsia="zh-CN"/>
        </w:rPr>
        <w:t>The additional features of DMVR are mentioned in the following sub-clauses.</w:t>
      </w:r>
    </w:p>
    <w:p>
      <w:pPr>
        <w:pStyle w:val="5"/>
        <w:spacing w:before="136"/>
      </w:pPr>
      <w:r>
        <w:t>S</w:t>
      </w:r>
      <w:r>
        <w:rPr>
          <w:rFonts w:hint="eastAsia"/>
        </w:rPr>
        <w:t>earching scheme</w:t>
      </w:r>
    </w:p>
    <w:p>
      <w:pPr>
        <w:spacing w:after="120"/>
        <w:jc w:val="both"/>
        <w:rPr>
          <w:szCs w:val="22"/>
          <w:lang w:val="en-CA"/>
        </w:rPr>
      </w:pPr>
      <w:r>
        <w:rPr>
          <w:szCs w:val="22"/>
          <w:lang w:val="en-CA"/>
        </w:rPr>
        <w:t xml:space="preserve">In DVMR, the search points are surrounding the initial MV and the MV offset obey the MV difference </w:t>
      </w:r>
      <w:r>
        <w:rPr>
          <w:color w:val="0000FF"/>
          <w:szCs w:val="22"/>
          <w:lang w:val="en-CA"/>
          <w:rPrChange w:id="355" w:author="84038" w:date="2021-06-13T14:13:02Z">
            <w:rPr>
              <w:szCs w:val="22"/>
              <w:lang w:val="en-CA"/>
            </w:rPr>
          </w:rPrChange>
        </w:rPr>
        <w:t>mirroring rul</w:t>
      </w:r>
      <w:r>
        <w:rPr>
          <w:szCs w:val="22"/>
          <w:lang w:val="en-CA"/>
        </w:rPr>
        <w:t>e. In other words, any points that are checked by DMVR, denoted by candidate MV pair (MV0, MV1) obey the following two equations:</w:t>
      </w:r>
    </w:p>
    <w:p>
      <w:pPr>
        <w:jc w:val="right"/>
        <w:rPr>
          <w:szCs w:val="22"/>
        </w:rPr>
      </w:pPr>
      <m:oMath>
        <m:r>
          <w:rPr>
            <w:rFonts w:ascii="Cambria Math" w:hAnsi="Cambria Math"/>
            <w:szCs w:val="22"/>
          </w:rPr>
          <m:t>MV</m:t>
        </m:r>
        <m:sSup>
          <m:sSupPr>
            <m:ctrlPr>
              <w:rPr>
                <w:rFonts w:ascii="Cambria Math" w:hAnsi="Cambria Math"/>
                <w:i/>
                <w:szCs w:val="22"/>
              </w:rPr>
            </m:ctrlPr>
          </m:sSupPr>
          <m:e>
            <m:r>
              <w:rPr>
                <w:rFonts w:ascii="Cambria Math" w:hAnsi="Cambria Math"/>
                <w:szCs w:val="22"/>
              </w:rPr>
              <m:t>0</m:t>
            </m:r>
            <m:ctrlPr>
              <w:rPr>
                <w:rFonts w:ascii="Cambria Math" w:hAnsi="Cambria Math"/>
                <w:i/>
                <w:szCs w:val="22"/>
              </w:rPr>
            </m:ctrlPr>
          </m:e>
          <m:sup>
            <m:r>
              <w:rPr>
                <w:rFonts w:hint="eastAsia" w:ascii="Cambria Math" w:hAnsi="Cambria Math"/>
                <w:szCs w:val="22"/>
              </w:rPr>
              <m:t>'</m:t>
            </m:r>
            <m:ctrlPr>
              <w:rPr>
                <w:rFonts w:ascii="Cambria Math" w:hAnsi="Cambria Math"/>
                <w:i/>
                <w:szCs w:val="22"/>
              </w:rPr>
            </m:ctrlPr>
          </m:sup>
        </m:sSup>
        <m:r>
          <w:rPr>
            <w:rFonts w:ascii="Cambria Math" w:hAnsi="Cambria Math"/>
            <w:szCs w:val="22"/>
          </w:rPr>
          <m:t>=MV0+MV_offset</m:t>
        </m:r>
      </m:oMath>
      <w:r>
        <w:rPr>
          <w:szCs w:val="22"/>
          <w:lang w:val="en-CA" w:eastAsia="zh-CN"/>
        </w:rPr>
        <w:tab/>
      </w:r>
      <w:r>
        <w:rPr>
          <w:szCs w:val="22"/>
          <w:lang w:val="en-CA" w:eastAsia="zh-CN"/>
        </w:rPr>
        <w:tab/>
      </w:r>
      <w:r>
        <w:rPr>
          <w:szCs w:val="22"/>
          <w:lang w:val="en-CA" w:eastAsia="zh-CN"/>
        </w:rPr>
        <w:tab/>
      </w:r>
      <w:r>
        <w:rPr>
          <w:szCs w:val="22"/>
          <w:lang w:val="en-CA" w:eastAsia="zh-CN"/>
        </w:rPr>
        <w:tab/>
      </w:r>
      <w:r>
        <w:rPr>
          <w:szCs w:val="22"/>
          <w:lang w:val="en-CA" w:eastAsia="zh-CN"/>
        </w:rPr>
        <w:tab/>
      </w:r>
      <w:r>
        <w:rPr>
          <w:szCs w:val="22"/>
          <w:lang w:val="en-CA"/>
        </w:rPr>
        <w:t>(</w:t>
      </w:r>
      <w:r>
        <w:rPr>
          <w:rFonts w:eastAsia="Malgun Gothic"/>
          <w:szCs w:val="22"/>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31</w:t>
      </w:r>
      <w:r>
        <w:rPr>
          <w:szCs w:val="22"/>
          <w:lang w:val="en-CA"/>
        </w:rPr>
        <w:fldChar w:fldCharType="end"/>
      </w:r>
      <w:r>
        <w:rPr>
          <w:szCs w:val="22"/>
          <w:lang w:val="en-CA"/>
        </w:rPr>
        <w:t>)</w:t>
      </w:r>
    </w:p>
    <w:p>
      <w:pPr>
        <w:jc w:val="right"/>
        <w:rPr>
          <w:szCs w:val="22"/>
        </w:rPr>
      </w:pPr>
      <m:oMath>
        <m:r>
          <w:rPr>
            <w:rFonts w:ascii="Cambria Math" w:hAnsi="Cambria Math"/>
            <w:szCs w:val="22"/>
          </w:rPr>
          <m:t>MV</m:t>
        </m:r>
        <m:sSup>
          <m:sSupPr>
            <m:ctrlPr>
              <w:rPr>
                <w:rFonts w:ascii="Cambria Math" w:hAnsi="Cambria Math"/>
                <w:i/>
                <w:szCs w:val="22"/>
              </w:rPr>
            </m:ctrlPr>
          </m:sSupPr>
          <m:e>
            <m:r>
              <w:rPr>
                <w:rFonts w:ascii="Cambria Math" w:hAnsi="Cambria Math"/>
                <w:szCs w:val="22"/>
              </w:rPr>
              <m:t>1</m:t>
            </m:r>
            <m:ctrlPr>
              <w:rPr>
                <w:rFonts w:ascii="Cambria Math" w:hAnsi="Cambria Math"/>
                <w:i/>
                <w:szCs w:val="22"/>
              </w:rPr>
            </m:ctrlPr>
          </m:e>
          <m:sup>
            <m:r>
              <w:rPr>
                <w:rFonts w:hint="eastAsia" w:ascii="Cambria Math" w:hAnsi="Cambria Math"/>
                <w:szCs w:val="22"/>
              </w:rPr>
              <m:t>'</m:t>
            </m:r>
            <m:ctrlPr>
              <w:rPr>
                <w:rFonts w:ascii="Cambria Math" w:hAnsi="Cambria Math"/>
                <w:i/>
                <w:szCs w:val="22"/>
              </w:rPr>
            </m:ctrlPr>
          </m:sup>
        </m:sSup>
        <m:r>
          <w:rPr>
            <w:rFonts w:ascii="Cambria Math" w:hAnsi="Cambria Math"/>
            <w:szCs w:val="22"/>
          </w:rPr>
          <m:t>=MV1-MV_offset</m:t>
        </m:r>
      </m:oMath>
      <w:r>
        <w:rPr>
          <w:szCs w:val="22"/>
          <w:lang w:val="en-CA" w:eastAsia="zh-CN"/>
        </w:rPr>
        <w:tab/>
      </w:r>
      <w:r>
        <w:rPr>
          <w:szCs w:val="22"/>
          <w:lang w:val="en-CA" w:eastAsia="zh-CN"/>
        </w:rPr>
        <w:tab/>
      </w:r>
      <w:r>
        <w:rPr>
          <w:szCs w:val="22"/>
          <w:lang w:val="en-CA" w:eastAsia="zh-CN"/>
        </w:rPr>
        <w:tab/>
      </w:r>
      <w:r>
        <w:rPr>
          <w:szCs w:val="22"/>
          <w:lang w:val="en-CA" w:eastAsia="zh-CN"/>
        </w:rPr>
        <w:tab/>
      </w:r>
      <w:r>
        <w:rPr>
          <w:szCs w:val="22"/>
          <w:lang w:val="en-CA" w:eastAsia="zh-CN"/>
        </w:rPr>
        <w:tab/>
      </w:r>
      <w:r>
        <w:rPr>
          <w:szCs w:val="22"/>
          <w:lang w:val="en-CA"/>
        </w:rPr>
        <w:t>(</w:t>
      </w:r>
      <w:r>
        <w:rPr>
          <w:rFonts w:eastAsia="Malgun Gothic"/>
          <w:szCs w:val="22"/>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32</w:t>
      </w:r>
      <w:r>
        <w:rPr>
          <w:szCs w:val="22"/>
          <w:lang w:val="en-CA"/>
        </w:rPr>
        <w:fldChar w:fldCharType="end"/>
      </w:r>
      <w:r>
        <w:rPr>
          <w:szCs w:val="22"/>
          <w:lang w:val="en-CA"/>
        </w:rPr>
        <w:t>)</w:t>
      </w:r>
    </w:p>
    <w:p>
      <w:pPr>
        <w:spacing w:after="120"/>
        <w:jc w:val="both"/>
        <w:rPr>
          <w:szCs w:val="22"/>
          <w:lang w:val="en-CA"/>
        </w:rPr>
      </w:pPr>
      <w:r>
        <w:rPr>
          <w:szCs w:val="22"/>
          <w:lang w:val="en-CA"/>
        </w:rPr>
        <w:t xml:space="preserve">Where </w:t>
      </w:r>
      <m:oMath>
        <m:r>
          <w:rPr>
            <w:rFonts w:ascii="Cambria Math" w:hAnsi="Cambria Math"/>
            <w:szCs w:val="22"/>
          </w:rPr>
          <m:t>MV_offset</m:t>
        </m:r>
      </m:oMath>
      <w:r>
        <w:rPr>
          <w:szCs w:val="22"/>
          <w:lang w:val="en-CA"/>
        </w:rPr>
        <w:t xml:space="preserve"> represents the refinement offset between the initial MV and the refined MV in one of the reference pictures. The refinement search range </w:t>
      </w:r>
      <w:r>
        <w:rPr>
          <w:color w:val="0000FF"/>
          <w:szCs w:val="22"/>
          <w:lang w:val="en-CA"/>
          <w:rPrChange w:id="356" w:author="84038" w:date="2021-06-13T14:13:51Z">
            <w:rPr>
              <w:szCs w:val="22"/>
              <w:lang w:val="en-CA"/>
            </w:rPr>
          </w:rPrChange>
        </w:rPr>
        <w:t>is two integer luma samples from the initial MV</w:t>
      </w:r>
      <w:r>
        <w:rPr>
          <w:szCs w:val="22"/>
          <w:lang w:val="en-CA"/>
        </w:rPr>
        <w:t>. The searching includes the integer sample offset search stage and fractional sample refinement stage.</w:t>
      </w:r>
    </w:p>
    <w:p>
      <w:pPr>
        <w:spacing w:after="120"/>
        <w:jc w:val="both"/>
        <w:rPr>
          <w:lang w:val="en-CA"/>
        </w:rPr>
      </w:pPr>
      <w:r>
        <w:rPr>
          <w:color w:val="0000FF"/>
          <w:lang w:val="en-CA"/>
          <w:rPrChange w:id="357" w:author="84038" w:date="2021-06-13T14:16:37Z">
            <w:rPr>
              <w:lang w:val="en-CA"/>
            </w:rPr>
          </w:rPrChange>
        </w:rPr>
        <w:t>25 points full search is applied for integer sample offset searching. T</w:t>
      </w:r>
      <w:r>
        <w:rPr>
          <w:color w:val="0000FF"/>
          <w:szCs w:val="22"/>
          <w:lang w:val="en-CA"/>
          <w:rPrChange w:id="358" w:author="84038" w:date="2021-06-13T14:16:37Z">
            <w:rPr>
              <w:szCs w:val="22"/>
              <w:lang w:val="en-CA"/>
            </w:rPr>
          </w:rPrChange>
        </w:rPr>
        <w:t xml:space="preserve">he SAD of the initial MV pair is first calculated. If the SAD of the initial MV pair is smaller than a threshold, </w:t>
      </w:r>
      <w:r>
        <w:rPr>
          <w:color w:val="0000FF"/>
          <w:lang w:val="en-CA"/>
          <w:rPrChange w:id="359" w:author="84038" w:date="2021-06-13T14:16:37Z">
            <w:rPr>
              <w:lang w:val="en-CA"/>
            </w:rPr>
          </w:rPrChange>
        </w:rPr>
        <w:t>the integer sample stage of DMVR is terminated</w:t>
      </w:r>
      <w:r>
        <w:rPr>
          <w:lang w:val="en-CA"/>
        </w:rPr>
        <w:t xml:space="preserve">. Otherwise SADs of the remaining 24 points are calculated and checked in raster scanning order. The point with the smallest SAD is selected as the output of integer sample offset searching stage. </w:t>
      </w:r>
      <w:r>
        <w:rPr>
          <w:rFonts w:eastAsiaTheme="minorEastAsia"/>
          <w:szCs w:val="22"/>
          <w:shd w:val="clear" w:color="auto" w:fill="FFFFFF"/>
          <w:lang w:eastAsia="zh-TW"/>
        </w:rPr>
        <w:t>To reduce the penalty of the uncertainty of DMVR refinement, it is proposed to favor the original MV during the DMVR process. The SAD between the reference blocks referred by the initial MV candidates is decreased by 1/4 of the SAD value.</w:t>
      </w:r>
    </w:p>
    <w:p>
      <w:pPr>
        <w:spacing w:after="120"/>
        <w:jc w:val="both"/>
        <w:rPr>
          <w:lang w:val="en-CA"/>
        </w:rPr>
      </w:pPr>
      <w:r>
        <w:rPr>
          <w:rFonts w:hint="eastAsia"/>
          <w:lang w:val="en-CA"/>
        </w:rPr>
        <w:t xml:space="preserve">The integer sample search is followed by fractional sample refinement. </w:t>
      </w:r>
      <w:r>
        <w:rPr>
          <w:lang w:val="en-CA"/>
        </w:rPr>
        <w:t xml:space="preserve">To save the calculational complexity, the fractional sample refinement is derived by using </w:t>
      </w:r>
      <w:r>
        <w:rPr>
          <w:color w:val="0000FF"/>
          <w:lang w:val="en-CA"/>
          <w:rPrChange w:id="360" w:author="84038" w:date="2021-06-13T14:21:42Z">
            <w:rPr>
              <w:lang w:val="en-CA"/>
            </w:rPr>
          </w:rPrChange>
        </w:rPr>
        <w:t>parametric error surface equation</w:t>
      </w:r>
      <w:r>
        <w:rPr>
          <w:lang w:val="en-CA"/>
        </w:rPr>
        <w:t xml:space="preserve">, instead of additional search with SAD comparison. The </w:t>
      </w:r>
      <w:r>
        <w:rPr>
          <w:rFonts w:hint="eastAsia"/>
          <w:lang w:val="en-CA"/>
        </w:rPr>
        <w:t>fractional sample refinement</w:t>
      </w:r>
      <w:r>
        <w:rPr>
          <w:lang w:val="en-CA"/>
        </w:rPr>
        <w:t xml:space="preserve"> is conditionally invoked based on the output of the integer sample search stage. When the integer sample search stage is terminated with center having the smallest SAD in either the first iteration or the second iteration search, the fractional sample refinement is further applied.</w:t>
      </w:r>
    </w:p>
    <w:p>
      <w:pPr>
        <w:spacing w:after="120"/>
        <w:jc w:val="both"/>
        <w:rPr>
          <w:lang w:val="en-CA"/>
        </w:rPr>
      </w:pPr>
      <w:r>
        <w:rPr>
          <w:lang w:val="en-CA"/>
        </w:rPr>
        <w:t>In parametric error surface based sub-pixel offsets estimation, the center position cost and the costs at four neighboring positions from the center are used to fit a 2-D parabolic error surface equation of the following form</w:t>
      </w:r>
    </w:p>
    <w:p>
      <w:pPr>
        <w:jc w:val="right"/>
        <w:rPr>
          <w:szCs w:val="22"/>
        </w:rPr>
      </w:pPr>
      <m:oMath>
        <m:r>
          <w:rPr>
            <w:rFonts w:ascii="Cambria Math" w:hAnsi="Cambria Math"/>
            <w:lang w:val="en-CA"/>
          </w:rPr>
          <m:t>E</m:t>
        </m:r>
        <m:d>
          <m:dPr>
            <m:ctrlPr>
              <w:rPr>
                <w:rFonts w:ascii="Cambria Math" w:hAnsi="Cambria Math"/>
                <w:i/>
                <w:lang w:val="en-CA"/>
              </w:rPr>
            </m:ctrlPr>
          </m:dPr>
          <m:e>
            <m:r>
              <w:rPr>
                <w:rFonts w:ascii="Cambria Math" w:hAnsi="Cambria Math"/>
                <w:lang w:val="en-CA"/>
              </w:rPr>
              <m:t>x,y</m:t>
            </m:r>
            <m:ctrlPr>
              <w:rPr>
                <w:rFonts w:ascii="Cambria Math" w:hAnsi="Cambria Math"/>
                <w:i/>
                <w:lang w:val="en-CA"/>
              </w:rPr>
            </m:ctrlPr>
          </m:e>
        </m:d>
        <m:r>
          <w:rPr>
            <w:rFonts w:ascii="Cambria Math" w:hAnsi="Cambria Math"/>
            <w:lang w:val="en-CA"/>
          </w:rPr>
          <m:t>=A</m:t>
        </m:r>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x-</m:t>
                </m:r>
                <m:sSub>
                  <m:sSubPr>
                    <m:ctrlPr>
                      <w:rPr>
                        <w:rFonts w:ascii="Cambria Math" w:hAnsi="Cambria Math"/>
                        <w:i/>
                        <w:lang w:val="en-CA"/>
                      </w:rPr>
                    </m:ctrlPr>
                  </m:sSubPr>
                  <m:e>
                    <m:r>
                      <w:rPr>
                        <w:rFonts w:ascii="Cambria Math" w:hAnsi="Cambria Math"/>
                        <w:lang w:val="en-CA"/>
                      </w:rPr>
                      <m:t>x</m:t>
                    </m:r>
                    <m:ctrlPr>
                      <w:rPr>
                        <w:rFonts w:ascii="Cambria Math" w:hAnsi="Cambria Math"/>
                        <w:i/>
                        <w:lang w:val="en-CA"/>
                      </w:rPr>
                    </m:ctrlPr>
                  </m:e>
                  <m:sub>
                    <m:r>
                      <w:rPr>
                        <w:rFonts w:ascii="Cambria Math" w:hAnsi="Cambria Math"/>
                        <w:lang w:val="en-CA"/>
                      </w:rPr>
                      <m:t>min</m:t>
                    </m:r>
                    <m:ctrlPr>
                      <w:rPr>
                        <w:rFonts w:ascii="Cambria Math" w:hAnsi="Cambria Math"/>
                        <w:i/>
                        <w:lang w:val="en-CA"/>
                      </w:rPr>
                    </m:ctrlPr>
                  </m:sub>
                </m:sSub>
                <m:ctrlPr>
                  <w:rPr>
                    <w:rFonts w:ascii="Cambria Math" w:hAnsi="Cambria Math"/>
                    <w:i/>
                    <w:lang w:val="en-CA"/>
                  </w:rPr>
                </m:ctrlPr>
              </m:e>
            </m:d>
            <m:ctrlPr>
              <w:rPr>
                <w:rFonts w:ascii="Cambria Math" w:hAnsi="Cambria Math"/>
                <w:i/>
                <w:lang w:val="en-CA"/>
              </w:rPr>
            </m:ctrlPr>
          </m:e>
          <m:sup>
            <m:r>
              <w:rPr>
                <w:rFonts w:ascii="Cambria Math" w:hAnsi="Cambria Math"/>
                <w:lang w:val="en-CA"/>
              </w:rPr>
              <m:t>2</m:t>
            </m:r>
            <m:ctrlPr>
              <w:rPr>
                <w:rFonts w:ascii="Cambria Math" w:hAnsi="Cambria Math"/>
                <w:i/>
                <w:lang w:val="en-CA"/>
              </w:rPr>
            </m:ctrlPr>
          </m:sup>
        </m:sSup>
        <m:r>
          <w:rPr>
            <w:rFonts w:ascii="Cambria Math" w:hAnsi="Cambria Math"/>
            <w:lang w:val="en-CA"/>
          </w:rPr>
          <m:t>+B</m:t>
        </m:r>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y-</m:t>
                </m:r>
                <m:sSub>
                  <m:sSubPr>
                    <m:ctrlPr>
                      <w:rPr>
                        <w:rFonts w:ascii="Cambria Math" w:hAnsi="Cambria Math"/>
                        <w:i/>
                        <w:lang w:val="en-CA"/>
                      </w:rPr>
                    </m:ctrlPr>
                  </m:sSubPr>
                  <m:e>
                    <m:r>
                      <w:rPr>
                        <w:rFonts w:ascii="Cambria Math" w:hAnsi="Cambria Math"/>
                        <w:lang w:val="en-CA"/>
                      </w:rPr>
                      <m:t>y</m:t>
                    </m:r>
                    <m:ctrlPr>
                      <w:rPr>
                        <w:rFonts w:ascii="Cambria Math" w:hAnsi="Cambria Math"/>
                        <w:i/>
                        <w:lang w:val="en-CA"/>
                      </w:rPr>
                    </m:ctrlPr>
                  </m:e>
                  <m:sub>
                    <m:r>
                      <w:rPr>
                        <w:rFonts w:ascii="Cambria Math" w:hAnsi="Cambria Math"/>
                        <w:lang w:val="en-CA"/>
                      </w:rPr>
                      <m:t>min</m:t>
                    </m:r>
                    <m:ctrlPr>
                      <w:rPr>
                        <w:rFonts w:ascii="Cambria Math" w:hAnsi="Cambria Math"/>
                        <w:i/>
                        <w:lang w:val="en-CA"/>
                      </w:rPr>
                    </m:ctrlPr>
                  </m:sub>
                </m:sSub>
                <m:ctrlPr>
                  <w:rPr>
                    <w:rFonts w:ascii="Cambria Math" w:hAnsi="Cambria Math"/>
                    <w:i/>
                    <w:lang w:val="en-CA"/>
                  </w:rPr>
                </m:ctrlPr>
              </m:e>
            </m:d>
            <m:ctrlPr>
              <w:rPr>
                <w:rFonts w:ascii="Cambria Math" w:hAnsi="Cambria Math"/>
                <w:i/>
                <w:lang w:val="en-CA"/>
              </w:rPr>
            </m:ctrlPr>
          </m:e>
          <m:sup>
            <m:r>
              <w:rPr>
                <w:rFonts w:ascii="Cambria Math" w:hAnsi="Cambria Math"/>
                <w:lang w:val="en-CA"/>
              </w:rPr>
              <m:t>2</m:t>
            </m:r>
            <m:ctrlPr>
              <w:rPr>
                <w:rFonts w:ascii="Cambria Math" w:hAnsi="Cambria Math"/>
                <w:i/>
                <w:lang w:val="en-CA"/>
              </w:rPr>
            </m:ctrlPr>
          </m:sup>
        </m:sSup>
        <m:r>
          <w:rPr>
            <w:rFonts w:ascii="Cambria Math" w:hAnsi="Cambria Math"/>
            <w:lang w:val="en-CA"/>
          </w:rPr>
          <m:t>+C</m:t>
        </m:r>
      </m:oMath>
      <w:r>
        <w:rPr>
          <w:lang w:val="en-CA"/>
        </w:rPr>
        <w:tab/>
      </w:r>
      <w:r>
        <w:rPr>
          <w:lang w:val="en-CA"/>
        </w:rPr>
        <w:tab/>
      </w:r>
      <w:r>
        <w:rPr>
          <w:lang w:val="en-CA"/>
        </w:rPr>
        <w:tab/>
      </w:r>
      <w:r>
        <w:rPr>
          <w:szCs w:val="22"/>
          <w:lang w:val="en-CA"/>
        </w:rPr>
        <w:t>(</w:t>
      </w:r>
      <w:r>
        <w:rPr>
          <w:rFonts w:eastAsia="Malgun Gothic"/>
          <w:szCs w:val="22"/>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33</w:t>
      </w:r>
      <w:r>
        <w:rPr>
          <w:szCs w:val="22"/>
          <w:lang w:val="en-CA"/>
        </w:rPr>
        <w:fldChar w:fldCharType="end"/>
      </w:r>
      <w:r>
        <w:rPr>
          <w:szCs w:val="22"/>
          <w:lang w:val="en-CA"/>
        </w:rPr>
        <w:t>)</w:t>
      </w:r>
    </w:p>
    <w:p>
      <w:pPr>
        <w:spacing w:after="120"/>
        <w:jc w:val="both"/>
        <w:rPr>
          <w:lang w:val="en-CA"/>
        </w:rPr>
      </w:pPr>
      <w:r>
        <w:rPr>
          <w:lang w:val="en-CA"/>
        </w:rPr>
        <w:t>where (</w:t>
      </w:r>
      <m:oMath>
        <m:sSub>
          <m:sSubPr>
            <m:ctrlPr>
              <w:rPr>
                <w:rFonts w:ascii="Cambria Math" w:hAnsi="Cambria Math"/>
                <w:i/>
                <w:lang w:val="en-CA"/>
              </w:rPr>
            </m:ctrlPr>
          </m:sSubPr>
          <m:e>
            <m:r>
              <w:rPr>
                <w:rFonts w:ascii="Cambria Math" w:hAnsi="Cambria Math"/>
                <w:lang w:val="en-CA"/>
              </w:rPr>
              <m:t>x</m:t>
            </m:r>
            <m:ctrlPr>
              <w:rPr>
                <w:rFonts w:ascii="Cambria Math" w:hAnsi="Cambria Math"/>
                <w:i/>
                <w:lang w:val="en-CA"/>
              </w:rPr>
            </m:ctrlPr>
          </m:e>
          <m:sub>
            <m:r>
              <w:rPr>
                <w:rFonts w:ascii="Cambria Math" w:hAnsi="Cambria Math"/>
                <w:lang w:val="en-CA"/>
              </w:rPr>
              <m:t>min</m:t>
            </m:r>
            <m:ctrlPr>
              <w:rPr>
                <w:rFonts w:ascii="Cambria Math" w:hAnsi="Cambria Math"/>
                <w:i/>
                <w:lang w:val="en-CA"/>
              </w:rPr>
            </m:ctrlP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y</m:t>
            </m:r>
            <m:ctrlPr>
              <w:rPr>
                <w:rFonts w:ascii="Cambria Math" w:hAnsi="Cambria Math"/>
                <w:i/>
                <w:lang w:val="en-CA"/>
              </w:rPr>
            </m:ctrlPr>
          </m:e>
          <m:sub>
            <m:r>
              <w:rPr>
                <w:rFonts w:ascii="Cambria Math" w:hAnsi="Cambria Math"/>
                <w:lang w:val="en-CA"/>
              </w:rPr>
              <m:t>min</m:t>
            </m:r>
            <m:ctrlPr>
              <w:rPr>
                <w:rFonts w:ascii="Cambria Math" w:hAnsi="Cambria Math"/>
                <w:i/>
                <w:lang w:val="en-CA"/>
              </w:rPr>
            </m:ctrlPr>
          </m:sub>
        </m:sSub>
        <m:r>
          <w:rPr>
            <w:rFonts w:ascii="Cambria Math" w:hAnsi="Cambria Math"/>
            <w:lang w:val="en-CA"/>
          </w:rPr>
          <m:t>)</m:t>
        </m:r>
      </m:oMath>
      <w:r>
        <w:rPr>
          <w:lang w:val="en-CA"/>
        </w:rPr>
        <w:t xml:space="preserve"> corresponds to the fractional position with the least cost and C corresponds to the minimum cost value. By solving the above equations by using the cost value of the five search points, the (</w:t>
      </w:r>
      <m:oMath>
        <m:sSub>
          <m:sSubPr>
            <m:ctrlPr>
              <w:rPr>
                <w:rFonts w:ascii="Cambria Math" w:hAnsi="Cambria Math"/>
                <w:i/>
                <w:lang w:val="en-CA"/>
              </w:rPr>
            </m:ctrlPr>
          </m:sSubPr>
          <m:e>
            <m:r>
              <w:rPr>
                <w:rFonts w:ascii="Cambria Math" w:hAnsi="Cambria Math"/>
                <w:lang w:val="en-CA"/>
              </w:rPr>
              <m:t>x</m:t>
            </m:r>
            <m:ctrlPr>
              <w:rPr>
                <w:rFonts w:ascii="Cambria Math" w:hAnsi="Cambria Math"/>
                <w:i/>
                <w:lang w:val="en-CA"/>
              </w:rPr>
            </m:ctrlPr>
          </m:e>
          <m:sub>
            <m:r>
              <w:rPr>
                <w:rFonts w:ascii="Cambria Math" w:hAnsi="Cambria Math"/>
                <w:lang w:val="en-CA"/>
              </w:rPr>
              <m:t>min</m:t>
            </m:r>
            <m:ctrlPr>
              <w:rPr>
                <w:rFonts w:ascii="Cambria Math" w:hAnsi="Cambria Math"/>
                <w:i/>
                <w:lang w:val="en-CA"/>
              </w:rPr>
            </m:ctrlP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y</m:t>
            </m:r>
            <m:ctrlPr>
              <w:rPr>
                <w:rFonts w:ascii="Cambria Math" w:hAnsi="Cambria Math"/>
                <w:i/>
                <w:lang w:val="en-CA"/>
              </w:rPr>
            </m:ctrlPr>
          </m:e>
          <m:sub>
            <m:r>
              <w:rPr>
                <w:rFonts w:ascii="Cambria Math" w:hAnsi="Cambria Math"/>
                <w:lang w:val="en-CA"/>
              </w:rPr>
              <m:t>min</m:t>
            </m:r>
            <m:ctrlPr>
              <w:rPr>
                <w:rFonts w:ascii="Cambria Math" w:hAnsi="Cambria Math"/>
                <w:i/>
                <w:lang w:val="en-CA"/>
              </w:rPr>
            </m:ctrlPr>
          </m:sub>
        </m:sSub>
        <m:r>
          <w:rPr>
            <w:rFonts w:ascii="Cambria Math" w:hAnsi="Cambria Math"/>
            <w:lang w:val="en-CA"/>
          </w:rPr>
          <m:t>)</m:t>
        </m:r>
      </m:oMath>
      <w:r>
        <w:rPr>
          <w:lang w:val="en-CA"/>
        </w:rPr>
        <w:t xml:space="preserve"> is computed as:</w:t>
      </w:r>
    </w:p>
    <w:p>
      <w:pPr>
        <w:jc w:val="right"/>
        <w:rPr>
          <w:szCs w:val="22"/>
          <w:lang w:val="en-CA"/>
        </w:rPr>
      </w:pPr>
      <m:oMath>
        <m:sSub>
          <m:sSubPr>
            <m:ctrlPr>
              <w:rPr>
                <w:rFonts w:ascii="Cambria Math" w:hAnsi="Cambria Math"/>
                <w:i/>
                <w:szCs w:val="22"/>
                <w:lang w:val="en-CA"/>
              </w:rPr>
            </m:ctrlPr>
          </m:sSubPr>
          <m:e>
            <m:r>
              <w:rPr>
                <w:rFonts w:ascii="Cambria Math" w:hAnsi="Cambria Math"/>
                <w:szCs w:val="22"/>
                <w:lang w:val="en-CA"/>
              </w:rPr>
              <m:t>x</m:t>
            </m:r>
            <m:ctrlPr>
              <w:rPr>
                <w:rFonts w:ascii="Cambria Math" w:hAnsi="Cambria Math"/>
                <w:i/>
                <w:szCs w:val="22"/>
                <w:lang w:val="en-CA"/>
              </w:rPr>
            </m:ctrlPr>
          </m:e>
          <m:sub>
            <m:r>
              <w:rPr>
                <w:rFonts w:ascii="Cambria Math" w:hAnsi="Cambria Math"/>
                <w:szCs w:val="22"/>
                <w:lang w:val="en-CA"/>
              </w:rPr>
              <m:t>min</m:t>
            </m:r>
            <m:ctrlPr>
              <w:rPr>
                <w:rFonts w:ascii="Cambria Math" w:hAnsi="Cambria Math"/>
                <w:i/>
                <w:szCs w:val="22"/>
                <w:lang w:val="en-CA"/>
              </w:rPr>
            </m:ctrlPr>
          </m:sub>
        </m:sSub>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-1,0</m:t>
            </m:r>
            <m:ctrlPr>
              <w:rPr>
                <w:rFonts w:ascii="Cambria Math" w:hAnsi="Cambria Math"/>
                <w:i/>
                <w:szCs w:val="22"/>
                <w:lang w:val="en-CA"/>
              </w:rPr>
            </m:ctrlPr>
          </m:e>
        </m:d>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1,0</m:t>
            </m:r>
            <m:ctrlPr>
              <w:rPr>
                <w:rFonts w:ascii="Cambria Math" w:hAnsi="Cambria Math"/>
                <w:i/>
                <w:szCs w:val="22"/>
                <w:lang w:val="en-CA"/>
              </w:rPr>
            </m:ctrlPr>
          </m:e>
        </m:d>
        <m:r>
          <w:rPr>
            <w:rFonts w:ascii="Cambria Math" w:hAnsi="Cambria Math"/>
            <w:szCs w:val="22"/>
            <w:lang w:val="en-CA"/>
          </w:rPr>
          <m:t>)/(2(E</m:t>
        </m:r>
        <m:d>
          <m:dPr>
            <m:ctrlPr>
              <w:rPr>
                <w:rFonts w:ascii="Cambria Math" w:hAnsi="Cambria Math"/>
                <w:i/>
                <w:szCs w:val="22"/>
                <w:lang w:val="en-CA"/>
              </w:rPr>
            </m:ctrlPr>
          </m:dPr>
          <m:e>
            <m:r>
              <w:rPr>
                <w:rFonts w:ascii="Cambria Math" w:hAnsi="Cambria Math"/>
                <w:szCs w:val="22"/>
                <w:lang w:val="en-CA"/>
              </w:rPr>
              <m:t>-1,0</m:t>
            </m:r>
            <m:ctrlPr>
              <w:rPr>
                <w:rFonts w:ascii="Cambria Math" w:hAnsi="Cambria Math"/>
                <w:i/>
                <w:szCs w:val="22"/>
                <w:lang w:val="en-CA"/>
              </w:rPr>
            </m:ctrlPr>
          </m:e>
        </m:d>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1,0</m:t>
            </m:r>
            <m:ctrlPr>
              <w:rPr>
                <w:rFonts w:ascii="Cambria Math" w:hAnsi="Cambria Math"/>
                <w:i/>
                <w:szCs w:val="22"/>
                <w:lang w:val="en-CA"/>
              </w:rPr>
            </m:ctrlPr>
          </m:e>
        </m:d>
        <m:r>
          <w:rPr>
            <w:rFonts w:ascii="Cambria Math" w:hAnsi="Cambria Math"/>
            <w:szCs w:val="22"/>
            <w:lang w:val="en-CA"/>
          </w:rPr>
          <m:t>-2E</m:t>
        </m:r>
        <m:d>
          <m:dPr>
            <m:ctrlPr>
              <w:rPr>
                <w:rFonts w:ascii="Cambria Math" w:hAnsi="Cambria Math"/>
                <w:i/>
                <w:szCs w:val="22"/>
                <w:lang w:val="en-CA"/>
              </w:rPr>
            </m:ctrlPr>
          </m:dPr>
          <m:e>
            <m:r>
              <w:rPr>
                <w:rFonts w:ascii="Cambria Math" w:hAnsi="Cambria Math"/>
                <w:szCs w:val="22"/>
                <w:lang w:val="en-CA"/>
              </w:rPr>
              <m:t>0,0</m:t>
            </m:r>
            <m:ctrlPr>
              <w:rPr>
                <w:rFonts w:ascii="Cambria Math" w:hAnsi="Cambria Math"/>
                <w:i/>
                <w:szCs w:val="22"/>
                <w:lang w:val="en-CA"/>
              </w:rPr>
            </m:ctrlPr>
          </m:e>
        </m:d>
        <m:r>
          <w:rPr>
            <w:rFonts w:ascii="Cambria Math" w:hAnsi="Cambria Math"/>
            <w:szCs w:val="22"/>
            <w:lang w:val="en-CA"/>
          </w:rPr>
          <m:t>))</m:t>
        </m:r>
      </m:oMath>
      <w:r>
        <w:rPr>
          <w:lang w:val="en-CA"/>
        </w:rPr>
        <w:t xml:space="preserve"> </w:t>
      </w:r>
      <w:r>
        <w:rPr>
          <w:lang w:val="en-CA"/>
        </w:rPr>
        <w:tab/>
      </w:r>
      <w:r>
        <w:rPr>
          <w:lang w:val="en-CA"/>
        </w:rPr>
        <w:tab/>
      </w:r>
      <w:r>
        <w:rPr>
          <w:lang w:val="en-CA"/>
        </w:rPr>
        <w:tab/>
      </w:r>
      <w:r>
        <w:rPr>
          <w:szCs w:val="22"/>
          <w:lang w:val="en-CA"/>
        </w:rPr>
        <w:t>(</w:t>
      </w:r>
      <w:r>
        <w:rPr>
          <w:rFonts w:eastAsia="Malgun Gothic"/>
          <w:szCs w:val="22"/>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34</w:t>
      </w:r>
      <w:r>
        <w:rPr>
          <w:szCs w:val="22"/>
          <w:lang w:val="en-CA"/>
        </w:rPr>
        <w:fldChar w:fldCharType="end"/>
      </w:r>
      <w:r>
        <w:rPr>
          <w:szCs w:val="22"/>
          <w:lang w:val="en-CA"/>
        </w:rPr>
        <w:t>)</w:t>
      </w:r>
    </w:p>
    <w:p>
      <w:pPr>
        <w:jc w:val="right"/>
        <w:rPr>
          <w:szCs w:val="22"/>
          <w:lang w:val="en-CA"/>
        </w:rPr>
      </w:pPr>
      <m:oMath>
        <m:sSub>
          <m:sSubPr>
            <m:ctrlPr>
              <w:rPr>
                <w:rFonts w:ascii="Cambria Math" w:hAnsi="Cambria Math"/>
                <w:i/>
                <w:szCs w:val="22"/>
                <w:lang w:val="en-CA"/>
              </w:rPr>
            </m:ctrlPr>
          </m:sSubPr>
          <m:e>
            <m:r>
              <w:rPr>
                <w:rFonts w:ascii="Cambria Math" w:hAnsi="Cambria Math"/>
                <w:szCs w:val="22"/>
                <w:lang w:val="en-CA"/>
              </w:rPr>
              <m:t>y</m:t>
            </m:r>
            <m:ctrlPr>
              <w:rPr>
                <w:rFonts w:ascii="Cambria Math" w:hAnsi="Cambria Math"/>
                <w:i/>
                <w:szCs w:val="22"/>
                <w:lang w:val="en-CA"/>
              </w:rPr>
            </m:ctrlPr>
          </m:e>
          <m:sub>
            <m:r>
              <w:rPr>
                <w:rFonts w:ascii="Cambria Math" w:hAnsi="Cambria Math"/>
                <w:szCs w:val="22"/>
                <w:lang w:val="en-CA"/>
              </w:rPr>
              <m:t>min</m:t>
            </m:r>
            <m:ctrlPr>
              <w:rPr>
                <w:rFonts w:ascii="Cambria Math" w:hAnsi="Cambria Math"/>
                <w:i/>
                <w:szCs w:val="22"/>
                <w:lang w:val="en-CA"/>
              </w:rPr>
            </m:ctrlPr>
          </m:sub>
        </m:sSub>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0,-1</m:t>
            </m:r>
            <m:ctrlPr>
              <w:rPr>
                <w:rFonts w:ascii="Cambria Math" w:hAnsi="Cambria Math"/>
                <w:i/>
                <w:szCs w:val="22"/>
                <w:lang w:val="en-CA"/>
              </w:rPr>
            </m:ctrlPr>
          </m:e>
        </m:d>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0,1</m:t>
            </m:r>
            <m:ctrlPr>
              <w:rPr>
                <w:rFonts w:ascii="Cambria Math" w:hAnsi="Cambria Math"/>
                <w:i/>
                <w:szCs w:val="22"/>
                <w:lang w:val="en-CA"/>
              </w:rPr>
            </m:ctrlPr>
          </m:e>
        </m:d>
        <m:r>
          <w:rPr>
            <w:rFonts w:ascii="Cambria Math" w:hAnsi="Cambria Math"/>
            <w:szCs w:val="22"/>
            <w:lang w:val="en-CA"/>
          </w:rPr>
          <m:t>)/(2(</m:t>
        </m:r>
        <m:d>
          <m:dPr>
            <m:ctrlPr>
              <w:rPr>
                <w:rFonts w:ascii="Cambria Math" w:hAnsi="Cambria Math"/>
                <w:i/>
                <w:szCs w:val="22"/>
                <w:lang w:val="en-CA"/>
              </w:rPr>
            </m:ctrlPr>
          </m:dPr>
          <m:e>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0,-1</m:t>
                </m:r>
                <m:ctrlPr>
                  <w:rPr>
                    <w:rFonts w:ascii="Cambria Math" w:hAnsi="Cambria Math"/>
                    <w:i/>
                    <w:szCs w:val="22"/>
                    <w:lang w:val="en-CA"/>
                  </w:rPr>
                </m:ctrlPr>
              </m:e>
            </m:d>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0,1</m:t>
                </m:r>
                <m:ctrlPr>
                  <w:rPr>
                    <w:rFonts w:ascii="Cambria Math" w:hAnsi="Cambria Math"/>
                    <w:i/>
                    <w:szCs w:val="22"/>
                    <w:lang w:val="en-CA"/>
                  </w:rPr>
                </m:ctrlPr>
              </m:e>
            </m:d>
            <m:r>
              <w:rPr>
                <w:rFonts w:ascii="Cambria Math" w:hAnsi="Cambria Math"/>
                <w:szCs w:val="22"/>
                <w:lang w:val="en-CA"/>
              </w:rPr>
              <m:t>-2E</m:t>
            </m:r>
            <m:d>
              <m:dPr>
                <m:ctrlPr>
                  <w:rPr>
                    <w:rFonts w:ascii="Cambria Math" w:hAnsi="Cambria Math"/>
                    <w:i/>
                    <w:szCs w:val="22"/>
                    <w:lang w:val="en-CA"/>
                  </w:rPr>
                </m:ctrlPr>
              </m:dPr>
              <m:e>
                <m:r>
                  <w:rPr>
                    <w:rFonts w:ascii="Cambria Math" w:hAnsi="Cambria Math"/>
                    <w:szCs w:val="22"/>
                    <w:lang w:val="en-CA"/>
                  </w:rPr>
                  <m:t>0,0</m:t>
                </m:r>
                <m:ctrlPr>
                  <w:rPr>
                    <w:rFonts w:ascii="Cambria Math" w:hAnsi="Cambria Math"/>
                    <w:i/>
                    <w:szCs w:val="22"/>
                    <w:lang w:val="en-CA"/>
                  </w:rPr>
                </m:ctrlPr>
              </m:e>
            </m:d>
            <m:ctrlPr>
              <w:rPr>
                <w:rFonts w:ascii="Cambria Math" w:hAnsi="Cambria Math"/>
                <w:i/>
                <w:szCs w:val="22"/>
                <w:lang w:val="en-CA"/>
              </w:rPr>
            </m:ctrlPr>
          </m:e>
        </m:d>
        <m:r>
          <w:rPr>
            <w:rFonts w:ascii="Cambria Math" w:hAnsi="Cambria Math"/>
            <w:szCs w:val="22"/>
            <w:lang w:val="en-CA"/>
          </w:rPr>
          <m:t>)</m:t>
        </m:r>
      </m:oMath>
      <w:r>
        <w:rPr>
          <w:lang w:val="en-CA"/>
        </w:rPr>
        <w:t xml:space="preserve"> </w:t>
      </w:r>
      <w:r>
        <w:rPr>
          <w:lang w:val="en-CA"/>
        </w:rPr>
        <w:tab/>
      </w:r>
      <w:r>
        <w:rPr>
          <w:lang w:val="en-CA"/>
        </w:rPr>
        <w:tab/>
      </w:r>
      <w:r>
        <w:rPr>
          <w:lang w:val="en-CA"/>
        </w:rPr>
        <w:tab/>
      </w:r>
      <w:r>
        <w:rPr>
          <w:szCs w:val="22"/>
          <w:lang w:val="en-CA"/>
        </w:rPr>
        <w:t>(</w:t>
      </w:r>
      <w:r>
        <w:rPr>
          <w:rFonts w:eastAsia="Malgun Gothic"/>
          <w:szCs w:val="22"/>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35</w:t>
      </w:r>
      <w:r>
        <w:rPr>
          <w:szCs w:val="22"/>
          <w:lang w:val="en-CA"/>
        </w:rPr>
        <w:fldChar w:fldCharType="end"/>
      </w:r>
      <w:r>
        <w:rPr>
          <w:szCs w:val="22"/>
          <w:lang w:val="en-CA"/>
        </w:rPr>
        <w:t>)</w:t>
      </w:r>
    </w:p>
    <w:p>
      <w:pPr>
        <w:spacing w:after="120"/>
        <w:jc w:val="both"/>
      </w:pPr>
      <w:r>
        <w:rPr>
          <w:lang w:val="en-CA"/>
        </w:rPr>
        <w:t xml:space="preserve">The value of </w:t>
      </w:r>
      <m:oMath>
        <m:sSub>
          <m:sSubPr>
            <m:ctrlPr>
              <w:rPr>
                <w:rFonts w:ascii="Cambria Math" w:hAnsi="Cambria Math"/>
                <w:i/>
                <w:lang w:val="en-CA"/>
              </w:rPr>
            </m:ctrlPr>
          </m:sSubPr>
          <m:e>
            <m:r>
              <w:rPr>
                <w:rFonts w:ascii="Cambria Math" w:hAnsi="Cambria Math"/>
                <w:lang w:val="en-CA"/>
              </w:rPr>
              <m:t>x</m:t>
            </m:r>
            <m:ctrlPr>
              <w:rPr>
                <w:rFonts w:ascii="Cambria Math" w:hAnsi="Cambria Math"/>
                <w:i/>
                <w:lang w:val="en-CA"/>
              </w:rPr>
            </m:ctrlPr>
          </m:e>
          <m:sub>
            <m:r>
              <w:rPr>
                <w:rFonts w:ascii="Cambria Math" w:hAnsi="Cambria Math"/>
                <w:lang w:val="en-CA"/>
              </w:rPr>
              <m:t>min</m:t>
            </m:r>
            <m:ctrlPr>
              <w:rPr>
                <w:rFonts w:ascii="Cambria Math" w:hAnsi="Cambria Math"/>
                <w:i/>
                <w:lang w:val="en-CA"/>
              </w:rPr>
            </m:ctrlPr>
          </m:sub>
        </m:sSub>
      </m:oMath>
      <w:r>
        <w:rPr>
          <w:lang w:val="en-CA"/>
        </w:rPr>
        <w:t xml:space="preserve"> and </w:t>
      </w:r>
      <m:oMath>
        <m:sSub>
          <m:sSubPr>
            <m:ctrlPr>
              <w:rPr>
                <w:rFonts w:ascii="Cambria Math" w:hAnsi="Cambria Math"/>
                <w:i/>
                <w:lang w:val="en-CA"/>
              </w:rPr>
            </m:ctrlPr>
          </m:sSubPr>
          <m:e>
            <m:r>
              <w:rPr>
                <w:rFonts w:ascii="Cambria Math" w:hAnsi="Cambria Math"/>
                <w:lang w:val="en-CA"/>
              </w:rPr>
              <m:t>y</m:t>
            </m:r>
            <m:ctrlPr>
              <w:rPr>
                <w:rFonts w:ascii="Cambria Math" w:hAnsi="Cambria Math"/>
                <w:i/>
                <w:lang w:val="en-CA"/>
              </w:rPr>
            </m:ctrlPr>
          </m:e>
          <m:sub>
            <m:r>
              <w:rPr>
                <w:rFonts w:ascii="Cambria Math" w:hAnsi="Cambria Math"/>
                <w:lang w:val="en-CA"/>
              </w:rPr>
              <m:t>min</m:t>
            </m:r>
            <m:ctrlPr>
              <w:rPr>
                <w:rFonts w:ascii="Cambria Math" w:hAnsi="Cambria Math"/>
                <w:i/>
                <w:lang w:val="en-CA"/>
              </w:rPr>
            </m:ctrlPr>
          </m:sub>
        </m:sSub>
      </m:oMath>
      <w:r>
        <w:rPr>
          <w:rFonts w:hint="eastAsia"/>
          <w:lang w:val="en-CA"/>
        </w:rPr>
        <w:t xml:space="preserve"> </w:t>
      </w:r>
      <w:r>
        <w:rPr>
          <w:lang w:val="en-CA"/>
        </w:rPr>
        <w:t xml:space="preserve">are automatically constrained to be between − 8 and 8 since all cost values are positive and the smallest value is </w:t>
      </w:r>
      <m:oMath>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0,0</m:t>
            </m:r>
            <m:ctrlPr>
              <w:rPr>
                <w:rFonts w:ascii="Cambria Math" w:hAnsi="Cambria Math"/>
                <w:i/>
                <w:szCs w:val="22"/>
                <w:lang w:val="en-CA"/>
              </w:rPr>
            </m:ctrlPr>
          </m:e>
        </m:d>
      </m:oMath>
      <w:r>
        <w:rPr>
          <w:lang w:val="en-CA"/>
        </w:rPr>
        <w:t>. This corresponds to half peal offset with 1/16th-pel MV accuracy in VVC. The computed fractional (</w:t>
      </w:r>
      <m:oMath>
        <m:sSub>
          <m:sSubPr>
            <m:ctrlPr>
              <w:rPr>
                <w:rFonts w:ascii="Cambria Math" w:hAnsi="Cambria Math"/>
                <w:lang w:val="en-CA"/>
              </w:rPr>
            </m:ctrlPr>
          </m:sSubPr>
          <m:e>
            <m:r>
              <w:rPr>
                <w:rFonts w:ascii="Cambria Math" w:hAnsi="Cambria Math"/>
                <w:lang w:val="en-CA"/>
              </w:rPr>
              <m:t>x</m:t>
            </m:r>
            <m:ctrlPr>
              <w:rPr>
                <w:rFonts w:ascii="Cambria Math" w:hAnsi="Cambria Math"/>
                <w:lang w:val="en-CA"/>
              </w:rPr>
            </m:ctrlPr>
          </m:e>
          <m:sub>
            <m:r>
              <w:rPr>
                <w:rFonts w:ascii="Cambria Math" w:hAnsi="Cambria Math"/>
                <w:lang w:val="en-CA"/>
              </w:rPr>
              <m:t>min</m:t>
            </m:r>
            <m:ctrlPr>
              <w:rPr>
                <w:rFonts w:ascii="Cambria Math" w:hAnsi="Cambria Math"/>
                <w:lang w:val="en-CA"/>
              </w:rPr>
            </m:ctrlPr>
          </m:sub>
        </m:sSub>
        <m:r>
          <m:rPr>
            <m:sty m:val="p"/>
          </m:rPr>
          <w:rPr>
            <w:rFonts w:ascii="Cambria Math" w:hAnsi="Cambria Math"/>
            <w:lang w:val="en-CA"/>
          </w:rPr>
          <m:t xml:space="preserve">, </m:t>
        </m:r>
        <m:sSub>
          <m:sSubPr>
            <m:ctrlPr>
              <w:rPr>
                <w:rFonts w:ascii="Cambria Math" w:hAnsi="Cambria Math"/>
                <w:lang w:val="en-CA"/>
              </w:rPr>
            </m:ctrlPr>
          </m:sSubPr>
          <m:e>
            <m:r>
              <w:rPr>
                <w:rFonts w:ascii="Cambria Math" w:hAnsi="Cambria Math"/>
                <w:lang w:val="en-CA"/>
              </w:rPr>
              <m:t>y</m:t>
            </m:r>
            <m:ctrlPr>
              <w:rPr>
                <w:rFonts w:ascii="Cambria Math" w:hAnsi="Cambria Math"/>
                <w:lang w:val="en-CA"/>
              </w:rPr>
            </m:ctrlPr>
          </m:e>
          <m:sub>
            <m:r>
              <w:rPr>
                <w:rFonts w:ascii="Cambria Math" w:hAnsi="Cambria Math"/>
                <w:lang w:val="en-CA"/>
              </w:rPr>
              <m:t>min</m:t>
            </m:r>
            <m:ctrlPr>
              <w:rPr>
                <w:rFonts w:ascii="Cambria Math" w:hAnsi="Cambria Math"/>
                <w:lang w:val="en-CA"/>
              </w:rPr>
            </m:ctrlPr>
          </m:sub>
        </m:sSub>
        <m:r>
          <m:rPr>
            <m:sty m:val="p"/>
          </m:rPr>
          <w:rPr>
            <w:rFonts w:ascii="Cambria Math" w:hAnsi="Cambria Math"/>
            <w:lang w:val="en-CA"/>
          </w:rPr>
          <m:t>)</m:t>
        </m:r>
      </m:oMath>
      <w:r>
        <w:rPr>
          <w:lang w:val="en-CA"/>
        </w:rPr>
        <w:t xml:space="preserve"> are added to the integer distance refinement MV to get the sub-pixel accurate refinement delta MV.</w:t>
      </w:r>
    </w:p>
    <w:p>
      <w:pPr>
        <w:pStyle w:val="5"/>
        <w:spacing w:before="136"/>
      </w:pPr>
      <w:r>
        <w:t>Bilinear-interpolation and sample padding</w:t>
      </w:r>
    </w:p>
    <w:p>
      <w:pPr>
        <w:jc w:val="both"/>
      </w:pPr>
      <w:r>
        <w:rPr>
          <w:color w:val="0000FF"/>
          <w:rPrChange w:id="361" w:author="84038" w:date="2021-06-13T14:39:35Z">
            <w:rPr/>
          </w:rPrChange>
        </w:rPr>
        <w:t>In VVC, the resolution of the MVs is 1/16 luma samples</w:t>
      </w:r>
      <w:r>
        <w:t xml:space="preserve">. The samples at the fractional position are interpolated using a 8-tap interpolation filter. In DMVR, </w:t>
      </w:r>
      <w:r>
        <w:rPr>
          <w:szCs w:val="22"/>
          <w:lang w:val="en-CA"/>
        </w:rPr>
        <w:t xml:space="preserve">the search points are surrounding the initial fractional-pel MV with integer sample offset, therefore the samples of those fractional position need to be interpolated for DMVR search process. </w:t>
      </w:r>
      <w:r>
        <w:t>To reduce the calculation complexity, the bi-linear interpolation filter is used to generate the fractional samples for the searching process in DMVR. Another important effect is that by using bi-linear filter is that with 2-sample search range, the DVMR does not access more reference samples compared to the normal motion compensation process. After the refined MV is attained with DMVR search process, the normal 8-tap interpolation filter is applied to generate the final prediction. In order to not access more reference samples to normal M</w:t>
      </w:r>
      <w:r>
        <w:rPr>
          <w:rFonts w:hint="eastAsia"/>
        </w:rPr>
        <w:t xml:space="preserve">C process, </w:t>
      </w:r>
      <w:r>
        <w:t>the samples, which is not needed for the interpolation process based on the original MV but is needed for the interpolation process based on the refined MV, will be padded from those available samples.</w:t>
      </w:r>
    </w:p>
    <w:p>
      <w:pPr>
        <w:pStyle w:val="5"/>
        <w:spacing w:before="136"/>
      </w:pPr>
      <w:r>
        <w:t>Maximum DMVR processing unit</w:t>
      </w:r>
    </w:p>
    <w:p>
      <w:pPr>
        <w:jc w:val="both"/>
        <w:rPr>
          <w:lang w:eastAsia="zh-CN"/>
        </w:rPr>
      </w:pPr>
      <w:r>
        <w:t>When the width and/or height of a CU are larger than 16 luma samples, it will be further split into subblocks with width and/or height equal to 16 luma samples. The maximum unit size for DMVR searching process is limit to 16x16.</w:t>
      </w:r>
    </w:p>
    <w:p>
      <w:pPr>
        <w:pStyle w:val="4"/>
        <w:spacing w:before="136"/>
        <w:rPr>
          <w:lang w:eastAsia="zh-CN"/>
        </w:rPr>
      </w:pPr>
      <w:bookmarkStart w:id="187" w:name="_Toc35804754"/>
      <w:r>
        <w:rPr>
          <w:lang w:eastAsia="zh-CN"/>
        </w:rPr>
        <w:t>Geometric partitioning mode (GPM)</w:t>
      </w:r>
      <w:bookmarkEnd w:id="187"/>
    </w:p>
    <w:p>
      <w:pPr>
        <w:jc w:val="both"/>
        <w:rPr>
          <w:szCs w:val="22"/>
          <w:lang w:val="en-CA"/>
        </w:rPr>
      </w:pPr>
      <w:bookmarkStart w:id="188" w:name="_Hlk33308060"/>
      <w:r>
        <w:t>In VVC,</w:t>
      </w:r>
      <w:r>
        <w:rPr>
          <w:lang w:val="en-CA"/>
        </w:rPr>
        <w:t xml:space="preserve"> a geometric partitioning mode</w:t>
      </w:r>
      <w:r>
        <w:t xml:space="preserve"> is supported for inter prediction</w:t>
      </w:r>
      <w:r>
        <w:rPr>
          <w:lang w:val="en-CA"/>
        </w:rPr>
        <w:t xml:space="preserve">. </w:t>
      </w:r>
      <w:r>
        <w:rPr>
          <w:szCs w:val="22"/>
          <w:lang w:val="en-CA"/>
        </w:rPr>
        <w:t xml:space="preserve">The geometric partitioning mode is signalled using a CU-level flag as one kind of merge mode, with other merge modes including </w:t>
      </w:r>
      <w:r>
        <w:rPr>
          <w:szCs w:val="22"/>
        </w:rPr>
        <w:t>the regular merge mode, the MMVD mode, the CIIP mode and the subblock merge mode</w:t>
      </w:r>
      <w:r>
        <w:rPr>
          <w:szCs w:val="22"/>
          <w:lang w:val="en-CA"/>
        </w:rPr>
        <w:t xml:space="preserve">. In total 64 partitions are supported by geometric partitioning mode for each possible CU size </w:t>
      </w:r>
      <m:oMath>
        <m:r>
          <w:rPr>
            <w:rFonts w:ascii="Cambria Math" w:hAnsi="Cambria Math"/>
            <w:szCs w:val="22"/>
            <w:lang w:val="en-CA"/>
          </w:rPr>
          <m:t>w×h=</m:t>
        </m:r>
        <m:sSup>
          <m:sSupPr>
            <m:ctrlPr>
              <w:rPr>
                <w:rFonts w:ascii="Cambria Math" w:hAnsi="Cambria Math"/>
                <w:i/>
                <w:szCs w:val="22"/>
                <w:lang w:val="en-CA"/>
              </w:rPr>
            </m:ctrlPr>
          </m:sSupPr>
          <m:e>
            <m:r>
              <w:rPr>
                <w:rFonts w:ascii="Cambria Math" w:hAnsi="Cambria Math"/>
                <w:szCs w:val="22"/>
                <w:lang w:val="en-CA"/>
              </w:rPr>
              <m:t>2</m:t>
            </m:r>
            <m:ctrlPr>
              <w:rPr>
                <w:rFonts w:ascii="Cambria Math" w:hAnsi="Cambria Math"/>
                <w:i/>
                <w:szCs w:val="22"/>
                <w:lang w:val="en-CA"/>
              </w:rPr>
            </m:ctrlPr>
          </m:e>
          <m:sup>
            <m:r>
              <w:rPr>
                <w:rFonts w:ascii="Cambria Math" w:hAnsi="Cambria Math"/>
                <w:szCs w:val="22"/>
                <w:lang w:val="en-CA"/>
              </w:rPr>
              <m:t>m</m:t>
            </m:r>
            <m:ctrlPr>
              <w:rPr>
                <w:rFonts w:ascii="Cambria Math" w:hAnsi="Cambria Math"/>
                <w:i/>
                <w:szCs w:val="22"/>
                <w:lang w:val="en-CA"/>
              </w:rPr>
            </m:ctrlPr>
          </m:sup>
        </m:sSup>
        <m:r>
          <w:rPr>
            <w:rFonts w:ascii="Cambria Math" w:hAnsi="Cambria Math"/>
            <w:szCs w:val="22"/>
            <w:lang w:val="en-CA"/>
          </w:rPr>
          <m:t>×</m:t>
        </m:r>
        <m:sSup>
          <m:sSupPr>
            <m:ctrlPr>
              <w:rPr>
                <w:rFonts w:ascii="Cambria Math" w:hAnsi="Cambria Math"/>
                <w:i/>
                <w:szCs w:val="22"/>
                <w:lang w:val="en-CA"/>
              </w:rPr>
            </m:ctrlPr>
          </m:sSupPr>
          <m:e>
            <m:r>
              <w:rPr>
                <w:rFonts w:ascii="Cambria Math" w:hAnsi="Cambria Math"/>
                <w:szCs w:val="22"/>
                <w:lang w:val="en-CA"/>
              </w:rPr>
              <m:t>2</m:t>
            </m:r>
            <m:ctrlPr>
              <w:rPr>
                <w:rFonts w:ascii="Cambria Math" w:hAnsi="Cambria Math"/>
                <w:i/>
                <w:szCs w:val="22"/>
                <w:lang w:val="en-CA"/>
              </w:rPr>
            </m:ctrlPr>
          </m:e>
          <m:sup>
            <m:r>
              <w:rPr>
                <w:rFonts w:ascii="Cambria Math" w:hAnsi="Cambria Math"/>
                <w:szCs w:val="22"/>
                <w:lang w:val="en-CA"/>
              </w:rPr>
              <m:t>n</m:t>
            </m:r>
            <m:ctrlPr>
              <w:rPr>
                <w:rFonts w:ascii="Cambria Math" w:hAnsi="Cambria Math"/>
                <w:i/>
                <w:szCs w:val="22"/>
                <w:lang w:val="en-CA"/>
              </w:rPr>
            </m:ctrlPr>
          </m:sup>
        </m:sSup>
        <m:r>
          <w:rPr>
            <w:rFonts w:ascii="Cambria Math" w:hAnsi="Cambria Math"/>
            <w:szCs w:val="22"/>
            <w:lang w:val="en-CA"/>
          </w:rPr>
          <m:t xml:space="preserve"> </m:t>
        </m:r>
      </m:oMath>
      <w:r>
        <w:rPr>
          <w:szCs w:val="22"/>
          <w:lang w:val="en-CA"/>
        </w:rPr>
        <w:t xml:space="preserve">with </w:t>
      </w:r>
      <m:oMath>
        <m:r>
          <w:rPr>
            <w:rFonts w:ascii="Cambria Math" w:hAnsi="Cambria Math"/>
            <w:szCs w:val="22"/>
            <w:lang w:val="en-CA"/>
          </w:rPr>
          <m:t>m,n ∈</m:t>
        </m:r>
        <m:d>
          <m:dPr>
            <m:begChr m:val="{"/>
            <m:endChr m:val="}"/>
            <m:ctrlPr>
              <w:rPr>
                <w:rFonts w:ascii="Cambria Math" w:hAnsi="Cambria Math"/>
                <w:i/>
                <w:szCs w:val="22"/>
                <w:lang w:val="en-CA"/>
              </w:rPr>
            </m:ctrlPr>
          </m:dPr>
          <m:e>
            <m:r>
              <w:rPr>
                <w:rFonts w:ascii="Cambria Math" w:hAnsi="Cambria Math"/>
                <w:szCs w:val="22"/>
                <w:lang w:val="en-CA"/>
              </w:rPr>
              <m:t>3⋯6</m:t>
            </m:r>
            <m:ctrlPr>
              <w:rPr>
                <w:rFonts w:ascii="Cambria Math" w:hAnsi="Cambria Math"/>
                <w:i/>
                <w:szCs w:val="22"/>
                <w:lang w:val="en-CA"/>
              </w:rPr>
            </m:ctrlPr>
          </m:e>
        </m:d>
      </m:oMath>
      <w:r>
        <w:rPr>
          <w:szCs w:val="22"/>
          <w:lang w:val="en-CA"/>
        </w:rPr>
        <w:t xml:space="preserve"> excluding 8x64 and 64x8.</w:t>
      </w:r>
    </w:p>
    <w:p>
      <w:pPr>
        <w:jc w:val="both"/>
        <w:rPr>
          <w:szCs w:val="22"/>
          <w:lang w:val="en-SG"/>
        </w:rPr>
      </w:pPr>
      <w:r>
        <w:rPr>
          <w:szCs w:val="22"/>
          <w:lang w:val="en-CA"/>
        </w:rPr>
        <w:t>When this mode is used, a CU is split into two parts by a geometrically located straight line (</w:t>
      </w:r>
      <w:r>
        <w:rPr>
          <w:szCs w:val="22"/>
          <w:lang w:val="en-CA"/>
        </w:rPr>
        <w:fldChar w:fldCharType="begin"/>
      </w:r>
      <w:r>
        <w:rPr>
          <w:szCs w:val="22"/>
          <w:lang w:val="en-CA"/>
        </w:rPr>
        <w:instrText xml:space="preserve"> REF _Ref531616837 \h  \* MERGEFORMAT </w:instrText>
      </w:r>
      <w:r>
        <w:rPr>
          <w:szCs w:val="22"/>
          <w:lang w:val="en-CA"/>
        </w:rPr>
        <w:fldChar w:fldCharType="separate"/>
      </w:r>
      <w:r>
        <w:rPr>
          <w:szCs w:val="22"/>
          <w:lang w:val="en-GB"/>
        </w:rPr>
        <w:t>Figure 37</w:t>
      </w:r>
      <w:r>
        <w:rPr>
          <w:szCs w:val="22"/>
          <w:lang w:val="en-CA"/>
        </w:rPr>
        <w:fldChar w:fldCharType="end"/>
      </w:r>
      <w:r>
        <w:rPr>
          <w:szCs w:val="22"/>
          <w:lang w:val="en-CA"/>
        </w:rPr>
        <w:t>). The location of the splitting line is mathematically derived from the angle and offset parameters of a specific partition.</w:t>
      </w:r>
      <w:r>
        <w:rPr>
          <w:szCs w:val="22"/>
          <w:lang w:val="en-SG"/>
        </w:rPr>
        <w:t xml:space="preserve"> </w:t>
      </w:r>
      <w:r>
        <w:rPr>
          <w:lang w:val="en-CA"/>
        </w:rPr>
        <w:t xml:space="preserve">Each part of a geometric partition in the CU is inter-predicted using its own motion; only uni-prediction is allowed for each partition, that is, each part has one motion vector and one reference index. The uni-prediction motion constraint is applied to ensure that same as the conventional bi-prediction, only two motion compensated prediction are needed for each CU. The uni-prediction motion for each partition is derived using the process described in </w:t>
      </w:r>
      <w:r>
        <w:rPr>
          <w:lang w:val="en-CA"/>
        </w:rPr>
        <w:fldChar w:fldCharType="begin"/>
      </w:r>
      <w:r>
        <w:rPr>
          <w:lang w:val="en-CA"/>
        </w:rPr>
        <w:instrText xml:space="preserve"> REF _Ref531619249 \r \h </w:instrText>
      </w:r>
      <w:r>
        <w:rPr>
          <w:lang w:val="en-CA"/>
        </w:rPr>
        <w:fldChar w:fldCharType="separate"/>
      </w:r>
      <w:r>
        <w:rPr>
          <w:lang w:val="en-CA"/>
        </w:rPr>
        <w:t>3.4.11.1</w:t>
      </w:r>
      <w:r>
        <w:rPr>
          <w:lang w:val="en-CA"/>
        </w:rPr>
        <w:fldChar w:fldCharType="end"/>
      </w:r>
      <w:r>
        <w:rPr>
          <w:lang w:val="en-CA"/>
        </w:rPr>
        <w:t>.</w:t>
      </w:r>
    </w:p>
    <w:p>
      <w:pPr>
        <w:jc w:val="center"/>
        <w:rPr>
          <w:lang w:val="en-CA"/>
        </w:rPr>
      </w:pPr>
      <w:r>
        <w:rPr>
          <w:lang w:eastAsia="zh-CN"/>
        </w:rPr>
        <w:drawing>
          <wp:inline distT="0" distB="0" distL="0" distR="0">
            <wp:extent cx="5943600" cy="963295"/>
            <wp:effectExtent l="0" t="0" r="0" b="825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pic:cNvPicPr>
                  </pic:nvPicPr>
                  <pic:blipFill>
                    <a:blip r:embed="rId55"/>
                    <a:stretch>
                      <a:fillRect/>
                    </a:stretch>
                  </pic:blipFill>
                  <pic:spPr>
                    <a:xfrm>
                      <a:off x="0" y="0"/>
                      <a:ext cx="5943600" cy="963295"/>
                    </a:xfrm>
                    <a:prstGeom prst="rect">
                      <a:avLst/>
                    </a:prstGeom>
                  </pic:spPr>
                </pic:pic>
              </a:graphicData>
            </a:graphic>
          </wp:inline>
        </w:drawing>
      </w:r>
    </w:p>
    <w:p>
      <w:pPr>
        <w:keepNext/>
        <w:keepLines/>
        <w:jc w:val="center"/>
        <w:rPr>
          <w:szCs w:val="22"/>
          <w:lang w:eastAsia="zh-CN"/>
        </w:rPr>
      </w:pPr>
      <w:bookmarkStart w:id="189" w:name="_Ref531616837"/>
      <w:r>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Pr>
          <w:b/>
          <w:sz w:val="20"/>
          <w:lang w:val="en-GB"/>
        </w:rPr>
        <w:t>37</w:t>
      </w:r>
      <w:r>
        <w:rPr>
          <w:b/>
          <w:sz w:val="20"/>
          <w:lang w:val="en-GB"/>
        </w:rPr>
        <w:fldChar w:fldCharType="end"/>
      </w:r>
      <w:bookmarkEnd w:id="189"/>
      <w:r>
        <w:rPr>
          <w:b/>
          <w:sz w:val="20"/>
          <w:lang w:val="en-GB"/>
        </w:rPr>
        <w:t xml:space="preserve"> </w:t>
      </w:r>
      <w:r>
        <w:rPr>
          <w:b/>
          <w:sz w:val="20"/>
        </w:rPr>
        <w:t>–</w:t>
      </w:r>
      <w:r>
        <w:rPr>
          <w:b/>
          <w:iCs/>
          <w:sz w:val="20"/>
        </w:rPr>
        <w:t xml:space="preserve"> Examples of the GPM splits grouped by identical angles</w:t>
      </w:r>
    </w:p>
    <w:p>
      <w:pPr>
        <w:jc w:val="both"/>
        <w:rPr>
          <w:lang w:val="en-CA"/>
        </w:rPr>
      </w:pPr>
      <w:r>
        <w:rPr>
          <w:szCs w:val="22"/>
          <w:lang w:val="en-CA"/>
        </w:rPr>
        <w:t>If geometric partitioning mode is used for the current CU, then a geometric partition index indicating the partition mode of the geometric partition (angle and offset), and two merge indices (one for each partition) are further signalled</w:t>
      </w:r>
      <w:r>
        <w:rPr>
          <w:szCs w:val="22"/>
          <w:lang w:val="en-SG"/>
        </w:rPr>
        <w:t xml:space="preserve">. </w:t>
      </w:r>
      <w:r>
        <w:rPr>
          <w:szCs w:val="22"/>
          <w:lang w:val="en-CA"/>
        </w:rPr>
        <w:t xml:space="preserve">The number of maximum GPM candidate size is signalled explicitly in SPS and specifies syntax binarization for GPM merge indices. </w:t>
      </w:r>
      <w:r>
        <w:rPr>
          <w:lang w:val="en-CA"/>
        </w:rPr>
        <w:t xml:space="preserve">After predicting each of part of the geometric partition, the sample values along the geometric partition edge are adjusted using a blending processing with adaptive weights as in </w:t>
      </w:r>
      <w:r>
        <w:rPr>
          <w:lang w:val="en-CA"/>
        </w:rPr>
        <w:fldChar w:fldCharType="begin"/>
      </w:r>
      <w:r>
        <w:rPr>
          <w:lang w:val="en-CA"/>
        </w:rPr>
        <w:instrText xml:space="preserve"> REF _Ref31367513 \r \h </w:instrText>
      </w:r>
      <w:r>
        <w:rPr>
          <w:lang w:val="en-CA"/>
        </w:rPr>
        <w:fldChar w:fldCharType="separate"/>
      </w:r>
      <w:r>
        <w:rPr>
          <w:lang w:val="en-CA"/>
        </w:rPr>
        <w:t>3.4.11.2</w:t>
      </w:r>
      <w:r>
        <w:rPr>
          <w:lang w:val="en-CA"/>
        </w:rPr>
        <w:fldChar w:fldCharType="end"/>
      </w:r>
      <w:r>
        <w:rPr>
          <w:lang w:val="en-CA"/>
        </w:rPr>
        <w:t xml:space="preserve">. This is the prediction signal for the whole CU, and transform and quantization process will be applied to the whole CU as in other prediction modes. Finally, the motion field of a CU predicted using the geometric partition modes is stored as in </w:t>
      </w:r>
      <w:r>
        <w:rPr>
          <w:lang w:val="en-CA"/>
        </w:rPr>
        <w:fldChar w:fldCharType="begin"/>
      </w:r>
      <w:r>
        <w:rPr>
          <w:lang w:val="en-CA"/>
        </w:rPr>
        <w:instrText xml:space="preserve"> REF _Ref531624003 \r \h </w:instrText>
      </w:r>
      <w:r>
        <w:rPr>
          <w:lang w:val="en-CA"/>
        </w:rPr>
        <w:fldChar w:fldCharType="separate"/>
      </w:r>
      <w:r>
        <w:rPr>
          <w:lang w:val="en-CA"/>
        </w:rPr>
        <w:t>3.4.11.3</w:t>
      </w:r>
      <w:r>
        <w:rPr>
          <w:lang w:val="en-CA"/>
        </w:rPr>
        <w:fldChar w:fldCharType="end"/>
      </w:r>
      <w:r>
        <w:rPr>
          <w:lang w:val="en-CA"/>
        </w:rPr>
        <w:t>.</w:t>
      </w:r>
    </w:p>
    <w:bookmarkEnd w:id="188"/>
    <w:p>
      <w:pPr>
        <w:pStyle w:val="5"/>
        <w:spacing w:before="136"/>
        <w:rPr>
          <w:lang w:val="en-CA"/>
        </w:rPr>
      </w:pPr>
      <w:bookmarkStart w:id="190" w:name="_Ref531619249"/>
      <w:r>
        <w:rPr>
          <w:lang w:val="en-CA"/>
        </w:rPr>
        <w:t>Uni-prediction candidate list construction</w:t>
      </w:r>
      <w:bookmarkEnd w:id="190"/>
    </w:p>
    <w:p>
      <w:pPr>
        <w:jc w:val="both"/>
        <w:rPr>
          <w:szCs w:val="22"/>
          <w:lang w:val="en-CA"/>
        </w:rPr>
      </w:pPr>
      <w:r>
        <w:rPr>
          <w:lang w:val="en-CA"/>
        </w:rPr>
        <w:t xml:space="preserve">The uni-prediction candidate list is derived directly from </w:t>
      </w:r>
      <w:r>
        <w:rPr>
          <w:szCs w:val="22"/>
          <w:lang w:val="en-CA"/>
        </w:rPr>
        <w:t>the</w:t>
      </w:r>
      <w:r>
        <w:rPr>
          <w:rFonts w:hint="eastAsia"/>
          <w:lang w:val="en-CA"/>
        </w:rPr>
        <w:t xml:space="preserve"> merge </w:t>
      </w:r>
      <w:r>
        <w:rPr>
          <w:lang w:val="en-CA"/>
        </w:rPr>
        <w:t xml:space="preserve">candidate </w:t>
      </w:r>
      <w:r>
        <w:rPr>
          <w:rFonts w:hint="eastAsia"/>
          <w:lang w:val="en-CA"/>
        </w:rPr>
        <w:t>list</w:t>
      </w:r>
      <w:r>
        <w:rPr>
          <w:lang w:val="en-CA"/>
        </w:rPr>
        <w:t xml:space="preserve"> constructed according to the extended merge prediction process in </w:t>
      </w:r>
      <w:r>
        <w:rPr>
          <w:lang w:val="en-CA"/>
        </w:rPr>
        <w:fldChar w:fldCharType="begin"/>
      </w:r>
      <w:r>
        <w:rPr>
          <w:lang w:val="en-CA"/>
        </w:rPr>
        <w:instrText xml:space="preserve"> REF _Ref9204525 \r \h </w:instrText>
      </w:r>
      <w:r>
        <w:rPr>
          <w:lang w:val="en-CA"/>
        </w:rPr>
        <w:fldChar w:fldCharType="separate"/>
      </w:r>
      <w:r>
        <w:rPr>
          <w:lang w:val="en-CA"/>
        </w:rPr>
        <w:t>3.4.1</w:t>
      </w:r>
      <w:r>
        <w:rPr>
          <w:lang w:val="en-CA"/>
        </w:rPr>
        <w:fldChar w:fldCharType="end"/>
      </w:r>
      <w:r>
        <w:rPr>
          <w:lang w:val="en-CA"/>
        </w:rPr>
        <w:t>. Denote n as the index of the uni-prediction motion in the geometric uni-prediction candidate list. The</w:t>
      </w:r>
      <w:r>
        <w:rPr>
          <w:szCs w:val="22"/>
          <w:lang w:val="en-CA"/>
        </w:rPr>
        <w:t xml:space="preserve"> LX motion vector of the n-th extended merge candidate, with X equal to the parity of n, is used as the n-th uni-prediction motion vector for geometric partitioning mode. These motion vectors are marked with “x” in </w:t>
      </w:r>
      <w:r>
        <w:rPr>
          <w:szCs w:val="22"/>
          <w:lang w:val="en-CA"/>
        </w:rPr>
        <w:fldChar w:fldCharType="begin"/>
      </w:r>
      <w:r>
        <w:rPr>
          <w:szCs w:val="22"/>
          <w:lang w:val="en-CA"/>
        </w:rPr>
        <w:instrText xml:space="preserve"> REF _Ref531623457 \h  \* MERGEFORMAT </w:instrText>
      </w:r>
      <w:r>
        <w:rPr>
          <w:szCs w:val="22"/>
          <w:lang w:val="en-CA"/>
        </w:rPr>
        <w:fldChar w:fldCharType="separate"/>
      </w:r>
      <w:r>
        <w:rPr>
          <w:szCs w:val="22"/>
          <w:lang w:val="en-GB"/>
        </w:rPr>
        <w:t>Figure 38</w:t>
      </w:r>
      <w:r>
        <w:rPr>
          <w:szCs w:val="22"/>
          <w:lang w:val="en-CA"/>
        </w:rPr>
        <w:fldChar w:fldCharType="end"/>
      </w:r>
      <w:r>
        <w:rPr>
          <w:szCs w:val="22"/>
          <w:lang w:val="en-CA"/>
        </w:rPr>
        <w:t>. In case a corresponding LX motion vector of the n-the extended merge candidate does not exist, the L(1 − X) motion vector of the same candidate is used instead as the uni-prediction motion vector for geometric partitioning mode.</w:t>
      </w:r>
    </w:p>
    <w:p>
      <w:pPr>
        <w:jc w:val="both"/>
        <w:rPr>
          <w:szCs w:val="22"/>
          <w:lang w:val="en-CA"/>
        </w:rPr>
      </w:pPr>
    </w:p>
    <w:p>
      <w:pPr>
        <w:jc w:val="center"/>
        <w:rPr>
          <w:szCs w:val="22"/>
          <w:lang w:val="en-CA"/>
        </w:rPr>
      </w:pPr>
      <w:r>
        <w:rPr>
          <w:lang w:eastAsia="zh-CN"/>
        </w:rPr>
        <w:drawing>
          <wp:inline distT="0" distB="0" distL="0" distR="0">
            <wp:extent cx="1645285" cy="166306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675709" cy="1693686"/>
                    </a:xfrm>
                    <a:prstGeom prst="rect">
                      <a:avLst/>
                    </a:prstGeom>
                    <a:noFill/>
                  </pic:spPr>
                </pic:pic>
              </a:graphicData>
            </a:graphic>
          </wp:inline>
        </w:drawing>
      </w:r>
    </w:p>
    <w:p>
      <w:pPr>
        <w:keepNext/>
        <w:keepLines/>
        <w:jc w:val="center"/>
        <w:rPr>
          <w:b/>
          <w:iCs/>
          <w:sz w:val="20"/>
        </w:rPr>
      </w:pPr>
      <w:bookmarkStart w:id="191" w:name="_Ref531623457"/>
      <w:r>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Pr>
          <w:b/>
          <w:sz w:val="20"/>
          <w:lang w:val="en-GB"/>
        </w:rPr>
        <w:t>38</w:t>
      </w:r>
      <w:r>
        <w:rPr>
          <w:b/>
          <w:sz w:val="20"/>
          <w:lang w:val="en-GB"/>
        </w:rPr>
        <w:fldChar w:fldCharType="end"/>
      </w:r>
      <w:bookmarkEnd w:id="191"/>
      <w:r>
        <w:rPr>
          <w:b/>
          <w:sz w:val="20"/>
          <w:lang w:val="en-GB"/>
        </w:rPr>
        <w:t xml:space="preserve"> </w:t>
      </w:r>
      <w:r>
        <w:rPr>
          <w:b/>
          <w:sz w:val="20"/>
        </w:rPr>
        <w:t>–</w:t>
      </w:r>
      <w:r>
        <w:rPr>
          <w:b/>
          <w:iCs/>
          <w:sz w:val="20"/>
        </w:rPr>
        <w:t xml:space="preserve"> Uni-prediction MV selection for </w:t>
      </w:r>
      <w:r>
        <w:rPr>
          <w:szCs w:val="22"/>
          <w:lang w:val="en-CA"/>
        </w:rPr>
        <w:t xml:space="preserve">geometric </w:t>
      </w:r>
      <w:r>
        <w:rPr>
          <w:b/>
          <w:iCs/>
          <w:sz w:val="20"/>
        </w:rPr>
        <w:t xml:space="preserve">partitioning mode </w:t>
      </w:r>
    </w:p>
    <w:p>
      <w:pPr>
        <w:pStyle w:val="5"/>
        <w:spacing w:before="136"/>
        <w:ind w:left="1080" w:hanging="1080"/>
        <w:rPr>
          <w:lang w:val="en-CA"/>
        </w:rPr>
      </w:pPr>
      <w:bookmarkStart w:id="192" w:name="_Ref31367513"/>
      <w:r>
        <w:rPr>
          <w:lang w:val="en-CA"/>
        </w:rPr>
        <w:t xml:space="preserve">Blending along the </w:t>
      </w:r>
      <w:r>
        <w:rPr>
          <w:lang w:val="en-CA" w:eastAsia="zh-CN"/>
        </w:rPr>
        <w:t>geometric</w:t>
      </w:r>
      <w:r>
        <w:t xml:space="preserve"> partitioning </w:t>
      </w:r>
      <w:r>
        <w:rPr>
          <w:lang w:val="en-CA"/>
        </w:rPr>
        <w:t>edge</w:t>
      </w:r>
      <w:bookmarkEnd w:id="192"/>
    </w:p>
    <w:p>
      <w:pPr>
        <w:jc w:val="both"/>
        <w:rPr>
          <w:szCs w:val="22"/>
          <w:lang w:val="en-CA"/>
        </w:rPr>
      </w:pPr>
      <w:r>
        <w:rPr>
          <w:szCs w:val="22"/>
          <w:lang w:val="en-CA"/>
        </w:rPr>
        <w:t xml:space="preserve">After predicting each part of a geometric partition using its own motion, blending is applied to the two prediction signals to derive samples around geometric partition edge. The blending weight for each position of the CU are derived based on the distance between individual position and the partition edge. </w:t>
      </w:r>
    </w:p>
    <w:p>
      <w:pPr>
        <w:jc w:val="both"/>
        <w:rPr>
          <w:szCs w:val="22"/>
          <w:lang w:val="en-CA"/>
        </w:rPr>
      </w:pPr>
      <w:r>
        <w:rPr>
          <w:szCs w:val="22"/>
          <w:lang w:val="en-CA"/>
        </w:rPr>
        <w:t xml:space="preserve">The distance for a position </w:t>
      </w:r>
      <m:oMath>
        <m:r>
          <w:rPr>
            <w:rFonts w:ascii="Cambria Math" w:hAnsi="Cambria Math"/>
            <w:szCs w:val="22"/>
            <w:lang w:val="en-CA"/>
          </w:rPr>
          <m:t>(x, y)</m:t>
        </m:r>
      </m:oMath>
      <w:r>
        <w:rPr>
          <w:szCs w:val="22"/>
          <w:lang w:val="en-CA"/>
        </w:rPr>
        <w:t xml:space="preserve"> to the partition edge are derived as:</w:t>
      </w:r>
    </w:p>
    <w:p>
      <w:pPr>
        <w:jc w:val="right"/>
        <w:rPr>
          <w:szCs w:val="22"/>
          <w:lang w:val="en-CA" w:eastAsia="zh-CN"/>
        </w:rPr>
      </w:pPr>
      <m:oMath>
        <m:r>
          <w:rPr>
            <w:rFonts w:ascii="Cambria Math" w:hAnsi="Cambria Math"/>
            <w:szCs w:val="22"/>
            <w:lang w:val="en-CA" w:eastAsia="zh-CN"/>
          </w:rPr>
          <m:t>d</m:t>
        </m:r>
        <m:d>
          <m:dPr>
            <m:ctrlPr>
              <w:rPr>
                <w:rFonts w:ascii="Cambria Math" w:hAnsi="Cambria Math"/>
                <w:i/>
                <w:szCs w:val="22"/>
                <w:lang w:val="en-CA" w:eastAsia="zh-CN"/>
              </w:rPr>
            </m:ctrlPr>
          </m:dPr>
          <m:e>
            <m:r>
              <w:rPr>
                <w:rFonts w:ascii="Cambria Math" w:hAnsi="Cambria Math"/>
                <w:szCs w:val="22"/>
                <w:lang w:val="en-CA" w:eastAsia="zh-CN"/>
              </w:rPr>
              <m:t>x,y</m:t>
            </m:r>
            <m:ctrlPr>
              <w:rPr>
                <w:rFonts w:ascii="Cambria Math" w:hAnsi="Cambria Math"/>
                <w:i/>
                <w:szCs w:val="22"/>
                <w:lang w:val="en-CA" w:eastAsia="zh-CN"/>
              </w:rPr>
            </m:ctrlPr>
          </m:e>
        </m:d>
        <m:r>
          <w:rPr>
            <w:rFonts w:ascii="Cambria Math" w:hAnsi="Cambria Math"/>
            <w:szCs w:val="22"/>
            <w:lang w:val="en-CA" w:eastAsia="zh-CN"/>
          </w:rPr>
          <m:t>=</m:t>
        </m:r>
        <m:d>
          <m:dPr>
            <m:ctrlPr>
              <w:rPr>
                <w:rFonts w:ascii="Cambria Math" w:hAnsi="Cambria Math"/>
                <w:i/>
                <w:szCs w:val="22"/>
                <w:lang w:val="en-CA" w:eastAsia="zh-CN"/>
              </w:rPr>
            </m:ctrlPr>
          </m:dPr>
          <m:e>
            <m:r>
              <w:rPr>
                <w:rFonts w:ascii="Cambria Math" w:hAnsi="Cambria Math"/>
                <w:szCs w:val="22"/>
                <w:lang w:val="en-CA" w:eastAsia="zh-CN"/>
              </w:rPr>
              <m:t>2x+1-w</m:t>
            </m:r>
            <m:ctrlPr>
              <w:rPr>
                <w:rFonts w:ascii="Cambria Math" w:hAnsi="Cambria Math"/>
                <w:i/>
                <w:szCs w:val="22"/>
                <w:lang w:val="en-CA" w:eastAsia="zh-CN"/>
              </w:rPr>
            </m:ctrlPr>
          </m:e>
        </m:d>
        <m:func>
          <m:funcPr>
            <m:ctrlPr>
              <w:rPr>
                <w:rFonts w:ascii="Cambria Math" w:hAnsi="Cambria Math"/>
                <w:i/>
                <w:szCs w:val="22"/>
                <w:lang w:val="en-CA" w:eastAsia="zh-CN"/>
              </w:rPr>
            </m:ctrlPr>
          </m:funcPr>
          <m:fName>
            <m:r>
              <m:rPr>
                <m:sty m:val="p"/>
              </m:rPr>
              <w:rPr>
                <w:rFonts w:ascii="Cambria Math" w:hAnsi="Cambria Math"/>
                <w:szCs w:val="22"/>
                <w:lang w:val="en-CA" w:eastAsia="zh-CN"/>
              </w:rPr>
              <m:t>cos</m:t>
            </m:r>
            <m:ctrlPr>
              <w:rPr>
                <w:rFonts w:ascii="Cambria Math" w:hAnsi="Cambria Math"/>
                <w:i/>
                <w:szCs w:val="22"/>
                <w:lang w:val="en-CA" w:eastAsia="zh-CN"/>
              </w:rPr>
            </m:ctrlPr>
          </m:fName>
          <m:e>
            <m:d>
              <m:dPr>
                <m:ctrlPr>
                  <w:rPr>
                    <w:rFonts w:ascii="Cambria Math" w:hAnsi="Cambria Math"/>
                    <w:i/>
                    <w:szCs w:val="22"/>
                    <w:lang w:val="en-CA" w:eastAsia="zh-CN"/>
                  </w:rPr>
                </m:ctrlPr>
              </m:dPr>
              <m:e>
                <m:sSub>
                  <m:sSubPr>
                    <m:ctrlPr>
                      <w:rPr>
                        <w:rFonts w:ascii="Cambria Math" w:hAnsi="Cambria Math"/>
                        <w:i/>
                        <w:szCs w:val="22"/>
                        <w:lang w:val="en-CA" w:eastAsia="zh-CN"/>
                      </w:rPr>
                    </m:ctrlPr>
                  </m:sSubPr>
                  <m:e>
                    <m:r>
                      <w:rPr>
                        <w:rFonts w:ascii="Cambria Math" w:hAnsi="Cambria Math"/>
                        <w:szCs w:val="22"/>
                        <w:lang w:val="en-CA" w:eastAsia="zh-CN"/>
                      </w:rPr>
                      <m:t>φ</m:t>
                    </m:r>
                    <m:ctrlPr>
                      <w:rPr>
                        <w:rFonts w:ascii="Cambria Math" w:hAnsi="Cambria Math"/>
                        <w:i/>
                        <w:szCs w:val="22"/>
                        <w:lang w:val="en-CA" w:eastAsia="zh-CN"/>
                      </w:rPr>
                    </m:ctrlPr>
                  </m:e>
                  <m:sub>
                    <m:r>
                      <w:rPr>
                        <w:rFonts w:ascii="Cambria Math" w:hAnsi="Cambria Math"/>
                        <w:szCs w:val="22"/>
                        <w:lang w:val="en-CA" w:eastAsia="zh-CN"/>
                      </w:rPr>
                      <m:t>i</m:t>
                    </m:r>
                    <m:ctrlPr>
                      <w:rPr>
                        <w:rFonts w:ascii="Cambria Math" w:hAnsi="Cambria Math"/>
                        <w:i/>
                        <w:szCs w:val="22"/>
                        <w:lang w:val="en-CA" w:eastAsia="zh-CN"/>
                      </w:rPr>
                    </m:ctrlPr>
                  </m:sub>
                </m:sSub>
                <m:ctrlPr>
                  <w:rPr>
                    <w:rFonts w:ascii="Cambria Math" w:hAnsi="Cambria Math"/>
                    <w:i/>
                    <w:szCs w:val="22"/>
                    <w:lang w:val="en-CA" w:eastAsia="zh-CN"/>
                  </w:rPr>
                </m:ctrlPr>
              </m:e>
            </m:d>
            <m:ctrlPr>
              <w:rPr>
                <w:rFonts w:ascii="Cambria Math" w:hAnsi="Cambria Math"/>
                <w:i/>
                <w:szCs w:val="22"/>
                <w:lang w:val="en-CA" w:eastAsia="zh-CN"/>
              </w:rPr>
            </m:ctrlPr>
          </m:e>
        </m:func>
        <m:r>
          <w:rPr>
            <w:rFonts w:ascii="Cambria Math" w:hAnsi="Cambria Math"/>
            <w:szCs w:val="22"/>
            <w:lang w:val="en-CA" w:eastAsia="zh-CN"/>
          </w:rPr>
          <m:t>+</m:t>
        </m:r>
        <m:d>
          <m:dPr>
            <m:ctrlPr>
              <w:rPr>
                <w:rFonts w:ascii="Cambria Math" w:hAnsi="Cambria Math"/>
                <w:i/>
                <w:szCs w:val="22"/>
                <w:lang w:val="en-CA" w:eastAsia="zh-CN"/>
              </w:rPr>
            </m:ctrlPr>
          </m:dPr>
          <m:e>
            <m:r>
              <w:rPr>
                <w:rFonts w:ascii="Cambria Math" w:hAnsi="Cambria Math"/>
                <w:szCs w:val="22"/>
                <w:lang w:val="en-CA" w:eastAsia="zh-CN"/>
              </w:rPr>
              <m:t>2y+1-h</m:t>
            </m:r>
            <m:ctrlPr>
              <w:rPr>
                <w:rFonts w:ascii="Cambria Math" w:hAnsi="Cambria Math"/>
                <w:i/>
                <w:szCs w:val="22"/>
                <w:lang w:val="en-CA" w:eastAsia="zh-CN"/>
              </w:rPr>
            </m:ctrlPr>
          </m:e>
        </m:d>
        <m:func>
          <m:funcPr>
            <m:ctrlPr>
              <w:rPr>
                <w:rFonts w:ascii="Cambria Math" w:hAnsi="Cambria Math"/>
                <w:szCs w:val="22"/>
                <w:lang w:val="en-CA" w:eastAsia="zh-CN"/>
              </w:rPr>
            </m:ctrlPr>
          </m:funcPr>
          <m:fName>
            <m:r>
              <m:rPr>
                <m:sty m:val="p"/>
              </m:rPr>
              <w:rPr>
                <w:rFonts w:ascii="Cambria Math" w:hAnsi="Cambria Math"/>
                <w:szCs w:val="22"/>
                <w:lang w:val="en-CA" w:eastAsia="zh-CN"/>
              </w:rPr>
              <m:t>sin</m:t>
            </m:r>
            <m:ctrlPr>
              <w:rPr>
                <w:rFonts w:ascii="Cambria Math" w:hAnsi="Cambria Math"/>
                <w:szCs w:val="22"/>
                <w:lang w:val="en-CA" w:eastAsia="zh-CN"/>
              </w:rPr>
            </m:ctrlPr>
          </m:fName>
          <m:e>
            <m:d>
              <m:dPr>
                <m:ctrlPr>
                  <w:rPr>
                    <w:rFonts w:ascii="Cambria Math" w:hAnsi="Cambria Math"/>
                    <w:i/>
                    <w:szCs w:val="22"/>
                    <w:lang w:val="en-CA" w:eastAsia="zh-CN"/>
                  </w:rPr>
                </m:ctrlPr>
              </m:dPr>
              <m:e>
                <m:sSub>
                  <m:sSubPr>
                    <m:ctrlPr>
                      <w:rPr>
                        <w:rFonts w:ascii="Cambria Math" w:hAnsi="Cambria Math"/>
                        <w:i/>
                        <w:szCs w:val="22"/>
                        <w:lang w:val="en-CA" w:eastAsia="zh-CN"/>
                      </w:rPr>
                    </m:ctrlPr>
                  </m:sSubPr>
                  <m:e>
                    <m:r>
                      <w:rPr>
                        <w:rFonts w:ascii="Cambria Math" w:hAnsi="Cambria Math"/>
                        <w:szCs w:val="22"/>
                        <w:lang w:val="en-CA" w:eastAsia="zh-CN"/>
                      </w:rPr>
                      <m:t>φ</m:t>
                    </m:r>
                    <m:ctrlPr>
                      <w:rPr>
                        <w:rFonts w:ascii="Cambria Math" w:hAnsi="Cambria Math"/>
                        <w:i/>
                        <w:szCs w:val="22"/>
                        <w:lang w:val="en-CA" w:eastAsia="zh-CN"/>
                      </w:rPr>
                    </m:ctrlPr>
                  </m:e>
                  <m:sub>
                    <m:r>
                      <w:rPr>
                        <w:rFonts w:ascii="Cambria Math" w:hAnsi="Cambria Math"/>
                        <w:szCs w:val="22"/>
                        <w:lang w:val="en-CA" w:eastAsia="zh-CN"/>
                      </w:rPr>
                      <m:t>i</m:t>
                    </m:r>
                    <m:ctrlPr>
                      <w:rPr>
                        <w:rFonts w:ascii="Cambria Math" w:hAnsi="Cambria Math"/>
                        <w:i/>
                        <w:szCs w:val="22"/>
                        <w:lang w:val="en-CA" w:eastAsia="zh-CN"/>
                      </w:rPr>
                    </m:ctrlPr>
                  </m:sub>
                </m:sSub>
                <m:ctrlPr>
                  <w:rPr>
                    <w:rFonts w:ascii="Cambria Math" w:hAnsi="Cambria Math"/>
                    <w:i/>
                    <w:szCs w:val="22"/>
                    <w:lang w:val="en-CA" w:eastAsia="zh-CN"/>
                  </w:rPr>
                </m:ctrlPr>
              </m:e>
            </m:d>
            <m:ctrlPr>
              <w:rPr>
                <w:rFonts w:ascii="Cambria Math" w:hAnsi="Cambria Math"/>
                <w:szCs w:val="22"/>
                <w:lang w:val="en-CA" w:eastAsia="zh-CN"/>
              </w:rPr>
            </m:ctrlPr>
          </m:e>
        </m:func>
        <m:r>
          <w:rPr>
            <w:rFonts w:ascii="Cambria Math" w:hAnsi="Cambria Math"/>
            <w:szCs w:val="22"/>
            <w:lang w:val="en-CA" w:eastAsia="zh-CN"/>
          </w:rPr>
          <m:t xml:space="preserve">- </m:t>
        </m:r>
        <m:sSub>
          <m:sSubPr>
            <m:ctrlPr>
              <w:rPr>
                <w:rFonts w:ascii="Cambria Math" w:hAnsi="Cambria Math"/>
                <w:i/>
                <w:szCs w:val="22"/>
                <w:lang w:val="en-CA" w:eastAsia="zh-CN"/>
              </w:rPr>
            </m:ctrlPr>
          </m:sSubPr>
          <m:e>
            <m:r>
              <w:rPr>
                <w:rFonts w:ascii="Cambria Math" w:hAnsi="Cambria Math"/>
                <w:szCs w:val="22"/>
                <w:lang w:val="en-CA" w:eastAsia="zh-CN"/>
              </w:rPr>
              <m:t>ρ</m:t>
            </m:r>
            <m:ctrlPr>
              <w:rPr>
                <w:rFonts w:ascii="Cambria Math" w:hAnsi="Cambria Math"/>
                <w:i/>
                <w:szCs w:val="22"/>
                <w:lang w:val="en-CA" w:eastAsia="zh-CN"/>
              </w:rPr>
            </m:ctrlPr>
          </m:e>
          <m:sub>
            <m:r>
              <w:rPr>
                <w:rFonts w:ascii="Cambria Math" w:hAnsi="Cambria Math"/>
                <w:szCs w:val="22"/>
                <w:lang w:val="en-CA" w:eastAsia="zh-CN"/>
              </w:rPr>
              <m:t>j</m:t>
            </m:r>
            <m:ctrlPr>
              <w:rPr>
                <w:rFonts w:ascii="Cambria Math" w:hAnsi="Cambria Math"/>
                <w:i/>
                <w:szCs w:val="22"/>
                <w:lang w:val="en-CA" w:eastAsia="zh-CN"/>
              </w:rPr>
            </m:ctrlPr>
          </m:sub>
        </m:sSub>
      </m:oMath>
      <w:r>
        <w:rPr>
          <w:szCs w:val="22"/>
          <w:lang w:val="en-CA" w:eastAsia="zh-CN"/>
        </w:rPr>
        <w:t xml:space="preserve"> </w:t>
      </w:r>
      <w:r>
        <w:rPr>
          <w:szCs w:val="22"/>
          <w:lang w:val="en-CA" w:eastAsia="zh-CN"/>
        </w:rPr>
        <w:tab/>
      </w:r>
      <w:r>
        <w:rPr>
          <w:szCs w:val="22"/>
          <w:lang w:val="en-CA" w:eastAsia="zh-CN"/>
        </w:rPr>
        <w:tab/>
      </w:r>
      <w:r>
        <w:rPr>
          <w:szCs w:val="22"/>
          <w:lang w:val="en-CA" w:eastAsia="zh-CN"/>
        </w:rPr>
        <w:tab/>
      </w:r>
      <w:r>
        <w:rPr>
          <w:szCs w:val="22"/>
          <w:lang w:val="en-CA"/>
        </w:rPr>
        <w:t>(</w:t>
      </w:r>
      <w:r>
        <w:rPr>
          <w:rFonts w:eastAsia="Malgun Gothic"/>
          <w:szCs w:val="22"/>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36</w:t>
      </w:r>
      <w:r>
        <w:rPr>
          <w:szCs w:val="22"/>
          <w:lang w:val="en-CA"/>
        </w:rPr>
        <w:fldChar w:fldCharType="end"/>
      </w:r>
      <w:r>
        <w:rPr>
          <w:szCs w:val="22"/>
          <w:lang w:val="en-CA"/>
        </w:rPr>
        <w:t>)</w:t>
      </w:r>
    </w:p>
    <w:p>
      <w:pPr>
        <w:jc w:val="right"/>
        <w:rPr>
          <w:szCs w:val="22"/>
          <w:lang w:val="en-CA" w:eastAsia="zh-CN"/>
        </w:rPr>
      </w:pPr>
      <m:oMath>
        <m:sSub>
          <m:sSubPr>
            <m:ctrlPr>
              <w:rPr>
                <w:rFonts w:ascii="Cambria Math" w:hAnsi="Cambria Math"/>
                <w:i/>
                <w:szCs w:val="22"/>
                <w:lang w:val="en-CA" w:eastAsia="zh-CN"/>
              </w:rPr>
            </m:ctrlPr>
          </m:sSubPr>
          <m:e>
            <m:r>
              <w:rPr>
                <w:rFonts w:ascii="Cambria Math" w:hAnsi="Cambria Math"/>
                <w:szCs w:val="22"/>
                <w:lang w:val="en-CA" w:eastAsia="zh-CN"/>
              </w:rPr>
              <m:t>ρ</m:t>
            </m:r>
            <m:ctrlPr>
              <w:rPr>
                <w:rFonts w:ascii="Cambria Math" w:hAnsi="Cambria Math"/>
                <w:i/>
                <w:szCs w:val="22"/>
                <w:lang w:val="en-CA" w:eastAsia="zh-CN"/>
              </w:rPr>
            </m:ctrlPr>
          </m:e>
          <m:sub>
            <m:r>
              <w:rPr>
                <w:rFonts w:ascii="Cambria Math" w:hAnsi="Cambria Math"/>
                <w:szCs w:val="22"/>
                <w:lang w:val="en-CA" w:eastAsia="zh-CN"/>
              </w:rPr>
              <m:t>j</m:t>
            </m:r>
            <m:ctrlPr>
              <w:rPr>
                <w:rFonts w:ascii="Cambria Math" w:hAnsi="Cambria Math"/>
                <w:i/>
                <w:szCs w:val="22"/>
                <w:lang w:val="en-CA" w:eastAsia="zh-CN"/>
              </w:rPr>
            </m:ctrlPr>
          </m:sub>
        </m:sSub>
        <m:r>
          <w:rPr>
            <w:rFonts w:ascii="Cambria Math" w:hAnsi="Cambria Math"/>
            <w:szCs w:val="22"/>
            <w:lang w:val="en-CA" w:eastAsia="zh-CN"/>
          </w:rPr>
          <m:t>=</m:t>
        </m:r>
        <m:sSub>
          <m:sSubPr>
            <m:ctrlPr>
              <w:rPr>
                <w:rFonts w:ascii="Cambria Math" w:hAnsi="Cambria Math"/>
                <w:i/>
                <w:szCs w:val="22"/>
                <w:lang w:val="en-CA" w:eastAsia="zh-CN"/>
              </w:rPr>
            </m:ctrlPr>
          </m:sSubPr>
          <m:e>
            <m:r>
              <w:rPr>
                <w:rFonts w:ascii="Cambria Math" w:hAnsi="Cambria Math"/>
                <w:szCs w:val="22"/>
                <w:lang w:val="en-CA" w:eastAsia="zh-CN"/>
              </w:rPr>
              <m:t>ρ</m:t>
            </m:r>
            <m:ctrlPr>
              <w:rPr>
                <w:rFonts w:ascii="Cambria Math" w:hAnsi="Cambria Math"/>
                <w:i/>
                <w:szCs w:val="22"/>
                <w:lang w:val="en-CA" w:eastAsia="zh-CN"/>
              </w:rPr>
            </m:ctrlPr>
          </m:e>
          <m:sub>
            <m:r>
              <w:rPr>
                <w:rFonts w:ascii="Cambria Math" w:hAnsi="Cambria Math"/>
                <w:szCs w:val="22"/>
                <w:lang w:val="en-CA" w:eastAsia="zh-CN"/>
              </w:rPr>
              <m:t>x,j</m:t>
            </m:r>
            <m:ctrlPr>
              <w:rPr>
                <w:rFonts w:ascii="Cambria Math" w:hAnsi="Cambria Math"/>
                <w:i/>
                <w:szCs w:val="22"/>
                <w:lang w:val="en-CA" w:eastAsia="zh-CN"/>
              </w:rPr>
            </m:ctrlPr>
          </m:sub>
        </m:sSub>
        <m:func>
          <m:funcPr>
            <m:ctrlPr>
              <w:rPr>
                <w:rFonts w:ascii="Cambria Math" w:hAnsi="Cambria Math"/>
                <w:i/>
                <w:szCs w:val="22"/>
                <w:lang w:val="en-CA" w:eastAsia="zh-CN"/>
              </w:rPr>
            </m:ctrlPr>
          </m:funcPr>
          <m:fName>
            <m:r>
              <m:rPr>
                <m:sty m:val="p"/>
              </m:rPr>
              <w:rPr>
                <w:rFonts w:ascii="Cambria Math" w:hAnsi="Cambria Math"/>
                <w:szCs w:val="22"/>
                <w:lang w:val="en-CA" w:eastAsia="zh-CN"/>
              </w:rPr>
              <m:t>cos</m:t>
            </m:r>
            <m:ctrlPr>
              <w:rPr>
                <w:rFonts w:ascii="Cambria Math" w:hAnsi="Cambria Math"/>
                <w:i/>
                <w:szCs w:val="22"/>
                <w:lang w:val="en-CA" w:eastAsia="zh-CN"/>
              </w:rPr>
            </m:ctrlPr>
          </m:fName>
          <m:e>
            <m:d>
              <m:dPr>
                <m:ctrlPr>
                  <w:rPr>
                    <w:rFonts w:ascii="Cambria Math" w:hAnsi="Cambria Math"/>
                    <w:i/>
                    <w:szCs w:val="22"/>
                    <w:lang w:val="en-CA" w:eastAsia="zh-CN"/>
                  </w:rPr>
                </m:ctrlPr>
              </m:dPr>
              <m:e>
                <m:sSub>
                  <m:sSubPr>
                    <m:ctrlPr>
                      <w:rPr>
                        <w:rFonts w:ascii="Cambria Math" w:hAnsi="Cambria Math"/>
                        <w:i/>
                        <w:szCs w:val="22"/>
                        <w:lang w:val="en-CA" w:eastAsia="zh-CN"/>
                      </w:rPr>
                    </m:ctrlPr>
                  </m:sSubPr>
                  <m:e>
                    <m:r>
                      <w:rPr>
                        <w:rFonts w:ascii="Cambria Math" w:hAnsi="Cambria Math"/>
                        <w:szCs w:val="22"/>
                        <w:lang w:val="en-CA" w:eastAsia="zh-CN"/>
                      </w:rPr>
                      <m:t>φ</m:t>
                    </m:r>
                    <m:ctrlPr>
                      <w:rPr>
                        <w:rFonts w:ascii="Cambria Math" w:hAnsi="Cambria Math"/>
                        <w:i/>
                        <w:szCs w:val="22"/>
                        <w:lang w:val="en-CA" w:eastAsia="zh-CN"/>
                      </w:rPr>
                    </m:ctrlPr>
                  </m:e>
                  <m:sub>
                    <m:r>
                      <w:rPr>
                        <w:rFonts w:ascii="Cambria Math" w:hAnsi="Cambria Math"/>
                        <w:szCs w:val="22"/>
                        <w:lang w:val="en-CA" w:eastAsia="zh-CN"/>
                      </w:rPr>
                      <m:t>i</m:t>
                    </m:r>
                    <m:ctrlPr>
                      <w:rPr>
                        <w:rFonts w:ascii="Cambria Math" w:hAnsi="Cambria Math"/>
                        <w:i/>
                        <w:szCs w:val="22"/>
                        <w:lang w:val="en-CA" w:eastAsia="zh-CN"/>
                      </w:rPr>
                    </m:ctrlPr>
                  </m:sub>
                </m:sSub>
                <m:ctrlPr>
                  <w:rPr>
                    <w:rFonts w:ascii="Cambria Math" w:hAnsi="Cambria Math"/>
                    <w:i/>
                    <w:szCs w:val="22"/>
                    <w:lang w:val="en-CA" w:eastAsia="zh-CN"/>
                  </w:rPr>
                </m:ctrlPr>
              </m:e>
            </m:d>
            <m:ctrlPr>
              <w:rPr>
                <w:rFonts w:ascii="Cambria Math" w:hAnsi="Cambria Math"/>
                <w:i/>
                <w:szCs w:val="22"/>
                <w:lang w:val="en-CA" w:eastAsia="zh-CN"/>
              </w:rPr>
            </m:ctrlPr>
          </m:e>
        </m:func>
        <m:r>
          <w:rPr>
            <w:rFonts w:ascii="Cambria Math" w:hAnsi="Cambria Math"/>
            <w:szCs w:val="22"/>
            <w:lang w:val="en-CA" w:eastAsia="zh-CN"/>
          </w:rPr>
          <m:t>+</m:t>
        </m:r>
        <m:sSub>
          <m:sSubPr>
            <m:ctrlPr>
              <w:rPr>
                <w:rFonts w:ascii="Cambria Math" w:hAnsi="Cambria Math"/>
                <w:i/>
                <w:szCs w:val="22"/>
                <w:lang w:val="en-CA" w:eastAsia="zh-CN"/>
              </w:rPr>
            </m:ctrlPr>
          </m:sSubPr>
          <m:e>
            <m:r>
              <w:rPr>
                <w:rFonts w:ascii="Cambria Math" w:hAnsi="Cambria Math"/>
                <w:szCs w:val="22"/>
                <w:lang w:val="en-CA" w:eastAsia="zh-CN"/>
              </w:rPr>
              <m:t>ρ</m:t>
            </m:r>
            <m:ctrlPr>
              <w:rPr>
                <w:rFonts w:ascii="Cambria Math" w:hAnsi="Cambria Math"/>
                <w:i/>
                <w:szCs w:val="22"/>
                <w:lang w:val="en-CA" w:eastAsia="zh-CN"/>
              </w:rPr>
            </m:ctrlPr>
          </m:e>
          <m:sub>
            <m:r>
              <w:rPr>
                <w:rFonts w:ascii="Cambria Math" w:hAnsi="Cambria Math"/>
                <w:szCs w:val="22"/>
                <w:lang w:val="en-CA" w:eastAsia="zh-CN"/>
              </w:rPr>
              <m:t>y,j</m:t>
            </m:r>
            <m:ctrlPr>
              <w:rPr>
                <w:rFonts w:ascii="Cambria Math" w:hAnsi="Cambria Math"/>
                <w:i/>
                <w:szCs w:val="22"/>
                <w:lang w:val="en-CA" w:eastAsia="zh-CN"/>
              </w:rPr>
            </m:ctrlPr>
          </m:sub>
        </m:sSub>
        <m:func>
          <m:funcPr>
            <m:ctrlPr>
              <w:rPr>
                <w:rFonts w:ascii="Cambria Math" w:hAnsi="Cambria Math"/>
                <w:szCs w:val="22"/>
                <w:lang w:val="en-CA" w:eastAsia="zh-CN"/>
              </w:rPr>
            </m:ctrlPr>
          </m:funcPr>
          <m:fName>
            <m:r>
              <m:rPr>
                <m:sty m:val="p"/>
              </m:rPr>
              <w:rPr>
                <w:rFonts w:ascii="Cambria Math" w:hAnsi="Cambria Math"/>
                <w:szCs w:val="22"/>
                <w:lang w:val="en-CA" w:eastAsia="zh-CN"/>
              </w:rPr>
              <m:t>sin</m:t>
            </m:r>
            <m:ctrlPr>
              <w:rPr>
                <w:rFonts w:ascii="Cambria Math" w:hAnsi="Cambria Math"/>
                <w:i/>
                <w:szCs w:val="22"/>
                <w:lang w:val="en-CA" w:eastAsia="zh-CN"/>
              </w:rPr>
            </m:ctrlPr>
          </m:fName>
          <m:e>
            <m:d>
              <m:dPr>
                <m:ctrlPr>
                  <w:rPr>
                    <w:rFonts w:ascii="Cambria Math" w:hAnsi="Cambria Math"/>
                    <w:i/>
                    <w:szCs w:val="22"/>
                    <w:lang w:val="en-CA" w:eastAsia="zh-CN"/>
                  </w:rPr>
                </m:ctrlPr>
              </m:dPr>
              <m:e>
                <m:sSub>
                  <m:sSubPr>
                    <m:ctrlPr>
                      <w:rPr>
                        <w:rFonts w:ascii="Cambria Math" w:hAnsi="Cambria Math"/>
                        <w:i/>
                        <w:szCs w:val="22"/>
                        <w:lang w:val="en-CA" w:eastAsia="zh-CN"/>
                      </w:rPr>
                    </m:ctrlPr>
                  </m:sSubPr>
                  <m:e>
                    <m:r>
                      <w:rPr>
                        <w:rFonts w:ascii="Cambria Math" w:hAnsi="Cambria Math"/>
                        <w:szCs w:val="22"/>
                        <w:lang w:val="en-CA" w:eastAsia="zh-CN"/>
                      </w:rPr>
                      <m:t>φ</m:t>
                    </m:r>
                    <m:ctrlPr>
                      <w:rPr>
                        <w:rFonts w:ascii="Cambria Math" w:hAnsi="Cambria Math"/>
                        <w:i/>
                        <w:szCs w:val="22"/>
                        <w:lang w:val="en-CA" w:eastAsia="zh-CN"/>
                      </w:rPr>
                    </m:ctrlPr>
                  </m:e>
                  <m:sub>
                    <m:r>
                      <w:rPr>
                        <w:rFonts w:ascii="Cambria Math" w:hAnsi="Cambria Math"/>
                        <w:szCs w:val="22"/>
                        <w:lang w:val="en-CA" w:eastAsia="zh-CN"/>
                      </w:rPr>
                      <m:t>i</m:t>
                    </m:r>
                    <m:ctrlPr>
                      <w:rPr>
                        <w:rFonts w:ascii="Cambria Math" w:hAnsi="Cambria Math"/>
                        <w:i/>
                        <w:szCs w:val="22"/>
                        <w:lang w:val="en-CA" w:eastAsia="zh-CN"/>
                      </w:rPr>
                    </m:ctrlPr>
                  </m:sub>
                </m:sSub>
                <m:ctrlPr>
                  <w:rPr>
                    <w:rFonts w:ascii="Cambria Math" w:hAnsi="Cambria Math"/>
                    <w:i/>
                    <w:szCs w:val="22"/>
                    <w:lang w:val="en-CA" w:eastAsia="zh-CN"/>
                  </w:rPr>
                </m:ctrlPr>
              </m:e>
            </m:d>
            <m:ctrlPr>
              <w:rPr>
                <w:rFonts w:ascii="Cambria Math" w:hAnsi="Cambria Math"/>
                <w:szCs w:val="22"/>
                <w:lang w:val="en-CA" w:eastAsia="zh-CN"/>
              </w:rPr>
            </m:ctrlPr>
          </m:e>
        </m:func>
      </m:oMath>
      <w:r>
        <w:rPr>
          <w:szCs w:val="22"/>
          <w:lang w:val="en-CA" w:eastAsia="zh-CN"/>
        </w:rPr>
        <w:tab/>
      </w:r>
      <w:r>
        <w:rPr>
          <w:szCs w:val="22"/>
          <w:lang w:val="en-CA" w:eastAsia="zh-CN"/>
        </w:rPr>
        <w:tab/>
      </w:r>
      <w:r>
        <w:rPr>
          <w:szCs w:val="22"/>
          <w:lang w:val="en-CA" w:eastAsia="zh-CN"/>
        </w:rPr>
        <w:tab/>
      </w:r>
      <w:r>
        <w:rPr>
          <w:szCs w:val="22"/>
          <w:lang w:val="en-CA" w:eastAsia="zh-CN"/>
        </w:rPr>
        <w:tab/>
      </w:r>
      <w:r>
        <w:rPr>
          <w:szCs w:val="22"/>
          <w:lang w:val="en-CA" w:eastAsia="zh-CN"/>
        </w:rPr>
        <w:tab/>
      </w:r>
      <w:r>
        <w:rPr>
          <w:szCs w:val="22"/>
          <w:lang w:val="en-CA" w:eastAsia="zh-CN"/>
        </w:rPr>
        <w:tab/>
      </w:r>
      <w:r>
        <w:rPr>
          <w:szCs w:val="22"/>
          <w:lang w:val="en-CA"/>
        </w:rPr>
        <w:t>(</w:t>
      </w:r>
      <w:r>
        <w:rPr>
          <w:rFonts w:eastAsia="Malgun Gothic"/>
          <w:szCs w:val="22"/>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37</w:t>
      </w:r>
      <w:r>
        <w:rPr>
          <w:szCs w:val="22"/>
          <w:lang w:val="en-CA"/>
        </w:rPr>
        <w:fldChar w:fldCharType="end"/>
      </w:r>
      <w:r>
        <w:rPr>
          <w:szCs w:val="22"/>
          <w:lang w:val="en-CA"/>
        </w:rPr>
        <w:t>)</w:t>
      </w:r>
    </w:p>
    <w:p>
      <w:pPr>
        <w:jc w:val="right"/>
        <w:rPr>
          <w:rFonts w:eastAsia="等线"/>
          <w:szCs w:val="22"/>
          <w:lang w:val="en-CA"/>
        </w:rPr>
      </w:pPr>
      <m:oMath>
        <m:sSub>
          <m:sSubPr>
            <m:ctrlPr>
              <w:rPr>
                <w:rFonts w:ascii="Cambria Math" w:hAnsi="Cambria Math"/>
                <w:i/>
                <w:szCs w:val="22"/>
                <w:lang w:val="en-CA" w:eastAsia="zh-CN"/>
              </w:rPr>
            </m:ctrlPr>
          </m:sSubPr>
          <m:e>
            <m:r>
              <w:rPr>
                <w:rFonts w:ascii="Cambria Math" w:hAnsi="Cambria Math"/>
                <w:szCs w:val="22"/>
                <w:lang w:val="en-CA" w:eastAsia="zh-CN"/>
              </w:rPr>
              <m:t>ρ</m:t>
            </m:r>
            <m:ctrlPr>
              <w:rPr>
                <w:rFonts w:ascii="Cambria Math" w:hAnsi="Cambria Math"/>
                <w:i/>
                <w:szCs w:val="22"/>
                <w:lang w:val="en-CA" w:eastAsia="zh-CN"/>
              </w:rPr>
            </m:ctrlPr>
          </m:e>
          <m:sub>
            <m:r>
              <w:rPr>
                <w:rFonts w:ascii="Cambria Math" w:hAnsi="Cambria Math"/>
                <w:szCs w:val="22"/>
                <w:lang w:val="en-CA" w:eastAsia="zh-CN"/>
              </w:rPr>
              <m:t>x,j</m:t>
            </m:r>
            <m:ctrlPr>
              <w:rPr>
                <w:rFonts w:ascii="Cambria Math" w:hAnsi="Cambria Math"/>
                <w:i/>
                <w:szCs w:val="22"/>
                <w:lang w:val="en-CA" w:eastAsia="zh-CN"/>
              </w:rPr>
            </m:ctrlPr>
          </m:sub>
        </m:sSub>
        <m:r>
          <w:rPr>
            <w:rFonts w:ascii="Cambria Math" w:hAnsi="Cambria Math" w:eastAsia="等线"/>
            <w:szCs w:val="22"/>
            <w:lang w:val="en-CA"/>
          </w:rPr>
          <m:t>=</m:t>
        </m:r>
        <m:d>
          <m:dPr>
            <m:begChr m:val="{"/>
            <m:endChr m:val=""/>
            <m:ctrlPr>
              <w:rPr>
                <w:rFonts w:ascii="Cambria Math" w:hAnsi="Cambria Math" w:eastAsia="等线"/>
                <w:i/>
                <w:szCs w:val="22"/>
                <w:lang w:val="en-CA"/>
              </w:rPr>
            </m:ctrlPr>
          </m:dPr>
          <m:e>
            <m:m>
              <m:mPr>
                <m:mcs>
                  <m:mc>
                    <m:mcPr>
                      <m:count m:val="2"/>
                      <m:mcJc m:val="center"/>
                    </m:mcPr>
                  </m:mc>
                </m:mcs>
                <m:ctrlPr>
                  <w:rPr>
                    <w:rFonts w:ascii="Cambria Math" w:hAnsi="Cambria Math" w:eastAsia="等线"/>
                    <w:i/>
                    <w:szCs w:val="22"/>
                    <w:lang w:val="en-CA"/>
                  </w:rPr>
                </m:ctrlPr>
              </m:mPr>
              <m:mr>
                <m:e>
                  <m:r>
                    <w:rPr>
                      <w:rFonts w:ascii="Cambria Math" w:hAnsi="Cambria Math" w:eastAsia="等线"/>
                      <w:szCs w:val="22"/>
                      <w:lang w:val="en-CA"/>
                    </w:rPr>
                    <m:t>0</m:t>
                  </m:r>
                  <m:ctrlPr>
                    <w:rPr>
                      <w:rFonts w:ascii="Cambria Math" w:hAnsi="Cambria Math" w:eastAsia="等线"/>
                      <w:i/>
                      <w:szCs w:val="22"/>
                      <w:lang w:val="en-CA"/>
                    </w:rPr>
                  </m:ctrlPr>
                </m:e>
                <m:e>
                  <m:r>
                    <w:rPr>
                      <w:rFonts w:ascii="Cambria Math" w:hAnsi="Cambria Math" w:eastAsia="等线"/>
                      <w:szCs w:val="22"/>
                      <w:lang w:val="en-CA"/>
                    </w:rPr>
                    <m:t>i % 16</m:t>
                  </m:r>
                  <m:r>
                    <m:rPr>
                      <m:sty m:val="p"/>
                    </m:rPr>
                    <w:rPr>
                      <w:rFonts w:ascii="Cambria Math" w:hAnsi="Cambria Math" w:eastAsia="等线"/>
                      <w:szCs w:val="22"/>
                      <w:lang w:val="en-CA"/>
                    </w:rPr>
                    <m:t xml:space="preserve"> = 8 or (</m:t>
                  </m:r>
                  <m:r>
                    <w:rPr>
                      <w:rFonts w:ascii="Cambria Math" w:hAnsi="Cambria Math" w:eastAsia="等线"/>
                      <w:szCs w:val="22"/>
                      <w:lang w:val="en-CA"/>
                    </w:rPr>
                    <m:t>i % 16</m:t>
                  </m:r>
                  <m:r>
                    <m:rPr>
                      <m:sty m:val="p"/>
                    </m:rPr>
                    <w:rPr>
                      <w:rFonts w:ascii="Cambria Math" w:hAnsi="Cambria Math" w:eastAsia="等线"/>
                      <w:szCs w:val="22"/>
                      <w:lang w:val="en-CA"/>
                    </w:rPr>
                    <m:t xml:space="preserve"> </m:t>
                  </m:r>
                  <m:r>
                    <m:rPr>
                      <m:sty m:val="p"/>
                    </m:rPr>
                    <w:rPr>
                      <w:rFonts w:hint="eastAsia" w:ascii="Cambria Math" w:hAnsi="Cambria Math" w:eastAsia="等线"/>
                      <w:szCs w:val="22"/>
                      <w:lang w:val="en-CA"/>
                    </w:rPr>
                    <m:t>≠</m:t>
                  </m:r>
                  <m:r>
                    <m:rPr>
                      <m:sty m:val="p"/>
                    </m:rPr>
                    <w:rPr>
                      <w:rFonts w:ascii="Cambria Math" w:hAnsi="Cambria Math" w:eastAsia="等线"/>
                      <w:szCs w:val="22"/>
                      <w:lang w:val="en-CA"/>
                    </w:rPr>
                    <m:t xml:space="preserve"> 0 and h </m:t>
                  </m:r>
                  <m:r>
                    <m:rPr>
                      <m:sty m:val="p"/>
                    </m:rPr>
                    <w:rPr>
                      <w:rFonts w:hint="eastAsia" w:ascii="Cambria Math" w:hAnsi="Cambria Math" w:eastAsia="等线"/>
                      <w:szCs w:val="22"/>
                      <w:lang w:val="en-CA"/>
                    </w:rPr>
                    <m:t>≥</m:t>
                  </m:r>
                  <m:r>
                    <m:rPr>
                      <m:sty m:val="p"/>
                    </m:rPr>
                    <w:rPr>
                      <w:rFonts w:ascii="Cambria Math" w:hAnsi="Cambria Math" w:eastAsia="等线"/>
                      <w:szCs w:val="22"/>
                      <w:lang w:val="en-CA"/>
                    </w:rPr>
                    <m:t xml:space="preserve"> w)</m:t>
                  </m:r>
                  <m:ctrlPr>
                    <w:rPr>
                      <w:rFonts w:ascii="Cambria Math" w:hAnsi="Cambria Math" w:eastAsia="等线"/>
                      <w:i/>
                      <w:szCs w:val="22"/>
                      <w:lang w:val="en-CA"/>
                    </w:rPr>
                  </m:ctrlPr>
                </m:e>
              </m:mr>
              <m:mr>
                <m:e>
                  <m:r>
                    <m:rPr>
                      <m:sty m:val="p"/>
                    </m:rPr>
                    <w:rPr>
                      <w:rFonts w:hint="eastAsia" w:ascii="Cambria Math" w:hAnsi="Cambria Math" w:cs="Arial"/>
                      <w:color w:val="000000"/>
                      <w:szCs w:val="22"/>
                      <w:shd w:val="clear" w:color="auto" w:fill="F8F9FA"/>
                    </w:rPr>
                    <m:t>±</m:t>
                  </m:r>
                  <m:d>
                    <m:dPr>
                      <m:ctrlPr>
                        <w:rPr>
                          <w:rFonts w:ascii="Cambria Math" w:hAnsi="Cambria Math" w:cs="Arial"/>
                          <w:color w:val="000000"/>
                          <w:szCs w:val="22"/>
                          <w:shd w:val="clear" w:color="auto" w:fill="F8F9FA"/>
                        </w:rPr>
                      </m:ctrlPr>
                    </m:dPr>
                    <m:e>
                      <m:r>
                        <m:rPr>
                          <m:sty m:val="p"/>
                        </m:rPr>
                        <w:rPr>
                          <w:rFonts w:ascii="Cambria Math" w:hAnsi="Cambria Math" w:cs="Arial"/>
                          <w:color w:val="000000"/>
                          <w:szCs w:val="22"/>
                          <w:shd w:val="clear" w:color="auto" w:fill="F8F9FA"/>
                        </w:rPr>
                        <m:t>j</m:t>
                      </m:r>
                      <m:r>
                        <m:rPr>
                          <m:sty m:val="p"/>
                        </m:rPr>
                        <w:rPr>
                          <w:rFonts w:hint="eastAsia" w:ascii="Cambria Math" w:hAnsi="Cambria Math" w:cs="Arial"/>
                          <w:color w:val="000000"/>
                          <w:szCs w:val="22"/>
                          <w:shd w:val="clear" w:color="auto" w:fill="F8F9FA"/>
                        </w:rPr>
                        <m:t>×</m:t>
                      </m:r>
                      <m:r>
                        <m:rPr>
                          <m:sty m:val="p"/>
                        </m:rPr>
                        <w:rPr>
                          <w:rFonts w:ascii="Cambria Math" w:hAnsi="Cambria Math" w:cs="Arial"/>
                          <w:color w:val="000000"/>
                          <w:szCs w:val="22"/>
                          <w:shd w:val="clear" w:color="auto" w:fill="F8F9FA"/>
                        </w:rPr>
                        <m:t>w</m:t>
                      </m:r>
                      <m:ctrlPr>
                        <w:rPr>
                          <w:rFonts w:ascii="Cambria Math" w:hAnsi="Cambria Math" w:cs="Arial"/>
                          <w:color w:val="000000"/>
                          <w:szCs w:val="22"/>
                          <w:shd w:val="clear" w:color="auto" w:fill="F8F9FA"/>
                        </w:rPr>
                      </m:ctrlPr>
                    </m:e>
                  </m:d>
                  <m:r>
                    <w:rPr>
                      <w:rFonts w:ascii="Cambria Math" w:hAnsi="Cambria Math" w:cs="Arial"/>
                      <w:color w:val="000000"/>
                      <w:szCs w:val="22"/>
                      <w:shd w:val="clear" w:color="auto" w:fill="F8F9FA"/>
                    </w:rPr>
                    <m:t>≫2</m:t>
                  </m:r>
                  <m:ctrlPr>
                    <w:rPr>
                      <w:rFonts w:ascii="Cambria Math" w:hAnsi="Cambria Math" w:eastAsia="等线"/>
                      <w:i/>
                      <w:szCs w:val="22"/>
                      <w:lang w:val="en-CA"/>
                    </w:rPr>
                  </m:ctrlPr>
                </m:e>
                <m:e>
                  <m:r>
                    <w:rPr>
                      <w:rFonts w:ascii="Cambria Math" w:hAnsi="Cambria Math" w:eastAsia="等线"/>
                      <w:szCs w:val="22"/>
                      <w:lang w:val="en-CA"/>
                    </w:rPr>
                    <m:t>otherwise</m:t>
                  </m:r>
                  <m:ctrlPr>
                    <w:rPr>
                      <w:rFonts w:ascii="Cambria Math" w:hAnsi="Cambria Math" w:eastAsia="等线"/>
                      <w:i/>
                      <w:szCs w:val="22"/>
                      <w:lang w:val="en-CA"/>
                    </w:rPr>
                  </m:ctrlPr>
                </m:e>
              </m:mr>
            </m:m>
            <m:ctrlPr>
              <w:rPr>
                <w:rFonts w:ascii="Cambria Math" w:hAnsi="Cambria Math" w:eastAsia="等线"/>
                <w:i/>
                <w:szCs w:val="22"/>
                <w:lang w:val="en-CA"/>
              </w:rPr>
            </m:ctrlPr>
          </m:e>
        </m:d>
      </m:oMath>
      <w:r>
        <w:rPr>
          <w:rFonts w:eastAsia="等线"/>
          <w:szCs w:val="22"/>
          <w:lang w:val="en-CA"/>
        </w:rPr>
        <w:t xml:space="preserve"> </w:t>
      </w:r>
      <w:r>
        <w:rPr>
          <w:rFonts w:eastAsia="等线"/>
          <w:szCs w:val="22"/>
          <w:lang w:val="en-CA"/>
        </w:rPr>
        <w:tab/>
      </w:r>
      <w:r>
        <w:rPr>
          <w:rFonts w:eastAsia="等线"/>
          <w:szCs w:val="22"/>
          <w:lang w:val="en-CA"/>
        </w:rPr>
        <w:tab/>
      </w:r>
      <w:r>
        <w:rPr>
          <w:szCs w:val="22"/>
          <w:lang w:val="en-CA"/>
        </w:rPr>
        <w:t>(</w:t>
      </w:r>
      <w:r>
        <w:rPr>
          <w:rFonts w:eastAsia="Malgun Gothic"/>
          <w:szCs w:val="22"/>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38</w:t>
      </w:r>
      <w:r>
        <w:rPr>
          <w:szCs w:val="22"/>
          <w:lang w:val="en-CA"/>
        </w:rPr>
        <w:fldChar w:fldCharType="end"/>
      </w:r>
      <w:r>
        <w:rPr>
          <w:szCs w:val="22"/>
          <w:lang w:val="en-CA"/>
        </w:rPr>
        <w:t>)</w:t>
      </w:r>
    </w:p>
    <w:p>
      <w:pPr>
        <w:jc w:val="right"/>
        <w:rPr>
          <w:szCs w:val="22"/>
          <w:lang w:val="en-CA" w:eastAsia="zh-CN"/>
        </w:rPr>
      </w:pPr>
      <m:oMath>
        <m:sSub>
          <m:sSubPr>
            <m:ctrlPr>
              <w:rPr>
                <w:rFonts w:ascii="Cambria Math" w:hAnsi="Cambria Math"/>
                <w:i/>
                <w:szCs w:val="22"/>
                <w:lang w:val="en-CA" w:eastAsia="zh-CN"/>
              </w:rPr>
            </m:ctrlPr>
          </m:sSubPr>
          <m:e>
            <m:r>
              <w:rPr>
                <w:rFonts w:ascii="Cambria Math" w:hAnsi="Cambria Math"/>
                <w:szCs w:val="22"/>
                <w:lang w:val="en-CA" w:eastAsia="zh-CN"/>
              </w:rPr>
              <m:t>ρ</m:t>
            </m:r>
            <m:ctrlPr>
              <w:rPr>
                <w:rFonts w:ascii="Cambria Math" w:hAnsi="Cambria Math"/>
                <w:i/>
                <w:szCs w:val="22"/>
                <w:lang w:val="en-CA" w:eastAsia="zh-CN"/>
              </w:rPr>
            </m:ctrlPr>
          </m:e>
          <m:sub>
            <m:r>
              <w:rPr>
                <w:rFonts w:ascii="Cambria Math" w:hAnsi="Cambria Math"/>
                <w:szCs w:val="22"/>
                <w:lang w:val="en-CA" w:eastAsia="zh-CN"/>
              </w:rPr>
              <m:t>y,j</m:t>
            </m:r>
            <m:ctrlPr>
              <w:rPr>
                <w:rFonts w:ascii="Cambria Math" w:hAnsi="Cambria Math"/>
                <w:i/>
                <w:szCs w:val="22"/>
                <w:lang w:val="en-CA" w:eastAsia="zh-CN"/>
              </w:rPr>
            </m:ctrlPr>
          </m:sub>
        </m:sSub>
        <m:r>
          <w:rPr>
            <w:rFonts w:ascii="Cambria Math" w:hAnsi="Cambria Math" w:eastAsia="等线"/>
            <w:szCs w:val="22"/>
            <w:lang w:val="en-CA"/>
          </w:rPr>
          <m:t>=</m:t>
        </m:r>
        <m:d>
          <m:dPr>
            <m:begChr m:val="{"/>
            <m:endChr m:val=""/>
            <m:ctrlPr>
              <w:rPr>
                <w:rFonts w:ascii="Cambria Math" w:hAnsi="Cambria Math" w:eastAsia="等线"/>
                <w:i/>
                <w:szCs w:val="22"/>
                <w:lang w:val="en-CA"/>
              </w:rPr>
            </m:ctrlPr>
          </m:dPr>
          <m:e>
            <m:m>
              <m:mPr>
                <m:mcs>
                  <m:mc>
                    <m:mcPr>
                      <m:count m:val="2"/>
                      <m:mcJc m:val="center"/>
                    </m:mcPr>
                  </m:mc>
                </m:mcs>
                <m:ctrlPr>
                  <w:rPr>
                    <w:rFonts w:ascii="Cambria Math" w:hAnsi="Cambria Math" w:eastAsia="等线"/>
                    <w:i/>
                    <w:szCs w:val="22"/>
                    <w:lang w:val="en-CA"/>
                  </w:rPr>
                </m:ctrlPr>
              </m:mPr>
              <m:mr>
                <m:e>
                  <m:r>
                    <m:rPr>
                      <m:sty m:val="p"/>
                    </m:rPr>
                    <w:rPr>
                      <w:rFonts w:ascii="Cambria Math" w:hAnsi="Cambria Math" w:cs="Arial"/>
                      <w:color w:val="000000"/>
                      <w:szCs w:val="22"/>
                      <w:shd w:val="clear" w:color="auto" w:fill="F8F9FA"/>
                    </w:rPr>
                    <m:t>±</m:t>
                  </m:r>
                  <m:d>
                    <m:dPr>
                      <m:ctrlPr>
                        <w:rPr>
                          <w:rFonts w:ascii="Cambria Math" w:hAnsi="Cambria Math" w:cs="Arial"/>
                          <w:color w:val="000000"/>
                          <w:szCs w:val="22"/>
                          <w:shd w:val="clear" w:color="auto" w:fill="F8F9FA"/>
                        </w:rPr>
                      </m:ctrlPr>
                    </m:dPr>
                    <m:e>
                      <m:r>
                        <m:rPr>
                          <m:sty m:val="p"/>
                        </m:rPr>
                        <w:rPr>
                          <w:rFonts w:ascii="Cambria Math" w:hAnsi="Cambria Math" w:cs="Arial"/>
                          <w:color w:val="000000"/>
                          <w:szCs w:val="22"/>
                          <w:shd w:val="clear" w:color="auto" w:fill="F8F9FA"/>
                        </w:rPr>
                        <m:t>j×h</m:t>
                      </m:r>
                      <m:ctrlPr>
                        <w:rPr>
                          <w:rFonts w:ascii="Cambria Math" w:hAnsi="Cambria Math" w:cs="Arial"/>
                          <w:color w:val="000000"/>
                          <w:szCs w:val="22"/>
                          <w:shd w:val="clear" w:color="auto" w:fill="F8F9FA"/>
                        </w:rPr>
                      </m:ctrlPr>
                    </m:e>
                  </m:d>
                  <m:r>
                    <w:rPr>
                      <w:rFonts w:ascii="Cambria Math" w:hAnsi="Cambria Math" w:cs="Arial"/>
                      <w:color w:val="000000"/>
                      <w:szCs w:val="22"/>
                      <w:shd w:val="clear" w:color="auto" w:fill="F8F9FA"/>
                    </w:rPr>
                    <m:t>≫2</m:t>
                  </m:r>
                  <m:ctrlPr>
                    <w:rPr>
                      <w:rFonts w:ascii="Cambria Math" w:hAnsi="Cambria Math" w:eastAsia="等线"/>
                      <w:i/>
                      <w:szCs w:val="22"/>
                      <w:lang w:val="en-CA"/>
                    </w:rPr>
                  </m:ctrlPr>
                </m:e>
                <m:e>
                  <m:r>
                    <w:rPr>
                      <w:rFonts w:ascii="Cambria Math" w:hAnsi="Cambria Math" w:eastAsia="等线"/>
                      <w:szCs w:val="22"/>
                      <w:lang w:val="en-CA"/>
                    </w:rPr>
                    <m:t>i % 16</m:t>
                  </m:r>
                  <m:r>
                    <m:rPr>
                      <m:sty m:val="p"/>
                    </m:rPr>
                    <w:rPr>
                      <w:rFonts w:ascii="Cambria Math" w:hAnsi="Cambria Math" w:eastAsia="等线"/>
                      <w:szCs w:val="22"/>
                      <w:lang w:val="en-CA"/>
                    </w:rPr>
                    <m:t xml:space="preserve"> = 8 or (</m:t>
                  </m:r>
                  <m:r>
                    <w:rPr>
                      <w:rFonts w:ascii="Cambria Math" w:hAnsi="Cambria Math" w:eastAsia="等线"/>
                      <w:szCs w:val="22"/>
                      <w:lang w:val="en-CA"/>
                    </w:rPr>
                    <m:t>i % 16</m:t>
                  </m:r>
                  <m:r>
                    <m:rPr>
                      <m:sty m:val="p"/>
                    </m:rPr>
                    <w:rPr>
                      <w:rFonts w:ascii="Cambria Math" w:hAnsi="Cambria Math" w:eastAsia="等线"/>
                      <w:szCs w:val="22"/>
                      <w:lang w:val="en-CA"/>
                    </w:rPr>
                    <m:t xml:space="preserve"> ≠ 0 and h ≥ w)</m:t>
                  </m:r>
                  <m:ctrlPr>
                    <w:rPr>
                      <w:rFonts w:ascii="Cambria Math" w:hAnsi="Cambria Math" w:eastAsia="等线"/>
                      <w:i/>
                      <w:szCs w:val="22"/>
                      <w:lang w:val="en-CA"/>
                    </w:rPr>
                  </m:ctrlPr>
                </m:e>
              </m:mr>
              <m:mr>
                <m:e>
                  <m:r>
                    <w:rPr>
                      <w:rFonts w:ascii="Cambria Math" w:hAnsi="Cambria Math" w:eastAsia="等线"/>
                      <w:szCs w:val="22"/>
                      <w:lang w:val="en-CA"/>
                    </w:rPr>
                    <m:t>0</m:t>
                  </m:r>
                  <m:ctrlPr>
                    <w:rPr>
                      <w:rFonts w:ascii="Cambria Math" w:hAnsi="Cambria Math" w:eastAsia="等线"/>
                      <w:i/>
                      <w:szCs w:val="22"/>
                      <w:lang w:val="en-CA"/>
                    </w:rPr>
                  </m:ctrlPr>
                </m:e>
                <m:e>
                  <m:r>
                    <w:rPr>
                      <w:rFonts w:ascii="Cambria Math" w:hAnsi="Cambria Math" w:eastAsia="等线"/>
                      <w:szCs w:val="22"/>
                      <w:lang w:val="en-CA"/>
                    </w:rPr>
                    <m:t>otherwise</m:t>
                  </m:r>
                  <m:ctrlPr>
                    <w:rPr>
                      <w:rFonts w:ascii="Cambria Math" w:hAnsi="Cambria Math" w:eastAsia="等线"/>
                      <w:i/>
                      <w:szCs w:val="22"/>
                      <w:lang w:val="en-CA"/>
                    </w:rPr>
                  </m:ctrlPr>
                </m:e>
              </m:mr>
            </m:m>
            <m:ctrlPr>
              <w:rPr>
                <w:rFonts w:ascii="Cambria Math" w:hAnsi="Cambria Math" w:eastAsia="等线"/>
                <w:i/>
                <w:szCs w:val="22"/>
                <w:lang w:val="en-CA"/>
              </w:rPr>
            </m:ctrlPr>
          </m:e>
        </m:d>
      </m:oMath>
      <w:r>
        <w:rPr>
          <w:szCs w:val="22"/>
          <w:lang w:val="en-CA"/>
        </w:rPr>
        <w:t xml:space="preserve"> </w:t>
      </w:r>
      <w:r>
        <w:rPr>
          <w:szCs w:val="22"/>
          <w:lang w:val="en-CA"/>
        </w:rPr>
        <w:tab/>
      </w:r>
      <w:r>
        <w:rPr>
          <w:szCs w:val="22"/>
          <w:lang w:val="en-CA"/>
        </w:rPr>
        <w:tab/>
      </w:r>
      <w:r>
        <w:rPr>
          <w:szCs w:val="22"/>
          <w:lang w:val="en-CA"/>
        </w:rPr>
        <w:t>(</w:t>
      </w:r>
      <w:r>
        <w:rPr>
          <w:rFonts w:eastAsia="Malgun Gothic"/>
          <w:szCs w:val="22"/>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39</w:t>
      </w:r>
      <w:r>
        <w:rPr>
          <w:szCs w:val="22"/>
          <w:lang w:val="en-CA"/>
        </w:rPr>
        <w:fldChar w:fldCharType="end"/>
      </w:r>
      <w:r>
        <w:rPr>
          <w:szCs w:val="22"/>
          <w:lang w:val="en-CA"/>
        </w:rPr>
        <w:t>)</w:t>
      </w:r>
    </w:p>
    <w:p>
      <w:pPr>
        <w:jc w:val="both"/>
        <w:rPr>
          <w:szCs w:val="22"/>
          <w:lang w:val="en-CA" w:eastAsia="zh-CN"/>
        </w:rPr>
      </w:pPr>
      <w:r>
        <w:rPr>
          <w:szCs w:val="22"/>
          <w:lang w:val="en-CA" w:eastAsia="zh-CN"/>
        </w:rPr>
        <w:t xml:space="preserve">where </w:t>
      </w:r>
      <m:oMath>
        <m:r>
          <w:rPr>
            <w:rFonts w:ascii="Cambria Math" w:hAnsi="Cambria Math"/>
            <w:szCs w:val="22"/>
            <w:lang w:val="en-CA" w:eastAsia="zh-CN"/>
          </w:rPr>
          <m:t>i,j</m:t>
        </m:r>
      </m:oMath>
      <w:r>
        <w:rPr>
          <w:szCs w:val="22"/>
          <w:lang w:val="en-CA" w:eastAsia="zh-CN"/>
        </w:rPr>
        <w:t xml:space="preserve"> are the indices for angle and offset of a geometric partition, which depend on the signaled geometric partition index. The sign of </w:t>
      </w:r>
      <m:oMath>
        <m:sSub>
          <m:sSubPr>
            <m:ctrlPr>
              <w:rPr>
                <w:rFonts w:ascii="Cambria Math" w:hAnsi="Cambria Math"/>
                <w:i/>
                <w:szCs w:val="22"/>
                <w:lang w:val="en-CA" w:eastAsia="zh-CN"/>
              </w:rPr>
            </m:ctrlPr>
          </m:sSubPr>
          <m:e>
            <m:r>
              <w:rPr>
                <w:rFonts w:ascii="Cambria Math" w:hAnsi="Cambria Math"/>
                <w:szCs w:val="22"/>
                <w:lang w:val="en-CA" w:eastAsia="zh-CN"/>
              </w:rPr>
              <m:t>ρ</m:t>
            </m:r>
            <m:ctrlPr>
              <w:rPr>
                <w:rFonts w:ascii="Cambria Math" w:hAnsi="Cambria Math"/>
                <w:i/>
                <w:szCs w:val="22"/>
                <w:lang w:val="en-CA" w:eastAsia="zh-CN"/>
              </w:rPr>
            </m:ctrlPr>
          </m:e>
          <m:sub>
            <m:r>
              <w:rPr>
                <w:rFonts w:ascii="Cambria Math" w:hAnsi="Cambria Math"/>
                <w:szCs w:val="22"/>
                <w:lang w:val="en-CA" w:eastAsia="zh-CN"/>
              </w:rPr>
              <m:t>x,j</m:t>
            </m:r>
            <m:ctrlPr>
              <w:rPr>
                <w:rFonts w:ascii="Cambria Math" w:hAnsi="Cambria Math"/>
                <w:i/>
                <w:szCs w:val="22"/>
                <w:lang w:val="en-CA" w:eastAsia="zh-CN"/>
              </w:rPr>
            </m:ctrlPr>
          </m:sub>
        </m:sSub>
      </m:oMath>
      <w:r>
        <w:rPr>
          <w:szCs w:val="22"/>
          <w:lang w:val="en-CA" w:eastAsia="zh-CN"/>
        </w:rPr>
        <w:t xml:space="preserve"> and </w:t>
      </w:r>
      <m:oMath>
        <m:sSub>
          <m:sSubPr>
            <m:ctrlPr>
              <w:rPr>
                <w:rFonts w:ascii="Cambria Math" w:hAnsi="Cambria Math"/>
                <w:i/>
                <w:szCs w:val="22"/>
                <w:lang w:val="en-CA" w:eastAsia="zh-CN"/>
              </w:rPr>
            </m:ctrlPr>
          </m:sSubPr>
          <m:e>
            <m:r>
              <w:rPr>
                <w:rFonts w:ascii="Cambria Math" w:hAnsi="Cambria Math"/>
                <w:szCs w:val="22"/>
                <w:lang w:val="en-CA" w:eastAsia="zh-CN"/>
              </w:rPr>
              <m:t>ρ</m:t>
            </m:r>
            <m:ctrlPr>
              <w:rPr>
                <w:rFonts w:ascii="Cambria Math" w:hAnsi="Cambria Math"/>
                <w:i/>
                <w:szCs w:val="22"/>
                <w:lang w:val="en-CA" w:eastAsia="zh-CN"/>
              </w:rPr>
            </m:ctrlPr>
          </m:e>
          <m:sub>
            <m:r>
              <w:rPr>
                <w:rFonts w:ascii="Cambria Math" w:hAnsi="Cambria Math"/>
                <w:szCs w:val="22"/>
                <w:lang w:val="en-CA" w:eastAsia="zh-CN"/>
              </w:rPr>
              <m:t>y,j</m:t>
            </m:r>
            <m:ctrlPr>
              <w:rPr>
                <w:rFonts w:ascii="Cambria Math" w:hAnsi="Cambria Math"/>
                <w:i/>
                <w:szCs w:val="22"/>
                <w:lang w:val="en-CA" w:eastAsia="zh-CN"/>
              </w:rPr>
            </m:ctrlPr>
          </m:sub>
        </m:sSub>
      </m:oMath>
      <w:r>
        <w:rPr>
          <w:szCs w:val="22"/>
          <w:lang w:val="en-CA" w:eastAsia="zh-CN"/>
        </w:rPr>
        <w:t xml:space="preserve"> depend on angle index </w:t>
      </w:r>
      <m:oMath>
        <m:r>
          <w:rPr>
            <w:rFonts w:ascii="Cambria Math" w:hAnsi="Cambria Math"/>
            <w:szCs w:val="22"/>
            <w:lang w:val="en-CA" w:eastAsia="zh-CN"/>
          </w:rPr>
          <m:t>i</m:t>
        </m:r>
      </m:oMath>
      <w:r>
        <w:rPr>
          <w:szCs w:val="22"/>
          <w:lang w:val="en-CA" w:eastAsia="zh-CN"/>
        </w:rPr>
        <w:t>.</w:t>
      </w:r>
    </w:p>
    <w:p>
      <w:pPr>
        <w:jc w:val="both"/>
        <w:rPr>
          <w:szCs w:val="22"/>
          <w:lang w:val="en-CA" w:eastAsia="zh-CN"/>
        </w:rPr>
      </w:pPr>
      <w:r>
        <w:rPr>
          <w:szCs w:val="22"/>
          <w:lang w:val="en-CA" w:eastAsia="zh-CN"/>
        </w:rPr>
        <w:t xml:space="preserve">The weights for each part </w:t>
      </w:r>
      <w:r>
        <w:rPr>
          <w:szCs w:val="22"/>
          <w:lang w:val="en-CA"/>
        </w:rPr>
        <w:t>of a geometric partition</w:t>
      </w:r>
      <w:r>
        <w:rPr>
          <w:szCs w:val="22"/>
          <w:lang w:val="en-CA" w:eastAsia="zh-CN"/>
        </w:rPr>
        <w:t xml:space="preserve"> are derived as following:</w:t>
      </w:r>
    </w:p>
    <w:p>
      <w:pPr>
        <w:jc w:val="right"/>
        <w:rPr>
          <w:szCs w:val="22"/>
          <w:lang w:val="en-CA" w:eastAsia="zh-CN"/>
        </w:rPr>
      </w:pPr>
      <m:oMath>
        <m:r>
          <w:rPr>
            <w:rFonts w:ascii="Cambria Math" w:hAnsi="Cambria Math"/>
            <w:szCs w:val="22"/>
            <w:lang w:val="en-CA" w:eastAsia="zh-CN"/>
          </w:rPr>
          <m:t>wIdxL</m:t>
        </m:r>
        <m:d>
          <m:dPr>
            <m:ctrlPr>
              <w:rPr>
                <w:rFonts w:ascii="Cambria Math" w:hAnsi="Cambria Math"/>
                <w:i/>
                <w:szCs w:val="22"/>
                <w:lang w:val="en-CA" w:eastAsia="zh-CN"/>
              </w:rPr>
            </m:ctrlPr>
          </m:dPr>
          <m:e>
            <m:r>
              <w:rPr>
                <w:rFonts w:ascii="Cambria Math" w:hAnsi="Cambria Math"/>
                <w:szCs w:val="22"/>
                <w:lang w:val="en-CA" w:eastAsia="zh-CN"/>
              </w:rPr>
              <m:t>x, y</m:t>
            </m:r>
            <m:ctrlPr>
              <w:rPr>
                <w:rFonts w:ascii="Cambria Math" w:hAnsi="Cambria Math"/>
                <w:i/>
                <w:szCs w:val="22"/>
                <w:lang w:val="en-CA" w:eastAsia="zh-CN"/>
              </w:rPr>
            </m:ctrlPr>
          </m:e>
        </m:d>
        <m:r>
          <w:rPr>
            <w:rFonts w:ascii="Cambria Math" w:hAnsi="Cambria Math"/>
            <w:szCs w:val="22"/>
            <w:lang w:val="en-CA" w:eastAsia="zh-CN"/>
          </w:rPr>
          <m:t>=partIdx ?32+d</m:t>
        </m:r>
        <m:d>
          <m:dPr>
            <m:ctrlPr>
              <w:rPr>
                <w:rFonts w:ascii="Cambria Math" w:hAnsi="Cambria Math"/>
                <w:i/>
                <w:szCs w:val="22"/>
                <w:lang w:val="en-CA" w:eastAsia="zh-CN"/>
              </w:rPr>
            </m:ctrlPr>
          </m:dPr>
          <m:e>
            <m:r>
              <w:rPr>
                <w:rFonts w:ascii="Cambria Math" w:hAnsi="Cambria Math"/>
                <w:szCs w:val="22"/>
                <w:lang w:val="en-CA" w:eastAsia="zh-CN"/>
              </w:rPr>
              <m:t>x,y</m:t>
            </m:r>
            <m:ctrlPr>
              <w:rPr>
                <w:rFonts w:ascii="Cambria Math" w:hAnsi="Cambria Math"/>
                <w:i/>
                <w:szCs w:val="22"/>
                <w:lang w:val="en-CA" w:eastAsia="zh-CN"/>
              </w:rPr>
            </m:ctrlPr>
          </m:e>
        </m:d>
        <m:r>
          <w:rPr>
            <w:rFonts w:ascii="Cambria Math" w:hAnsi="Cambria Math"/>
            <w:szCs w:val="22"/>
            <w:lang w:val="en-CA" w:eastAsia="zh-CN"/>
          </w:rPr>
          <m:t>:32-d</m:t>
        </m:r>
        <m:d>
          <m:dPr>
            <m:ctrlPr>
              <w:rPr>
                <w:rFonts w:ascii="Cambria Math" w:hAnsi="Cambria Math"/>
                <w:i/>
                <w:szCs w:val="22"/>
                <w:lang w:val="en-CA" w:eastAsia="zh-CN"/>
              </w:rPr>
            </m:ctrlPr>
          </m:dPr>
          <m:e>
            <m:r>
              <w:rPr>
                <w:rFonts w:ascii="Cambria Math" w:hAnsi="Cambria Math"/>
                <w:szCs w:val="22"/>
                <w:lang w:val="en-CA" w:eastAsia="zh-CN"/>
              </w:rPr>
              <m:t>x,y</m:t>
            </m:r>
            <m:ctrlPr>
              <w:rPr>
                <w:rFonts w:ascii="Cambria Math" w:hAnsi="Cambria Math"/>
                <w:i/>
                <w:szCs w:val="22"/>
                <w:lang w:val="en-CA" w:eastAsia="zh-CN"/>
              </w:rPr>
            </m:ctrlPr>
          </m:e>
        </m:d>
      </m:oMath>
      <w:r>
        <w:rPr>
          <w:szCs w:val="22"/>
          <w:lang w:val="en-CA" w:eastAsia="zh-CN"/>
        </w:rPr>
        <w:t xml:space="preserve"> </w:t>
      </w:r>
      <w:r>
        <w:rPr>
          <w:szCs w:val="22"/>
          <w:lang w:val="en-CA" w:eastAsia="zh-CN"/>
        </w:rPr>
        <w:tab/>
      </w:r>
      <w:r>
        <w:rPr>
          <w:szCs w:val="22"/>
          <w:lang w:val="en-CA" w:eastAsia="zh-CN"/>
        </w:rPr>
        <w:tab/>
      </w:r>
      <w:r>
        <w:rPr>
          <w:szCs w:val="22"/>
          <w:lang w:val="en-CA" w:eastAsia="zh-CN"/>
        </w:rPr>
        <w:tab/>
      </w:r>
      <w:r>
        <w:rPr>
          <w:szCs w:val="22"/>
          <w:lang w:val="en-CA" w:eastAsia="zh-CN"/>
        </w:rPr>
        <w:tab/>
      </w:r>
      <w:r>
        <w:rPr>
          <w:szCs w:val="22"/>
          <w:lang w:val="en-CA"/>
        </w:rPr>
        <w:t>(</w:t>
      </w:r>
      <w:r>
        <w:rPr>
          <w:rFonts w:eastAsia="Malgun Gothic"/>
          <w:szCs w:val="22"/>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40</w:t>
      </w:r>
      <w:r>
        <w:rPr>
          <w:szCs w:val="22"/>
          <w:lang w:val="en-CA"/>
        </w:rPr>
        <w:fldChar w:fldCharType="end"/>
      </w:r>
      <w:r>
        <w:rPr>
          <w:szCs w:val="22"/>
          <w:lang w:val="en-CA"/>
        </w:rPr>
        <w:t>)</w:t>
      </w:r>
    </w:p>
    <w:p>
      <w:pPr>
        <w:jc w:val="right"/>
        <w:rPr>
          <w:szCs w:val="22"/>
          <w:lang w:val="en-CA" w:eastAsia="zh-CN"/>
        </w:rPr>
      </w:pPr>
      <m:oMath>
        <m:sSub>
          <m:sSubPr>
            <m:ctrlPr>
              <w:rPr>
                <w:rFonts w:ascii="Cambria Math" w:hAnsi="Cambria Math"/>
                <w:i/>
                <w:szCs w:val="22"/>
                <w:lang w:val="en-CA" w:eastAsia="zh-CN"/>
              </w:rPr>
            </m:ctrlPr>
          </m:sSubPr>
          <m:e>
            <m:r>
              <w:rPr>
                <w:rFonts w:ascii="Cambria Math" w:hAnsi="Cambria Math"/>
                <w:szCs w:val="22"/>
                <w:lang w:val="en-CA" w:eastAsia="zh-CN"/>
              </w:rPr>
              <m:t>w</m:t>
            </m:r>
            <m:ctrlPr>
              <w:rPr>
                <w:rFonts w:ascii="Cambria Math" w:hAnsi="Cambria Math"/>
                <w:i/>
                <w:szCs w:val="22"/>
                <w:lang w:val="en-CA" w:eastAsia="zh-CN"/>
              </w:rPr>
            </m:ctrlPr>
          </m:e>
          <m:sub>
            <m:r>
              <w:rPr>
                <w:rFonts w:ascii="Cambria Math" w:hAnsi="Cambria Math"/>
                <w:szCs w:val="22"/>
                <w:lang w:val="en-CA" w:eastAsia="zh-CN"/>
              </w:rPr>
              <m:t>0</m:t>
            </m:r>
            <m:ctrlPr>
              <w:rPr>
                <w:rFonts w:ascii="Cambria Math" w:hAnsi="Cambria Math"/>
                <w:i/>
                <w:szCs w:val="22"/>
                <w:lang w:val="en-CA" w:eastAsia="zh-CN"/>
              </w:rPr>
            </m:ctrlPr>
          </m:sub>
        </m:sSub>
        <m:r>
          <w:rPr>
            <w:rFonts w:ascii="Cambria Math" w:hAnsi="Cambria Math"/>
            <w:szCs w:val="22"/>
            <w:lang w:val="en-CA" w:eastAsia="zh-CN"/>
          </w:rPr>
          <m:t>(x,y)=</m:t>
        </m:r>
        <m:f>
          <m:fPr>
            <m:ctrlPr>
              <w:rPr>
                <w:rFonts w:ascii="Cambria Math" w:hAnsi="Cambria Math"/>
                <w:i/>
                <w:szCs w:val="22"/>
                <w:lang w:val="en-CA" w:eastAsia="zh-CN"/>
              </w:rPr>
            </m:ctrlPr>
          </m:fPr>
          <m:num>
            <m:r>
              <w:rPr>
                <w:rFonts w:ascii="Cambria Math" w:hAnsi="Cambria Math"/>
                <w:szCs w:val="22"/>
                <w:lang w:val="en-CA" w:eastAsia="zh-CN"/>
              </w:rPr>
              <m:t xml:space="preserve">Clip3(0, 8, </m:t>
            </m:r>
            <m:d>
              <m:dPr>
                <m:ctrlPr>
                  <w:rPr>
                    <w:rFonts w:ascii="Cambria Math" w:hAnsi="Cambria Math"/>
                    <w:i/>
                    <w:szCs w:val="22"/>
                    <w:lang w:val="en-CA" w:eastAsia="zh-CN"/>
                  </w:rPr>
                </m:ctrlPr>
              </m:dPr>
              <m:e>
                <m:r>
                  <w:rPr>
                    <w:rFonts w:ascii="Cambria Math" w:hAnsi="Cambria Math"/>
                    <w:szCs w:val="22"/>
                    <w:lang w:val="en-CA" w:eastAsia="zh-CN"/>
                  </w:rPr>
                  <m:t>wIdxL</m:t>
                </m:r>
                <m:d>
                  <m:dPr>
                    <m:ctrlPr>
                      <w:rPr>
                        <w:rFonts w:ascii="Cambria Math" w:hAnsi="Cambria Math"/>
                        <w:i/>
                        <w:szCs w:val="22"/>
                        <w:lang w:val="en-CA" w:eastAsia="zh-CN"/>
                      </w:rPr>
                    </m:ctrlPr>
                  </m:dPr>
                  <m:e>
                    <m:r>
                      <w:rPr>
                        <w:rFonts w:ascii="Cambria Math" w:hAnsi="Cambria Math"/>
                        <w:szCs w:val="22"/>
                        <w:lang w:val="en-CA" w:eastAsia="zh-CN"/>
                      </w:rPr>
                      <m:t>x,y</m:t>
                    </m:r>
                    <m:ctrlPr>
                      <w:rPr>
                        <w:rFonts w:ascii="Cambria Math" w:hAnsi="Cambria Math"/>
                        <w:i/>
                        <w:szCs w:val="22"/>
                        <w:lang w:val="en-CA" w:eastAsia="zh-CN"/>
                      </w:rPr>
                    </m:ctrlPr>
                  </m:e>
                </m:d>
                <m:r>
                  <w:rPr>
                    <w:rFonts w:ascii="Cambria Math" w:hAnsi="Cambria Math"/>
                    <w:szCs w:val="22"/>
                    <w:lang w:val="en-CA" w:eastAsia="zh-CN"/>
                  </w:rPr>
                  <m:t>+4</m:t>
                </m:r>
                <m:ctrlPr>
                  <w:rPr>
                    <w:rFonts w:ascii="Cambria Math" w:hAnsi="Cambria Math"/>
                    <w:i/>
                    <w:szCs w:val="22"/>
                    <w:lang w:val="en-CA" w:eastAsia="zh-CN"/>
                  </w:rPr>
                </m:ctrlPr>
              </m:e>
            </m:d>
            <m:r>
              <w:rPr>
                <w:rFonts w:ascii="Cambria Math" w:hAnsi="Cambria Math"/>
                <w:szCs w:val="22"/>
                <w:lang w:val="en-CA" w:eastAsia="zh-CN"/>
              </w:rPr>
              <m:t>≫3)</m:t>
            </m:r>
            <m:ctrlPr>
              <w:rPr>
                <w:rFonts w:ascii="Cambria Math" w:hAnsi="Cambria Math"/>
                <w:i/>
                <w:szCs w:val="22"/>
                <w:lang w:val="en-CA" w:eastAsia="zh-CN"/>
              </w:rPr>
            </m:ctrlPr>
          </m:num>
          <m:den>
            <m:r>
              <w:rPr>
                <w:rFonts w:ascii="Cambria Math" w:hAnsi="Cambria Math"/>
                <w:szCs w:val="22"/>
                <w:lang w:val="en-CA" w:eastAsia="zh-CN"/>
              </w:rPr>
              <m:t>8</m:t>
            </m:r>
            <m:ctrlPr>
              <w:rPr>
                <w:rFonts w:ascii="Cambria Math" w:hAnsi="Cambria Math"/>
                <w:i/>
                <w:szCs w:val="22"/>
                <w:lang w:val="en-CA" w:eastAsia="zh-CN"/>
              </w:rPr>
            </m:ctrlPr>
          </m:den>
        </m:f>
        <m:r>
          <w:rPr>
            <w:rFonts w:ascii="Cambria Math" w:hAnsi="Cambria Math"/>
            <w:szCs w:val="22"/>
            <w:lang w:val="en-CA" w:eastAsia="zh-CN"/>
          </w:rPr>
          <m:t xml:space="preserve"> </m:t>
        </m:r>
      </m:oMath>
      <w:r>
        <w:rPr>
          <w:szCs w:val="22"/>
          <w:lang w:val="en-CA" w:eastAsia="zh-CN"/>
        </w:rPr>
        <w:t xml:space="preserve"> </w:t>
      </w:r>
      <w:r>
        <w:rPr>
          <w:szCs w:val="22"/>
          <w:lang w:val="en-CA" w:eastAsia="zh-CN"/>
        </w:rPr>
        <w:tab/>
      </w:r>
      <w:r>
        <w:rPr>
          <w:szCs w:val="22"/>
          <w:lang w:val="en-CA" w:eastAsia="zh-CN"/>
        </w:rPr>
        <w:tab/>
      </w:r>
      <w:r>
        <w:rPr>
          <w:szCs w:val="22"/>
          <w:lang w:val="en-CA" w:eastAsia="zh-CN"/>
        </w:rPr>
        <w:tab/>
      </w:r>
      <w:r>
        <w:rPr>
          <w:szCs w:val="22"/>
          <w:lang w:val="en-CA" w:eastAsia="zh-CN"/>
        </w:rPr>
        <w:tab/>
      </w:r>
      <w:r>
        <w:rPr>
          <w:szCs w:val="22"/>
          <w:lang w:val="en-CA" w:eastAsia="zh-CN"/>
        </w:rPr>
        <w:tab/>
      </w:r>
      <w:r>
        <w:rPr>
          <w:szCs w:val="22"/>
          <w:lang w:val="en-CA" w:eastAsia="zh-CN"/>
        </w:rPr>
        <w:tab/>
      </w:r>
      <w:r>
        <w:rPr>
          <w:szCs w:val="22"/>
          <w:lang w:val="en-CA"/>
        </w:rPr>
        <w:t>(</w:t>
      </w:r>
      <w:r>
        <w:rPr>
          <w:rFonts w:eastAsia="Malgun Gothic"/>
          <w:szCs w:val="22"/>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41</w:t>
      </w:r>
      <w:r>
        <w:rPr>
          <w:szCs w:val="22"/>
          <w:lang w:val="en-CA"/>
        </w:rPr>
        <w:fldChar w:fldCharType="end"/>
      </w:r>
      <w:r>
        <w:rPr>
          <w:szCs w:val="22"/>
          <w:lang w:val="en-CA"/>
        </w:rPr>
        <w:t>)</w:t>
      </w:r>
    </w:p>
    <w:p>
      <w:pPr>
        <w:jc w:val="right"/>
        <w:rPr>
          <w:szCs w:val="22"/>
          <w:lang w:val="en-CA" w:eastAsia="zh-CN"/>
        </w:rPr>
      </w:pPr>
      <m:oMath>
        <m:sSub>
          <m:sSubPr>
            <m:ctrlPr>
              <w:rPr>
                <w:rFonts w:ascii="Cambria Math" w:hAnsi="Cambria Math"/>
                <w:i/>
                <w:szCs w:val="22"/>
                <w:lang w:val="en-CA" w:eastAsia="zh-CN"/>
              </w:rPr>
            </m:ctrlPr>
          </m:sSubPr>
          <m:e>
            <m:r>
              <w:rPr>
                <w:rFonts w:ascii="Cambria Math" w:hAnsi="Cambria Math"/>
                <w:szCs w:val="22"/>
                <w:lang w:val="en-CA" w:eastAsia="zh-CN"/>
              </w:rPr>
              <m:t>w</m:t>
            </m:r>
            <m:ctrlPr>
              <w:rPr>
                <w:rFonts w:ascii="Cambria Math" w:hAnsi="Cambria Math"/>
                <w:i/>
                <w:szCs w:val="22"/>
                <w:lang w:val="en-CA" w:eastAsia="zh-CN"/>
              </w:rPr>
            </m:ctrlPr>
          </m:e>
          <m:sub>
            <m:r>
              <w:rPr>
                <w:rFonts w:ascii="Cambria Math" w:hAnsi="Cambria Math"/>
                <w:szCs w:val="22"/>
                <w:lang w:val="en-CA" w:eastAsia="zh-CN"/>
              </w:rPr>
              <m:t>1</m:t>
            </m:r>
            <m:ctrlPr>
              <w:rPr>
                <w:rFonts w:ascii="Cambria Math" w:hAnsi="Cambria Math"/>
                <w:i/>
                <w:szCs w:val="22"/>
                <w:lang w:val="en-CA" w:eastAsia="zh-CN"/>
              </w:rPr>
            </m:ctrlPr>
          </m:sub>
        </m:sSub>
        <m:d>
          <m:dPr>
            <m:ctrlPr>
              <w:rPr>
                <w:rFonts w:ascii="Cambria Math" w:hAnsi="Cambria Math"/>
                <w:i/>
                <w:szCs w:val="22"/>
                <w:lang w:val="en-CA" w:eastAsia="zh-CN"/>
              </w:rPr>
            </m:ctrlPr>
          </m:dPr>
          <m:e>
            <m:r>
              <w:rPr>
                <w:rFonts w:ascii="Cambria Math" w:hAnsi="Cambria Math"/>
                <w:szCs w:val="22"/>
                <w:lang w:val="en-CA" w:eastAsia="zh-CN"/>
              </w:rPr>
              <m:t>x,y</m:t>
            </m:r>
            <m:ctrlPr>
              <w:rPr>
                <w:rFonts w:ascii="Cambria Math" w:hAnsi="Cambria Math"/>
                <w:i/>
                <w:szCs w:val="22"/>
                <w:lang w:val="en-CA" w:eastAsia="zh-CN"/>
              </w:rPr>
            </m:ctrlPr>
          </m:e>
        </m:d>
        <m:r>
          <w:rPr>
            <w:rFonts w:ascii="Cambria Math" w:hAnsi="Cambria Math"/>
            <w:szCs w:val="22"/>
            <w:lang w:val="en-CA" w:eastAsia="zh-CN"/>
          </w:rPr>
          <m:t>=1-</m:t>
        </m:r>
        <m:sSub>
          <m:sSubPr>
            <m:ctrlPr>
              <w:rPr>
                <w:rFonts w:ascii="Cambria Math" w:hAnsi="Cambria Math"/>
                <w:i/>
                <w:szCs w:val="22"/>
                <w:lang w:val="en-CA" w:eastAsia="zh-CN"/>
              </w:rPr>
            </m:ctrlPr>
          </m:sSubPr>
          <m:e>
            <m:r>
              <w:rPr>
                <w:rFonts w:ascii="Cambria Math" w:hAnsi="Cambria Math"/>
                <w:szCs w:val="22"/>
                <w:lang w:val="en-CA" w:eastAsia="zh-CN"/>
              </w:rPr>
              <m:t>w</m:t>
            </m:r>
            <m:ctrlPr>
              <w:rPr>
                <w:rFonts w:ascii="Cambria Math" w:hAnsi="Cambria Math"/>
                <w:i/>
                <w:szCs w:val="22"/>
                <w:lang w:val="en-CA" w:eastAsia="zh-CN"/>
              </w:rPr>
            </m:ctrlPr>
          </m:e>
          <m:sub>
            <m:r>
              <w:rPr>
                <w:rFonts w:ascii="Cambria Math" w:hAnsi="Cambria Math"/>
                <w:szCs w:val="22"/>
                <w:lang w:val="en-CA" w:eastAsia="zh-CN"/>
              </w:rPr>
              <m:t>0</m:t>
            </m:r>
            <m:ctrlPr>
              <w:rPr>
                <w:rFonts w:ascii="Cambria Math" w:hAnsi="Cambria Math"/>
                <w:i/>
                <w:szCs w:val="22"/>
                <w:lang w:val="en-CA" w:eastAsia="zh-CN"/>
              </w:rPr>
            </m:ctrlPr>
          </m:sub>
        </m:sSub>
        <m:r>
          <w:rPr>
            <w:rFonts w:ascii="Cambria Math" w:hAnsi="Cambria Math"/>
            <w:szCs w:val="22"/>
            <w:lang w:val="en-CA" w:eastAsia="zh-CN"/>
          </w:rPr>
          <m:t xml:space="preserve">(x,y) </m:t>
        </m:r>
      </m:oMath>
      <w:r>
        <w:rPr>
          <w:szCs w:val="22"/>
          <w:lang w:val="en-CA" w:eastAsia="zh-CN"/>
        </w:rPr>
        <w:t xml:space="preserve"> </w:t>
      </w:r>
      <w:r>
        <w:rPr>
          <w:szCs w:val="22"/>
          <w:lang w:val="en-CA" w:eastAsia="zh-CN"/>
        </w:rPr>
        <w:tab/>
      </w:r>
      <w:r>
        <w:rPr>
          <w:szCs w:val="22"/>
          <w:lang w:val="en-CA" w:eastAsia="zh-CN"/>
        </w:rPr>
        <w:tab/>
      </w:r>
      <w:r>
        <w:rPr>
          <w:szCs w:val="22"/>
          <w:lang w:val="en-CA" w:eastAsia="zh-CN"/>
        </w:rPr>
        <w:tab/>
      </w:r>
      <w:r>
        <w:rPr>
          <w:szCs w:val="22"/>
          <w:lang w:val="en-CA" w:eastAsia="zh-CN"/>
        </w:rPr>
        <w:tab/>
      </w:r>
      <w:r>
        <w:rPr>
          <w:szCs w:val="22"/>
          <w:lang w:val="en-CA" w:eastAsia="zh-CN"/>
        </w:rPr>
        <w:tab/>
      </w:r>
      <w:r>
        <w:rPr>
          <w:szCs w:val="22"/>
          <w:lang w:val="en-CA" w:eastAsia="zh-CN"/>
        </w:rPr>
        <w:tab/>
      </w:r>
      <w:r>
        <w:rPr>
          <w:szCs w:val="22"/>
          <w:lang w:val="en-CA" w:eastAsia="zh-CN"/>
        </w:rPr>
        <w:tab/>
      </w:r>
      <w:r>
        <w:rPr>
          <w:szCs w:val="22"/>
          <w:lang w:val="en-CA"/>
        </w:rPr>
        <w:t>(</w:t>
      </w:r>
      <w:r>
        <w:rPr>
          <w:rFonts w:eastAsia="Malgun Gothic"/>
          <w:szCs w:val="22"/>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42</w:t>
      </w:r>
      <w:r>
        <w:rPr>
          <w:szCs w:val="22"/>
          <w:lang w:val="en-CA"/>
        </w:rPr>
        <w:fldChar w:fldCharType="end"/>
      </w:r>
      <w:r>
        <w:rPr>
          <w:szCs w:val="22"/>
          <w:lang w:val="en-CA"/>
        </w:rPr>
        <w:t>)</w:t>
      </w:r>
    </w:p>
    <w:p>
      <w:pPr>
        <w:jc w:val="both"/>
        <w:rPr>
          <w:szCs w:val="22"/>
          <w:lang w:val="en-CA" w:eastAsia="zh-CN"/>
        </w:rPr>
      </w:pPr>
      <w:r>
        <w:rPr>
          <w:szCs w:val="22"/>
          <w:lang w:val="en-CA" w:eastAsia="zh-CN"/>
        </w:rPr>
        <w:t xml:space="preserve">The partIdx depends on the angle index </w:t>
      </w:r>
      <m:oMath>
        <m:r>
          <w:rPr>
            <w:rFonts w:ascii="Cambria Math" w:hAnsi="Cambria Math"/>
            <w:szCs w:val="22"/>
            <w:lang w:val="en-CA" w:eastAsia="zh-CN"/>
          </w:rPr>
          <m:t>i</m:t>
        </m:r>
      </m:oMath>
      <w:r>
        <w:rPr>
          <w:szCs w:val="22"/>
          <w:lang w:val="en-CA" w:eastAsia="zh-CN"/>
        </w:rPr>
        <w:t xml:space="preserve">. One example of weigh </w:t>
      </w:r>
      <m:oMath>
        <m:sSub>
          <m:sSubPr>
            <m:ctrlPr>
              <w:rPr>
                <w:rFonts w:ascii="Cambria Math" w:hAnsi="Cambria Math"/>
                <w:i/>
                <w:szCs w:val="22"/>
                <w:lang w:val="en-CA" w:eastAsia="zh-CN"/>
              </w:rPr>
            </m:ctrlPr>
          </m:sSubPr>
          <m:e>
            <m:r>
              <w:rPr>
                <w:rFonts w:ascii="Cambria Math" w:hAnsi="Cambria Math"/>
                <w:szCs w:val="22"/>
                <w:lang w:val="en-CA" w:eastAsia="zh-CN"/>
              </w:rPr>
              <m:t>w</m:t>
            </m:r>
            <m:ctrlPr>
              <w:rPr>
                <w:rFonts w:ascii="Cambria Math" w:hAnsi="Cambria Math"/>
                <w:i/>
                <w:szCs w:val="22"/>
                <w:lang w:val="en-CA" w:eastAsia="zh-CN"/>
              </w:rPr>
            </m:ctrlPr>
          </m:e>
          <m:sub>
            <m:r>
              <w:rPr>
                <w:rFonts w:ascii="Cambria Math" w:hAnsi="Cambria Math"/>
                <w:szCs w:val="22"/>
                <w:lang w:val="en-CA" w:eastAsia="zh-CN"/>
              </w:rPr>
              <m:t>0</m:t>
            </m:r>
            <m:ctrlPr>
              <w:rPr>
                <w:rFonts w:ascii="Cambria Math" w:hAnsi="Cambria Math"/>
                <w:i/>
                <w:szCs w:val="22"/>
                <w:lang w:val="en-CA" w:eastAsia="zh-CN"/>
              </w:rPr>
            </m:ctrlPr>
          </m:sub>
        </m:sSub>
      </m:oMath>
      <w:r>
        <w:rPr>
          <w:szCs w:val="22"/>
          <w:lang w:val="en-CA" w:eastAsia="zh-CN"/>
        </w:rPr>
        <w:t xml:space="preserve"> is illustrated in </w:t>
      </w:r>
      <w:r>
        <w:rPr>
          <w:szCs w:val="22"/>
          <w:lang w:val="en-CA"/>
        </w:rPr>
        <w:fldChar w:fldCharType="begin"/>
      </w:r>
      <w:r>
        <w:rPr>
          <w:szCs w:val="22"/>
          <w:lang w:val="en-CA"/>
        </w:rPr>
        <w:instrText xml:space="preserve"> REF _Ref531704912 \h  \* MERGEFORMAT </w:instrText>
      </w:r>
      <w:r>
        <w:rPr>
          <w:szCs w:val="22"/>
          <w:lang w:val="en-CA"/>
        </w:rPr>
        <w:fldChar w:fldCharType="separate"/>
      </w:r>
      <w:r>
        <w:rPr>
          <w:szCs w:val="22"/>
          <w:lang w:val="en-GB"/>
        </w:rPr>
        <w:t>Figure 39</w:t>
      </w:r>
      <w:r>
        <w:rPr>
          <w:szCs w:val="22"/>
          <w:lang w:val="en-CA"/>
        </w:rPr>
        <w:fldChar w:fldCharType="end"/>
      </w:r>
      <w:r>
        <w:rPr>
          <w:szCs w:val="22"/>
          <w:lang w:val="en-CA" w:eastAsia="zh-CN"/>
        </w:rPr>
        <w:t>.</w:t>
      </w:r>
    </w:p>
    <w:p>
      <w:pPr>
        <w:jc w:val="center"/>
        <w:rPr>
          <w:szCs w:val="22"/>
          <w:lang w:val="en-CA" w:eastAsia="zh-CN"/>
        </w:rPr>
      </w:pPr>
      <w:r>
        <w:rPr>
          <w:lang w:eastAsia="zh-CN"/>
        </w:rPr>
        <w:drawing>
          <wp:inline distT="0" distB="0" distL="0" distR="0">
            <wp:extent cx="4386580" cy="2399030"/>
            <wp:effectExtent l="0" t="0" r="0" b="127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pic:cNvPicPr>
                  </pic:nvPicPr>
                  <pic:blipFill>
                    <a:blip r:embed="rId57"/>
                    <a:stretch>
                      <a:fillRect/>
                    </a:stretch>
                  </pic:blipFill>
                  <pic:spPr>
                    <a:xfrm>
                      <a:off x="0" y="0"/>
                      <a:ext cx="4390808" cy="2401809"/>
                    </a:xfrm>
                    <a:prstGeom prst="rect">
                      <a:avLst/>
                    </a:prstGeom>
                  </pic:spPr>
                </pic:pic>
              </a:graphicData>
            </a:graphic>
          </wp:inline>
        </w:drawing>
      </w:r>
    </w:p>
    <w:p>
      <w:pPr>
        <w:keepNext/>
        <w:keepLines/>
        <w:jc w:val="center"/>
        <w:rPr>
          <w:b/>
          <w:iCs/>
          <w:sz w:val="20"/>
        </w:rPr>
      </w:pPr>
      <w:bookmarkStart w:id="193" w:name="_Ref9702356"/>
      <w:bookmarkStart w:id="194" w:name="_Ref531704912"/>
      <w:r>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Pr>
          <w:b/>
          <w:sz w:val="20"/>
          <w:lang w:val="en-GB"/>
        </w:rPr>
        <w:t>39</w:t>
      </w:r>
      <w:r>
        <w:rPr>
          <w:b/>
          <w:sz w:val="20"/>
          <w:lang w:val="en-GB"/>
        </w:rPr>
        <w:fldChar w:fldCharType="end"/>
      </w:r>
      <w:bookmarkEnd w:id="193"/>
      <w:bookmarkEnd w:id="194"/>
      <w:r>
        <w:rPr>
          <w:b/>
          <w:sz w:val="20"/>
          <w:lang w:val="en-GB"/>
        </w:rPr>
        <w:t xml:space="preserve"> </w:t>
      </w:r>
      <w:r>
        <w:rPr>
          <w:b/>
          <w:sz w:val="20"/>
        </w:rPr>
        <w:t>–</w:t>
      </w:r>
      <w:r>
        <w:rPr>
          <w:b/>
          <w:iCs/>
          <w:sz w:val="20"/>
        </w:rPr>
        <w:t xml:space="preserve"> Exemplified generation of a bending weight </w:t>
      </w:r>
      <m:oMath>
        <m:sSub>
          <m:sSubPr>
            <m:ctrlPr>
              <w:rPr>
                <w:rFonts w:ascii="Cambria Math" w:hAnsi="Cambria Math"/>
                <w:b/>
                <w:iCs/>
                <w:sz w:val="20"/>
              </w:rPr>
            </m:ctrlPr>
          </m:sSubPr>
          <m:e>
            <m:r>
              <m:rPr>
                <m:sty m:val="bi"/>
              </m:rPr>
              <w:rPr>
                <w:rFonts w:ascii="Cambria Math" w:hAnsi="Cambria Math"/>
                <w:sz w:val="20"/>
              </w:rPr>
              <m:t>w</m:t>
            </m:r>
            <m:ctrlPr>
              <w:rPr>
                <w:rFonts w:ascii="Cambria Math" w:hAnsi="Cambria Math"/>
                <w:b/>
                <w:iCs/>
                <w:sz w:val="20"/>
              </w:rPr>
            </m:ctrlPr>
          </m:e>
          <m:sub>
            <m:r>
              <m:rPr>
                <m:sty m:val="b"/>
              </m:rPr>
              <w:rPr>
                <w:rFonts w:ascii="Cambria Math" w:hAnsi="Cambria Math"/>
                <w:sz w:val="20"/>
              </w:rPr>
              <m:t>0</m:t>
            </m:r>
            <m:ctrlPr>
              <w:rPr>
                <w:rFonts w:ascii="Cambria Math" w:hAnsi="Cambria Math"/>
                <w:b/>
                <w:iCs/>
                <w:sz w:val="20"/>
              </w:rPr>
            </m:ctrlPr>
          </m:sub>
        </m:sSub>
      </m:oMath>
      <w:r>
        <w:rPr>
          <w:b/>
          <w:iCs/>
          <w:sz w:val="20"/>
        </w:rPr>
        <w:t xml:space="preserve"> using geometric partitioning mode</w:t>
      </w:r>
    </w:p>
    <w:p>
      <w:pPr>
        <w:pStyle w:val="5"/>
        <w:spacing w:before="136"/>
        <w:ind w:left="1080" w:hanging="1080"/>
        <w:rPr>
          <w:lang w:val="en-CA"/>
        </w:rPr>
      </w:pPr>
      <w:bookmarkStart w:id="195" w:name="_Ref531624003"/>
      <w:r>
        <w:rPr>
          <w:lang w:val="en-CA"/>
        </w:rPr>
        <w:t>Motion field storage</w:t>
      </w:r>
      <w:bookmarkEnd w:id="195"/>
      <w:r>
        <w:rPr>
          <w:lang w:val="en-CA"/>
        </w:rPr>
        <w:t xml:space="preserve"> for geometric partitioning mode</w:t>
      </w:r>
    </w:p>
    <w:p>
      <w:pPr>
        <w:rPr>
          <w:szCs w:val="22"/>
          <w:lang w:val="en-CA"/>
        </w:rPr>
      </w:pPr>
      <w:r>
        <w:rPr>
          <w:szCs w:val="22"/>
          <w:lang w:val="en-CA"/>
        </w:rPr>
        <w:t>Mv1 from the first part of the geometric partition, Mv2 from the second part of the geometric partition and a combined Mv of Mv1 and Mv2 are stored in the motion filed of a geometric partitioning mode coded CU.</w:t>
      </w:r>
    </w:p>
    <w:p>
      <w:pPr>
        <w:rPr>
          <w:szCs w:val="22"/>
          <w:lang w:val="en-CA"/>
        </w:rPr>
      </w:pPr>
      <w:r>
        <w:rPr>
          <w:szCs w:val="22"/>
          <w:lang w:val="en-CA"/>
        </w:rPr>
        <w:t>The stored motion vector type for each individual position in the motion filed are determined as:</w:t>
      </w:r>
    </w:p>
    <w:p>
      <w:pPr>
        <w:jc w:val="right"/>
        <w:rPr>
          <w:szCs w:val="22"/>
          <w:lang w:val="en-CA"/>
        </w:rPr>
      </w:pPr>
      <m:oMath>
        <m:r>
          <w:rPr>
            <w:rFonts w:ascii="Cambria Math" w:hAnsi="Cambria Math"/>
            <w:sz w:val="18"/>
            <w:szCs w:val="22"/>
            <w:lang w:val="en-CA"/>
          </w:rPr>
          <m:t>sType = abs</m:t>
        </m:r>
        <m:d>
          <m:dPr>
            <m:ctrlPr>
              <w:rPr>
                <w:rFonts w:ascii="Cambria Math" w:hAnsi="Cambria Math"/>
                <w:i/>
                <w:sz w:val="18"/>
                <w:szCs w:val="22"/>
                <w:lang w:val="en-CA"/>
              </w:rPr>
            </m:ctrlPr>
          </m:dPr>
          <m:e>
            <m:r>
              <w:rPr>
                <w:rFonts w:ascii="Cambria Math" w:hAnsi="Cambria Math"/>
                <w:sz w:val="18"/>
                <w:szCs w:val="22"/>
                <w:lang w:val="en-CA"/>
              </w:rPr>
              <m:t>motionIdx</m:t>
            </m:r>
            <m:ctrlPr>
              <w:rPr>
                <w:rFonts w:ascii="Cambria Math" w:hAnsi="Cambria Math"/>
                <w:i/>
                <w:sz w:val="18"/>
                <w:szCs w:val="22"/>
                <w:lang w:val="en-CA"/>
              </w:rPr>
            </m:ctrlPr>
          </m:e>
        </m:d>
        <m:r>
          <w:rPr>
            <w:rFonts w:ascii="Cambria Math" w:hAnsi="Cambria Math"/>
            <w:sz w:val="18"/>
            <w:szCs w:val="22"/>
            <w:lang w:val="en-CA"/>
          </w:rPr>
          <m:t xml:space="preserve">&lt; </m:t>
        </m:r>
        <m:r>
          <w:rPr>
            <w:rFonts w:hint="eastAsia" w:ascii="Cambria Math" w:hAnsi="Cambria Math"/>
            <w:sz w:val="18"/>
            <w:szCs w:val="22"/>
            <w:lang w:val="en-CA"/>
          </w:rPr>
          <m:t>32 ? 2 :</m:t>
        </m:r>
        <m:d>
          <m:dPr>
            <m:ctrlPr>
              <w:rPr>
                <w:rFonts w:ascii="Cambria Math" w:hAnsi="Cambria Math"/>
                <w:i/>
                <w:sz w:val="18"/>
                <w:szCs w:val="22"/>
                <w:lang w:val="en-CA"/>
              </w:rPr>
            </m:ctrlPr>
          </m:dPr>
          <m:e>
            <m:r>
              <w:rPr>
                <w:rFonts w:ascii="Cambria Math" w:hAnsi="Cambria Math"/>
                <w:sz w:val="18"/>
                <w:szCs w:val="22"/>
                <w:lang w:val="en-CA"/>
              </w:rPr>
              <m:t xml:space="preserve"> motionIdx</m:t>
            </m:r>
            <m:r>
              <w:rPr>
                <w:rFonts w:hint="eastAsia" w:ascii="Cambria Math" w:hAnsi="Cambria Math"/>
                <w:sz w:val="18"/>
                <w:szCs w:val="22"/>
                <w:lang w:val="en-CA"/>
              </w:rPr>
              <m:t>≤0 ?</m:t>
            </m:r>
            <m:d>
              <m:dPr>
                <m:ctrlPr>
                  <w:rPr>
                    <w:rFonts w:ascii="Cambria Math" w:hAnsi="Cambria Math"/>
                    <w:i/>
                    <w:sz w:val="18"/>
                    <w:szCs w:val="22"/>
                    <w:lang w:val="en-CA"/>
                  </w:rPr>
                </m:ctrlPr>
              </m:dPr>
              <m:e>
                <m:r>
                  <w:rPr>
                    <w:rFonts w:ascii="Cambria Math" w:hAnsi="Cambria Math"/>
                    <w:sz w:val="18"/>
                    <w:szCs w:val="22"/>
                    <w:lang w:val="en-CA"/>
                  </w:rPr>
                  <m:t xml:space="preserve"> 1 - partIdx </m:t>
                </m:r>
                <m:ctrlPr>
                  <w:rPr>
                    <w:rFonts w:ascii="Cambria Math" w:hAnsi="Cambria Math"/>
                    <w:i/>
                    <w:sz w:val="18"/>
                    <w:szCs w:val="22"/>
                    <w:lang w:val="en-CA"/>
                  </w:rPr>
                </m:ctrlPr>
              </m:e>
            </m:d>
            <m:r>
              <w:rPr>
                <w:rFonts w:ascii="Cambria Math" w:hAnsi="Cambria Math"/>
                <w:sz w:val="18"/>
                <w:szCs w:val="22"/>
                <w:lang w:val="en-CA"/>
              </w:rPr>
              <m:t xml:space="preserve">: partIdx </m:t>
            </m:r>
            <m:ctrlPr>
              <w:rPr>
                <w:rFonts w:ascii="Cambria Math" w:hAnsi="Cambria Math"/>
                <w:i/>
                <w:sz w:val="18"/>
                <w:szCs w:val="22"/>
                <w:lang w:val="en-CA"/>
              </w:rPr>
            </m:ctrlPr>
          </m:e>
        </m:d>
      </m:oMath>
      <w:r>
        <w:rPr>
          <w:sz w:val="18"/>
          <w:szCs w:val="22"/>
          <w:lang w:val="en-CA"/>
        </w:rPr>
        <w:t xml:space="preserve"> </w:t>
      </w:r>
      <w:r>
        <w:rPr>
          <w:sz w:val="18"/>
          <w:szCs w:val="22"/>
          <w:lang w:val="en-CA"/>
        </w:rPr>
        <w:tab/>
      </w:r>
      <w:r>
        <w:rPr>
          <w:sz w:val="18"/>
          <w:szCs w:val="22"/>
          <w:lang w:val="en-CA"/>
        </w:rPr>
        <w:tab/>
      </w:r>
      <w:r>
        <w:rPr>
          <w:szCs w:val="22"/>
          <w:lang w:val="en-CA" w:eastAsia="zh-CN"/>
        </w:rPr>
        <w:t>(3-43)</w:t>
      </w:r>
    </w:p>
    <w:p>
      <w:pPr>
        <w:rPr>
          <w:szCs w:val="22"/>
          <w:lang w:val="en-CA"/>
        </w:rPr>
      </w:pPr>
      <w:r>
        <w:rPr>
          <w:szCs w:val="22"/>
          <w:lang w:val="en-CA"/>
        </w:rPr>
        <w:t xml:space="preserve">where motionIdx is equal to </w:t>
      </w:r>
      <m:oMath>
        <m:r>
          <w:rPr>
            <w:rFonts w:ascii="Cambria Math" w:hAnsi="Cambria Math"/>
            <w:szCs w:val="22"/>
            <w:lang w:val="en-CA" w:eastAsia="zh-CN"/>
          </w:rPr>
          <m:t>d</m:t>
        </m:r>
        <m:d>
          <m:dPr>
            <m:ctrlPr>
              <w:rPr>
                <w:rFonts w:ascii="Cambria Math" w:hAnsi="Cambria Math"/>
                <w:i/>
                <w:szCs w:val="22"/>
                <w:lang w:val="en-CA" w:eastAsia="zh-CN"/>
              </w:rPr>
            </m:ctrlPr>
          </m:dPr>
          <m:e>
            <m:r>
              <w:rPr>
                <w:rFonts w:ascii="Cambria Math" w:hAnsi="Cambria Math"/>
                <w:szCs w:val="22"/>
                <w:lang w:val="en-CA" w:eastAsia="zh-CN"/>
              </w:rPr>
              <m:t>4x+2, 4y+2</m:t>
            </m:r>
            <m:ctrlPr>
              <w:rPr>
                <w:rFonts w:ascii="Cambria Math" w:hAnsi="Cambria Math"/>
                <w:i/>
                <w:szCs w:val="22"/>
                <w:lang w:val="en-CA" w:eastAsia="zh-CN"/>
              </w:rPr>
            </m:ctrlPr>
          </m:e>
        </m:d>
      </m:oMath>
      <w:r>
        <w:rPr>
          <w:szCs w:val="22"/>
          <w:lang w:val="en-CA"/>
        </w:rPr>
        <w:t xml:space="preserve">, which is recalculated from equation (3-36). </w:t>
      </w:r>
      <w:r>
        <w:rPr>
          <w:szCs w:val="22"/>
          <w:lang w:val="en-CA" w:eastAsia="zh-CN"/>
        </w:rPr>
        <w:t xml:space="preserve">The partIdx depends on the angle index </w:t>
      </w:r>
      <m:oMath>
        <m:r>
          <w:rPr>
            <w:rFonts w:ascii="Cambria Math" w:hAnsi="Cambria Math"/>
            <w:szCs w:val="22"/>
            <w:lang w:val="en-CA" w:eastAsia="zh-CN"/>
          </w:rPr>
          <m:t>i</m:t>
        </m:r>
      </m:oMath>
      <w:r>
        <w:rPr>
          <w:szCs w:val="22"/>
          <w:lang w:val="en-CA" w:eastAsia="zh-CN"/>
        </w:rPr>
        <w:t>.</w:t>
      </w:r>
    </w:p>
    <w:p>
      <w:pPr>
        <w:jc w:val="both"/>
        <w:rPr>
          <w:lang w:val="en-CA"/>
        </w:rPr>
      </w:pPr>
      <w:r>
        <w:rPr>
          <w:szCs w:val="22"/>
          <w:lang w:val="en-CA"/>
        </w:rPr>
        <w:t xml:space="preserve">If sType is equal to 0 or 1, Mv0 or Mv1 are stored in the corresponding motion field, otherwise if sType is equal to 2, a combined Mv from Mv0 and Mv2 are stored. The combined Mv are </w:t>
      </w:r>
      <w:r>
        <w:rPr>
          <w:lang w:val="en-CA"/>
        </w:rPr>
        <w:t>generated using the following process:</w:t>
      </w:r>
    </w:p>
    <w:p>
      <w:pPr>
        <w:numPr>
          <w:ilvl w:val="0"/>
          <w:numId w:val="28"/>
        </w:numPr>
        <w:jc w:val="both"/>
        <w:rPr>
          <w:szCs w:val="22"/>
          <w:lang w:val="en-CA"/>
        </w:rPr>
      </w:pPr>
      <w:r>
        <w:rPr>
          <w:szCs w:val="22"/>
        </w:rPr>
        <w:t xml:space="preserve">If </w:t>
      </w:r>
      <w:r>
        <w:rPr>
          <w:szCs w:val="22"/>
          <w:lang w:val="en-CA"/>
        </w:rPr>
        <w:t>Mv1 and Mv2 are from different reference picture lists (one from L0 and the other from L1), then Mv1 and Mv2 are simply combined to form the bi-prediction motion vectors.</w:t>
      </w:r>
    </w:p>
    <w:p>
      <w:pPr>
        <w:numPr>
          <w:ilvl w:val="0"/>
          <w:numId w:val="28"/>
        </w:numPr>
        <w:jc w:val="both"/>
        <w:rPr>
          <w:szCs w:val="22"/>
          <w:lang w:val="en-CA"/>
        </w:rPr>
      </w:pPr>
      <w:r>
        <w:rPr>
          <w:szCs w:val="22"/>
          <w:lang w:val="en-CA"/>
        </w:rPr>
        <w:t xml:space="preserve">Otherwise, if Mv1 and Mv2 are from the same list, </w:t>
      </w:r>
      <w:r>
        <w:rPr>
          <w:lang w:val="en-CA"/>
        </w:rPr>
        <w:t>only uni-prediction motion Mv2 is stored.</w:t>
      </w:r>
    </w:p>
    <w:p>
      <w:pPr>
        <w:pStyle w:val="4"/>
        <w:spacing w:before="136"/>
        <w:rPr>
          <w:lang w:val="en-CA"/>
        </w:rPr>
      </w:pPr>
      <w:bookmarkStart w:id="196" w:name="_Toc18930883"/>
      <w:bookmarkEnd w:id="196"/>
      <w:bookmarkStart w:id="197" w:name="_Toc18930884"/>
      <w:bookmarkEnd w:id="197"/>
      <w:bookmarkStart w:id="198" w:name="_Toc35804755"/>
      <w:r>
        <w:rPr>
          <w:lang w:val="en-CA"/>
        </w:rPr>
        <w:t>Combined inter and intra prediction (CIIP)</w:t>
      </w:r>
      <w:bookmarkEnd w:id="198"/>
    </w:p>
    <w:p>
      <w:pPr>
        <w:jc w:val="both"/>
        <w:rPr>
          <w:lang w:val="en-CA"/>
        </w:rPr>
      </w:pPr>
      <w:r>
        <w:rPr>
          <w:color w:val="0000FF"/>
          <w:rPrChange w:id="362" w:author="84038" w:date="2021-06-13T15:24:47Z">
            <w:rPr/>
          </w:rPrChange>
        </w:rPr>
        <w:t>In VVC, when a CU is coded in merge mode, if the CU contains at least 64 luma samples (that is, CU width times CU height is equal to or larger than 64</w:t>
      </w:r>
      <w:r>
        <w:t>), and if both CU width and CU height are less than 128 luma samples, an additional flag is signalled to indicate if the combined inter/intra prediction (CIIP) mode is applied to the current CU. As its name indicates, t</w:t>
      </w:r>
      <w:r>
        <w:rPr>
          <w:rFonts w:hint="eastAsia"/>
          <w:lang w:eastAsia="zh-CN"/>
        </w:rPr>
        <w:t>he</w:t>
      </w:r>
      <w:r>
        <w:rPr>
          <w:lang w:eastAsia="zh-CN"/>
        </w:rPr>
        <w:t xml:space="preserve"> CIIP </w:t>
      </w:r>
      <w:bookmarkStart w:id="333" w:name="_GoBack"/>
      <w:bookmarkEnd w:id="333"/>
      <w:r>
        <w:rPr>
          <w:lang w:eastAsia="zh-CN"/>
        </w:rPr>
        <w:t xml:space="preserve">prediction combines an inter prediction signal with an intra prediction signal. </w:t>
      </w:r>
      <w:r>
        <w:rPr>
          <w:lang w:val="en-CA"/>
        </w:rPr>
        <w:t xml:space="preserve">The inter prediction signal in the CIIP mode </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inter</m:t>
            </m:r>
            <m:ctrlPr>
              <w:rPr>
                <w:rFonts w:ascii="Cambria Math" w:hAnsi="Cambria Math"/>
                <w:i/>
              </w:rPr>
            </m:ctrlPr>
          </m:sub>
        </m:sSub>
      </m:oMath>
      <w:r>
        <w:t xml:space="preserve"> </w:t>
      </w:r>
      <w:r>
        <w:rPr>
          <w:lang w:val="en-CA"/>
        </w:rPr>
        <w:t xml:space="preserve">is derived using the same inter prediction process applied to regular merge mode; and the intra prediction signal </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intra</m:t>
            </m:r>
            <m:ctrlPr>
              <w:rPr>
                <w:rFonts w:ascii="Cambria Math" w:hAnsi="Cambria Math"/>
                <w:i/>
              </w:rPr>
            </m:ctrlPr>
          </m:sub>
        </m:sSub>
      </m:oMath>
      <w:r>
        <w:t xml:space="preserve"> is derived </w:t>
      </w:r>
      <w:r>
        <w:rPr>
          <w:lang w:val="en-CA"/>
        </w:rPr>
        <w:t>following the regular intra prediction process with the planar mode. Then, the intra and inter prediction signals are combined using weighted averaging, where the weight value is calculated depending on the coding modes of the top and left neighbouring blocks (</w:t>
      </w:r>
      <w:r>
        <w:rPr>
          <w:szCs w:val="22"/>
          <w:lang w:val="en-CA"/>
        </w:rPr>
        <w:t xml:space="preserve">depicted in </w:t>
      </w:r>
      <w:r>
        <w:rPr>
          <w:szCs w:val="22"/>
          <w:lang w:val="en-CA"/>
        </w:rPr>
        <w:fldChar w:fldCharType="begin"/>
      </w:r>
      <w:r>
        <w:rPr>
          <w:lang w:val="en-CA"/>
        </w:rPr>
        <w:instrText xml:space="preserve"> REF _Ref9702356 \h  \* MERGEFORMAT </w:instrText>
      </w:r>
      <w:r>
        <w:rPr>
          <w:lang w:val="en-CA"/>
        </w:rPr>
        <w:fldChar w:fldCharType="separate"/>
      </w:r>
      <w:r>
        <w:rPr>
          <w:lang w:val="en-GB"/>
        </w:rPr>
        <w:t>Figure 39</w:t>
      </w:r>
      <w:r>
        <w:rPr>
          <w:szCs w:val="22"/>
          <w:lang w:val="en-CA"/>
        </w:rPr>
        <w:fldChar w:fldCharType="end"/>
      </w:r>
      <w:r>
        <w:rPr>
          <w:szCs w:val="22"/>
          <w:lang w:val="en-CA"/>
        </w:rPr>
        <w:t>) a</w:t>
      </w:r>
      <w:r>
        <w:rPr>
          <w:lang w:val="en-CA"/>
        </w:rPr>
        <w:t xml:space="preserve">s follows: </w:t>
      </w:r>
    </w:p>
    <w:p>
      <w:pPr>
        <w:pStyle w:val="46"/>
        <w:numPr>
          <w:ilvl w:val="0"/>
          <w:numId w:val="16"/>
        </w:numPr>
        <w:spacing w:before="136"/>
        <w:rPr>
          <w:sz w:val="22"/>
          <w:lang w:val="en-CA"/>
        </w:rPr>
      </w:pPr>
      <w:r>
        <w:rPr>
          <w:sz w:val="22"/>
          <w:lang w:val="en-CA"/>
        </w:rPr>
        <w:t>If the top neighbor is available and intra coded, then set isIntraTop to 1, otherwise set isIntraTop to 0;</w:t>
      </w:r>
    </w:p>
    <w:p>
      <w:pPr>
        <w:pStyle w:val="46"/>
        <w:numPr>
          <w:ilvl w:val="0"/>
          <w:numId w:val="16"/>
        </w:numPr>
        <w:spacing w:before="136"/>
        <w:rPr>
          <w:sz w:val="22"/>
          <w:lang w:val="en-CA"/>
        </w:rPr>
      </w:pPr>
      <w:r>
        <w:rPr>
          <w:sz w:val="22"/>
          <w:lang w:val="en-CA"/>
        </w:rPr>
        <w:t>If the left neighbor is available and intra coded, then set isIntraLeft to 1, otherwise set isIntraLeft to 0;</w:t>
      </w:r>
    </w:p>
    <w:p>
      <w:pPr>
        <w:pStyle w:val="46"/>
        <w:numPr>
          <w:ilvl w:val="0"/>
          <w:numId w:val="16"/>
        </w:numPr>
        <w:spacing w:before="136"/>
        <w:rPr>
          <w:sz w:val="22"/>
          <w:lang w:val="en-CA"/>
        </w:rPr>
      </w:pPr>
      <w:r>
        <w:rPr>
          <w:sz w:val="22"/>
          <w:lang w:val="en-CA"/>
        </w:rPr>
        <w:t xml:space="preserve">If (isIntraLeft + </w:t>
      </w:r>
      <w:del w:id="363" w:author="Jianle Chen" w:date="2020-03-22T17:40:00Z">
        <w:r>
          <w:rPr>
            <w:sz w:val="22"/>
            <w:lang w:val="en-CA"/>
          </w:rPr>
          <w:delText>isIntraLeft</w:delText>
        </w:r>
      </w:del>
      <w:ins w:id="364" w:author="Jianle Chen" w:date="2020-03-22T17:40:00Z">
        <w:r>
          <w:rPr>
            <w:sz w:val="22"/>
            <w:lang w:val="en-CA"/>
          </w:rPr>
          <w:t>isIntra</w:t>
        </w:r>
      </w:ins>
      <w:ins w:id="365" w:author="Jianle Chen" w:date="2020-03-18T11:29:00Z">
        <w:r>
          <w:rPr>
            <w:sz w:val="22"/>
            <w:lang w:val="en-CA"/>
          </w:rPr>
          <w:t>Top</w:t>
        </w:r>
      </w:ins>
      <w:del w:id="366" w:author="Jianle Chen" w:date="2020-03-18T11:29:00Z">
        <w:r>
          <w:rPr>
            <w:sz w:val="22"/>
            <w:lang w:val="en-CA"/>
          </w:rPr>
          <w:delText>Left</w:delText>
        </w:r>
      </w:del>
      <w:r>
        <w:rPr>
          <w:sz w:val="22"/>
          <w:lang w:val="en-CA"/>
        </w:rPr>
        <w:t>) is equal to 2, then wt is set to 3;</w:t>
      </w:r>
    </w:p>
    <w:p>
      <w:pPr>
        <w:pStyle w:val="46"/>
        <w:numPr>
          <w:ilvl w:val="0"/>
          <w:numId w:val="16"/>
        </w:numPr>
        <w:spacing w:before="136"/>
        <w:rPr>
          <w:sz w:val="22"/>
          <w:lang w:val="en-CA"/>
        </w:rPr>
      </w:pPr>
      <w:r>
        <w:rPr>
          <w:sz w:val="22"/>
          <w:lang w:val="en-CA"/>
        </w:rPr>
        <w:t xml:space="preserve">Otherwise, if (isIntraLeft + </w:t>
      </w:r>
      <w:del w:id="367" w:author="Jianle Chen" w:date="2020-03-22T17:40:00Z">
        <w:r>
          <w:rPr>
            <w:sz w:val="22"/>
            <w:lang w:val="en-CA"/>
          </w:rPr>
          <w:delText>isIntraLeft</w:delText>
        </w:r>
      </w:del>
      <w:ins w:id="368" w:author="Jianle Chen" w:date="2020-03-22T17:40:00Z">
        <w:r>
          <w:rPr>
            <w:sz w:val="22"/>
            <w:lang w:val="en-CA"/>
          </w:rPr>
          <w:t>isIntra</w:t>
        </w:r>
      </w:ins>
      <w:ins w:id="369" w:author="Jianle Chen" w:date="2020-03-18T11:29:00Z">
        <w:r>
          <w:rPr>
            <w:sz w:val="22"/>
            <w:lang w:val="en-CA"/>
          </w:rPr>
          <w:t>Top</w:t>
        </w:r>
      </w:ins>
      <w:del w:id="370" w:author="Jianle Chen" w:date="2020-03-18T11:29:00Z">
        <w:r>
          <w:rPr>
            <w:sz w:val="22"/>
            <w:lang w:val="en-CA"/>
          </w:rPr>
          <w:delText>Left</w:delText>
        </w:r>
      </w:del>
      <w:r>
        <w:rPr>
          <w:sz w:val="22"/>
          <w:lang w:val="en-CA"/>
        </w:rPr>
        <w:t>) is equal to 1, then wt is set to 2;</w:t>
      </w:r>
    </w:p>
    <w:p>
      <w:pPr>
        <w:pStyle w:val="46"/>
        <w:numPr>
          <w:ilvl w:val="0"/>
          <w:numId w:val="16"/>
        </w:numPr>
        <w:spacing w:before="136"/>
        <w:rPr>
          <w:sz w:val="22"/>
          <w:lang w:val="en-CA"/>
        </w:rPr>
      </w:pPr>
      <w:r>
        <w:rPr>
          <w:sz w:val="22"/>
          <w:lang w:val="en-CA"/>
        </w:rPr>
        <w:t>Otherwise, set wt to 1.</w:t>
      </w:r>
    </w:p>
    <w:p>
      <w:pPr>
        <w:rPr>
          <w:lang w:val="en-CA"/>
        </w:rPr>
      </w:pPr>
      <w:r>
        <w:rPr>
          <w:lang w:val="en-CA"/>
        </w:rPr>
        <w:t xml:space="preserve">The CIIP prediction is formed as follows: </w:t>
      </w:r>
    </w:p>
    <w:tbl>
      <w:tblPr>
        <w:tblStyle w:val="31"/>
        <w:tblW w:w="95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50"/>
        <w:gridCol w:w="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5" w:hRule="atLeast"/>
        </w:trPr>
        <w:tc>
          <w:tcPr>
            <w:tcW w:w="8550" w:type="dxa"/>
            <w:vAlign w:val="center"/>
          </w:tcPr>
          <w:p>
            <w:pPr>
              <w:spacing w:after="120"/>
              <w:jc w:val="center"/>
              <w:rPr>
                <w:rFonts w:ascii="Calibri" w:hAnsi="Calibri" w:eastAsia="PMingLiU"/>
                <w:szCs w:val="22"/>
              </w:rPr>
            </w:pPr>
            <m:oMathPara>
              <m:oMath>
                <m:sSub>
                  <m:sSubPr>
                    <m:ctrlPr>
                      <w:rPr>
                        <w:rFonts w:ascii="Cambria Math" w:hAnsi="Cambria Math" w:eastAsia="PMingLiU"/>
                        <w:i/>
                        <w:szCs w:val="22"/>
                      </w:rPr>
                    </m:ctrlPr>
                  </m:sSubPr>
                  <m:e>
                    <m:r>
                      <w:rPr>
                        <w:rFonts w:ascii="Cambria Math" w:hAnsi="Cambria Math" w:eastAsia="PMingLiU"/>
                        <w:szCs w:val="22"/>
                      </w:rPr>
                      <m:t>P</m:t>
                    </m:r>
                    <m:ctrlPr>
                      <w:rPr>
                        <w:rFonts w:ascii="Cambria Math" w:hAnsi="Cambria Math" w:eastAsia="PMingLiU"/>
                        <w:i/>
                        <w:szCs w:val="22"/>
                      </w:rPr>
                    </m:ctrlPr>
                  </m:e>
                  <m:sub>
                    <m:r>
                      <m:rPr>
                        <m:nor/>
                        <m:sty m:val="p"/>
                      </m:rPr>
                      <w:rPr>
                        <w:rFonts w:ascii="Cambria Math" w:hAnsi="Cambria Math" w:eastAsia="PMingLiU"/>
                        <w:b w:val="0"/>
                        <w:i w:val="0"/>
                        <w:szCs w:val="22"/>
                      </w:rPr>
                      <m:t>CIIP</m:t>
                    </m:r>
                    <m:ctrlPr>
                      <w:rPr>
                        <w:rFonts w:ascii="Cambria Math" w:hAnsi="Cambria Math" w:eastAsia="PMingLiU"/>
                        <w:i/>
                        <w:szCs w:val="22"/>
                      </w:rPr>
                    </m:ctrlPr>
                  </m:sub>
                </m:sSub>
                <m:r>
                  <w:rPr>
                    <w:rFonts w:ascii="Cambria Math" w:hAnsi="Cambria Math" w:eastAsia="PMingLiU"/>
                    <w:szCs w:val="22"/>
                  </w:rPr>
                  <m:t>=</m:t>
                </m:r>
                <m:d>
                  <m:dPr>
                    <m:ctrlPr>
                      <w:rPr>
                        <w:rFonts w:ascii="Cambria Math" w:hAnsi="Cambria Math" w:eastAsia="PMingLiU"/>
                        <w:i/>
                        <w:szCs w:val="22"/>
                      </w:rPr>
                    </m:ctrlPr>
                  </m:dPr>
                  <m:e>
                    <m:d>
                      <m:dPr>
                        <m:ctrlPr>
                          <w:rPr>
                            <w:rFonts w:ascii="Cambria Math" w:hAnsi="Cambria Math" w:eastAsia="PMingLiU"/>
                            <w:i/>
                            <w:szCs w:val="22"/>
                          </w:rPr>
                        </m:ctrlPr>
                      </m:dPr>
                      <m:e>
                        <m:r>
                          <w:rPr>
                            <w:rFonts w:ascii="Cambria Math" w:hAnsi="Cambria Math" w:eastAsia="PMingLiU"/>
                            <w:szCs w:val="22"/>
                          </w:rPr>
                          <m:t>4-wt</m:t>
                        </m:r>
                        <m:ctrlPr>
                          <w:rPr>
                            <w:rFonts w:ascii="Cambria Math" w:hAnsi="Cambria Math" w:eastAsia="PMingLiU"/>
                            <w:i/>
                            <w:szCs w:val="22"/>
                          </w:rPr>
                        </m:ctrlPr>
                      </m:e>
                    </m:d>
                    <m:r>
                      <w:rPr>
                        <w:rFonts w:ascii="Cambria Math" w:hAnsi="Cambria Math" w:eastAsia="PMingLiU"/>
                        <w:szCs w:val="22"/>
                      </w:rPr>
                      <m:t>*</m:t>
                    </m:r>
                    <m:sSub>
                      <m:sSubPr>
                        <m:ctrlPr>
                          <w:rPr>
                            <w:rFonts w:ascii="Cambria Math" w:hAnsi="Cambria Math" w:eastAsia="PMingLiU"/>
                            <w:i/>
                            <w:szCs w:val="22"/>
                          </w:rPr>
                        </m:ctrlPr>
                      </m:sSubPr>
                      <m:e>
                        <m:r>
                          <w:rPr>
                            <w:rFonts w:ascii="Cambria Math" w:hAnsi="Cambria Math" w:eastAsia="PMingLiU"/>
                            <w:szCs w:val="22"/>
                          </w:rPr>
                          <m:t>P</m:t>
                        </m:r>
                        <m:ctrlPr>
                          <w:rPr>
                            <w:rFonts w:ascii="Cambria Math" w:hAnsi="Cambria Math" w:eastAsia="PMingLiU"/>
                            <w:i/>
                            <w:szCs w:val="22"/>
                          </w:rPr>
                        </m:ctrlPr>
                      </m:e>
                      <m:sub>
                        <m:r>
                          <w:rPr>
                            <w:rFonts w:ascii="Cambria Math" w:hAnsi="Cambria Math" w:eastAsia="PMingLiU"/>
                            <w:szCs w:val="22"/>
                          </w:rPr>
                          <m:t>inter</m:t>
                        </m:r>
                        <m:ctrlPr>
                          <w:rPr>
                            <w:rFonts w:ascii="Cambria Math" w:hAnsi="Cambria Math" w:eastAsia="PMingLiU"/>
                            <w:i/>
                            <w:szCs w:val="22"/>
                          </w:rPr>
                        </m:ctrlPr>
                      </m:sub>
                    </m:sSub>
                    <m:r>
                      <w:rPr>
                        <w:rFonts w:ascii="Cambria Math" w:hAnsi="Cambria Math" w:eastAsia="PMingLiU"/>
                        <w:szCs w:val="22"/>
                      </w:rPr>
                      <m:t>+wt*</m:t>
                    </m:r>
                    <m:sSub>
                      <m:sSubPr>
                        <m:ctrlPr>
                          <w:rPr>
                            <w:rFonts w:ascii="Cambria Math" w:hAnsi="Cambria Math" w:eastAsia="PMingLiU"/>
                            <w:i/>
                            <w:szCs w:val="22"/>
                          </w:rPr>
                        </m:ctrlPr>
                      </m:sSubPr>
                      <m:e>
                        <m:r>
                          <w:rPr>
                            <w:rFonts w:ascii="Cambria Math" w:hAnsi="Cambria Math" w:eastAsia="PMingLiU"/>
                            <w:szCs w:val="22"/>
                          </w:rPr>
                          <m:t>P</m:t>
                        </m:r>
                        <m:ctrlPr>
                          <w:rPr>
                            <w:rFonts w:ascii="Cambria Math" w:hAnsi="Cambria Math" w:eastAsia="PMingLiU"/>
                            <w:i/>
                            <w:szCs w:val="22"/>
                          </w:rPr>
                        </m:ctrlPr>
                      </m:e>
                      <m:sub>
                        <m:r>
                          <w:rPr>
                            <w:rFonts w:ascii="Cambria Math" w:hAnsi="Cambria Math" w:eastAsia="PMingLiU"/>
                            <w:szCs w:val="22"/>
                          </w:rPr>
                          <m:t>intra</m:t>
                        </m:r>
                        <m:ctrlPr>
                          <w:rPr>
                            <w:rFonts w:ascii="Cambria Math" w:hAnsi="Cambria Math" w:eastAsia="PMingLiU"/>
                            <w:i/>
                            <w:szCs w:val="22"/>
                          </w:rPr>
                        </m:ctrlPr>
                      </m:sub>
                    </m:sSub>
                    <m:r>
                      <w:rPr>
                        <w:rFonts w:ascii="Cambria Math" w:hAnsi="Cambria Math" w:eastAsia="PMingLiU"/>
                        <w:szCs w:val="22"/>
                      </w:rPr>
                      <m:t>+2</m:t>
                    </m:r>
                    <m:ctrlPr>
                      <w:rPr>
                        <w:rFonts w:ascii="Cambria Math" w:hAnsi="Cambria Math" w:eastAsia="PMingLiU"/>
                        <w:i/>
                        <w:szCs w:val="22"/>
                      </w:rPr>
                    </m:ctrlPr>
                  </m:e>
                </m:d>
                <m:r>
                  <w:rPr>
                    <w:rFonts w:ascii="Cambria Math" w:hAnsi="Cambria Math" w:eastAsia="PMingLiU"/>
                    <w:szCs w:val="22"/>
                  </w:rPr>
                  <m:t>≫2</m:t>
                </m:r>
              </m:oMath>
            </m:oMathPara>
          </w:p>
        </w:tc>
        <w:tc>
          <w:tcPr>
            <w:tcW w:w="970" w:type="dxa"/>
            <w:vAlign w:val="center"/>
          </w:tcPr>
          <w:p>
            <w:pPr>
              <w:spacing w:after="120"/>
              <w:rPr>
                <w:rFonts w:ascii="Calibri" w:hAnsi="Calibri" w:eastAsia="PMingLiU"/>
                <w:szCs w:val="22"/>
              </w:rPr>
            </w:pPr>
            <w:r>
              <w:rPr>
                <w:rFonts w:ascii="Calibri" w:hAnsi="Calibri" w:eastAsia="PMingLiU"/>
                <w:szCs w:val="22"/>
                <w:lang w:val="en-CA"/>
              </w:rPr>
              <w:t>(</w:t>
            </w:r>
            <w:r>
              <w:rPr>
                <w:rFonts w:ascii="Calibri" w:hAnsi="Calibri" w:eastAsia="Malgun Gothic"/>
                <w:szCs w:val="22"/>
                <w:lang w:val="en-CA" w:eastAsia="ko-KR"/>
              </w:rPr>
              <w:t>3-</w:t>
            </w:r>
            <w:r>
              <w:rPr>
                <w:rFonts w:ascii="Calibri" w:hAnsi="Calibri" w:eastAsia="PMingLiU"/>
                <w:szCs w:val="22"/>
                <w:lang w:val="en-CA"/>
              </w:rPr>
              <w:fldChar w:fldCharType="begin"/>
            </w:r>
            <w:r>
              <w:rPr>
                <w:rFonts w:ascii="Calibri" w:hAnsi="Calibri" w:eastAsia="PMingLiU"/>
                <w:szCs w:val="22"/>
                <w:lang w:val="en-CA"/>
              </w:rPr>
              <w:instrText xml:space="preserve"> SEQ Eq \* MERGEFORMAT </w:instrText>
            </w:r>
            <w:r>
              <w:rPr>
                <w:rFonts w:ascii="Calibri" w:hAnsi="Calibri" w:eastAsia="PMingLiU"/>
                <w:szCs w:val="22"/>
                <w:lang w:val="en-CA"/>
              </w:rPr>
              <w:fldChar w:fldCharType="separate"/>
            </w:r>
            <w:ins w:id="371" w:author="Jianle Chen" w:date="2020-03-22T21:08:00Z">
              <w:r>
                <w:rPr>
                  <w:rFonts w:ascii="Calibri" w:hAnsi="Calibri" w:eastAsia="PMingLiU"/>
                  <w:szCs w:val="22"/>
                  <w:lang w:val="en-CA"/>
                </w:rPr>
                <w:t>43</w:t>
              </w:r>
            </w:ins>
            <w:del w:id="372" w:author="Jianle Chen" w:date="2020-03-22T21:08:00Z">
              <w:r>
                <w:rPr>
                  <w:rFonts w:ascii="Calibri" w:hAnsi="Calibri" w:eastAsia="PMingLiU"/>
                  <w:szCs w:val="22"/>
                  <w:lang w:val="en-CA"/>
                </w:rPr>
                <w:delText>36</w:delText>
              </w:r>
            </w:del>
            <w:r>
              <w:rPr>
                <w:rFonts w:ascii="Calibri" w:hAnsi="Calibri" w:eastAsia="PMingLiU"/>
                <w:szCs w:val="22"/>
                <w:lang w:val="en-CA"/>
              </w:rPr>
              <w:fldChar w:fldCharType="end"/>
            </w:r>
            <w:r>
              <w:rPr>
                <w:rFonts w:ascii="Calibri" w:hAnsi="Calibri" w:eastAsia="PMingLiU"/>
                <w:szCs w:val="22"/>
                <w:lang w:val="en-CA"/>
              </w:rPr>
              <w:t>)</w:t>
            </w:r>
          </w:p>
        </w:tc>
      </w:tr>
    </w:tbl>
    <w:p>
      <w:pPr>
        <w:jc w:val="center"/>
        <w:rPr>
          <w:lang w:val="en-CA"/>
        </w:rPr>
      </w:pPr>
      <w:r>
        <w:rPr>
          <w:lang w:eastAsia="zh-CN"/>
        </w:rPr>
        <w:drawing>
          <wp:inline distT="0" distB="0" distL="0" distR="0">
            <wp:extent cx="1707515" cy="1371600"/>
            <wp:effectExtent l="0" t="0" r="6985" b="0"/>
            <wp:docPr id="1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5"/>
                    <pic:cNvPicPr>
                      <a:picLocks noChangeAspect="1" noChangeArrowheads="1"/>
                    </pic:cNvPicPr>
                  </pic:nvPicPr>
                  <pic:blipFill>
                    <a:blip r:embed="rId58">
                      <a:extLst>
                        <a:ext uri="{28A0092B-C50C-407E-A947-70E740481C1C}">
                          <a14:useLocalDpi xmlns:a14="http://schemas.microsoft.com/office/drawing/2010/main" val="0"/>
                        </a:ext>
                      </a:extLst>
                    </a:blip>
                    <a:srcRect l="12743" t="12039"/>
                    <a:stretch>
                      <a:fillRect/>
                    </a:stretch>
                  </pic:blipFill>
                  <pic:spPr>
                    <a:xfrm>
                      <a:off x="0" y="0"/>
                      <a:ext cx="1708041" cy="1371600"/>
                    </a:xfrm>
                    <a:prstGeom prst="rect">
                      <a:avLst/>
                    </a:prstGeom>
                    <a:noFill/>
                    <a:ln>
                      <a:noFill/>
                    </a:ln>
                  </pic:spPr>
                </pic:pic>
              </a:graphicData>
            </a:graphic>
          </wp:inline>
        </w:drawing>
      </w:r>
    </w:p>
    <w:p>
      <w:pPr>
        <w:keepNext/>
        <w:keepLines/>
        <w:jc w:val="center"/>
      </w:pPr>
      <w:r>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Pr>
          <w:b/>
          <w:sz w:val="20"/>
          <w:lang w:val="en-GB"/>
        </w:rPr>
        <w:t>40</w:t>
      </w:r>
      <w:r>
        <w:rPr>
          <w:b/>
          <w:sz w:val="20"/>
          <w:lang w:val="en-GB"/>
        </w:rPr>
        <w:fldChar w:fldCharType="end"/>
      </w:r>
      <w:r>
        <w:rPr>
          <w:b/>
          <w:sz w:val="20"/>
          <w:lang w:val="en-GB"/>
        </w:rPr>
        <w:t xml:space="preserve"> </w:t>
      </w:r>
      <w:r>
        <w:rPr>
          <w:b/>
          <w:sz w:val="20"/>
        </w:rPr>
        <w:t>–</w:t>
      </w:r>
      <w:r>
        <w:rPr>
          <w:b/>
          <w:iCs/>
          <w:sz w:val="20"/>
        </w:rPr>
        <w:t xml:space="preserve"> Top and left neighboring blocks used in CIIP weight derivation</w:t>
      </w:r>
    </w:p>
    <w:p>
      <w:pPr>
        <w:pStyle w:val="4"/>
        <w:spacing w:before="136"/>
        <w:rPr>
          <w:lang w:val="en-CA"/>
        </w:rPr>
      </w:pPr>
      <w:bookmarkStart w:id="199" w:name="_Toc35804756"/>
      <w:r>
        <w:rPr>
          <w:lang w:val="en-CA"/>
        </w:rPr>
        <w:t>Miscellaneous inter prediction aspects</w:t>
      </w:r>
      <w:bookmarkEnd w:id="199"/>
    </w:p>
    <w:p>
      <w:pPr>
        <w:jc w:val="both"/>
        <w:rPr>
          <w:lang w:val="en-CA"/>
        </w:rPr>
      </w:pPr>
      <w:r>
        <w:rPr>
          <w:lang w:val="en-CA"/>
        </w:rPr>
        <w:t>To reduce memory bandwidth, the inter-coded 4x4 size CU is not allowed in VVC. For inter-coded 4x8/8x4 CU, only uni-directional mode is allowed. When the motion information from merge mode is bi-directional, it is converted to uni-directional by keeping only the list 0 motion information.</w:t>
      </w:r>
    </w:p>
    <w:p>
      <w:pPr>
        <w:pStyle w:val="3"/>
        <w:spacing w:before="136"/>
        <w:rPr>
          <w:rFonts w:eastAsia="Malgun Gothic"/>
          <w:sz w:val="28"/>
          <w:lang w:val="en-CA" w:eastAsia="ko-KR"/>
        </w:rPr>
      </w:pPr>
      <w:bookmarkStart w:id="200" w:name="_Toc35804757"/>
      <w:r>
        <w:rPr>
          <w:sz w:val="28"/>
          <w:lang w:val="en-CA"/>
        </w:rPr>
        <w:t>Transform and quantization</w:t>
      </w:r>
      <w:bookmarkEnd w:id="200"/>
    </w:p>
    <w:p>
      <w:pPr>
        <w:pStyle w:val="4"/>
        <w:spacing w:before="136"/>
        <w:rPr>
          <w:rFonts w:eastAsia="Malgun Gothic"/>
          <w:lang w:val="en-CA" w:eastAsia="ko-KR"/>
        </w:rPr>
      </w:pPr>
      <w:bookmarkStart w:id="201" w:name="_Toc35804758"/>
      <w:bookmarkStart w:id="202" w:name="_Toc490559778"/>
      <w:bookmarkStart w:id="203" w:name="_Ref480746734"/>
      <w:r>
        <w:rPr>
          <w:rFonts w:hint="eastAsia" w:eastAsia="Malgun Gothic"/>
          <w:lang w:val="en-CA" w:eastAsia="ko-KR"/>
        </w:rPr>
        <w:t xml:space="preserve">Large </w:t>
      </w:r>
      <w:r>
        <w:rPr>
          <w:lang w:val="en-CA"/>
        </w:rPr>
        <w:t>block-size transforms with high-frequency zeroing</w:t>
      </w:r>
      <w:bookmarkEnd w:id="201"/>
    </w:p>
    <w:p>
      <w:pPr>
        <w:jc w:val="both"/>
        <w:rPr>
          <w:szCs w:val="22"/>
          <w:lang w:val="en-CA"/>
        </w:rPr>
      </w:pPr>
      <w:r>
        <w:rPr>
          <w:szCs w:val="22"/>
          <w:lang w:val="en-CA"/>
        </w:rPr>
        <w:t>In VVC, large block-size transforms, up to 64×64 in size, are enabled, which is primarily useful for higher resolution video, e.g., 1080p and 4K sequences. High frequency transform coefficients are zeroed out for the transform blocks with size (width or height, or both width and height) equal to 64, so that only the lower-frequency coefficients are retained. For example, for an M×N transform block, with M as the block width and N as the block height, when M is equal to 64, only the left 32 columns of transform coefficients are kept. Similarly, when N is equal to 64, only the top 32 rows of transform coefficients are kept. When transform skip mode is used for a large block, the entire block is used without zeroing out any values.</w:t>
      </w:r>
      <w:r>
        <w:rPr>
          <w:rFonts w:hint="eastAsia"/>
          <w:szCs w:val="22"/>
          <w:lang w:val="en-CA"/>
        </w:rPr>
        <w:t xml:space="preserve"> In addition</w:t>
      </w:r>
      <w:ins w:id="373" w:author="Jianle Chen" w:date="2020-03-22T19:46:00Z">
        <w:r>
          <w:rPr>
            <w:szCs w:val="22"/>
            <w:lang w:val="en-CA"/>
          </w:rPr>
          <w:t>,</w:t>
        </w:r>
      </w:ins>
      <w:r>
        <w:rPr>
          <w:rFonts w:hint="eastAsia"/>
          <w:szCs w:val="22"/>
          <w:lang w:val="en-CA"/>
        </w:rPr>
        <w:t xml:space="preserve"> transform shift is removed in transform skip mode. </w:t>
      </w:r>
      <w:r>
        <w:rPr>
          <w:szCs w:val="22"/>
          <w:lang w:val="en-CA"/>
        </w:rPr>
        <w:t>The VTM</w:t>
      </w:r>
      <w:r>
        <w:rPr>
          <w:rFonts w:hint="eastAsia"/>
          <w:szCs w:val="22"/>
          <w:lang w:val="en-CA"/>
        </w:rPr>
        <w:t xml:space="preserve"> also supports </w:t>
      </w:r>
      <w:r>
        <w:rPr>
          <w:szCs w:val="22"/>
          <w:lang w:val="en-CA"/>
        </w:rPr>
        <w:t>configurable max transform size in SPS, such that encoder has the flexibility to choose up to 32-length or 64-length transform size depending on the need of specific implementation.</w:t>
      </w:r>
    </w:p>
    <w:p>
      <w:pPr>
        <w:pStyle w:val="4"/>
        <w:spacing w:before="136"/>
        <w:rPr>
          <w:szCs w:val="22"/>
          <w:lang w:val="en-CA"/>
        </w:rPr>
      </w:pPr>
      <w:bookmarkStart w:id="204" w:name="_Toc35804759"/>
      <w:r>
        <w:rPr>
          <w:rFonts w:eastAsia="Malgun Gothic"/>
          <w:lang w:val="en-CA" w:eastAsia="ko-KR"/>
        </w:rPr>
        <w:t>Multiple</w:t>
      </w:r>
      <w:r>
        <w:rPr>
          <w:szCs w:val="22"/>
          <w:lang w:val="en-CA"/>
        </w:rPr>
        <w:t xml:space="preserve"> transform selection (MTS) for core transform</w:t>
      </w:r>
      <w:bookmarkEnd w:id="202"/>
      <w:bookmarkEnd w:id="203"/>
      <w:bookmarkEnd w:id="204"/>
    </w:p>
    <w:p>
      <w:pPr>
        <w:spacing w:after="120"/>
        <w:jc w:val="both"/>
        <w:rPr>
          <w:szCs w:val="22"/>
          <w:lang w:val="en-CA"/>
        </w:rPr>
      </w:pPr>
      <w:r>
        <w:rPr>
          <w:szCs w:val="22"/>
          <w:lang w:val="en-CA"/>
        </w:rPr>
        <w:t xml:space="preserve">In addition to DCT-II which has been employed in HEVC, a </w:t>
      </w:r>
      <w:bookmarkStart w:id="205" w:name="_Hlk32843310"/>
      <w:r>
        <w:rPr>
          <w:szCs w:val="22"/>
          <w:lang w:val="en-CA"/>
        </w:rPr>
        <w:t xml:space="preserve">Multiple Transform Selection (MTS) scheme is used for residual coding both inter and intra coded blocks. It uses multiple selected transforms from the DCT8/DST7. The newly introduced transform matrices are DST-VII and DCT-VIII. </w:t>
      </w:r>
      <w:bookmarkEnd w:id="205"/>
      <w:r>
        <w:rPr>
          <w:rFonts w:eastAsia="Malgun Gothic"/>
          <w:szCs w:val="22"/>
          <w:lang w:val="en-CA" w:eastAsia="ko-KR"/>
        </w:rPr>
        <w:fldChar w:fldCharType="begin"/>
      </w:r>
      <w:r>
        <w:rPr>
          <w:szCs w:val="22"/>
          <w:lang w:val="en-CA"/>
        </w:rPr>
        <w:instrText xml:space="preserve"> REF _Ref521509922 \h </w:instrText>
      </w:r>
      <w:r>
        <w:rPr>
          <w:rFonts w:eastAsia="Malgun Gothic"/>
          <w:szCs w:val="22"/>
          <w:lang w:val="en-CA" w:eastAsia="ko-KR"/>
        </w:rPr>
        <w:instrText xml:space="preserve"> \* MERGEFORMAT </w:instrText>
      </w:r>
      <w:r>
        <w:rPr>
          <w:rFonts w:eastAsia="Malgun Gothic"/>
          <w:szCs w:val="22"/>
          <w:lang w:val="en-CA" w:eastAsia="ko-KR"/>
        </w:rPr>
        <w:fldChar w:fldCharType="separate"/>
      </w:r>
      <w:r>
        <w:rPr>
          <w:lang w:val="en-GB"/>
        </w:rPr>
        <w:t>Table 3</w:t>
      </w:r>
      <w:r>
        <w:rPr>
          <w:lang w:val="en-GB"/>
        </w:rPr>
        <w:noBreakHyphen/>
      </w:r>
      <w:r>
        <w:rPr>
          <w:lang w:val="en-GB"/>
        </w:rPr>
        <w:t>10</w:t>
      </w:r>
      <w:r>
        <w:rPr>
          <w:rFonts w:hint="eastAsia"/>
          <w:lang w:eastAsia="ko-KR"/>
        </w:rPr>
        <w:t xml:space="preserve"> </w:t>
      </w:r>
      <w:r>
        <w:rPr>
          <w:rFonts w:eastAsia="Malgun Gothic"/>
          <w:szCs w:val="22"/>
          <w:lang w:val="en-CA" w:eastAsia="ko-KR"/>
        </w:rPr>
        <w:fldChar w:fldCharType="end"/>
      </w:r>
      <w:r>
        <w:rPr>
          <w:szCs w:val="22"/>
          <w:lang w:val="en-CA"/>
        </w:rPr>
        <w:t xml:space="preserve"> shows the basis functions of the selected DST/DCT.</w:t>
      </w:r>
    </w:p>
    <w:p>
      <w:pPr>
        <w:pStyle w:val="13"/>
        <w:keepLines/>
        <w:spacing w:before="136"/>
        <w:rPr>
          <w:b w:val="0"/>
          <w:i/>
          <w:lang w:val="en-CA"/>
        </w:rPr>
      </w:pPr>
      <w:bookmarkStart w:id="206" w:name="_Ref531557503"/>
      <w:bookmarkStart w:id="207" w:name="_Ref521509922"/>
      <w:r>
        <w:rPr>
          <w:lang w:val="en-GB"/>
        </w:rPr>
        <w:t>Table </w:t>
      </w:r>
      <w:r>
        <w:rPr>
          <w:lang w:val="en-GB"/>
        </w:rPr>
        <w:fldChar w:fldCharType="begin"/>
      </w:r>
      <w:r>
        <w:rPr>
          <w:lang w:val="en-GB"/>
        </w:rPr>
        <w:instrText xml:space="preserve"> STYLEREF 1 \s </w:instrText>
      </w:r>
      <w:r>
        <w:rPr>
          <w:lang w:val="en-GB"/>
        </w:rPr>
        <w:fldChar w:fldCharType="separate"/>
      </w:r>
      <w:r>
        <w:rPr>
          <w:lang w:val="en-GB"/>
        </w:rPr>
        <w:t>3</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lang w:val="en-GB"/>
        </w:rPr>
        <w:t>10</w:t>
      </w:r>
      <w:r>
        <w:rPr>
          <w:lang w:val="en-GB"/>
        </w:rPr>
        <w:fldChar w:fldCharType="end"/>
      </w:r>
      <w:bookmarkEnd w:id="206"/>
      <w:r>
        <w:rPr>
          <w:rFonts w:hint="eastAsia"/>
          <w:lang w:eastAsia="ko-KR"/>
        </w:rPr>
        <w:t xml:space="preserve"> </w:t>
      </w:r>
      <w:bookmarkEnd w:id="207"/>
      <w:r>
        <w:rPr>
          <w:rFonts w:hint="eastAsia"/>
          <w:lang w:val="en-CA" w:eastAsia="ko-KR"/>
        </w:rPr>
        <w:t xml:space="preserve">- </w:t>
      </w:r>
      <w:r>
        <w:rPr>
          <w:lang w:val="en-CA"/>
        </w:rPr>
        <w:t>Transform basis functions of DCT-II/ VIII and DSTVII for N-point input</w:t>
      </w:r>
    </w:p>
    <w:tbl>
      <w:tblPr>
        <w:tblStyle w:val="30"/>
        <w:tblW w:w="863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5"/>
        <w:gridCol w:w="63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jc w:val="center"/>
        </w:trPr>
        <w:tc>
          <w:tcPr>
            <w:tcW w:w="2245" w:type="dxa"/>
            <w:tcBorders>
              <w:top w:val="single" w:color="auto" w:sz="12" w:space="0"/>
              <w:left w:val="nil"/>
              <w:bottom w:val="double" w:color="auto" w:sz="4" w:space="0"/>
            </w:tcBorders>
            <w:shd w:val="clear" w:color="auto" w:fill="auto"/>
            <w:vAlign w:val="center"/>
          </w:tcPr>
          <w:p>
            <w:pPr>
              <w:pStyle w:val="57"/>
              <w:keepNext/>
              <w:keepLines/>
              <w:spacing w:before="136" w:after="0"/>
              <w:jc w:val="center"/>
              <w:rPr>
                <w:sz w:val="22"/>
                <w:szCs w:val="22"/>
                <w:lang w:val="en-CA"/>
              </w:rPr>
            </w:pPr>
            <w:r>
              <w:rPr>
                <w:sz w:val="22"/>
                <w:szCs w:val="22"/>
                <w:lang w:val="en-CA"/>
              </w:rPr>
              <w:t>Transform Type</w:t>
            </w:r>
          </w:p>
        </w:tc>
        <w:tc>
          <w:tcPr>
            <w:tcW w:w="6385" w:type="dxa"/>
            <w:tcBorders>
              <w:top w:val="single" w:color="auto" w:sz="12" w:space="0"/>
              <w:bottom w:val="double" w:color="auto" w:sz="4" w:space="0"/>
              <w:right w:val="nil"/>
            </w:tcBorders>
            <w:shd w:val="clear" w:color="auto" w:fill="auto"/>
            <w:vAlign w:val="center"/>
          </w:tcPr>
          <w:p>
            <w:pPr>
              <w:pStyle w:val="57"/>
              <w:keepNext/>
              <w:keepLines/>
              <w:spacing w:before="136" w:after="0"/>
              <w:jc w:val="center"/>
              <w:rPr>
                <w:sz w:val="22"/>
                <w:szCs w:val="22"/>
                <w:lang w:val="en-CA"/>
              </w:rPr>
            </w:pPr>
            <w:r>
              <w:rPr>
                <w:sz w:val="22"/>
                <w:szCs w:val="22"/>
                <w:lang w:val="en-CA"/>
              </w:rPr>
              <w:t xml:space="preserve">Basis function </w:t>
            </w:r>
            <w:r>
              <w:rPr>
                <w:i/>
                <w:sz w:val="22"/>
                <w:szCs w:val="22"/>
                <w:lang w:val="en-CA"/>
              </w:rPr>
              <w:t>T</w:t>
            </w:r>
            <w:r>
              <w:rPr>
                <w:i/>
                <w:sz w:val="22"/>
                <w:szCs w:val="22"/>
                <w:vertAlign w:val="subscript"/>
                <w:lang w:val="en-CA"/>
              </w:rPr>
              <w:t>i</w:t>
            </w:r>
            <w:r>
              <w:rPr>
                <w:sz w:val="22"/>
                <w:szCs w:val="22"/>
                <w:lang w:val="en-CA"/>
              </w:rPr>
              <w:t>(</w:t>
            </w:r>
            <w:r>
              <w:rPr>
                <w:i/>
                <w:sz w:val="22"/>
                <w:szCs w:val="22"/>
                <w:lang w:val="en-CA"/>
              </w:rPr>
              <w:t>j</w:t>
            </w:r>
            <w:r>
              <w:rPr>
                <w:sz w:val="22"/>
                <w:szCs w:val="22"/>
                <w:lang w:val="en-CA"/>
              </w:rPr>
              <w:t>)</w:t>
            </w:r>
            <w:r>
              <w:rPr>
                <w:sz w:val="22"/>
                <w:lang w:val="en-CA"/>
              </w:rPr>
              <w:t xml:space="preserve">, </w:t>
            </w:r>
            <w:r>
              <w:rPr>
                <w:i/>
                <w:sz w:val="22"/>
                <w:szCs w:val="22"/>
                <w:lang w:val="en-CA"/>
              </w:rPr>
              <w:t>i</w:t>
            </w:r>
            <w:r>
              <w:rPr>
                <w:sz w:val="22"/>
                <w:szCs w:val="22"/>
                <w:lang w:val="en-CA"/>
              </w:rPr>
              <w:t xml:space="preserve">, </w:t>
            </w:r>
            <w:r>
              <w:rPr>
                <w:i/>
                <w:sz w:val="22"/>
                <w:szCs w:val="22"/>
                <w:lang w:val="en-CA"/>
              </w:rPr>
              <w:t>j</w:t>
            </w:r>
            <w:r>
              <w:rPr>
                <w:rFonts w:hint="eastAsia" w:eastAsiaTheme="minorEastAsia"/>
                <w:i/>
                <w:sz w:val="22"/>
                <w:szCs w:val="22"/>
                <w:lang w:val="en-CA" w:eastAsia="ko-KR"/>
              </w:rPr>
              <w:t xml:space="preserve"> </w:t>
            </w:r>
            <w:r>
              <w:rPr>
                <w:sz w:val="22"/>
                <w:szCs w:val="22"/>
                <w:lang w:val="en-CA"/>
              </w:rPr>
              <w:t>=</w:t>
            </w:r>
            <w:r>
              <w:rPr>
                <w:rFonts w:hint="eastAsia" w:eastAsiaTheme="minorEastAsia"/>
                <w:sz w:val="22"/>
                <w:szCs w:val="22"/>
                <w:lang w:val="en-CA" w:eastAsia="ko-KR"/>
              </w:rPr>
              <w:t xml:space="preserve"> </w:t>
            </w:r>
            <w:r>
              <w:rPr>
                <w:sz w:val="22"/>
                <w:szCs w:val="22"/>
                <w:lang w:val="en-CA"/>
              </w:rPr>
              <w:t xml:space="preserve">0, 1,…, </w:t>
            </w:r>
            <w:r>
              <w:rPr>
                <w:i/>
                <w:sz w:val="22"/>
                <w:szCs w:val="22"/>
                <w:lang w:val="en-CA"/>
              </w:rPr>
              <w:t>N</w:t>
            </w:r>
            <w:r>
              <w:rPr>
                <w:sz w:val="22"/>
                <w:szCs w:val="22"/>
                <w:lang w:val="en-C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9" w:hRule="atLeast"/>
          <w:jc w:val="center"/>
        </w:trPr>
        <w:tc>
          <w:tcPr>
            <w:tcW w:w="2245" w:type="dxa"/>
            <w:tcBorders>
              <w:top w:val="double" w:color="auto" w:sz="4" w:space="0"/>
              <w:left w:val="nil"/>
            </w:tcBorders>
            <w:shd w:val="clear" w:color="auto" w:fill="auto"/>
            <w:vAlign w:val="center"/>
          </w:tcPr>
          <w:p>
            <w:pPr>
              <w:pStyle w:val="57"/>
              <w:keepNext/>
              <w:keepLines/>
              <w:spacing w:before="136" w:after="0"/>
              <w:jc w:val="center"/>
              <w:rPr>
                <w:sz w:val="22"/>
                <w:szCs w:val="22"/>
                <w:lang w:val="en-CA"/>
              </w:rPr>
            </w:pPr>
            <w:r>
              <w:rPr>
                <w:sz w:val="22"/>
                <w:szCs w:val="22"/>
                <w:lang w:val="en-CA"/>
              </w:rPr>
              <w:t>DCT-II</w:t>
            </w:r>
          </w:p>
        </w:tc>
        <w:tc>
          <w:tcPr>
            <w:tcW w:w="6385" w:type="dxa"/>
            <w:tcBorders>
              <w:top w:val="double" w:color="auto" w:sz="4" w:space="0"/>
              <w:right w:val="nil"/>
            </w:tcBorders>
            <w:shd w:val="clear" w:color="auto" w:fill="auto"/>
            <w:vAlign w:val="center"/>
          </w:tcPr>
          <w:p>
            <w:pPr>
              <w:pStyle w:val="57"/>
              <w:keepNext/>
              <w:keepLines/>
              <w:spacing w:before="136" w:after="0"/>
              <w:jc w:val="left"/>
              <w:rPr>
                <w:sz w:val="22"/>
                <w:szCs w:val="22"/>
                <w:lang w:val="en-CA"/>
              </w:rPr>
            </w:pPr>
            <m:oMathPara>
              <m:oMath>
                <m:sSub>
                  <m:sSubPr>
                    <m:ctrlPr>
                      <w:rPr>
                        <w:rFonts w:ascii="Cambria Math" w:hAnsi="Cambria Math"/>
                        <w:i/>
                        <w:sz w:val="22"/>
                        <w:szCs w:val="22"/>
                        <w:lang w:val="en-CA"/>
                      </w:rPr>
                    </m:ctrlPr>
                  </m:sSubPr>
                  <m:e>
                    <m:r>
                      <w:rPr>
                        <w:rFonts w:ascii="Cambria Math" w:hAnsi="Cambria Math"/>
                        <w:sz w:val="22"/>
                        <w:szCs w:val="22"/>
                        <w:lang w:val="en-CA"/>
                      </w:rPr>
                      <m:t>T</m:t>
                    </m:r>
                    <m:ctrlPr>
                      <w:rPr>
                        <w:rFonts w:ascii="Cambria Math" w:hAnsi="Cambria Math"/>
                        <w:i/>
                        <w:sz w:val="22"/>
                        <w:szCs w:val="22"/>
                        <w:lang w:val="en-CA"/>
                      </w:rPr>
                    </m:ctrlPr>
                  </m:e>
                  <m:sub>
                    <m:r>
                      <w:rPr>
                        <w:rFonts w:ascii="Cambria Math" w:hAnsi="Cambria Math"/>
                        <w:sz w:val="22"/>
                        <w:szCs w:val="22"/>
                        <w:lang w:val="en-CA"/>
                      </w:rPr>
                      <m:t>i</m:t>
                    </m:r>
                    <m:ctrlPr>
                      <w:rPr>
                        <w:rFonts w:ascii="Cambria Math" w:hAnsi="Cambria Math"/>
                        <w:i/>
                        <w:sz w:val="22"/>
                        <w:szCs w:val="22"/>
                        <w:lang w:val="en-CA"/>
                      </w:rPr>
                    </m:ctrlPr>
                  </m:sub>
                </m:sSub>
                <m:r>
                  <w:rPr>
                    <w:rFonts w:ascii="Cambria Math" w:hAnsi="Cambria Math"/>
                    <w:sz w:val="22"/>
                    <w:szCs w:val="22"/>
                    <w:lang w:val="en-CA"/>
                  </w:rPr>
                  <m:t>(j)=</m:t>
                </m:r>
                <m:sSub>
                  <m:sSubPr>
                    <m:ctrlPr>
                      <w:rPr>
                        <w:rFonts w:ascii="Cambria Math" w:hAnsi="Cambria Math"/>
                        <w:i/>
                        <w:sz w:val="22"/>
                        <w:szCs w:val="22"/>
                        <w:lang w:val="en-CA"/>
                      </w:rPr>
                    </m:ctrlPr>
                  </m:sSubPr>
                  <m:e>
                    <m:r>
                      <w:rPr>
                        <w:rFonts w:ascii="Cambria Math" w:hAnsi="Cambria Math"/>
                        <w:sz w:val="22"/>
                        <w:szCs w:val="22"/>
                        <w:lang w:val="en-CA"/>
                      </w:rPr>
                      <m:t>ω</m:t>
                    </m:r>
                    <m:ctrlPr>
                      <w:rPr>
                        <w:rFonts w:ascii="Cambria Math" w:hAnsi="Cambria Math"/>
                        <w:i/>
                        <w:sz w:val="22"/>
                        <w:szCs w:val="22"/>
                        <w:lang w:val="en-CA"/>
                      </w:rPr>
                    </m:ctrlPr>
                  </m:e>
                  <m:sub>
                    <m:r>
                      <w:rPr>
                        <w:rFonts w:ascii="Cambria Math" w:hAnsi="Cambria Math"/>
                        <w:sz w:val="22"/>
                        <w:szCs w:val="22"/>
                        <w:lang w:val="en-CA"/>
                      </w:rPr>
                      <m:t>0</m:t>
                    </m:r>
                    <m:ctrlPr>
                      <w:rPr>
                        <w:rFonts w:ascii="Cambria Math" w:hAnsi="Cambria Math"/>
                        <w:i/>
                        <w:sz w:val="22"/>
                        <w:szCs w:val="22"/>
                        <w:lang w:val="en-CA"/>
                      </w:rPr>
                    </m:ctrlPr>
                  </m:sub>
                </m:sSub>
                <m:r>
                  <w:rPr>
                    <w:rFonts w:ascii="Cambria Math" w:hAnsi="Cambria Math"/>
                    <w:sz w:val="22"/>
                    <w:szCs w:val="22"/>
                    <w:lang w:val="en-CA"/>
                  </w:rPr>
                  <m:t>∙</m:t>
                </m:r>
                <m:rad>
                  <m:radPr>
                    <m:degHide m:val="1"/>
                    <m:ctrlPr>
                      <w:rPr>
                        <w:rFonts w:ascii="Cambria Math" w:hAnsi="Cambria Math"/>
                        <w:i/>
                        <w:sz w:val="22"/>
                        <w:szCs w:val="22"/>
                        <w:lang w:val="en-CA"/>
                      </w:rPr>
                    </m:ctrlPr>
                  </m:radPr>
                  <m:deg>
                    <m:ctrlPr>
                      <w:rPr>
                        <w:rFonts w:ascii="Cambria Math" w:hAnsi="Cambria Math"/>
                        <w:i/>
                        <w:sz w:val="22"/>
                        <w:szCs w:val="22"/>
                        <w:lang w:val="en-CA"/>
                      </w:rPr>
                    </m:ctrlPr>
                  </m:deg>
                  <m:e>
                    <m:f>
                      <m:fPr>
                        <m:ctrlPr>
                          <w:rPr>
                            <w:rFonts w:ascii="Cambria Math" w:hAnsi="Cambria Math"/>
                            <w:i/>
                            <w:sz w:val="22"/>
                            <w:szCs w:val="22"/>
                            <w:lang w:val="en-CA"/>
                          </w:rPr>
                        </m:ctrlPr>
                      </m:fPr>
                      <m:num>
                        <m:r>
                          <w:rPr>
                            <w:rFonts w:ascii="Cambria Math" w:hAnsi="Cambria Math"/>
                            <w:sz w:val="22"/>
                            <w:szCs w:val="22"/>
                            <w:lang w:val="en-CA"/>
                          </w:rPr>
                          <m:t>2</m:t>
                        </m:r>
                        <m:ctrlPr>
                          <w:rPr>
                            <w:rFonts w:ascii="Cambria Math" w:hAnsi="Cambria Math"/>
                            <w:i/>
                            <w:sz w:val="22"/>
                            <w:szCs w:val="22"/>
                            <w:lang w:val="en-CA"/>
                          </w:rPr>
                        </m:ctrlPr>
                      </m:num>
                      <m:den>
                        <m:r>
                          <w:rPr>
                            <w:rFonts w:ascii="Cambria Math" w:hAnsi="Cambria Math"/>
                            <w:sz w:val="22"/>
                            <w:szCs w:val="22"/>
                            <w:lang w:val="en-CA"/>
                          </w:rPr>
                          <m:t>N</m:t>
                        </m:r>
                        <m:ctrlPr>
                          <w:rPr>
                            <w:rFonts w:ascii="Cambria Math" w:hAnsi="Cambria Math"/>
                            <w:i/>
                            <w:sz w:val="22"/>
                            <w:szCs w:val="22"/>
                            <w:lang w:val="en-CA"/>
                          </w:rPr>
                        </m:ctrlPr>
                      </m:den>
                    </m:f>
                    <m:ctrlPr>
                      <w:rPr>
                        <w:rFonts w:ascii="Cambria Math" w:hAnsi="Cambria Math"/>
                        <w:i/>
                        <w:sz w:val="22"/>
                        <w:szCs w:val="22"/>
                        <w:lang w:val="en-CA"/>
                      </w:rPr>
                    </m:ctrlPr>
                  </m:e>
                </m:rad>
                <m:r>
                  <w:rPr>
                    <w:rFonts w:ascii="Cambria Math" w:hAnsi="Cambria Math"/>
                    <w:sz w:val="22"/>
                    <w:szCs w:val="22"/>
                    <w:lang w:val="en-CA"/>
                  </w:rPr>
                  <m:t>∙</m:t>
                </m:r>
                <m:func>
                  <m:funcPr>
                    <m:ctrlPr>
                      <w:rPr>
                        <w:rFonts w:ascii="Cambria Math" w:hAnsi="Cambria Math"/>
                        <w:i/>
                        <w:sz w:val="22"/>
                        <w:szCs w:val="22"/>
                        <w:lang w:val="en-CA"/>
                      </w:rPr>
                    </m:ctrlPr>
                  </m:funcPr>
                  <m:fName>
                    <m:r>
                      <m:rPr>
                        <m:sty m:val="p"/>
                      </m:rPr>
                      <w:rPr>
                        <w:rFonts w:ascii="Cambria Math" w:hAnsi="Cambria Math"/>
                        <w:sz w:val="22"/>
                        <w:szCs w:val="22"/>
                        <w:lang w:val="en-CA"/>
                      </w:rPr>
                      <m:t>cos</m:t>
                    </m:r>
                    <m:ctrlPr>
                      <w:rPr>
                        <w:rFonts w:ascii="Cambria Math" w:hAnsi="Cambria Math"/>
                        <w:i/>
                        <w:sz w:val="22"/>
                        <w:szCs w:val="22"/>
                        <w:lang w:val="en-CA"/>
                      </w:rPr>
                    </m:ctrlPr>
                  </m:fName>
                  <m:e>
                    <m:d>
                      <m:dPr>
                        <m:ctrlPr>
                          <w:rPr>
                            <w:rFonts w:ascii="Cambria Math" w:hAnsi="Cambria Math"/>
                            <w:i/>
                            <w:sz w:val="22"/>
                            <w:szCs w:val="22"/>
                            <w:lang w:val="en-CA"/>
                          </w:rPr>
                        </m:ctrlPr>
                      </m:dPr>
                      <m:e>
                        <m:f>
                          <m:fPr>
                            <m:ctrlPr>
                              <w:rPr>
                                <w:rFonts w:ascii="Cambria Math" w:hAnsi="Cambria Math"/>
                                <w:i/>
                                <w:sz w:val="22"/>
                                <w:szCs w:val="22"/>
                                <w:lang w:val="en-CA"/>
                              </w:rPr>
                            </m:ctrlPr>
                          </m:fPr>
                          <m:num>
                            <m:r>
                              <w:rPr>
                                <w:rFonts w:ascii="Cambria Math" w:hAnsi="Cambria Math"/>
                                <w:sz w:val="22"/>
                                <w:szCs w:val="22"/>
                                <w:lang w:val="en-CA"/>
                              </w:rPr>
                              <m:t>π∙i∙</m:t>
                            </m:r>
                            <m:d>
                              <m:dPr>
                                <m:ctrlPr>
                                  <w:rPr>
                                    <w:rFonts w:ascii="Cambria Math" w:hAnsi="Cambria Math"/>
                                    <w:i/>
                                    <w:sz w:val="22"/>
                                    <w:szCs w:val="22"/>
                                    <w:lang w:val="en-CA"/>
                                  </w:rPr>
                                </m:ctrlPr>
                              </m:dPr>
                              <m:e>
                                <m:r>
                                  <w:rPr>
                                    <w:rFonts w:ascii="Cambria Math" w:hAnsi="Cambria Math"/>
                                    <w:sz w:val="22"/>
                                    <w:szCs w:val="22"/>
                                    <w:lang w:val="en-CA"/>
                                  </w:rPr>
                                  <m:t>2j+1</m:t>
                                </m:r>
                                <m:ctrlPr>
                                  <w:rPr>
                                    <w:rFonts w:ascii="Cambria Math" w:hAnsi="Cambria Math"/>
                                    <w:i/>
                                    <w:sz w:val="22"/>
                                    <w:szCs w:val="22"/>
                                    <w:lang w:val="en-CA"/>
                                  </w:rPr>
                                </m:ctrlPr>
                              </m:e>
                            </m:d>
                            <m:ctrlPr>
                              <w:rPr>
                                <w:rFonts w:ascii="Cambria Math" w:hAnsi="Cambria Math"/>
                                <w:i/>
                                <w:sz w:val="22"/>
                                <w:szCs w:val="22"/>
                                <w:lang w:val="en-CA"/>
                              </w:rPr>
                            </m:ctrlPr>
                          </m:num>
                          <m:den>
                            <m:r>
                              <w:rPr>
                                <w:rFonts w:ascii="Cambria Math" w:hAnsi="Cambria Math"/>
                                <w:sz w:val="22"/>
                                <w:szCs w:val="22"/>
                                <w:lang w:val="en-CA"/>
                              </w:rPr>
                              <m:t>2N</m:t>
                            </m:r>
                            <m:ctrlPr>
                              <w:rPr>
                                <w:rFonts w:ascii="Cambria Math" w:hAnsi="Cambria Math"/>
                                <w:i/>
                                <w:sz w:val="22"/>
                                <w:szCs w:val="22"/>
                                <w:lang w:val="en-CA"/>
                              </w:rPr>
                            </m:ctrlPr>
                          </m:den>
                        </m:f>
                        <m:ctrlPr>
                          <w:rPr>
                            <w:rFonts w:ascii="Cambria Math" w:hAnsi="Cambria Math"/>
                            <w:i/>
                            <w:sz w:val="22"/>
                            <w:szCs w:val="22"/>
                            <w:lang w:val="en-CA"/>
                          </w:rPr>
                        </m:ctrlPr>
                      </m:e>
                    </m:d>
                    <m:ctrlPr>
                      <w:rPr>
                        <w:rFonts w:ascii="Cambria Math" w:hAnsi="Cambria Math"/>
                        <w:i/>
                        <w:sz w:val="22"/>
                        <w:szCs w:val="22"/>
                        <w:lang w:val="en-CA"/>
                      </w:rPr>
                    </m:ctrlPr>
                  </m:e>
                </m:func>
              </m:oMath>
            </m:oMathPara>
          </w:p>
          <w:p>
            <w:pPr>
              <w:pStyle w:val="57"/>
              <w:keepNext/>
              <w:keepLines/>
              <w:spacing w:before="136" w:after="0"/>
              <w:jc w:val="left"/>
              <w:rPr>
                <w:sz w:val="22"/>
                <w:szCs w:val="22"/>
                <w:lang w:val="en-CA"/>
              </w:rPr>
            </w:pPr>
            <w:r>
              <w:rPr>
                <w:rFonts w:hint="eastAsia" w:eastAsiaTheme="minorEastAsia"/>
                <w:sz w:val="22"/>
                <w:szCs w:val="22"/>
                <w:lang w:val="en-CA" w:eastAsia="ko-KR"/>
              </w:rPr>
              <w:t>w</w:t>
            </w:r>
            <w:r>
              <w:rPr>
                <w:sz w:val="22"/>
                <w:szCs w:val="22"/>
                <w:lang w:val="en-CA"/>
              </w:rPr>
              <w:t>here</w:t>
            </w:r>
            <w:r>
              <w:rPr>
                <w:rFonts w:hint="eastAsia" w:eastAsiaTheme="minorEastAsia"/>
                <w:sz w:val="22"/>
                <w:szCs w:val="22"/>
                <w:lang w:val="en-CA" w:eastAsia="ko-KR"/>
              </w:rPr>
              <w:t>,</w:t>
            </w:r>
            <w:r>
              <w:rPr>
                <w:sz w:val="22"/>
                <w:szCs w:val="22"/>
                <w:lang w:val="en-CA"/>
              </w:rPr>
              <w:t xml:space="preserve"> </w:t>
            </w:r>
            <w:r>
              <w:rPr>
                <w:sz w:val="22"/>
                <w:szCs w:val="22"/>
                <w:lang w:val="en-CA"/>
              </w:rPr>
              <w:fldChar w:fldCharType="begin"/>
            </w:r>
            <w:r>
              <w:rPr>
                <w:sz w:val="22"/>
                <w:szCs w:val="22"/>
                <w:lang w:val="en-CA"/>
              </w:rPr>
              <w:instrText xml:space="preserve"> QUOTE </w:instrText>
            </w:r>
            <m:oMath>
              <m:sSub>
                <m:sSubPr>
                  <m:ctrlPr>
                    <w:rPr>
                      <w:rFonts w:ascii="Cambria Math" w:hAnsi="Cambria Math"/>
                      <w:i/>
                      <w:szCs w:val="22"/>
                      <w:lang w:val="en-CA"/>
                    </w:rPr>
                  </m:ctrlPr>
                </m:sSubPr>
                <m:e>
                  <m:r>
                    <m:rPr>
                      <m:sty m:val="p"/>
                    </m:rPr>
                    <w:rPr>
                      <w:rFonts w:ascii="Cambria Math" w:hAnsi="Cambria Math"/>
                      <w:szCs w:val="22"/>
                      <w:lang w:val="en-CA"/>
                    </w:rPr>
                    <m:t xml:space="preserve">ω</m:t>
                  </m:r>
                  <m:ctrlPr>
                    <w:rPr>
                      <w:rFonts w:ascii="Cambria Math" w:hAnsi="Cambria Math"/>
                      <w:i/>
                      <w:szCs w:val="22"/>
                      <w:lang w:val="en-CA"/>
                    </w:rPr>
                  </m:ctrlPr>
                </m:e>
                <m:sub>
                  <m:r>
                    <m:rPr>
                      <m:sty m:val="p"/>
                    </m:rPr>
                    <w:rPr>
                      <w:rFonts w:ascii="Cambria Math" w:hAnsi="Cambria Math"/>
                      <w:szCs w:val="22"/>
                      <w:lang w:val="en-CA"/>
                    </w:rPr>
                    <m:t xml:space="preserve">0</m:t>
                  </m:r>
                  <m:ctrlPr>
                    <w:rPr>
                      <w:rFonts w:ascii="Cambria Math" w:hAnsi="Cambria Math"/>
                      <w:i/>
                      <w:szCs w:val="22"/>
                      <w:lang w:val="en-CA"/>
                    </w:rPr>
                  </m:ctrlPr>
                </m:sub>
              </m:sSub>
              <m:r>
                <m:rPr>
                  <m:sty m:val="p"/>
                </m:rPr>
                <w:rPr>
                  <w:rFonts w:ascii="Cambria Math" w:hAnsi="Cambria Math"/>
                  <w:szCs w:val="22"/>
                  <w:lang w:val="en-CA"/>
                </w:rPr>
                <m:t xml:space="preserve">=</m:t>
              </m:r>
              <m:d>
                <m:dPr>
                  <m:begChr m:val="{"/>
                  <m:endChr m:val=""/>
                  <m:ctrlPr>
                    <w:rPr>
                      <w:rFonts w:ascii="Cambria Math" w:hAnsi="Cambria Math"/>
                      <w:i/>
                      <w:szCs w:val="22"/>
                      <w:lang w:val="en-CA"/>
                    </w:rPr>
                  </m:ctrlPr>
                </m:dPr>
                <m:e>
                  <m:m>
                    <m:mPr>
                      <m:mcs>
                        <m:mc>
                          <m:mcPr>
                            <m:count m:val="2"/>
                            <m:mcJc m:val="center"/>
                          </m:mcPr>
                        </m:mc>
                      </m:mcs>
                      <m:ctrlPr>
                        <w:rPr>
                          <w:rFonts w:ascii="Cambria Math" w:hAnsi="Cambria Math"/>
                          <w:i/>
                          <w:szCs w:val="22"/>
                          <w:lang w:val="en-CA"/>
                        </w:rPr>
                      </m:ctrlPr>
                    </m:mPr>
                    <m:mr>
                      <m:e>
                        <m:rad>
                          <m:radPr>
                            <m:degHide m:val="1"/>
                            <m:ctrlPr>
                              <w:rPr>
                                <w:rFonts w:ascii="Cambria Math" w:hAnsi="Cambria Math"/>
                                <w:i/>
                                <w:szCs w:val="22"/>
                                <w:lang w:val="en-CA"/>
                              </w:rPr>
                            </m:ctrlPr>
                          </m:radPr>
                          <m:deg>
                            <m:ctrlPr>
                              <w:rPr>
                                <w:rFonts w:ascii="Cambria Math" w:hAnsi="Cambria Math"/>
                                <w:i/>
                                <w:szCs w:val="22"/>
                                <w:lang w:val="en-CA"/>
                              </w:rPr>
                            </m:ctrlPr>
                          </m:deg>
                          <m:e>
                            <m:f>
                              <m:fPr>
                                <m:ctrlPr>
                                  <w:rPr>
                                    <w:rFonts w:ascii="Cambria Math" w:hAnsi="Cambria Math"/>
                                    <w:i/>
                                    <w:szCs w:val="22"/>
                                    <w:lang w:val="en-CA"/>
                                  </w:rPr>
                                </m:ctrlPr>
                              </m:fPr>
                              <m:num>
                                <m:r>
                                  <m:rPr>
                                    <m:sty m:val="p"/>
                                  </m:rPr>
                                  <w:rPr>
                                    <w:rFonts w:ascii="Cambria Math" w:hAnsi="Cambria Math"/>
                                    <w:szCs w:val="22"/>
                                    <w:lang w:val="en-CA"/>
                                  </w:rPr>
                                  <m:t xml:space="preserve">2</m:t>
                                </m:r>
                                <m:ctrlPr>
                                  <w:rPr>
                                    <w:rFonts w:ascii="Cambria Math" w:hAnsi="Cambria Math"/>
                                    <w:i/>
                                    <w:szCs w:val="22"/>
                                    <w:lang w:val="en-CA"/>
                                  </w:rPr>
                                </m:ctrlPr>
                              </m:num>
                              <m:den>
                                <m:r>
                                  <m:rPr>
                                    <m:sty m:val="p"/>
                                  </m:rPr>
                                  <w:rPr>
                                    <w:rFonts w:ascii="Cambria Math" w:hAnsi="Cambria Math"/>
                                    <w:szCs w:val="22"/>
                                    <w:lang w:val="en-CA"/>
                                  </w:rPr>
                                  <m:t xml:space="preserve">N</m:t>
                                </m:r>
                                <m:ctrlPr>
                                  <w:rPr>
                                    <w:rFonts w:ascii="Cambria Math" w:hAnsi="Cambria Math"/>
                                    <w:i/>
                                    <w:szCs w:val="22"/>
                                    <w:lang w:val="en-CA"/>
                                  </w:rPr>
                                </m:ctrlPr>
                              </m:den>
                            </m:f>
                            <m:ctrlPr>
                              <w:rPr>
                                <w:rFonts w:ascii="Cambria Math" w:hAnsi="Cambria Math"/>
                                <w:i/>
                                <w:szCs w:val="22"/>
                                <w:lang w:val="en-CA"/>
                              </w:rPr>
                            </m:ctrlPr>
                          </m:e>
                        </m:rad>
                        <m:ctrlPr>
                          <w:rPr>
                            <w:rFonts w:ascii="Cambria Math" w:hAnsi="Cambria Math"/>
                            <w:i/>
                            <w:szCs w:val="22"/>
                            <w:lang w:val="en-CA"/>
                          </w:rPr>
                        </m:ctrlPr>
                      </m:e>
                      <m:e>
                        <m:r>
                          <m:rPr>
                            <m:sty m:val="p"/>
                          </m:rPr>
                          <w:rPr>
                            <w:rFonts w:ascii="Cambria Math" w:hAnsi="Cambria Math"/>
                            <w:szCs w:val="22"/>
                            <w:lang w:val="en-CA"/>
                          </w:rPr>
                          <m:t xml:space="preserve">i=0</m:t>
                        </m:r>
                        <m:ctrlPr>
                          <w:rPr>
                            <w:rFonts w:ascii="Cambria Math" w:hAnsi="Cambria Math"/>
                            <w:i/>
                            <w:szCs w:val="22"/>
                            <w:lang w:val="en-CA"/>
                          </w:rPr>
                        </m:ctrlPr>
                      </m:e>
                    </m:mr>
                    <m:mr>
                      <m:e>
                        <m:r>
                          <m:rPr>
                            <m:sty m:val="p"/>
                          </m:rPr>
                          <w:rPr>
                            <w:rFonts w:ascii="Cambria Math" w:hAnsi="Cambria Math"/>
                            <w:szCs w:val="22"/>
                            <w:lang w:val="en-CA"/>
                          </w:rPr>
                          <m:t xml:space="preserve">1</m:t>
                        </m:r>
                        <m:ctrlPr>
                          <w:rPr>
                            <w:rFonts w:ascii="Cambria Math" w:hAnsi="Cambria Math"/>
                            <w:i/>
                            <w:szCs w:val="22"/>
                            <w:lang w:val="en-CA"/>
                          </w:rPr>
                        </m:ctrlPr>
                      </m:e>
                      <m:e>
                        <m:r>
                          <m:rPr>
                            <m:sty m:val="p"/>
                          </m:rPr>
                          <w:rPr>
                            <w:rFonts w:ascii="Cambria Math" w:hAnsi="Cambria Math"/>
                            <w:szCs w:val="22"/>
                            <w:lang w:val="en-CA"/>
                          </w:rPr>
                          <m:t xml:space="preserve">i≠0</m:t>
                        </m:r>
                        <m:ctrlPr>
                          <w:rPr>
                            <w:rFonts w:ascii="Cambria Math" w:hAnsi="Cambria Math"/>
                            <w:i/>
                            <w:szCs w:val="22"/>
                            <w:lang w:val="en-CA"/>
                          </w:rPr>
                        </m:ctrlPr>
                      </m:e>
                    </m:mr>
                  </m:m>
                  <m:ctrlPr>
                    <w:rPr>
                      <w:rFonts w:ascii="Cambria Math" w:hAnsi="Cambria Math"/>
                      <w:i/>
                      <w:szCs w:val="22"/>
                      <w:lang w:val="en-CA"/>
                    </w:rPr>
                  </m:ctrlPr>
                </m:e>
              </m:d>
            </m:oMath>
            <w:r>
              <w:rPr>
                <w:sz w:val="22"/>
                <w:szCs w:val="22"/>
                <w:lang w:val="en-CA"/>
              </w:rPr>
              <w:instrText xml:space="preserve"> </w:instrText>
            </w:r>
            <w:r>
              <w:rPr>
                <w:sz w:val="22"/>
                <w:szCs w:val="22"/>
                <w:lang w:val="en-CA"/>
              </w:rPr>
              <w:fldChar w:fldCharType="separate"/>
            </w:r>
            <m:oMath>
              <m:sSub>
                <m:sSubPr>
                  <m:ctrlPr>
                    <w:rPr>
                      <w:rFonts w:ascii="Cambria Math" w:hAnsi="Cambria Math"/>
                      <w:i/>
                      <w:szCs w:val="22"/>
                      <w:lang w:val="en-CA"/>
                    </w:rPr>
                  </m:ctrlPr>
                </m:sSubPr>
                <m:e>
                  <m:r>
                    <m:rPr>
                      <m:sty m:val="p"/>
                    </m:rPr>
                    <w:rPr>
                      <w:rFonts w:ascii="Cambria Math" w:hAnsi="Cambria Math"/>
                      <w:szCs w:val="22"/>
                      <w:lang w:val="en-CA"/>
                    </w:rPr>
                    <m:t>ω</m:t>
                  </m:r>
                  <m:ctrlPr>
                    <w:rPr>
                      <w:rFonts w:ascii="Cambria Math" w:hAnsi="Cambria Math"/>
                      <w:i/>
                      <w:szCs w:val="22"/>
                      <w:lang w:val="en-CA"/>
                    </w:rPr>
                  </m:ctrlPr>
                </m:e>
                <m:sub>
                  <m:r>
                    <m:rPr>
                      <m:sty m:val="p"/>
                    </m:rPr>
                    <w:rPr>
                      <w:rFonts w:ascii="Cambria Math" w:hAnsi="Cambria Math"/>
                      <w:szCs w:val="22"/>
                      <w:lang w:val="en-CA"/>
                    </w:rPr>
                    <m:t>0</m:t>
                  </m:r>
                  <m:ctrlPr>
                    <w:rPr>
                      <w:rFonts w:ascii="Cambria Math" w:hAnsi="Cambria Math"/>
                      <w:i/>
                      <w:szCs w:val="22"/>
                      <w:lang w:val="en-CA"/>
                    </w:rPr>
                  </m:ctrlPr>
                </m:sub>
              </m:sSub>
              <m:r>
                <m:rPr>
                  <m:sty m:val="p"/>
                </m:rPr>
                <w:rPr>
                  <w:rFonts w:ascii="Cambria Math" w:hAnsi="Cambria Math"/>
                  <w:szCs w:val="22"/>
                  <w:lang w:val="en-CA"/>
                </w:rPr>
                <m:t>=</m:t>
              </m:r>
              <m:d>
                <m:dPr>
                  <m:begChr m:val="{"/>
                  <m:endChr m:val=""/>
                  <m:ctrlPr>
                    <w:rPr>
                      <w:rFonts w:ascii="Cambria Math" w:hAnsi="Cambria Math"/>
                      <w:i/>
                      <w:szCs w:val="22"/>
                      <w:lang w:val="en-CA"/>
                    </w:rPr>
                  </m:ctrlPr>
                </m:dPr>
                <m:e>
                  <m:m>
                    <m:mPr>
                      <m:mcs>
                        <m:mc>
                          <m:mcPr>
                            <m:count m:val="2"/>
                            <m:mcJc m:val="center"/>
                          </m:mcPr>
                        </m:mc>
                      </m:mcs>
                      <m:ctrlPr>
                        <w:rPr>
                          <w:rFonts w:ascii="Cambria Math" w:hAnsi="Cambria Math"/>
                          <w:i/>
                          <w:szCs w:val="22"/>
                          <w:lang w:val="en-CA"/>
                        </w:rPr>
                      </m:ctrlPr>
                    </m:mPr>
                    <m:mr>
                      <m:e>
                        <m:rad>
                          <m:radPr>
                            <m:degHide m:val="1"/>
                            <m:ctrlPr>
                              <w:rPr>
                                <w:rFonts w:ascii="Cambria Math" w:hAnsi="Cambria Math"/>
                                <w:i/>
                                <w:szCs w:val="22"/>
                                <w:lang w:val="en-CA"/>
                              </w:rPr>
                            </m:ctrlPr>
                          </m:radPr>
                          <m:deg>
                            <m:ctrlPr>
                              <w:rPr>
                                <w:rFonts w:ascii="Cambria Math" w:hAnsi="Cambria Math"/>
                                <w:i/>
                                <w:szCs w:val="22"/>
                                <w:lang w:val="en-CA"/>
                              </w:rPr>
                            </m:ctrlPr>
                          </m:deg>
                          <m:e>
                            <m:f>
                              <m:fPr>
                                <m:ctrlPr>
                                  <w:rPr>
                                    <w:rFonts w:ascii="Cambria Math" w:hAnsi="Cambria Math"/>
                                    <w:i/>
                                    <w:szCs w:val="22"/>
                                    <w:lang w:val="en-CA"/>
                                  </w:rPr>
                                </m:ctrlPr>
                              </m:fPr>
                              <m:num>
                                <m:r>
                                  <m:rPr>
                                    <m:sty m:val="p"/>
                                  </m:rPr>
                                  <w:rPr>
                                    <w:rFonts w:ascii="Cambria Math" w:hAnsi="Cambria Math"/>
                                    <w:szCs w:val="22"/>
                                    <w:lang w:val="en-CA"/>
                                  </w:rPr>
                                  <m:t>2</m:t>
                                </m:r>
                                <m:ctrlPr>
                                  <w:rPr>
                                    <w:rFonts w:ascii="Cambria Math" w:hAnsi="Cambria Math"/>
                                    <w:i/>
                                    <w:szCs w:val="22"/>
                                    <w:lang w:val="en-CA"/>
                                  </w:rPr>
                                </m:ctrlPr>
                              </m:num>
                              <m:den>
                                <m:r>
                                  <m:rPr>
                                    <m:sty m:val="p"/>
                                  </m:rPr>
                                  <w:rPr>
                                    <w:rFonts w:ascii="Cambria Math" w:hAnsi="Cambria Math"/>
                                    <w:szCs w:val="22"/>
                                    <w:lang w:val="en-CA"/>
                                  </w:rPr>
                                  <m:t>N</m:t>
                                </m:r>
                                <m:ctrlPr>
                                  <w:rPr>
                                    <w:rFonts w:ascii="Cambria Math" w:hAnsi="Cambria Math"/>
                                    <w:i/>
                                    <w:szCs w:val="22"/>
                                    <w:lang w:val="en-CA"/>
                                  </w:rPr>
                                </m:ctrlPr>
                              </m:den>
                            </m:f>
                            <m:ctrlPr>
                              <w:rPr>
                                <w:rFonts w:ascii="Cambria Math" w:hAnsi="Cambria Math"/>
                                <w:i/>
                                <w:szCs w:val="22"/>
                                <w:lang w:val="en-CA"/>
                              </w:rPr>
                            </m:ctrlPr>
                          </m:e>
                        </m:rad>
                        <m:ctrlPr>
                          <w:rPr>
                            <w:rFonts w:ascii="Cambria Math" w:hAnsi="Cambria Math"/>
                            <w:i/>
                            <w:szCs w:val="22"/>
                            <w:lang w:val="en-CA"/>
                          </w:rPr>
                        </m:ctrlPr>
                      </m:e>
                      <m:e>
                        <m:r>
                          <m:rPr>
                            <m:sty m:val="p"/>
                          </m:rPr>
                          <w:rPr>
                            <w:rFonts w:ascii="Cambria Math" w:hAnsi="Cambria Math"/>
                            <w:szCs w:val="22"/>
                            <w:lang w:val="en-CA"/>
                          </w:rPr>
                          <m:t>i=0</m:t>
                        </m:r>
                        <m:ctrlPr>
                          <w:rPr>
                            <w:rFonts w:ascii="Cambria Math" w:hAnsi="Cambria Math"/>
                            <w:i/>
                            <w:szCs w:val="22"/>
                            <w:lang w:val="en-CA"/>
                          </w:rPr>
                        </m:ctrlPr>
                      </m:e>
                    </m:mr>
                    <m:mr>
                      <m:e>
                        <m:r>
                          <m:rPr>
                            <m:sty m:val="p"/>
                          </m:rPr>
                          <w:rPr>
                            <w:rFonts w:ascii="Cambria Math" w:hAnsi="Cambria Math"/>
                            <w:szCs w:val="22"/>
                            <w:lang w:val="en-CA"/>
                          </w:rPr>
                          <m:t>1</m:t>
                        </m:r>
                        <m:ctrlPr>
                          <w:rPr>
                            <w:rFonts w:ascii="Cambria Math" w:hAnsi="Cambria Math"/>
                            <w:i/>
                            <w:szCs w:val="22"/>
                            <w:lang w:val="en-CA"/>
                          </w:rPr>
                        </m:ctrlPr>
                      </m:e>
                      <m:e>
                        <m:r>
                          <m:rPr>
                            <m:sty m:val="p"/>
                          </m:rPr>
                          <w:rPr>
                            <w:rFonts w:ascii="Cambria Math" w:hAnsi="Cambria Math"/>
                            <w:szCs w:val="22"/>
                            <w:lang w:val="en-CA"/>
                          </w:rPr>
                          <m:t>i≠0</m:t>
                        </m:r>
                        <m:ctrlPr>
                          <w:rPr>
                            <w:rFonts w:ascii="Cambria Math" w:hAnsi="Cambria Math"/>
                            <w:i/>
                            <w:szCs w:val="22"/>
                            <w:lang w:val="en-CA"/>
                          </w:rPr>
                        </m:ctrlPr>
                      </m:e>
                    </m:mr>
                  </m:m>
                  <m:ctrlPr>
                    <w:rPr>
                      <w:rFonts w:ascii="Cambria Math" w:hAnsi="Cambria Math"/>
                      <w:i/>
                      <w:szCs w:val="22"/>
                      <w:lang w:val="en-CA"/>
                    </w:rPr>
                  </m:ctrlPr>
                </m:e>
              </m:d>
            </m:oMath>
            <w:r>
              <w:rPr>
                <w:sz w:val="22"/>
                <w:szCs w:val="22"/>
                <w:lang w:val="en-C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45" w:type="dxa"/>
            <w:tcBorders>
              <w:left w:val="nil"/>
            </w:tcBorders>
            <w:shd w:val="clear" w:color="auto" w:fill="auto"/>
            <w:vAlign w:val="center"/>
          </w:tcPr>
          <w:p>
            <w:pPr>
              <w:pStyle w:val="57"/>
              <w:keepNext/>
              <w:keepLines/>
              <w:spacing w:before="136" w:after="0"/>
              <w:jc w:val="center"/>
              <w:rPr>
                <w:sz w:val="22"/>
                <w:szCs w:val="22"/>
                <w:lang w:val="en-CA"/>
              </w:rPr>
            </w:pPr>
            <w:r>
              <w:rPr>
                <w:sz w:val="22"/>
                <w:szCs w:val="22"/>
                <w:lang w:val="en-CA"/>
              </w:rPr>
              <w:t>DCT-VIII</w:t>
            </w:r>
          </w:p>
        </w:tc>
        <w:tc>
          <w:tcPr>
            <w:tcW w:w="6385" w:type="dxa"/>
            <w:tcBorders>
              <w:right w:val="nil"/>
            </w:tcBorders>
            <w:shd w:val="clear" w:color="auto" w:fill="auto"/>
            <w:vAlign w:val="center"/>
          </w:tcPr>
          <w:p>
            <w:pPr>
              <w:pStyle w:val="57"/>
              <w:keepNext/>
              <w:keepLines/>
              <w:spacing w:before="136" w:after="0"/>
              <w:jc w:val="left"/>
              <w:rPr>
                <w:sz w:val="22"/>
                <w:szCs w:val="22"/>
                <w:lang w:val="en-CA"/>
              </w:rPr>
            </w:pPr>
            <m:oMathPara>
              <m:oMathParaPr>
                <m:jc m:val="left"/>
              </m:oMathParaPr>
              <m:oMath>
                <m:sSub>
                  <m:sSubPr>
                    <m:ctrlPr>
                      <w:rPr>
                        <w:rFonts w:ascii="Cambria Math" w:hAnsi="Cambria Math"/>
                        <w:i/>
                        <w:sz w:val="22"/>
                        <w:szCs w:val="22"/>
                        <w:lang w:val="en-CA"/>
                      </w:rPr>
                    </m:ctrlPr>
                  </m:sSubPr>
                  <m:e>
                    <m:r>
                      <w:rPr>
                        <w:rFonts w:ascii="Cambria Math" w:hAnsi="Cambria Math"/>
                        <w:sz w:val="22"/>
                        <w:szCs w:val="22"/>
                        <w:lang w:val="en-CA"/>
                      </w:rPr>
                      <m:t>T</m:t>
                    </m:r>
                    <m:ctrlPr>
                      <w:rPr>
                        <w:rFonts w:ascii="Cambria Math" w:hAnsi="Cambria Math"/>
                        <w:i/>
                        <w:sz w:val="22"/>
                        <w:szCs w:val="22"/>
                        <w:lang w:val="en-CA"/>
                      </w:rPr>
                    </m:ctrlPr>
                  </m:e>
                  <m:sub>
                    <m:r>
                      <w:rPr>
                        <w:rFonts w:ascii="Cambria Math" w:hAnsi="Cambria Math"/>
                        <w:sz w:val="22"/>
                        <w:szCs w:val="22"/>
                        <w:lang w:val="en-CA"/>
                      </w:rPr>
                      <m:t>i</m:t>
                    </m:r>
                    <m:ctrlPr>
                      <w:rPr>
                        <w:rFonts w:ascii="Cambria Math" w:hAnsi="Cambria Math"/>
                        <w:i/>
                        <w:sz w:val="22"/>
                        <w:szCs w:val="22"/>
                        <w:lang w:val="en-CA"/>
                      </w:rPr>
                    </m:ctrlPr>
                  </m:sub>
                </m:sSub>
                <m:r>
                  <w:rPr>
                    <w:rFonts w:ascii="Cambria Math" w:hAnsi="Cambria Math"/>
                    <w:sz w:val="22"/>
                    <w:szCs w:val="22"/>
                    <w:lang w:val="en-CA"/>
                  </w:rPr>
                  <m:t>(j)=</m:t>
                </m:r>
                <m:rad>
                  <m:radPr>
                    <m:degHide m:val="1"/>
                    <m:ctrlPr>
                      <w:rPr>
                        <w:rFonts w:ascii="Cambria Math" w:hAnsi="Cambria Math"/>
                        <w:i/>
                        <w:sz w:val="22"/>
                        <w:szCs w:val="22"/>
                        <w:lang w:val="en-CA"/>
                      </w:rPr>
                    </m:ctrlPr>
                  </m:radPr>
                  <m:deg>
                    <m:ctrlPr>
                      <w:rPr>
                        <w:rFonts w:ascii="Cambria Math" w:hAnsi="Cambria Math"/>
                        <w:i/>
                        <w:sz w:val="22"/>
                        <w:szCs w:val="22"/>
                        <w:lang w:val="en-CA"/>
                      </w:rPr>
                    </m:ctrlPr>
                  </m:deg>
                  <m:e>
                    <m:f>
                      <m:fPr>
                        <m:ctrlPr>
                          <w:rPr>
                            <w:rFonts w:ascii="Cambria Math" w:hAnsi="Cambria Math"/>
                            <w:i/>
                            <w:sz w:val="22"/>
                            <w:szCs w:val="22"/>
                            <w:lang w:val="en-CA"/>
                          </w:rPr>
                        </m:ctrlPr>
                      </m:fPr>
                      <m:num>
                        <m:r>
                          <w:rPr>
                            <w:rFonts w:ascii="Cambria Math" w:hAnsi="Cambria Math"/>
                            <w:sz w:val="22"/>
                            <w:szCs w:val="22"/>
                            <w:lang w:val="en-CA"/>
                          </w:rPr>
                          <m:t>4</m:t>
                        </m:r>
                        <m:ctrlPr>
                          <w:rPr>
                            <w:rFonts w:ascii="Cambria Math" w:hAnsi="Cambria Math"/>
                            <w:i/>
                            <w:sz w:val="22"/>
                            <w:szCs w:val="22"/>
                            <w:lang w:val="en-CA"/>
                          </w:rPr>
                        </m:ctrlPr>
                      </m:num>
                      <m:den>
                        <m:r>
                          <w:rPr>
                            <w:rFonts w:ascii="Cambria Math" w:hAnsi="Cambria Math"/>
                            <w:sz w:val="22"/>
                            <w:szCs w:val="22"/>
                            <w:lang w:val="en-CA"/>
                          </w:rPr>
                          <m:t>2N+1</m:t>
                        </m:r>
                        <m:ctrlPr>
                          <w:rPr>
                            <w:rFonts w:ascii="Cambria Math" w:hAnsi="Cambria Math"/>
                            <w:i/>
                            <w:sz w:val="22"/>
                            <w:szCs w:val="22"/>
                            <w:lang w:val="en-CA"/>
                          </w:rPr>
                        </m:ctrlPr>
                      </m:den>
                    </m:f>
                    <m:ctrlPr>
                      <w:rPr>
                        <w:rFonts w:ascii="Cambria Math" w:hAnsi="Cambria Math"/>
                        <w:i/>
                        <w:sz w:val="22"/>
                        <w:szCs w:val="22"/>
                        <w:lang w:val="en-CA"/>
                      </w:rPr>
                    </m:ctrlPr>
                  </m:e>
                </m:rad>
                <m:r>
                  <w:rPr>
                    <w:rFonts w:ascii="Cambria Math" w:hAnsi="Cambria Math"/>
                    <w:sz w:val="22"/>
                    <w:szCs w:val="22"/>
                    <w:lang w:val="en-CA"/>
                  </w:rPr>
                  <m:t>∙</m:t>
                </m:r>
                <m:func>
                  <m:funcPr>
                    <m:ctrlPr>
                      <w:rPr>
                        <w:rFonts w:ascii="Cambria Math" w:hAnsi="Cambria Math"/>
                        <w:i/>
                        <w:sz w:val="22"/>
                        <w:szCs w:val="22"/>
                        <w:lang w:val="en-CA"/>
                      </w:rPr>
                    </m:ctrlPr>
                  </m:funcPr>
                  <m:fName>
                    <m:r>
                      <m:rPr>
                        <m:sty m:val="p"/>
                      </m:rPr>
                      <w:rPr>
                        <w:rFonts w:ascii="Cambria Math" w:hAnsi="Cambria Math"/>
                        <w:sz w:val="22"/>
                        <w:szCs w:val="22"/>
                        <w:lang w:val="en-CA"/>
                      </w:rPr>
                      <m:t>cos</m:t>
                    </m:r>
                    <m:ctrlPr>
                      <w:rPr>
                        <w:rFonts w:ascii="Cambria Math" w:hAnsi="Cambria Math"/>
                        <w:i/>
                        <w:sz w:val="22"/>
                        <w:szCs w:val="22"/>
                        <w:lang w:val="en-CA"/>
                      </w:rPr>
                    </m:ctrlPr>
                  </m:fName>
                  <m:e>
                    <m:d>
                      <m:dPr>
                        <m:ctrlPr>
                          <w:rPr>
                            <w:rFonts w:ascii="Cambria Math" w:hAnsi="Cambria Math"/>
                            <w:i/>
                            <w:sz w:val="22"/>
                            <w:szCs w:val="22"/>
                            <w:lang w:val="en-CA"/>
                          </w:rPr>
                        </m:ctrlPr>
                      </m:dPr>
                      <m:e>
                        <m:f>
                          <m:fPr>
                            <m:ctrlPr>
                              <w:rPr>
                                <w:rFonts w:ascii="Cambria Math" w:hAnsi="Cambria Math"/>
                                <w:i/>
                                <w:sz w:val="22"/>
                                <w:szCs w:val="22"/>
                                <w:lang w:val="en-CA"/>
                              </w:rPr>
                            </m:ctrlPr>
                          </m:fPr>
                          <m:num>
                            <m:r>
                              <w:rPr>
                                <w:rFonts w:ascii="Cambria Math" w:hAnsi="Cambria Math"/>
                                <w:sz w:val="22"/>
                                <w:szCs w:val="22"/>
                                <w:lang w:val="en-CA"/>
                              </w:rPr>
                              <m:t>π∙(2i+1)∙(2j+1)</m:t>
                            </m:r>
                            <m:ctrlPr>
                              <w:rPr>
                                <w:rFonts w:ascii="Cambria Math" w:hAnsi="Cambria Math"/>
                                <w:i/>
                                <w:sz w:val="22"/>
                                <w:szCs w:val="22"/>
                                <w:lang w:val="en-CA"/>
                              </w:rPr>
                            </m:ctrlPr>
                          </m:num>
                          <m:den>
                            <m:r>
                              <w:rPr>
                                <w:rFonts w:ascii="Cambria Math" w:hAnsi="Cambria Math"/>
                                <w:sz w:val="22"/>
                                <w:szCs w:val="22"/>
                                <w:lang w:val="en-CA"/>
                              </w:rPr>
                              <m:t>4N+2</m:t>
                            </m:r>
                            <m:ctrlPr>
                              <w:rPr>
                                <w:rFonts w:ascii="Cambria Math" w:hAnsi="Cambria Math"/>
                                <w:i/>
                                <w:sz w:val="22"/>
                                <w:szCs w:val="22"/>
                                <w:lang w:val="en-CA"/>
                              </w:rPr>
                            </m:ctrlPr>
                          </m:den>
                        </m:f>
                        <m:ctrlPr>
                          <w:rPr>
                            <w:rFonts w:ascii="Cambria Math" w:hAnsi="Cambria Math"/>
                            <w:i/>
                            <w:sz w:val="22"/>
                            <w:szCs w:val="22"/>
                            <w:lang w:val="en-CA"/>
                          </w:rPr>
                        </m:ctrlPr>
                      </m:e>
                    </m:d>
                    <m:ctrlPr>
                      <w:rPr>
                        <w:rFonts w:ascii="Cambria Math" w:hAnsi="Cambria Math"/>
                        <w:i/>
                        <w:sz w:val="22"/>
                        <w:szCs w:val="22"/>
                        <w:lang w:val="en-CA"/>
                      </w:rPr>
                    </m:ctrlPr>
                  </m:e>
                </m:func>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45" w:type="dxa"/>
            <w:tcBorders>
              <w:left w:val="nil"/>
              <w:bottom w:val="single" w:color="auto" w:sz="12" w:space="0"/>
            </w:tcBorders>
            <w:shd w:val="clear" w:color="auto" w:fill="auto"/>
            <w:vAlign w:val="center"/>
          </w:tcPr>
          <w:p>
            <w:pPr>
              <w:pStyle w:val="57"/>
              <w:keepNext/>
              <w:keepLines/>
              <w:spacing w:before="136" w:after="0"/>
              <w:jc w:val="center"/>
              <w:rPr>
                <w:sz w:val="22"/>
                <w:szCs w:val="22"/>
                <w:lang w:val="en-CA"/>
              </w:rPr>
            </w:pPr>
            <w:r>
              <w:rPr>
                <w:sz w:val="22"/>
                <w:szCs w:val="22"/>
                <w:lang w:val="en-CA"/>
              </w:rPr>
              <w:t>DST-VII</w:t>
            </w:r>
          </w:p>
        </w:tc>
        <w:tc>
          <w:tcPr>
            <w:tcW w:w="6385" w:type="dxa"/>
            <w:tcBorders>
              <w:bottom w:val="single" w:color="auto" w:sz="12" w:space="0"/>
              <w:right w:val="nil"/>
            </w:tcBorders>
            <w:shd w:val="clear" w:color="auto" w:fill="auto"/>
            <w:vAlign w:val="center"/>
          </w:tcPr>
          <w:p>
            <w:pPr>
              <w:pStyle w:val="57"/>
              <w:keepNext/>
              <w:keepLines/>
              <w:spacing w:before="136" w:after="0"/>
              <w:jc w:val="left"/>
              <w:rPr>
                <w:sz w:val="22"/>
                <w:szCs w:val="22"/>
                <w:lang w:val="en-CA"/>
              </w:rPr>
            </w:pPr>
            <m:oMathPara>
              <m:oMathParaPr>
                <m:jc m:val="left"/>
              </m:oMathParaPr>
              <m:oMath>
                <m:sSub>
                  <m:sSubPr>
                    <m:ctrlPr>
                      <w:rPr>
                        <w:rFonts w:ascii="Cambria Math" w:hAnsi="Cambria Math"/>
                        <w:i/>
                        <w:sz w:val="22"/>
                        <w:szCs w:val="22"/>
                        <w:lang w:val="en-CA"/>
                      </w:rPr>
                    </m:ctrlPr>
                  </m:sSubPr>
                  <m:e>
                    <m:r>
                      <w:rPr>
                        <w:rFonts w:ascii="Cambria Math" w:hAnsi="Cambria Math"/>
                        <w:sz w:val="22"/>
                        <w:szCs w:val="22"/>
                        <w:lang w:val="en-CA"/>
                      </w:rPr>
                      <m:t>T</m:t>
                    </m:r>
                    <m:ctrlPr>
                      <w:rPr>
                        <w:rFonts w:ascii="Cambria Math" w:hAnsi="Cambria Math"/>
                        <w:i/>
                        <w:sz w:val="22"/>
                        <w:szCs w:val="22"/>
                        <w:lang w:val="en-CA"/>
                      </w:rPr>
                    </m:ctrlPr>
                  </m:e>
                  <m:sub>
                    <m:r>
                      <w:rPr>
                        <w:rFonts w:ascii="Cambria Math" w:hAnsi="Cambria Math"/>
                        <w:sz w:val="22"/>
                        <w:szCs w:val="22"/>
                        <w:lang w:val="en-CA"/>
                      </w:rPr>
                      <m:t>i</m:t>
                    </m:r>
                    <m:ctrlPr>
                      <w:rPr>
                        <w:rFonts w:ascii="Cambria Math" w:hAnsi="Cambria Math"/>
                        <w:i/>
                        <w:sz w:val="22"/>
                        <w:szCs w:val="22"/>
                        <w:lang w:val="en-CA"/>
                      </w:rPr>
                    </m:ctrlPr>
                  </m:sub>
                </m:sSub>
                <m:r>
                  <w:rPr>
                    <w:rFonts w:ascii="Cambria Math" w:hAnsi="Cambria Math"/>
                    <w:sz w:val="22"/>
                    <w:szCs w:val="22"/>
                    <w:lang w:val="en-CA"/>
                  </w:rPr>
                  <m:t>(j)=</m:t>
                </m:r>
                <m:rad>
                  <m:radPr>
                    <m:degHide m:val="1"/>
                    <m:ctrlPr>
                      <w:rPr>
                        <w:rFonts w:ascii="Cambria Math" w:hAnsi="Cambria Math"/>
                        <w:i/>
                        <w:sz w:val="22"/>
                        <w:szCs w:val="22"/>
                        <w:lang w:val="en-CA"/>
                      </w:rPr>
                    </m:ctrlPr>
                  </m:radPr>
                  <m:deg>
                    <m:ctrlPr>
                      <w:rPr>
                        <w:rFonts w:ascii="Cambria Math" w:hAnsi="Cambria Math"/>
                        <w:i/>
                        <w:sz w:val="22"/>
                        <w:szCs w:val="22"/>
                        <w:lang w:val="en-CA"/>
                      </w:rPr>
                    </m:ctrlPr>
                  </m:deg>
                  <m:e>
                    <m:f>
                      <m:fPr>
                        <m:ctrlPr>
                          <w:rPr>
                            <w:rFonts w:ascii="Cambria Math" w:hAnsi="Cambria Math"/>
                            <w:i/>
                            <w:sz w:val="22"/>
                            <w:szCs w:val="22"/>
                            <w:lang w:val="en-CA"/>
                          </w:rPr>
                        </m:ctrlPr>
                      </m:fPr>
                      <m:num>
                        <m:r>
                          <w:rPr>
                            <w:rFonts w:ascii="Cambria Math" w:hAnsi="Cambria Math"/>
                            <w:sz w:val="22"/>
                            <w:szCs w:val="22"/>
                            <w:lang w:val="en-CA"/>
                          </w:rPr>
                          <m:t>4</m:t>
                        </m:r>
                        <m:ctrlPr>
                          <w:rPr>
                            <w:rFonts w:ascii="Cambria Math" w:hAnsi="Cambria Math"/>
                            <w:i/>
                            <w:sz w:val="22"/>
                            <w:szCs w:val="22"/>
                            <w:lang w:val="en-CA"/>
                          </w:rPr>
                        </m:ctrlPr>
                      </m:num>
                      <m:den>
                        <m:r>
                          <w:rPr>
                            <w:rFonts w:ascii="Cambria Math" w:hAnsi="Cambria Math"/>
                            <w:sz w:val="22"/>
                            <w:szCs w:val="22"/>
                            <w:lang w:val="en-CA"/>
                          </w:rPr>
                          <m:t>2N+1</m:t>
                        </m:r>
                        <m:ctrlPr>
                          <w:rPr>
                            <w:rFonts w:ascii="Cambria Math" w:hAnsi="Cambria Math"/>
                            <w:i/>
                            <w:sz w:val="22"/>
                            <w:szCs w:val="22"/>
                            <w:lang w:val="en-CA"/>
                          </w:rPr>
                        </m:ctrlPr>
                      </m:den>
                    </m:f>
                    <m:ctrlPr>
                      <w:rPr>
                        <w:rFonts w:ascii="Cambria Math" w:hAnsi="Cambria Math"/>
                        <w:i/>
                        <w:sz w:val="22"/>
                        <w:szCs w:val="22"/>
                        <w:lang w:val="en-CA"/>
                      </w:rPr>
                    </m:ctrlPr>
                  </m:e>
                </m:rad>
                <m:r>
                  <w:rPr>
                    <w:rFonts w:ascii="Cambria Math" w:hAnsi="Cambria Math"/>
                    <w:sz w:val="22"/>
                    <w:szCs w:val="22"/>
                    <w:lang w:val="en-CA"/>
                  </w:rPr>
                  <m:t>∙</m:t>
                </m:r>
                <m:func>
                  <m:funcPr>
                    <m:ctrlPr>
                      <w:rPr>
                        <w:rFonts w:ascii="Cambria Math" w:hAnsi="Cambria Math"/>
                        <w:i/>
                        <w:sz w:val="22"/>
                        <w:szCs w:val="22"/>
                        <w:lang w:val="en-CA"/>
                      </w:rPr>
                    </m:ctrlPr>
                  </m:funcPr>
                  <m:fName>
                    <m:r>
                      <m:rPr>
                        <m:sty m:val="p"/>
                      </m:rPr>
                      <w:rPr>
                        <w:rFonts w:ascii="Cambria Math" w:hAnsi="Cambria Math"/>
                        <w:sz w:val="22"/>
                        <w:szCs w:val="22"/>
                        <w:lang w:val="en-CA"/>
                      </w:rPr>
                      <m:t>sin</m:t>
                    </m:r>
                    <m:ctrlPr>
                      <w:rPr>
                        <w:rFonts w:ascii="Cambria Math" w:hAnsi="Cambria Math"/>
                        <w:i/>
                        <w:sz w:val="22"/>
                        <w:szCs w:val="22"/>
                        <w:lang w:val="en-CA"/>
                      </w:rPr>
                    </m:ctrlPr>
                  </m:fName>
                  <m:e>
                    <m:d>
                      <m:dPr>
                        <m:ctrlPr>
                          <w:rPr>
                            <w:rFonts w:ascii="Cambria Math" w:hAnsi="Cambria Math"/>
                            <w:i/>
                            <w:sz w:val="22"/>
                            <w:szCs w:val="22"/>
                            <w:lang w:val="en-CA"/>
                          </w:rPr>
                        </m:ctrlPr>
                      </m:dPr>
                      <m:e>
                        <m:f>
                          <m:fPr>
                            <m:ctrlPr>
                              <w:rPr>
                                <w:rFonts w:ascii="Cambria Math" w:hAnsi="Cambria Math"/>
                                <w:i/>
                                <w:sz w:val="22"/>
                                <w:szCs w:val="22"/>
                                <w:lang w:val="en-CA"/>
                              </w:rPr>
                            </m:ctrlPr>
                          </m:fPr>
                          <m:num>
                            <m:r>
                              <w:rPr>
                                <w:rFonts w:ascii="Cambria Math" w:hAnsi="Cambria Math"/>
                                <w:sz w:val="22"/>
                                <w:szCs w:val="22"/>
                                <w:lang w:val="en-CA"/>
                              </w:rPr>
                              <m:t>π∙(2i+1)∙(j+1)</m:t>
                            </m:r>
                            <m:ctrlPr>
                              <w:rPr>
                                <w:rFonts w:ascii="Cambria Math" w:hAnsi="Cambria Math"/>
                                <w:i/>
                                <w:sz w:val="22"/>
                                <w:szCs w:val="22"/>
                                <w:lang w:val="en-CA"/>
                              </w:rPr>
                            </m:ctrlPr>
                          </m:num>
                          <m:den>
                            <m:r>
                              <w:rPr>
                                <w:rFonts w:ascii="Cambria Math" w:hAnsi="Cambria Math"/>
                                <w:sz w:val="22"/>
                                <w:szCs w:val="22"/>
                                <w:lang w:val="en-CA"/>
                              </w:rPr>
                              <m:t>2N+1</m:t>
                            </m:r>
                            <m:ctrlPr>
                              <w:rPr>
                                <w:rFonts w:ascii="Cambria Math" w:hAnsi="Cambria Math"/>
                                <w:i/>
                                <w:sz w:val="22"/>
                                <w:szCs w:val="22"/>
                                <w:lang w:val="en-CA"/>
                              </w:rPr>
                            </m:ctrlPr>
                          </m:den>
                        </m:f>
                        <m:ctrlPr>
                          <w:rPr>
                            <w:rFonts w:ascii="Cambria Math" w:hAnsi="Cambria Math"/>
                            <w:i/>
                            <w:sz w:val="22"/>
                            <w:szCs w:val="22"/>
                            <w:lang w:val="en-CA"/>
                          </w:rPr>
                        </m:ctrlPr>
                      </m:e>
                    </m:d>
                    <m:ctrlPr>
                      <w:rPr>
                        <w:rFonts w:ascii="Cambria Math" w:hAnsi="Cambria Math"/>
                        <w:i/>
                        <w:sz w:val="22"/>
                        <w:szCs w:val="22"/>
                        <w:lang w:val="en-CA"/>
                      </w:rPr>
                    </m:ctrlPr>
                  </m:e>
                </m:func>
              </m:oMath>
            </m:oMathPara>
          </w:p>
        </w:tc>
      </w:tr>
    </w:tbl>
    <w:p>
      <w:pPr>
        <w:spacing w:after="120"/>
        <w:jc w:val="both"/>
        <w:rPr>
          <w:szCs w:val="22"/>
          <w:lang w:val="en-CA"/>
        </w:rPr>
      </w:pPr>
      <w:r>
        <w:rPr>
          <w:szCs w:val="22"/>
          <w:lang w:val="en-CA"/>
        </w:rPr>
        <w:t>In order to keep the orthogonality of the transform matrix, the transform matrices are quantized more accurately than the transform matrices in HEVC. To keep the intermediate values of the transformed coefficients within the 16-bit range, after horizontal and after vertical transform, all the coefficients are to have 10-bit.</w:t>
      </w:r>
    </w:p>
    <w:p>
      <w:pPr>
        <w:spacing w:after="120"/>
        <w:jc w:val="both"/>
        <w:rPr>
          <w:szCs w:val="22"/>
          <w:lang w:val="en-CA"/>
        </w:rPr>
      </w:pPr>
      <w:r>
        <w:rPr>
          <w:szCs w:val="22"/>
        </w:rPr>
        <w:t xml:space="preserve">In order to control MTS scheme, separate enabling flags are specified at SPS level for intra and inter, respectively. When MTS is enabled at SPS, a CU level flag is signalled to indicate whether MTS is applied or not. Here, MTS is applied only for luma. </w:t>
      </w:r>
      <w:ins w:id="374" w:author="seunghwan3.kim" w:date="2020-03-19T21:54:00Z">
        <w:r>
          <w:rPr>
            <w:lang w:val="en-CA"/>
          </w:rPr>
          <w:t>The MTS signaling is skipped when one of the below conditions is applied</w:t>
        </w:r>
      </w:ins>
      <w:del w:id="375" w:author="seunghwan3.kim" w:date="2020-03-19T21:54:00Z">
        <w:r>
          <w:rPr>
            <w:szCs w:val="22"/>
          </w:rPr>
          <w:delText xml:space="preserve">The MTS CU level flag is signalled when </w:delText>
        </w:r>
      </w:del>
      <w:del w:id="376" w:author="seunghwan3.kim" w:date="2020-03-19T21:54:00Z">
        <w:r>
          <w:rPr>
            <w:szCs w:val="22"/>
            <w:lang w:val="en-CA"/>
          </w:rPr>
          <w:delText>the following conditions are satisfied</w:delText>
        </w:r>
      </w:del>
      <w:r>
        <w:rPr>
          <w:szCs w:val="22"/>
          <w:lang w:val="en-CA"/>
        </w:rPr>
        <w:t xml:space="preserve">. </w:t>
      </w:r>
    </w:p>
    <w:p>
      <w:pPr>
        <w:pStyle w:val="46"/>
        <w:numPr>
          <w:ilvl w:val="0"/>
          <w:numId w:val="29"/>
        </w:numPr>
        <w:spacing w:before="136" w:after="120"/>
        <w:rPr>
          <w:sz w:val="22"/>
          <w:szCs w:val="22"/>
        </w:rPr>
      </w:pPr>
      <w:ins w:id="377" w:author="seunghwan3.kim" w:date="2020-03-19T21:56:00Z">
        <w:r>
          <w:rPr>
            <w:szCs w:val="22"/>
            <w:lang w:val="en-CA"/>
          </w:rPr>
          <w:t>The position of the last significant coefficient for the luma TB is less than 1 (i.e., DC only)</w:t>
        </w:r>
      </w:ins>
      <w:del w:id="378" w:author="seunghwan3.kim" w:date="2020-03-19T21:56:00Z">
        <w:r>
          <w:rPr>
            <w:rFonts w:eastAsia="Malgun Gothic"/>
            <w:sz w:val="22"/>
            <w:szCs w:val="22"/>
            <w:lang w:val="en-CA" w:eastAsia="ko-KR"/>
          </w:rPr>
          <w:delText>B</w:delText>
        </w:r>
      </w:del>
      <w:del w:id="379" w:author="seunghwan3.kim" w:date="2020-03-19T21:56:00Z">
        <w:r>
          <w:rPr>
            <w:sz w:val="22"/>
            <w:szCs w:val="22"/>
            <w:lang w:val="en-CA"/>
          </w:rPr>
          <w:delText>oth width and height smaller than or equal to 32</w:delText>
        </w:r>
      </w:del>
    </w:p>
    <w:p>
      <w:pPr>
        <w:pStyle w:val="46"/>
        <w:numPr>
          <w:ilvl w:val="0"/>
          <w:numId w:val="29"/>
        </w:numPr>
        <w:spacing w:before="136" w:after="120"/>
        <w:rPr>
          <w:sz w:val="22"/>
          <w:szCs w:val="22"/>
        </w:rPr>
      </w:pPr>
      <w:ins w:id="380" w:author="seunghwan3.kim" w:date="2020-03-19T21:56:00Z">
        <w:r>
          <w:rPr>
            <w:szCs w:val="22"/>
            <w:lang w:val="en-CA"/>
          </w:rPr>
          <w:t>The last significant coefficient of the luma TB is located inside the MTS zero-out region</w:t>
        </w:r>
      </w:ins>
      <w:ins w:id="381" w:author="seunghwan3.kim" w:date="2020-03-19T21:56:00Z">
        <w:r>
          <w:rPr>
            <w:rFonts w:eastAsia="Malgun Gothic"/>
            <w:sz w:val="22"/>
            <w:szCs w:val="22"/>
            <w:lang w:eastAsia="ko-KR"/>
          </w:rPr>
          <w:t xml:space="preserve"> </w:t>
        </w:r>
      </w:ins>
      <w:del w:id="382" w:author="seunghwan3.kim" w:date="2020-03-19T21:53:00Z">
        <w:r>
          <w:rPr>
            <w:rFonts w:eastAsia="Malgun Gothic"/>
            <w:sz w:val="22"/>
            <w:szCs w:val="22"/>
            <w:lang w:eastAsia="ko-KR"/>
          </w:rPr>
          <w:delText>CBF flag is equal to one</w:delText>
        </w:r>
      </w:del>
    </w:p>
    <w:p>
      <w:pPr>
        <w:spacing w:after="120"/>
        <w:jc w:val="both"/>
        <w:rPr>
          <w:rFonts w:eastAsiaTheme="minorEastAsia"/>
          <w:szCs w:val="22"/>
          <w:lang w:eastAsia="ko-KR"/>
        </w:rPr>
      </w:pPr>
      <w:r>
        <w:rPr>
          <w:szCs w:val="22"/>
        </w:rPr>
        <w:t xml:space="preserve">If MTS CU flag is equal to zero, then DCT2 is applied in both directions. However, if MTS CU flag is equal to one, then two other flags are additionally signalled to indicate the transform type for the horizontal and vertical directions, respectively. Transform and signalling mapping table as shown in </w:t>
      </w:r>
      <w:r>
        <w:rPr>
          <w:szCs w:val="22"/>
        </w:rPr>
        <w:fldChar w:fldCharType="begin"/>
      </w:r>
      <w:r>
        <w:rPr>
          <w:szCs w:val="22"/>
        </w:rPr>
        <w:instrText xml:space="preserve"> REF _Ref531557553 \h  \* MERGEFORMAT </w:instrText>
      </w:r>
      <w:r>
        <w:rPr>
          <w:szCs w:val="22"/>
        </w:rPr>
        <w:fldChar w:fldCharType="separate"/>
      </w:r>
      <w:r>
        <w:rPr>
          <w:szCs w:val="22"/>
          <w:lang w:val="en-GB"/>
        </w:rPr>
        <w:t>Table 3</w:t>
      </w:r>
      <w:r>
        <w:rPr>
          <w:szCs w:val="22"/>
          <w:lang w:val="en-GB"/>
        </w:rPr>
        <w:noBreakHyphen/>
      </w:r>
      <w:r>
        <w:rPr>
          <w:szCs w:val="22"/>
          <w:lang w:val="en-GB"/>
        </w:rPr>
        <w:t>11</w:t>
      </w:r>
      <w:r>
        <w:rPr>
          <w:szCs w:val="22"/>
        </w:rPr>
        <w:fldChar w:fldCharType="end"/>
      </w:r>
      <w:r>
        <w:rPr>
          <w:szCs w:val="22"/>
        </w:rPr>
        <w:t>.</w:t>
      </w:r>
      <w:r>
        <w:rPr>
          <w:rFonts w:hint="eastAsia" w:eastAsiaTheme="minorEastAsia"/>
          <w:szCs w:val="22"/>
          <w:lang w:eastAsia="ko-KR"/>
        </w:rPr>
        <w:t xml:space="preserve"> </w:t>
      </w:r>
      <w:r>
        <w:rPr>
          <w:rFonts w:hint="eastAsia" w:eastAsiaTheme="minorEastAsia"/>
          <w:lang w:val="en-CA" w:eastAsia="ko-KR"/>
        </w:rPr>
        <w:t>U</w:t>
      </w:r>
      <w:r>
        <w:rPr>
          <w:lang w:val="en-CA"/>
        </w:rPr>
        <w:t>nif</w:t>
      </w:r>
      <w:r>
        <w:rPr>
          <w:rFonts w:hint="eastAsia" w:eastAsiaTheme="minorEastAsia"/>
          <w:lang w:val="en-CA" w:eastAsia="ko-KR"/>
        </w:rPr>
        <w:t>ied</w:t>
      </w:r>
      <w:r>
        <w:rPr>
          <w:lang w:val="en-CA"/>
        </w:rPr>
        <w:t xml:space="preserve"> the transform selection </w:t>
      </w:r>
      <w:r>
        <w:rPr>
          <w:rFonts w:hint="eastAsia" w:eastAsiaTheme="minorEastAsia"/>
          <w:lang w:val="en-CA" w:eastAsia="ko-KR"/>
        </w:rPr>
        <w:t>for</w:t>
      </w:r>
      <w:r>
        <w:rPr>
          <w:lang w:val="en-CA"/>
        </w:rPr>
        <w:t xml:space="preserve"> ISP and implicit MTS </w:t>
      </w:r>
      <w:r>
        <w:rPr>
          <w:rFonts w:hint="eastAsia" w:eastAsiaTheme="minorEastAsia"/>
          <w:lang w:val="en-CA" w:eastAsia="ko-KR"/>
        </w:rPr>
        <w:t xml:space="preserve">is used </w:t>
      </w:r>
      <w:r>
        <w:rPr>
          <w:lang w:val="en-CA"/>
        </w:rPr>
        <w:t>by removing the intra-mode and block-shape dependencies</w:t>
      </w:r>
      <w:r>
        <w:rPr>
          <w:rFonts w:hint="eastAsia" w:eastAsiaTheme="minorEastAsia"/>
          <w:lang w:val="en-CA" w:eastAsia="ko-KR"/>
        </w:rPr>
        <w:t>. I</w:t>
      </w:r>
      <w:r>
        <w:rPr>
          <w:lang w:val="en-CA"/>
        </w:rPr>
        <w:t>f current block is ISP mode or if the current block is intra block and both intra and inter explicit MTS is on, then only DST7 is used for both horizontal and vertical transform cores.</w:t>
      </w:r>
      <w:r>
        <w:rPr>
          <w:rFonts w:hint="eastAsia" w:eastAsiaTheme="minorEastAsia"/>
          <w:lang w:val="en-CA" w:eastAsia="ko-KR"/>
        </w:rPr>
        <w:t xml:space="preserve"> </w:t>
      </w:r>
      <w:r>
        <w:rPr>
          <w:rFonts w:eastAsiaTheme="minorEastAsia"/>
          <w:szCs w:val="22"/>
          <w:lang w:eastAsia="ko-KR"/>
        </w:rPr>
        <w:t>When it comes to transform matrix precision, 8-bit primary transform cores are used. Therefore, all the transform cores used in HEVC are kept as the same, including 4-point DCT-2 and DST-7, 8-point, 16-point and 32-point DCT-2. Also, other transform cores including 64-point DCT-2, 4-point DCT-8, 8-point, 16-point, 32-point DST-7 and DCT-8, use 8-bit primary transform cores.</w:t>
      </w:r>
    </w:p>
    <w:p>
      <w:pPr>
        <w:pStyle w:val="13"/>
        <w:spacing w:before="136"/>
        <w:rPr>
          <w:lang w:eastAsia="ko-KR"/>
        </w:rPr>
      </w:pPr>
      <w:bookmarkStart w:id="208" w:name="_Ref531557553"/>
      <w:bookmarkStart w:id="209" w:name="_Ref521510091"/>
      <w:bookmarkStart w:id="210" w:name="_Hlk32870031"/>
      <w:r>
        <w:rPr>
          <w:lang w:val="en-GB"/>
        </w:rPr>
        <w:t>Table </w:t>
      </w:r>
      <w:r>
        <w:rPr>
          <w:lang w:val="en-GB"/>
        </w:rPr>
        <w:fldChar w:fldCharType="begin"/>
      </w:r>
      <w:r>
        <w:rPr>
          <w:lang w:val="en-GB"/>
        </w:rPr>
        <w:instrText xml:space="preserve"> STYLEREF 1 \s </w:instrText>
      </w:r>
      <w:r>
        <w:rPr>
          <w:lang w:val="en-GB"/>
        </w:rPr>
        <w:fldChar w:fldCharType="separate"/>
      </w:r>
      <w:r>
        <w:rPr>
          <w:lang w:val="en-GB"/>
        </w:rPr>
        <w:t>3</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lang w:val="en-GB"/>
        </w:rPr>
        <w:t>11</w:t>
      </w:r>
      <w:r>
        <w:rPr>
          <w:lang w:val="en-GB"/>
        </w:rPr>
        <w:fldChar w:fldCharType="end"/>
      </w:r>
      <w:bookmarkEnd w:id="208"/>
      <w:r>
        <w:rPr>
          <w:rFonts w:hint="eastAsia"/>
          <w:lang w:eastAsia="ko-KR"/>
        </w:rPr>
        <w:t xml:space="preserve"> </w:t>
      </w:r>
      <w:bookmarkEnd w:id="209"/>
      <w:r>
        <w:rPr>
          <w:rFonts w:hint="eastAsia"/>
        </w:rPr>
        <w:t>-</w:t>
      </w:r>
      <w:r>
        <w:rPr>
          <w:rFonts w:hint="eastAsia"/>
          <w:lang w:eastAsia="ko-KR"/>
        </w:rPr>
        <w:t xml:space="preserve"> Transform and signalling mapping table</w:t>
      </w:r>
    </w:p>
    <w:tbl>
      <w:tblPr>
        <w:tblStyle w:val="30"/>
        <w:tblW w:w="71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8"/>
        <w:gridCol w:w="1618"/>
        <w:gridCol w:w="1619"/>
        <w:gridCol w:w="1236"/>
        <w:gridCol w:w="1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8" w:type="dxa"/>
            <w:shd w:val="clear" w:color="auto" w:fill="auto"/>
          </w:tcPr>
          <w:p>
            <w:pPr>
              <w:keepNext/>
              <w:keepLines/>
              <w:spacing w:after="120"/>
              <w:jc w:val="center"/>
              <w:rPr>
                <w:rFonts w:eastAsia="Malgun Gothic"/>
                <w:szCs w:val="22"/>
              </w:rPr>
            </w:pPr>
            <w:r>
              <w:rPr>
                <w:rFonts w:eastAsia="Malgun Gothic"/>
                <w:szCs w:val="22"/>
                <w:lang w:eastAsia="ko-KR"/>
              </w:rPr>
              <w:t>MTS_</w:t>
            </w:r>
            <w:r>
              <w:rPr>
                <w:rFonts w:eastAsia="Malgun Gothic"/>
                <w:szCs w:val="22"/>
              </w:rPr>
              <w:t>CU</w:t>
            </w:r>
            <w:r>
              <w:rPr>
                <w:rFonts w:eastAsia="Malgun Gothic"/>
                <w:szCs w:val="22"/>
                <w:lang w:eastAsia="ko-KR"/>
              </w:rPr>
              <w:t>_</w:t>
            </w:r>
            <w:r>
              <w:rPr>
                <w:rFonts w:eastAsia="Malgun Gothic"/>
                <w:szCs w:val="22"/>
              </w:rPr>
              <w:t>flag</w:t>
            </w:r>
          </w:p>
        </w:tc>
        <w:tc>
          <w:tcPr>
            <w:tcW w:w="1618" w:type="dxa"/>
            <w:shd w:val="clear" w:color="auto" w:fill="auto"/>
          </w:tcPr>
          <w:p>
            <w:pPr>
              <w:keepNext/>
              <w:keepLines/>
              <w:spacing w:after="120"/>
              <w:jc w:val="center"/>
              <w:rPr>
                <w:rFonts w:eastAsia="Malgun Gothic"/>
                <w:szCs w:val="22"/>
              </w:rPr>
            </w:pPr>
            <w:r>
              <w:rPr>
                <w:rFonts w:eastAsia="Malgun Gothic"/>
                <w:szCs w:val="22"/>
                <w:lang w:eastAsia="ko-KR"/>
              </w:rPr>
              <w:t>MTS_</w:t>
            </w:r>
            <w:r>
              <w:rPr>
                <w:rFonts w:eastAsia="Malgun Gothic"/>
                <w:szCs w:val="22"/>
              </w:rPr>
              <w:t>Hor</w:t>
            </w:r>
            <w:r>
              <w:rPr>
                <w:rFonts w:eastAsia="Malgun Gothic"/>
                <w:szCs w:val="22"/>
                <w:lang w:eastAsia="ko-KR"/>
              </w:rPr>
              <w:t>_</w:t>
            </w:r>
            <w:r>
              <w:rPr>
                <w:rFonts w:eastAsia="Malgun Gothic"/>
                <w:szCs w:val="22"/>
              </w:rPr>
              <w:t>flag</w:t>
            </w:r>
          </w:p>
        </w:tc>
        <w:tc>
          <w:tcPr>
            <w:tcW w:w="1619" w:type="dxa"/>
            <w:shd w:val="clear" w:color="auto" w:fill="auto"/>
          </w:tcPr>
          <w:p>
            <w:pPr>
              <w:keepNext/>
              <w:keepLines/>
              <w:spacing w:after="120"/>
              <w:jc w:val="center"/>
              <w:rPr>
                <w:rFonts w:eastAsia="Malgun Gothic"/>
                <w:szCs w:val="22"/>
              </w:rPr>
            </w:pPr>
            <w:r>
              <w:rPr>
                <w:rFonts w:eastAsia="Malgun Gothic"/>
                <w:szCs w:val="22"/>
                <w:lang w:eastAsia="ko-KR"/>
              </w:rPr>
              <w:t>MTS_</w:t>
            </w:r>
            <w:r>
              <w:rPr>
                <w:rFonts w:eastAsia="Malgun Gothic"/>
                <w:szCs w:val="22"/>
              </w:rPr>
              <w:t>Ver</w:t>
            </w:r>
            <w:r>
              <w:rPr>
                <w:rFonts w:eastAsia="Malgun Gothic"/>
                <w:szCs w:val="22"/>
                <w:lang w:eastAsia="ko-KR"/>
              </w:rPr>
              <w:t>_</w:t>
            </w:r>
            <w:r>
              <w:rPr>
                <w:rFonts w:eastAsia="Malgun Gothic"/>
                <w:szCs w:val="22"/>
              </w:rPr>
              <w:t>flag</w:t>
            </w:r>
          </w:p>
        </w:tc>
        <w:tc>
          <w:tcPr>
            <w:tcW w:w="2340" w:type="dxa"/>
            <w:gridSpan w:val="2"/>
            <w:shd w:val="clear" w:color="auto" w:fill="auto"/>
          </w:tcPr>
          <w:p>
            <w:pPr>
              <w:keepNext/>
              <w:keepLines/>
              <w:spacing w:after="120"/>
              <w:jc w:val="center"/>
              <w:rPr>
                <w:rFonts w:eastAsia="Malgun Gothic"/>
                <w:szCs w:val="22"/>
                <w:lang w:eastAsia="ko-KR"/>
              </w:rPr>
            </w:pPr>
            <w:r>
              <w:rPr>
                <w:rFonts w:eastAsia="Malgun Gothic"/>
                <w:szCs w:val="22"/>
              </w:rPr>
              <w:t>Intra</w:t>
            </w:r>
            <w:r>
              <w:rPr>
                <w:rFonts w:hint="eastAsia" w:eastAsia="Malgun Gothic"/>
                <w:lang w:eastAsia="ko-KR"/>
              </w:rPr>
              <w:t>/inter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1" w:hRule="atLeast"/>
          <w:jc w:val="center"/>
        </w:trPr>
        <w:tc>
          <w:tcPr>
            <w:tcW w:w="1618" w:type="dxa"/>
            <w:shd w:val="clear" w:color="auto" w:fill="auto"/>
          </w:tcPr>
          <w:p>
            <w:pPr>
              <w:keepNext/>
              <w:keepLines/>
              <w:spacing w:after="120"/>
              <w:jc w:val="center"/>
              <w:rPr>
                <w:rFonts w:eastAsia="Malgun Gothic"/>
                <w:szCs w:val="22"/>
              </w:rPr>
            </w:pPr>
          </w:p>
        </w:tc>
        <w:tc>
          <w:tcPr>
            <w:tcW w:w="1618" w:type="dxa"/>
            <w:shd w:val="clear" w:color="auto" w:fill="auto"/>
          </w:tcPr>
          <w:p>
            <w:pPr>
              <w:keepNext/>
              <w:keepLines/>
              <w:spacing w:after="120"/>
              <w:jc w:val="center"/>
              <w:rPr>
                <w:rFonts w:eastAsia="Malgun Gothic"/>
                <w:szCs w:val="22"/>
              </w:rPr>
            </w:pPr>
          </w:p>
        </w:tc>
        <w:tc>
          <w:tcPr>
            <w:tcW w:w="1619" w:type="dxa"/>
            <w:shd w:val="clear" w:color="auto" w:fill="auto"/>
          </w:tcPr>
          <w:p>
            <w:pPr>
              <w:keepNext/>
              <w:keepLines/>
              <w:spacing w:after="120"/>
              <w:jc w:val="center"/>
              <w:rPr>
                <w:rFonts w:eastAsia="Malgun Gothic"/>
                <w:szCs w:val="22"/>
              </w:rPr>
            </w:pPr>
          </w:p>
        </w:tc>
        <w:tc>
          <w:tcPr>
            <w:tcW w:w="1236" w:type="dxa"/>
            <w:shd w:val="clear" w:color="auto" w:fill="auto"/>
          </w:tcPr>
          <w:p>
            <w:pPr>
              <w:keepNext/>
              <w:keepLines/>
              <w:spacing w:after="120"/>
              <w:jc w:val="center"/>
              <w:rPr>
                <w:rFonts w:eastAsia="Malgun Gothic"/>
                <w:szCs w:val="22"/>
              </w:rPr>
            </w:pPr>
            <w:r>
              <w:rPr>
                <w:rFonts w:eastAsia="Malgun Gothic"/>
                <w:szCs w:val="22"/>
              </w:rPr>
              <w:t>Horizontal</w:t>
            </w:r>
          </w:p>
        </w:tc>
        <w:tc>
          <w:tcPr>
            <w:tcW w:w="1104" w:type="dxa"/>
            <w:shd w:val="clear" w:color="auto" w:fill="auto"/>
          </w:tcPr>
          <w:p>
            <w:pPr>
              <w:keepNext/>
              <w:keepLines/>
              <w:spacing w:after="120"/>
              <w:jc w:val="center"/>
              <w:rPr>
                <w:rFonts w:eastAsia="PMingLiU"/>
                <w:szCs w:val="22"/>
              </w:rPr>
            </w:pPr>
            <w:r>
              <w:rPr>
                <w:rFonts w:eastAsia="Malgun Gothic"/>
                <w:szCs w:val="22"/>
              </w:rPr>
              <w:t>Vertical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3" w:hRule="atLeast"/>
          <w:jc w:val="center"/>
        </w:trPr>
        <w:tc>
          <w:tcPr>
            <w:tcW w:w="1618" w:type="dxa"/>
            <w:shd w:val="clear" w:color="auto" w:fill="auto"/>
          </w:tcPr>
          <w:p>
            <w:pPr>
              <w:keepNext/>
              <w:keepLines/>
              <w:spacing w:after="120"/>
              <w:jc w:val="center"/>
              <w:rPr>
                <w:rFonts w:eastAsia="Malgun Gothic"/>
                <w:szCs w:val="22"/>
              </w:rPr>
            </w:pPr>
            <w:r>
              <w:rPr>
                <w:rFonts w:eastAsia="Malgun Gothic"/>
                <w:szCs w:val="22"/>
              </w:rPr>
              <w:t>0</w:t>
            </w:r>
          </w:p>
        </w:tc>
        <w:tc>
          <w:tcPr>
            <w:tcW w:w="1618" w:type="dxa"/>
            <w:shd w:val="clear" w:color="auto" w:fill="auto"/>
          </w:tcPr>
          <w:p>
            <w:pPr>
              <w:keepNext/>
              <w:keepLines/>
              <w:spacing w:after="120"/>
              <w:jc w:val="center"/>
              <w:rPr>
                <w:rFonts w:eastAsia="Malgun Gothic"/>
                <w:szCs w:val="22"/>
              </w:rPr>
            </w:pPr>
          </w:p>
        </w:tc>
        <w:tc>
          <w:tcPr>
            <w:tcW w:w="1619" w:type="dxa"/>
            <w:shd w:val="clear" w:color="auto" w:fill="auto"/>
          </w:tcPr>
          <w:p>
            <w:pPr>
              <w:keepNext/>
              <w:keepLines/>
              <w:spacing w:after="120"/>
              <w:jc w:val="center"/>
              <w:rPr>
                <w:rFonts w:eastAsia="Malgun Gothic"/>
                <w:szCs w:val="22"/>
              </w:rPr>
            </w:pPr>
          </w:p>
        </w:tc>
        <w:tc>
          <w:tcPr>
            <w:tcW w:w="2340" w:type="dxa"/>
            <w:gridSpan w:val="2"/>
            <w:shd w:val="clear" w:color="auto" w:fill="auto"/>
          </w:tcPr>
          <w:p>
            <w:pPr>
              <w:keepNext/>
              <w:keepLines/>
              <w:spacing w:after="120"/>
              <w:jc w:val="center"/>
              <w:rPr>
                <w:rFonts w:eastAsia="Malgun Gothic"/>
                <w:szCs w:val="22"/>
              </w:rPr>
            </w:pPr>
            <w:r>
              <w:rPr>
                <w:rFonts w:eastAsia="Malgun Gothic"/>
                <w:szCs w:val="22"/>
              </w:rPr>
              <w:t>DCT2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8" w:type="dxa"/>
            <w:vMerge w:val="restart"/>
            <w:shd w:val="clear" w:color="auto" w:fill="auto"/>
          </w:tcPr>
          <w:p>
            <w:pPr>
              <w:keepNext/>
              <w:keepLines/>
              <w:spacing w:after="120"/>
              <w:jc w:val="center"/>
              <w:rPr>
                <w:rFonts w:eastAsia="Malgun Gothic"/>
                <w:szCs w:val="22"/>
              </w:rPr>
            </w:pPr>
          </w:p>
          <w:p>
            <w:pPr>
              <w:keepNext/>
              <w:keepLines/>
              <w:spacing w:after="120"/>
              <w:jc w:val="center"/>
              <w:rPr>
                <w:rFonts w:eastAsia="Malgun Gothic"/>
                <w:szCs w:val="22"/>
              </w:rPr>
            </w:pPr>
          </w:p>
          <w:p>
            <w:pPr>
              <w:keepNext/>
              <w:keepLines/>
              <w:spacing w:after="120"/>
              <w:jc w:val="center"/>
              <w:rPr>
                <w:rFonts w:eastAsia="Malgun Gothic"/>
                <w:szCs w:val="22"/>
              </w:rPr>
            </w:pPr>
            <w:r>
              <w:rPr>
                <w:rFonts w:eastAsia="Malgun Gothic"/>
                <w:szCs w:val="22"/>
              </w:rPr>
              <w:t>1</w:t>
            </w:r>
          </w:p>
        </w:tc>
        <w:tc>
          <w:tcPr>
            <w:tcW w:w="1618" w:type="dxa"/>
            <w:shd w:val="clear" w:color="auto" w:fill="auto"/>
          </w:tcPr>
          <w:p>
            <w:pPr>
              <w:keepNext/>
              <w:keepLines/>
              <w:spacing w:after="120"/>
              <w:jc w:val="center"/>
              <w:rPr>
                <w:rFonts w:eastAsia="Malgun Gothic"/>
                <w:szCs w:val="22"/>
              </w:rPr>
            </w:pPr>
            <w:r>
              <w:rPr>
                <w:rFonts w:eastAsia="Malgun Gothic"/>
                <w:szCs w:val="22"/>
              </w:rPr>
              <w:t>0</w:t>
            </w:r>
          </w:p>
        </w:tc>
        <w:tc>
          <w:tcPr>
            <w:tcW w:w="1619" w:type="dxa"/>
            <w:shd w:val="clear" w:color="auto" w:fill="auto"/>
          </w:tcPr>
          <w:p>
            <w:pPr>
              <w:keepNext/>
              <w:keepLines/>
              <w:spacing w:after="120"/>
              <w:jc w:val="center"/>
              <w:rPr>
                <w:rFonts w:eastAsia="Malgun Gothic"/>
                <w:szCs w:val="22"/>
              </w:rPr>
            </w:pPr>
            <w:r>
              <w:rPr>
                <w:rFonts w:eastAsia="Malgun Gothic"/>
                <w:szCs w:val="22"/>
              </w:rPr>
              <w:t>0</w:t>
            </w:r>
          </w:p>
        </w:tc>
        <w:tc>
          <w:tcPr>
            <w:tcW w:w="1236" w:type="dxa"/>
            <w:shd w:val="clear" w:color="auto" w:fill="auto"/>
          </w:tcPr>
          <w:p>
            <w:pPr>
              <w:keepNext/>
              <w:keepLines/>
              <w:spacing w:after="120"/>
              <w:jc w:val="center"/>
              <w:rPr>
                <w:rFonts w:eastAsia="Malgun Gothic"/>
                <w:szCs w:val="22"/>
              </w:rPr>
            </w:pPr>
            <w:r>
              <w:rPr>
                <w:rFonts w:eastAsia="Malgun Gothic"/>
                <w:szCs w:val="22"/>
              </w:rPr>
              <w:t>DST7</w:t>
            </w:r>
          </w:p>
        </w:tc>
        <w:tc>
          <w:tcPr>
            <w:tcW w:w="1104" w:type="dxa"/>
            <w:shd w:val="clear" w:color="auto" w:fill="auto"/>
          </w:tcPr>
          <w:p>
            <w:pPr>
              <w:keepNext/>
              <w:keepLines/>
              <w:spacing w:after="120"/>
              <w:jc w:val="center"/>
              <w:rPr>
                <w:rFonts w:eastAsia="Malgun Gothic"/>
                <w:szCs w:val="22"/>
                <w:lang w:eastAsia="ko-KR"/>
              </w:rPr>
            </w:pPr>
            <w:r>
              <w:rPr>
                <w:rFonts w:eastAsia="Malgun Gothic"/>
              </w:rPr>
              <w:t>DST</w:t>
            </w:r>
            <w:r>
              <w:rPr>
                <w:rFonts w:hint="eastAsia" w:eastAsia="Malgun Gothic"/>
                <w:lang w:eastAsia="ko-K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8" w:type="dxa"/>
            <w:vMerge w:val="continue"/>
            <w:shd w:val="clear" w:color="auto" w:fill="auto"/>
          </w:tcPr>
          <w:p>
            <w:pPr>
              <w:keepNext/>
              <w:keepLines/>
              <w:spacing w:after="120"/>
              <w:jc w:val="center"/>
              <w:rPr>
                <w:rFonts w:eastAsia="PMingLiU"/>
                <w:szCs w:val="22"/>
              </w:rPr>
            </w:pPr>
          </w:p>
        </w:tc>
        <w:tc>
          <w:tcPr>
            <w:tcW w:w="1618" w:type="dxa"/>
            <w:shd w:val="clear" w:color="auto" w:fill="auto"/>
          </w:tcPr>
          <w:p>
            <w:pPr>
              <w:keepNext/>
              <w:keepLines/>
              <w:spacing w:after="120"/>
              <w:jc w:val="center"/>
              <w:rPr>
                <w:rFonts w:eastAsia="Malgun Gothic"/>
                <w:szCs w:val="22"/>
              </w:rPr>
            </w:pPr>
            <w:r>
              <w:rPr>
                <w:rFonts w:eastAsia="Malgun Gothic"/>
                <w:szCs w:val="22"/>
              </w:rPr>
              <w:t>0</w:t>
            </w:r>
          </w:p>
        </w:tc>
        <w:tc>
          <w:tcPr>
            <w:tcW w:w="1619" w:type="dxa"/>
            <w:shd w:val="clear" w:color="auto" w:fill="auto"/>
          </w:tcPr>
          <w:p>
            <w:pPr>
              <w:keepNext/>
              <w:keepLines/>
              <w:spacing w:after="120"/>
              <w:jc w:val="center"/>
              <w:rPr>
                <w:rFonts w:eastAsia="Malgun Gothic"/>
                <w:szCs w:val="22"/>
              </w:rPr>
            </w:pPr>
            <w:r>
              <w:rPr>
                <w:rFonts w:eastAsia="Malgun Gothic"/>
                <w:szCs w:val="22"/>
              </w:rPr>
              <w:t>1</w:t>
            </w:r>
          </w:p>
        </w:tc>
        <w:tc>
          <w:tcPr>
            <w:tcW w:w="1236" w:type="dxa"/>
            <w:shd w:val="clear" w:color="auto" w:fill="auto"/>
          </w:tcPr>
          <w:p>
            <w:pPr>
              <w:keepNext/>
              <w:keepLines/>
              <w:spacing w:after="120"/>
              <w:jc w:val="center"/>
              <w:rPr>
                <w:rFonts w:eastAsia="Malgun Gothic"/>
                <w:szCs w:val="22"/>
              </w:rPr>
            </w:pPr>
            <w:r>
              <w:rPr>
                <w:rFonts w:eastAsia="Malgun Gothic"/>
                <w:szCs w:val="22"/>
              </w:rPr>
              <w:t>DCT8</w:t>
            </w:r>
          </w:p>
        </w:tc>
        <w:tc>
          <w:tcPr>
            <w:tcW w:w="1104" w:type="dxa"/>
            <w:shd w:val="clear" w:color="auto" w:fill="auto"/>
          </w:tcPr>
          <w:p>
            <w:pPr>
              <w:keepNext/>
              <w:keepLines/>
              <w:spacing w:after="120"/>
              <w:jc w:val="center"/>
              <w:rPr>
                <w:rFonts w:eastAsiaTheme="minorEastAsia"/>
                <w:szCs w:val="22"/>
                <w:lang w:eastAsia="ko-KR"/>
              </w:rPr>
            </w:pPr>
            <w:r>
              <w:rPr>
                <w:rFonts w:eastAsia="Malgun Gothic"/>
                <w:szCs w:val="22"/>
              </w:rPr>
              <w:t>DST7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8" w:type="dxa"/>
            <w:vMerge w:val="continue"/>
            <w:shd w:val="clear" w:color="auto" w:fill="auto"/>
          </w:tcPr>
          <w:p>
            <w:pPr>
              <w:keepNext/>
              <w:keepLines/>
              <w:spacing w:after="120"/>
              <w:jc w:val="center"/>
              <w:rPr>
                <w:rFonts w:eastAsia="PMingLiU"/>
                <w:szCs w:val="22"/>
              </w:rPr>
            </w:pPr>
          </w:p>
        </w:tc>
        <w:tc>
          <w:tcPr>
            <w:tcW w:w="1618" w:type="dxa"/>
            <w:shd w:val="clear" w:color="auto" w:fill="auto"/>
          </w:tcPr>
          <w:p>
            <w:pPr>
              <w:keepNext/>
              <w:keepLines/>
              <w:spacing w:after="120"/>
              <w:jc w:val="center"/>
              <w:rPr>
                <w:rFonts w:eastAsia="Malgun Gothic"/>
                <w:szCs w:val="22"/>
              </w:rPr>
            </w:pPr>
            <w:r>
              <w:rPr>
                <w:rFonts w:eastAsia="Malgun Gothic"/>
                <w:szCs w:val="22"/>
              </w:rPr>
              <w:t>1</w:t>
            </w:r>
          </w:p>
        </w:tc>
        <w:tc>
          <w:tcPr>
            <w:tcW w:w="1619" w:type="dxa"/>
            <w:shd w:val="clear" w:color="auto" w:fill="auto"/>
          </w:tcPr>
          <w:p>
            <w:pPr>
              <w:keepNext/>
              <w:keepLines/>
              <w:spacing w:after="120"/>
              <w:jc w:val="center"/>
              <w:rPr>
                <w:rFonts w:eastAsia="Malgun Gothic"/>
                <w:szCs w:val="22"/>
              </w:rPr>
            </w:pPr>
            <w:r>
              <w:rPr>
                <w:rFonts w:eastAsia="Malgun Gothic"/>
                <w:szCs w:val="22"/>
              </w:rPr>
              <w:t>0</w:t>
            </w:r>
          </w:p>
        </w:tc>
        <w:tc>
          <w:tcPr>
            <w:tcW w:w="1236" w:type="dxa"/>
            <w:shd w:val="clear" w:color="auto" w:fill="auto"/>
          </w:tcPr>
          <w:p>
            <w:pPr>
              <w:keepNext/>
              <w:keepLines/>
              <w:spacing w:after="120"/>
              <w:jc w:val="center"/>
              <w:rPr>
                <w:rFonts w:eastAsia="Malgun Gothic"/>
                <w:szCs w:val="22"/>
              </w:rPr>
            </w:pPr>
            <w:r>
              <w:rPr>
                <w:rFonts w:eastAsia="Malgun Gothic"/>
                <w:szCs w:val="22"/>
              </w:rPr>
              <w:t>DST7</w:t>
            </w:r>
          </w:p>
        </w:tc>
        <w:tc>
          <w:tcPr>
            <w:tcW w:w="1104" w:type="dxa"/>
            <w:shd w:val="clear" w:color="auto" w:fill="auto"/>
          </w:tcPr>
          <w:p>
            <w:pPr>
              <w:keepNext/>
              <w:keepLines/>
              <w:spacing w:after="120"/>
              <w:jc w:val="center"/>
              <w:rPr>
                <w:rFonts w:eastAsiaTheme="minorEastAsia"/>
                <w:szCs w:val="22"/>
                <w:lang w:eastAsia="ko-KR"/>
              </w:rPr>
            </w:pPr>
            <w:r>
              <w:rPr>
                <w:rFonts w:eastAsia="Malgun Gothic"/>
                <w:szCs w:val="22"/>
              </w:rPr>
              <w:t>DCT8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18" w:type="dxa"/>
            <w:vMerge w:val="continue"/>
            <w:shd w:val="clear" w:color="auto" w:fill="auto"/>
          </w:tcPr>
          <w:p>
            <w:pPr>
              <w:keepNext/>
              <w:keepLines/>
              <w:spacing w:after="120"/>
              <w:jc w:val="center"/>
              <w:rPr>
                <w:rFonts w:eastAsia="PMingLiU"/>
                <w:szCs w:val="22"/>
              </w:rPr>
            </w:pPr>
          </w:p>
        </w:tc>
        <w:tc>
          <w:tcPr>
            <w:tcW w:w="1618" w:type="dxa"/>
            <w:shd w:val="clear" w:color="auto" w:fill="auto"/>
          </w:tcPr>
          <w:p>
            <w:pPr>
              <w:keepNext/>
              <w:keepLines/>
              <w:spacing w:after="120"/>
              <w:jc w:val="center"/>
              <w:rPr>
                <w:rFonts w:eastAsia="Malgun Gothic"/>
                <w:szCs w:val="22"/>
              </w:rPr>
            </w:pPr>
            <w:r>
              <w:rPr>
                <w:rFonts w:eastAsia="Malgun Gothic"/>
                <w:szCs w:val="22"/>
              </w:rPr>
              <w:t>1</w:t>
            </w:r>
          </w:p>
        </w:tc>
        <w:tc>
          <w:tcPr>
            <w:tcW w:w="1619" w:type="dxa"/>
            <w:shd w:val="clear" w:color="auto" w:fill="auto"/>
          </w:tcPr>
          <w:p>
            <w:pPr>
              <w:keepNext/>
              <w:keepLines/>
              <w:spacing w:after="120"/>
              <w:jc w:val="center"/>
              <w:rPr>
                <w:rFonts w:eastAsia="Malgun Gothic"/>
                <w:szCs w:val="22"/>
              </w:rPr>
            </w:pPr>
            <w:r>
              <w:rPr>
                <w:rFonts w:eastAsia="Malgun Gothic"/>
                <w:szCs w:val="22"/>
              </w:rPr>
              <w:t>1</w:t>
            </w:r>
          </w:p>
        </w:tc>
        <w:tc>
          <w:tcPr>
            <w:tcW w:w="1236" w:type="dxa"/>
            <w:shd w:val="clear" w:color="auto" w:fill="auto"/>
          </w:tcPr>
          <w:p>
            <w:pPr>
              <w:keepNext/>
              <w:keepLines/>
              <w:spacing w:after="120"/>
              <w:jc w:val="center"/>
              <w:rPr>
                <w:rFonts w:eastAsia="Malgun Gothic"/>
                <w:szCs w:val="22"/>
              </w:rPr>
            </w:pPr>
            <w:r>
              <w:rPr>
                <w:rFonts w:eastAsia="Malgun Gothic"/>
                <w:szCs w:val="22"/>
              </w:rPr>
              <w:t>DCT8</w:t>
            </w:r>
          </w:p>
        </w:tc>
        <w:tc>
          <w:tcPr>
            <w:tcW w:w="1104" w:type="dxa"/>
            <w:shd w:val="clear" w:color="auto" w:fill="auto"/>
          </w:tcPr>
          <w:p>
            <w:pPr>
              <w:keepNext/>
              <w:keepLines/>
              <w:spacing w:after="120"/>
              <w:jc w:val="center"/>
              <w:rPr>
                <w:rFonts w:eastAsiaTheme="minorEastAsia"/>
                <w:szCs w:val="22"/>
                <w:lang w:eastAsia="ko-KR"/>
              </w:rPr>
            </w:pPr>
            <w:r>
              <w:rPr>
                <w:rFonts w:eastAsia="Malgun Gothic"/>
                <w:szCs w:val="22"/>
              </w:rPr>
              <w:t>DCT8</w:t>
            </w:r>
          </w:p>
        </w:tc>
      </w:tr>
      <w:bookmarkEnd w:id="210"/>
    </w:tbl>
    <w:p>
      <w:pPr>
        <w:jc w:val="both"/>
        <w:rPr>
          <w:rFonts w:eastAsiaTheme="minorEastAsia"/>
          <w:lang w:val="en-CA" w:eastAsia="ko-KR"/>
        </w:rPr>
      </w:pPr>
      <w:r>
        <w:rPr>
          <w:szCs w:val="22"/>
          <w:lang w:val="en-CA"/>
        </w:rPr>
        <w:t xml:space="preserve">To reduce the complexity of large size </w:t>
      </w:r>
      <w:r>
        <w:rPr>
          <w:rFonts w:eastAsiaTheme="minorEastAsia"/>
          <w:szCs w:val="22"/>
          <w:lang w:eastAsia="ko-KR"/>
        </w:rPr>
        <w:t xml:space="preserve">DST-7 and DCT-8, </w:t>
      </w:r>
      <w:r>
        <w:rPr>
          <w:szCs w:val="22"/>
          <w:lang w:val="en-CA"/>
        </w:rPr>
        <w:t xml:space="preserve">High frequency transform coefficients are zeroed out for the </w:t>
      </w:r>
      <w:r>
        <w:rPr>
          <w:rFonts w:eastAsiaTheme="minorEastAsia"/>
          <w:szCs w:val="22"/>
          <w:lang w:eastAsia="ko-KR"/>
        </w:rPr>
        <w:t xml:space="preserve">DST-7 and DCT-8 </w:t>
      </w:r>
      <w:r>
        <w:rPr>
          <w:szCs w:val="22"/>
          <w:lang w:val="en-CA"/>
        </w:rPr>
        <w:t>blocks with size (width or height, or both width and height) equal to 32. Only the coefficients within the 16x16 lower-frequency region are retained.</w:t>
      </w:r>
      <w:r>
        <w:rPr>
          <w:rFonts w:eastAsiaTheme="minorEastAsia"/>
          <w:lang w:val="en-CA" w:eastAsia="ko-KR"/>
        </w:rPr>
        <w:t xml:space="preserve"> </w:t>
      </w:r>
    </w:p>
    <w:p>
      <w:pPr>
        <w:spacing w:after="120"/>
        <w:jc w:val="both"/>
        <w:rPr>
          <w:rFonts w:eastAsiaTheme="minorEastAsia"/>
          <w:szCs w:val="22"/>
          <w:lang w:val="en-CA" w:eastAsia="ko-KR"/>
        </w:rPr>
      </w:pPr>
      <w:r>
        <w:rPr>
          <w:szCs w:val="22"/>
          <w:lang w:val="en-CA"/>
        </w:rPr>
        <w:t>As in HEVC, the residual of a block can be coded with transform skip mode. To avoid the redundancy of syntax coding, the transform skip flag is not signalled when the CU level MTS</w:t>
      </w:r>
      <w:r>
        <w:rPr>
          <w:rFonts w:hint="eastAsia" w:eastAsia="Malgun Gothic"/>
          <w:szCs w:val="22"/>
          <w:lang w:val="en-CA" w:eastAsia="ko-KR"/>
        </w:rPr>
        <w:t>_CU_</w:t>
      </w:r>
      <w:r>
        <w:rPr>
          <w:szCs w:val="22"/>
          <w:lang w:val="en-CA"/>
        </w:rPr>
        <w:t>flag is not equal to zero.</w:t>
      </w:r>
      <w:r>
        <w:rPr>
          <w:rFonts w:hint="eastAsia" w:eastAsiaTheme="minorEastAsia"/>
          <w:szCs w:val="22"/>
          <w:lang w:val="en-CA" w:eastAsia="ko-KR"/>
        </w:rPr>
        <w:t xml:space="preserve"> Note that i</w:t>
      </w:r>
      <w:r>
        <w:rPr>
          <w:szCs w:val="22"/>
          <w:lang w:val="en-CA"/>
        </w:rPr>
        <w:t>mplicit MTS transform</w:t>
      </w:r>
      <w:r>
        <w:rPr>
          <w:rFonts w:hint="eastAsia" w:eastAsiaTheme="minorEastAsia"/>
          <w:szCs w:val="22"/>
          <w:lang w:val="en-CA" w:eastAsia="ko-KR"/>
        </w:rPr>
        <w:t xml:space="preserve"> is</w:t>
      </w:r>
      <w:r>
        <w:rPr>
          <w:szCs w:val="22"/>
          <w:lang w:val="en-CA"/>
        </w:rPr>
        <w:t xml:space="preserve"> set to DCT2 when LFNST or MIP is activated for the current CU</w:t>
      </w:r>
      <w:r>
        <w:rPr>
          <w:rFonts w:hint="eastAsia" w:eastAsiaTheme="minorEastAsia"/>
          <w:szCs w:val="22"/>
          <w:lang w:val="en-CA" w:eastAsia="ko-KR"/>
        </w:rPr>
        <w:t>. Also the implicit MTS can be still enabled when MTS is enabled for inter coded blocks.</w:t>
      </w:r>
    </w:p>
    <w:p>
      <w:pPr>
        <w:pStyle w:val="4"/>
        <w:spacing w:before="136"/>
        <w:rPr>
          <w:rFonts w:eastAsia="Malgun Gothic"/>
          <w:lang w:val="en-CA" w:eastAsia="ko-KR"/>
        </w:rPr>
      </w:pPr>
      <w:bookmarkStart w:id="211" w:name="_Toc35804760"/>
      <w:r>
        <w:rPr>
          <w:rFonts w:hint="eastAsia" w:eastAsiaTheme="minorEastAsia"/>
          <w:lang w:val="en-CA" w:eastAsia="ko-KR"/>
        </w:rPr>
        <w:t>Low-</w:t>
      </w:r>
      <w:r>
        <w:rPr>
          <w:rFonts w:eastAsiaTheme="minorEastAsia"/>
          <w:lang w:val="en-CA" w:eastAsia="ko-KR"/>
        </w:rPr>
        <w:t>f</w:t>
      </w:r>
      <w:r>
        <w:rPr>
          <w:rFonts w:hint="eastAsia" w:eastAsiaTheme="minorEastAsia"/>
          <w:lang w:val="en-CA" w:eastAsia="ko-KR"/>
        </w:rPr>
        <w:t xml:space="preserve">requency </w:t>
      </w:r>
      <w:r>
        <w:rPr>
          <w:rFonts w:eastAsiaTheme="minorEastAsia"/>
          <w:lang w:val="en-CA" w:eastAsia="ko-KR"/>
        </w:rPr>
        <w:t>n</w:t>
      </w:r>
      <w:r>
        <w:rPr>
          <w:rFonts w:hint="eastAsia" w:eastAsiaTheme="minorEastAsia"/>
          <w:lang w:val="en-CA" w:eastAsia="ko-KR"/>
        </w:rPr>
        <w:t>on-</w:t>
      </w:r>
      <w:r>
        <w:rPr>
          <w:rFonts w:eastAsiaTheme="minorEastAsia"/>
          <w:lang w:val="en-CA" w:eastAsia="ko-KR"/>
        </w:rPr>
        <w:t>s</w:t>
      </w:r>
      <w:r>
        <w:rPr>
          <w:rFonts w:hint="eastAsia" w:eastAsiaTheme="minorEastAsia"/>
          <w:lang w:val="en-CA" w:eastAsia="ko-KR"/>
        </w:rPr>
        <w:t xml:space="preserve">eparable </w:t>
      </w:r>
      <w:r>
        <w:rPr>
          <w:rFonts w:eastAsiaTheme="minorEastAsia"/>
          <w:lang w:val="en-CA" w:eastAsia="ko-KR"/>
        </w:rPr>
        <w:t>t</w:t>
      </w:r>
      <w:r>
        <w:rPr>
          <w:rFonts w:hint="eastAsia" w:eastAsiaTheme="minorEastAsia"/>
          <w:lang w:val="en-CA" w:eastAsia="ko-KR"/>
        </w:rPr>
        <w:t>ransform (LFNST)</w:t>
      </w:r>
      <w:bookmarkEnd w:id="211"/>
    </w:p>
    <w:p>
      <w:pPr>
        <w:spacing w:after="120"/>
        <w:jc w:val="both"/>
        <w:rPr>
          <w:rFonts w:eastAsiaTheme="minorEastAsia"/>
          <w:szCs w:val="22"/>
          <w:lang w:val="en-CA" w:eastAsia="ko-KR"/>
        </w:rPr>
      </w:pPr>
      <w:r>
        <w:rPr>
          <w:szCs w:val="22"/>
          <w:lang w:val="en-CA"/>
        </w:rPr>
        <w:t>In V</w:t>
      </w:r>
      <w:r>
        <w:rPr>
          <w:rFonts w:hint="eastAsia" w:eastAsiaTheme="minorEastAsia"/>
          <w:szCs w:val="22"/>
          <w:lang w:val="en-CA" w:eastAsia="ko-KR"/>
        </w:rPr>
        <w:t>VC</w:t>
      </w:r>
      <w:r>
        <w:rPr>
          <w:szCs w:val="22"/>
          <w:lang w:val="en-CA"/>
        </w:rPr>
        <w:t xml:space="preserve">, LFNST is applied between forward primary transform and quantization (at encoder) and between de-quantization and inverse primary transform (at decoder side) as shown in </w:t>
      </w:r>
      <w:r>
        <w:rPr>
          <w:szCs w:val="22"/>
          <w:lang w:val="en-CA"/>
        </w:rPr>
        <w:fldChar w:fldCharType="begin"/>
      </w:r>
      <w:r>
        <w:rPr>
          <w:szCs w:val="22"/>
          <w:lang w:val="en-CA"/>
        </w:rPr>
        <w:instrText xml:space="preserve"> REF _Ref10730884 \h  \* MERGEFORMAT </w:instrText>
      </w:r>
      <w:r>
        <w:rPr>
          <w:szCs w:val="22"/>
          <w:lang w:val="en-CA"/>
        </w:rPr>
        <w:fldChar w:fldCharType="separate"/>
      </w:r>
      <w:r>
        <w:rPr>
          <w:szCs w:val="22"/>
          <w:lang w:val="en-GB"/>
        </w:rPr>
        <w:t>Figure 41</w:t>
      </w:r>
      <w:r>
        <w:rPr>
          <w:szCs w:val="22"/>
          <w:lang w:val="en-CA"/>
        </w:rPr>
        <w:fldChar w:fldCharType="end"/>
      </w:r>
      <w:r>
        <w:rPr>
          <w:szCs w:val="22"/>
          <w:lang w:val="en-CA"/>
        </w:rPr>
        <w:t>. In LFNST, 4x4 non-separable transform or 8x8 non-separable transform is applied according to block size. For example, 4x4 LFNST is applied for small blocks (i.e., min (width, height) &lt; 8) and 8x8 LFNST is applied for larger blocks (i.e., min (width, height) &gt; 4).</w:t>
      </w:r>
    </w:p>
    <w:p>
      <w:pPr>
        <w:keepNext/>
        <w:spacing w:after="120"/>
        <w:jc w:val="center"/>
      </w:pPr>
      <w:r>
        <w:rPr>
          <w:lang w:eastAsia="zh-CN"/>
        </w:rPr>
        <w:drawing>
          <wp:inline distT="0" distB="0" distL="0" distR="0">
            <wp:extent cx="4166870" cy="3308350"/>
            <wp:effectExtent l="0" t="0" r="508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167188" cy="3308818"/>
                    </a:xfrm>
                    <a:prstGeom prst="rect">
                      <a:avLst/>
                    </a:prstGeom>
                  </pic:spPr>
                </pic:pic>
              </a:graphicData>
            </a:graphic>
          </wp:inline>
        </w:drawing>
      </w:r>
    </w:p>
    <w:p>
      <w:pPr>
        <w:keepNext/>
        <w:keepLines/>
        <w:jc w:val="center"/>
        <w:rPr>
          <w:b/>
          <w:iCs/>
          <w:sz w:val="20"/>
        </w:rPr>
      </w:pPr>
      <w:bookmarkStart w:id="212" w:name="_Ref10730884"/>
      <w:r>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Pr>
          <w:b/>
          <w:sz w:val="20"/>
          <w:lang w:val="en-GB"/>
        </w:rPr>
        <w:t>41</w:t>
      </w:r>
      <w:r>
        <w:rPr>
          <w:b/>
          <w:sz w:val="20"/>
          <w:lang w:val="en-GB"/>
        </w:rPr>
        <w:fldChar w:fldCharType="end"/>
      </w:r>
      <w:bookmarkEnd w:id="212"/>
      <w:r>
        <w:rPr>
          <w:b/>
          <w:sz w:val="20"/>
          <w:lang w:val="en-GB"/>
        </w:rPr>
        <w:t xml:space="preserve"> </w:t>
      </w:r>
      <w:r>
        <w:rPr>
          <w:b/>
          <w:sz w:val="20"/>
        </w:rPr>
        <w:t>–</w:t>
      </w:r>
      <w:r>
        <w:rPr>
          <w:b/>
          <w:iCs/>
          <w:sz w:val="20"/>
        </w:rPr>
        <w:t xml:space="preserve"> </w:t>
      </w:r>
      <w:r>
        <w:rPr>
          <w:rFonts w:hint="eastAsia" w:eastAsiaTheme="minorEastAsia"/>
          <w:b/>
          <w:iCs/>
          <w:sz w:val="20"/>
          <w:lang w:eastAsia="ko-KR"/>
        </w:rPr>
        <w:t>Low-Frequency Non-Separable Transform (LFNST) process</w:t>
      </w:r>
      <w:r>
        <w:rPr>
          <w:b/>
          <w:iCs/>
          <w:sz w:val="20"/>
        </w:rPr>
        <w:t xml:space="preserve"> </w:t>
      </w:r>
    </w:p>
    <w:p>
      <w:pPr>
        <w:rPr>
          <w:rFonts w:eastAsiaTheme="minorEastAsia"/>
          <w:szCs w:val="22"/>
          <w:lang w:val="en-CA" w:eastAsia="ko-KR"/>
        </w:rPr>
      </w:pPr>
      <w:r>
        <w:rPr>
          <w:szCs w:val="22"/>
          <w:lang w:val="en-CA"/>
        </w:rPr>
        <w:t>Application of a non-separable transform</w:t>
      </w:r>
      <w:r>
        <w:rPr>
          <w:rFonts w:hint="eastAsia"/>
          <w:szCs w:val="22"/>
          <w:lang w:val="en-CA" w:eastAsia="ko-KR"/>
        </w:rPr>
        <w:t>, which is being used in LFNST,</w:t>
      </w:r>
      <w:r>
        <w:rPr>
          <w:szCs w:val="22"/>
          <w:lang w:val="en-CA"/>
        </w:rPr>
        <w:t xml:space="preserve"> is described as follows using input as an example. To apply </w:t>
      </w:r>
      <w:r>
        <w:rPr>
          <w:rFonts w:hint="eastAsia"/>
          <w:szCs w:val="22"/>
          <w:lang w:val="en-CA" w:eastAsia="ko-KR"/>
        </w:rPr>
        <w:t>4x4 LFNST</w:t>
      </w:r>
      <w:r>
        <w:rPr>
          <w:szCs w:val="22"/>
          <w:lang w:val="en-CA"/>
        </w:rPr>
        <w:t xml:space="preserve">, the 4x4 input block </w:t>
      </w:r>
      <w:r>
        <w:rPr>
          <w:i/>
          <w:szCs w:val="22"/>
          <w:lang w:val="en-CA"/>
        </w:rPr>
        <w:t>X</w:t>
      </w:r>
      <w:r>
        <w:rPr>
          <w:szCs w:val="22"/>
          <w:lang w:val="en-CA"/>
        </w:rPr>
        <w:t xml:space="preserve"> </w:t>
      </w:r>
    </w:p>
    <w:p>
      <w:pPr>
        <w:jc w:val="right"/>
        <w:rPr>
          <w:szCs w:val="22"/>
          <w:lang w:val="en-CA"/>
        </w:rPr>
      </w:pPr>
      <m:oMath>
        <m:r>
          <w:rPr>
            <w:rFonts w:ascii="Cambria Math" w:hAnsi="Cambria Math"/>
            <w:szCs w:val="22"/>
            <w:lang w:val="en-CA"/>
          </w:rPr>
          <m:t>X</m:t>
        </m:r>
        <m:r>
          <m:rPr>
            <m:sty m:val="p"/>
          </m:rPr>
          <w:rPr>
            <w:rFonts w:ascii="Cambria Math"/>
            <w:szCs w:val="22"/>
            <w:lang w:val="en-CA"/>
          </w:rPr>
          <m:t>=</m:t>
        </m:r>
        <m:d>
          <m:dPr>
            <m:begChr m:val="["/>
            <m:endChr m:val="]"/>
            <m:ctrlPr>
              <w:rPr>
                <w:rFonts w:ascii="Cambria Math" w:hAnsi="Cambria Math"/>
                <w:szCs w:val="22"/>
                <w:lang w:val="en-CA"/>
              </w:rPr>
            </m:ctrlPr>
          </m:dPr>
          <m:e>
            <m:m>
              <m:mPr>
                <m:mcs>
                  <m:mc>
                    <m:mcPr>
                      <m:count m:val="2"/>
                      <m:mcJc m:val="center"/>
                    </m:mcPr>
                  </m:mc>
                </m:mcs>
                <m:ctrlPr>
                  <w:rPr>
                    <w:rFonts w:ascii="Cambria Math" w:hAnsi="Cambria Math"/>
                    <w:i/>
                    <w:szCs w:val="22"/>
                    <w:lang w:val="en-CA"/>
                  </w:rPr>
                </m:ctrlPr>
              </m:mPr>
              <m:mr>
                <m:e>
                  <m:m>
                    <m:mPr>
                      <m:mcs>
                        <m:mc>
                          <m:mcPr>
                            <m:count m:val="2"/>
                            <m:mcJc m:val="center"/>
                          </m:mcPr>
                        </m:mc>
                      </m:mcs>
                      <m:ctrlPr>
                        <w:rPr>
                          <w:rFonts w:ascii="Cambria Math" w:hAnsi="Cambria Math"/>
                          <w:i/>
                          <w:szCs w:val="22"/>
                          <w:lang w:val="en-CA"/>
                        </w:rPr>
                      </m:ctrlPr>
                    </m:mPr>
                    <m:mr>
                      <m:e>
                        <m:sSub>
                          <m:sSubPr>
                            <m:ctrlPr>
                              <w:rPr>
                                <w:rFonts w:ascii="Cambria Math" w:hAnsi="Cambria Math"/>
                                <w:i/>
                                <w:szCs w:val="22"/>
                                <w:lang w:val="en-CA"/>
                              </w:rPr>
                            </m:ctrlPr>
                          </m:sSubPr>
                          <m:e>
                            <m:r>
                              <w:rPr>
                                <w:rFonts w:ascii="Cambria Math"/>
                                <w:szCs w:val="22"/>
                                <w:lang w:val="en-CA"/>
                              </w:rPr>
                              <m:t>X</m:t>
                            </m:r>
                            <m:ctrlPr>
                              <w:rPr>
                                <w:rFonts w:ascii="Cambria Math" w:hAnsi="Cambria Math"/>
                                <w:i/>
                                <w:szCs w:val="22"/>
                                <w:lang w:val="en-CA"/>
                              </w:rPr>
                            </m:ctrlPr>
                          </m:e>
                          <m:sub>
                            <m:r>
                              <w:rPr>
                                <w:rFonts w:ascii="Cambria Math"/>
                                <w:szCs w:val="22"/>
                                <w:lang w:val="en-CA"/>
                              </w:rPr>
                              <m:t>00</m:t>
                            </m:r>
                            <m:ctrlPr>
                              <w:rPr>
                                <w:rFonts w:ascii="Cambria Math" w:hAnsi="Cambria Math"/>
                                <w:i/>
                                <w:szCs w:val="22"/>
                                <w:lang w:val="en-CA"/>
                              </w:rPr>
                            </m:ctrlPr>
                          </m:sub>
                        </m:sSub>
                        <m:ctrlPr>
                          <w:rPr>
                            <w:rFonts w:ascii="Cambria Math" w:hAnsi="Cambria Math"/>
                            <w:i/>
                            <w:szCs w:val="22"/>
                            <w:lang w:val="en-CA"/>
                          </w:rPr>
                        </m:ctrlPr>
                      </m:e>
                      <m:e>
                        <m:sSub>
                          <m:sSubPr>
                            <m:ctrlPr>
                              <w:rPr>
                                <w:rFonts w:ascii="Cambria Math" w:hAnsi="Cambria Math"/>
                                <w:i/>
                                <w:szCs w:val="22"/>
                                <w:lang w:val="en-CA"/>
                              </w:rPr>
                            </m:ctrlPr>
                          </m:sSubPr>
                          <m:e>
                            <m:r>
                              <w:rPr>
                                <w:rFonts w:ascii="Cambria Math"/>
                                <w:szCs w:val="22"/>
                                <w:lang w:val="en-CA"/>
                              </w:rPr>
                              <m:t>X</m:t>
                            </m:r>
                            <m:ctrlPr>
                              <w:rPr>
                                <w:rFonts w:ascii="Cambria Math" w:hAnsi="Cambria Math"/>
                                <w:i/>
                                <w:szCs w:val="22"/>
                                <w:lang w:val="en-CA"/>
                              </w:rPr>
                            </m:ctrlPr>
                          </m:e>
                          <m:sub>
                            <m:r>
                              <w:rPr>
                                <w:rFonts w:ascii="Cambria Math"/>
                                <w:szCs w:val="22"/>
                                <w:lang w:val="en-CA"/>
                              </w:rPr>
                              <m:t>01</m:t>
                            </m:r>
                            <m:ctrlPr>
                              <w:rPr>
                                <w:rFonts w:ascii="Cambria Math" w:hAnsi="Cambria Math"/>
                                <w:i/>
                                <w:szCs w:val="22"/>
                                <w:lang w:val="en-CA"/>
                              </w:rPr>
                            </m:ctrlPr>
                          </m:sub>
                        </m:sSub>
                        <m:ctrlPr>
                          <w:rPr>
                            <w:rFonts w:ascii="Cambria Math" w:hAnsi="Cambria Math"/>
                            <w:i/>
                            <w:szCs w:val="22"/>
                            <w:lang w:val="en-CA"/>
                          </w:rPr>
                        </m:ctrlPr>
                      </m:e>
                    </m:mr>
                    <m:mr>
                      <m:e>
                        <m:sSub>
                          <m:sSubPr>
                            <m:ctrlPr>
                              <w:rPr>
                                <w:rFonts w:ascii="Cambria Math" w:hAnsi="Cambria Math"/>
                                <w:i/>
                                <w:szCs w:val="22"/>
                                <w:lang w:val="en-CA"/>
                              </w:rPr>
                            </m:ctrlPr>
                          </m:sSubPr>
                          <m:e>
                            <m:r>
                              <w:rPr>
                                <w:rFonts w:ascii="Cambria Math"/>
                                <w:szCs w:val="22"/>
                                <w:lang w:val="en-CA"/>
                              </w:rPr>
                              <m:t>X</m:t>
                            </m:r>
                            <m:ctrlPr>
                              <w:rPr>
                                <w:rFonts w:ascii="Cambria Math" w:hAnsi="Cambria Math"/>
                                <w:i/>
                                <w:szCs w:val="22"/>
                                <w:lang w:val="en-CA"/>
                              </w:rPr>
                            </m:ctrlPr>
                          </m:e>
                          <m:sub>
                            <m:r>
                              <w:rPr>
                                <w:rFonts w:ascii="Cambria Math"/>
                                <w:szCs w:val="22"/>
                                <w:lang w:val="en-CA"/>
                              </w:rPr>
                              <m:t>10</m:t>
                            </m:r>
                            <m:ctrlPr>
                              <w:rPr>
                                <w:rFonts w:ascii="Cambria Math" w:hAnsi="Cambria Math"/>
                                <w:i/>
                                <w:szCs w:val="22"/>
                                <w:lang w:val="en-CA"/>
                              </w:rPr>
                            </m:ctrlPr>
                          </m:sub>
                        </m:sSub>
                        <m:ctrlPr>
                          <w:rPr>
                            <w:rFonts w:ascii="Cambria Math" w:hAnsi="Cambria Math"/>
                            <w:i/>
                            <w:szCs w:val="22"/>
                            <w:lang w:val="en-CA"/>
                          </w:rPr>
                        </m:ctrlPr>
                      </m:e>
                      <m:e>
                        <m:sSub>
                          <m:sSubPr>
                            <m:ctrlPr>
                              <w:rPr>
                                <w:rFonts w:ascii="Cambria Math" w:hAnsi="Cambria Math"/>
                                <w:i/>
                                <w:szCs w:val="22"/>
                                <w:lang w:val="en-CA"/>
                              </w:rPr>
                            </m:ctrlPr>
                          </m:sSubPr>
                          <m:e>
                            <m:r>
                              <w:rPr>
                                <w:rFonts w:ascii="Cambria Math"/>
                                <w:szCs w:val="22"/>
                                <w:lang w:val="en-CA"/>
                              </w:rPr>
                              <m:t>X</m:t>
                            </m:r>
                            <m:ctrlPr>
                              <w:rPr>
                                <w:rFonts w:ascii="Cambria Math" w:hAnsi="Cambria Math"/>
                                <w:i/>
                                <w:szCs w:val="22"/>
                                <w:lang w:val="en-CA"/>
                              </w:rPr>
                            </m:ctrlPr>
                          </m:e>
                          <m:sub>
                            <m:r>
                              <w:rPr>
                                <w:rFonts w:ascii="Cambria Math"/>
                                <w:szCs w:val="22"/>
                                <w:lang w:val="en-CA"/>
                              </w:rPr>
                              <m:t>11</m:t>
                            </m:r>
                            <m:ctrlPr>
                              <w:rPr>
                                <w:rFonts w:ascii="Cambria Math" w:hAnsi="Cambria Math"/>
                                <w:i/>
                                <w:szCs w:val="22"/>
                                <w:lang w:val="en-CA"/>
                              </w:rPr>
                            </m:ctrlPr>
                          </m:sub>
                        </m:sSub>
                        <m:ctrlPr>
                          <w:rPr>
                            <w:rFonts w:ascii="Cambria Math" w:hAnsi="Cambria Math"/>
                            <w:i/>
                            <w:szCs w:val="22"/>
                            <w:lang w:val="en-CA"/>
                          </w:rPr>
                        </m:ctrlPr>
                      </m:e>
                    </m:mr>
                  </m:m>
                  <m:ctrlPr>
                    <w:rPr>
                      <w:rFonts w:ascii="Cambria Math" w:hAnsi="Cambria Math"/>
                      <w:i/>
                      <w:szCs w:val="22"/>
                      <w:lang w:val="en-CA"/>
                    </w:rPr>
                  </m:ctrlPr>
                </m:e>
                <m:e>
                  <m:m>
                    <m:mPr>
                      <m:mcs>
                        <m:mc>
                          <m:mcPr>
                            <m:count m:val="2"/>
                            <m:mcJc m:val="center"/>
                          </m:mcPr>
                        </m:mc>
                      </m:mcs>
                      <m:ctrlPr>
                        <w:rPr>
                          <w:rFonts w:ascii="Cambria Math" w:hAnsi="Cambria Math"/>
                          <w:i/>
                          <w:szCs w:val="22"/>
                          <w:lang w:val="en-CA"/>
                        </w:rPr>
                      </m:ctrlPr>
                    </m:mPr>
                    <m:mr>
                      <m:e>
                        <m:sSub>
                          <m:sSubPr>
                            <m:ctrlPr>
                              <w:rPr>
                                <w:rFonts w:ascii="Cambria Math" w:hAnsi="Cambria Math"/>
                                <w:i/>
                                <w:szCs w:val="22"/>
                                <w:lang w:val="en-CA"/>
                              </w:rPr>
                            </m:ctrlPr>
                          </m:sSubPr>
                          <m:e>
                            <m:r>
                              <w:rPr>
                                <w:rFonts w:ascii="Cambria Math"/>
                                <w:szCs w:val="22"/>
                                <w:lang w:val="en-CA"/>
                              </w:rPr>
                              <m:t>X</m:t>
                            </m:r>
                            <m:ctrlPr>
                              <w:rPr>
                                <w:rFonts w:ascii="Cambria Math" w:hAnsi="Cambria Math"/>
                                <w:i/>
                                <w:szCs w:val="22"/>
                                <w:lang w:val="en-CA"/>
                              </w:rPr>
                            </m:ctrlPr>
                          </m:e>
                          <m:sub>
                            <m:r>
                              <w:rPr>
                                <w:rFonts w:ascii="Cambria Math"/>
                                <w:szCs w:val="22"/>
                                <w:lang w:val="en-CA"/>
                              </w:rPr>
                              <m:t>02</m:t>
                            </m:r>
                            <m:ctrlPr>
                              <w:rPr>
                                <w:rFonts w:ascii="Cambria Math" w:hAnsi="Cambria Math"/>
                                <w:i/>
                                <w:szCs w:val="22"/>
                                <w:lang w:val="en-CA"/>
                              </w:rPr>
                            </m:ctrlPr>
                          </m:sub>
                        </m:sSub>
                        <m:ctrlPr>
                          <w:rPr>
                            <w:rFonts w:ascii="Cambria Math" w:hAnsi="Cambria Math"/>
                            <w:i/>
                            <w:szCs w:val="22"/>
                            <w:lang w:val="en-CA"/>
                          </w:rPr>
                        </m:ctrlPr>
                      </m:e>
                      <m:e>
                        <m:sSub>
                          <m:sSubPr>
                            <m:ctrlPr>
                              <w:rPr>
                                <w:rFonts w:ascii="Cambria Math" w:hAnsi="Cambria Math"/>
                                <w:i/>
                                <w:szCs w:val="22"/>
                                <w:lang w:val="en-CA"/>
                              </w:rPr>
                            </m:ctrlPr>
                          </m:sSubPr>
                          <m:e>
                            <m:r>
                              <w:rPr>
                                <w:rFonts w:ascii="Cambria Math"/>
                                <w:szCs w:val="22"/>
                                <w:lang w:val="en-CA"/>
                              </w:rPr>
                              <m:t>X</m:t>
                            </m:r>
                            <m:ctrlPr>
                              <w:rPr>
                                <w:rFonts w:ascii="Cambria Math" w:hAnsi="Cambria Math"/>
                                <w:i/>
                                <w:szCs w:val="22"/>
                                <w:lang w:val="en-CA"/>
                              </w:rPr>
                            </m:ctrlPr>
                          </m:e>
                          <m:sub>
                            <m:r>
                              <w:rPr>
                                <w:rFonts w:ascii="Cambria Math"/>
                                <w:szCs w:val="22"/>
                                <w:lang w:val="en-CA"/>
                              </w:rPr>
                              <m:t>03</m:t>
                            </m:r>
                            <m:ctrlPr>
                              <w:rPr>
                                <w:rFonts w:ascii="Cambria Math" w:hAnsi="Cambria Math"/>
                                <w:i/>
                                <w:szCs w:val="22"/>
                                <w:lang w:val="en-CA"/>
                              </w:rPr>
                            </m:ctrlPr>
                          </m:sub>
                        </m:sSub>
                        <m:ctrlPr>
                          <w:rPr>
                            <w:rFonts w:ascii="Cambria Math" w:hAnsi="Cambria Math"/>
                            <w:i/>
                            <w:szCs w:val="22"/>
                            <w:lang w:val="en-CA"/>
                          </w:rPr>
                        </m:ctrlPr>
                      </m:e>
                    </m:mr>
                    <m:mr>
                      <m:e>
                        <m:sSub>
                          <m:sSubPr>
                            <m:ctrlPr>
                              <w:rPr>
                                <w:rFonts w:ascii="Cambria Math" w:hAnsi="Cambria Math"/>
                                <w:i/>
                                <w:szCs w:val="22"/>
                                <w:lang w:val="en-CA"/>
                              </w:rPr>
                            </m:ctrlPr>
                          </m:sSubPr>
                          <m:e>
                            <m:r>
                              <w:rPr>
                                <w:rFonts w:ascii="Cambria Math"/>
                                <w:szCs w:val="22"/>
                                <w:lang w:val="en-CA"/>
                              </w:rPr>
                              <m:t>X</m:t>
                            </m:r>
                            <m:ctrlPr>
                              <w:rPr>
                                <w:rFonts w:ascii="Cambria Math" w:hAnsi="Cambria Math"/>
                                <w:i/>
                                <w:szCs w:val="22"/>
                                <w:lang w:val="en-CA"/>
                              </w:rPr>
                            </m:ctrlPr>
                          </m:e>
                          <m:sub>
                            <m:r>
                              <w:rPr>
                                <w:rFonts w:ascii="Cambria Math"/>
                                <w:szCs w:val="22"/>
                                <w:lang w:val="en-CA"/>
                              </w:rPr>
                              <m:t>12</m:t>
                            </m:r>
                            <m:ctrlPr>
                              <w:rPr>
                                <w:rFonts w:ascii="Cambria Math" w:hAnsi="Cambria Math"/>
                                <w:i/>
                                <w:szCs w:val="22"/>
                                <w:lang w:val="en-CA"/>
                              </w:rPr>
                            </m:ctrlPr>
                          </m:sub>
                        </m:sSub>
                        <m:ctrlPr>
                          <w:rPr>
                            <w:rFonts w:ascii="Cambria Math" w:hAnsi="Cambria Math"/>
                            <w:i/>
                            <w:szCs w:val="22"/>
                            <w:lang w:val="en-CA"/>
                          </w:rPr>
                        </m:ctrlPr>
                      </m:e>
                      <m:e>
                        <m:sSub>
                          <m:sSubPr>
                            <m:ctrlPr>
                              <w:rPr>
                                <w:rFonts w:ascii="Cambria Math" w:hAnsi="Cambria Math"/>
                                <w:i/>
                                <w:szCs w:val="22"/>
                                <w:lang w:val="en-CA"/>
                              </w:rPr>
                            </m:ctrlPr>
                          </m:sSubPr>
                          <m:e>
                            <m:r>
                              <w:rPr>
                                <w:rFonts w:ascii="Cambria Math"/>
                                <w:szCs w:val="22"/>
                                <w:lang w:val="en-CA"/>
                              </w:rPr>
                              <m:t>X</m:t>
                            </m:r>
                            <m:ctrlPr>
                              <w:rPr>
                                <w:rFonts w:ascii="Cambria Math" w:hAnsi="Cambria Math"/>
                                <w:i/>
                                <w:szCs w:val="22"/>
                                <w:lang w:val="en-CA"/>
                              </w:rPr>
                            </m:ctrlPr>
                          </m:e>
                          <m:sub>
                            <m:r>
                              <w:rPr>
                                <w:rFonts w:ascii="Cambria Math"/>
                                <w:szCs w:val="22"/>
                                <w:lang w:val="en-CA"/>
                              </w:rPr>
                              <m:t>13</m:t>
                            </m:r>
                            <m:ctrlPr>
                              <w:rPr>
                                <w:rFonts w:ascii="Cambria Math" w:hAnsi="Cambria Math"/>
                                <w:i/>
                                <w:szCs w:val="22"/>
                                <w:lang w:val="en-CA"/>
                              </w:rPr>
                            </m:ctrlPr>
                          </m:sub>
                        </m:sSub>
                        <m:ctrlPr>
                          <w:rPr>
                            <w:rFonts w:ascii="Cambria Math" w:hAnsi="Cambria Math"/>
                            <w:i/>
                            <w:szCs w:val="22"/>
                            <w:lang w:val="en-CA"/>
                          </w:rPr>
                        </m:ctrlPr>
                      </m:e>
                    </m:mr>
                  </m:m>
                  <m:ctrlPr>
                    <w:rPr>
                      <w:rFonts w:ascii="Cambria Math" w:hAnsi="Cambria Math"/>
                      <w:i/>
                      <w:szCs w:val="22"/>
                      <w:lang w:val="en-CA"/>
                    </w:rPr>
                  </m:ctrlPr>
                </m:e>
              </m:mr>
              <m:mr>
                <m:e>
                  <m:m>
                    <m:mPr>
                      <m:mcs>
                        <m:mc>
                          <m:mcPr>
                            <m:count m:val="2"/>
                            <m:mcJc m:val="center"/>
                          </m:mcPr>
                        </m:mc>
                      </m:mcs>
                      <m:ctrlPr>
                        <w:rPr>
                          <w:rFonts w:ascii="Cambria Math" w:hAnsi="Cambria Math"/>
                          <w:i/>
                          <w:szCs w:val="22"/>
                          <w:lang w:val="en-CA"/>
                        </w:rPr>
                      </m:ctrlPr>
                    </m:mPr>
                    <m:mr>
                      <m:e>
                        <m:sSub>
                          <m:sSubPr>
                            <m:ctrlPr>
                              <w:rPr>
                                <w:rFonts w:ascii="Cambria Math" w:hAnsi="Cambria Math"/>
                                <w:i/>
                                <w:szCs w:val="22"/>
                                <w:lang w:val="en-CA"/>
                              </w:rPr>
                            </m:ctrlPr>
                          </m:sSubPr>
                          <m:e>
                            <m:r>
                              <w:rPr>
                                <w:rFonts w:ascii="Cambria Math"/>
                                <w:szCs w:val="22"/>
                                <w:lang w:val="en-CA"/>
                              </w:rPr>
                              <m:t>X</m:t>
                            </m:r>
                            <m:ctrlPr>
                              <w:rPr>
                                <w:rFonts w:ascii="Cambria Math" w:hAnsi="Cambria Math"/>
                                <w:i/>
                                <w:szCs w:val="22"/>
                                <w:lang w:val="en-CA"/>
                              </w:rPr>
                            </m:ctrlPr>
                          </m:e>
                          <m:sub>
                            <m:r>
                              <w:rPr>
                                <w:rFonts w:ascii="Cambria Math"/>
                                <w:szCs w:val="22"/>
                                <w:lang w:val="en-CA"/>
                              </w:rPr>
                              <m:t>20</m:t>
                            </m:r>
                            <m:ctrlPr>
                              <w:rPr>
                                <w:rFonts w:ascii="Cambria Math" w:hAnsi="Cambria Math"/>
                                <w:i/>
                                <w:szCs w:val="22"/>
                                <w:lang w:val="en-CA"/>
                              </w:rPr>
                            </m:ctrlPr>
                          </m:sub>
                        </m:sSub>
                        <m:ctrlPr>
                          <w:rPr>
                            <w:rFonts w:ascii="Cambria Math" w:hAnsi="Cambria Math"/>
                            <w:i/>
                            <w:szCs w:val="22"/>
                            <w:lang w:val="en-CA"/>
                          </w:rPr>
                        </m:ctrlPr>
                      </m:e>
                      <m:e>
                        <m:sSub>
                          <m:sSubPr>
                            <m:ctrlPr>
                              <w:rPr>
                                <w:rFonts w:ascii="Cambria Math" w:hAnsi="Cambria Math"/>
                                <w:i/>
                                <w:szCs w:val="22"/>
                                <w:lang w:val="en-CA"/>
                              </w:rPr>
                            </m:ctrlPr>
                          </m:sSubPr>
                          <m:e>
                            <m:r>
                              <w:rPr>
                                <w:rFonts w:ascii="Cambria Math"/>
                                <w:szCs w:val="22"/>
                                <w:lang w:val="en-CA"/>
                              </w:rPr>
                              <m:t>X</m:t>
                            </m:r>
                            <m:ctrlPr>
                              <w:rPr>
                                <w:rFonts w:ascii="Cambria Math" w:hAnsi="Cambria Math"/>
                                <w:i/>
                                <w:szCs w:val="22"/>
                                <w:lang w:val="en-CA"/>
                              </w:rPr>
                            </m:ctrlPr>
                          </m:e>
                          <m:sub>
                            <m:r>
                              <w:rPr>
                                <w:rFonts w:ascii="Cambria Math"/>
                                <w:szCs w:val="22"/>
                                <w:lang w:val="en-CA"/>
                              </w:rPr>
                              <m:t>21</m:t>
                            </m:r>
                            <m:ctrlPr>
                              <w:rPr>
                                <w:rFonts w:ascii="Cambria Math" w:hAnsi="Cambria Math"/>
                                <w:i/>
                                <w:szCs w:val="22"/>
                                <w:lang w:val="en-CA"/>
                              </w:rPr>
                            </m:ctrlPr>
                          </m:sub>
                        </m:sSub>
                        <m:ctrlPr>
                          <w:rPr>
                            <w:rFonts w:ascii="Cambria Math" w:hAnsi="Cambria Math"/>
                            <w:i/>
                            <w:szCs w:val="22"/>
                            <w:lang w:val="en-CA"/>
                          </w:rPr>
                        </m:ctrlPr>
                      </m:e>
                    </m:mr>
                    <m:mr>
                      <m:e>
                        <m:sSub>
                          <m:sSubPr>
                            <m:ctrlPr>
                              <w:rPr>
                                <w:rFonts w:ascii="Cambria Math" w:hAnsi="Cambria Math"/>
                                <w:i/>
                                <w:szCs w:val="22"/>
                                <w:lang w:val="en-CA"/>
                              </w:rPr>
                            </m:ctrlPr>
                          </m:sSubPr>
                          <m:e>
                            <m:r>
                              <w:rPr>
                                <w:rFonts w:ascii="Cambria Math"/>
                                <w:szCs w:val="22"/>
                                <w:lang w:val="en-CA"/>
                              </w:rPr>
                              <m:t>X</m:t>
                            </m:r>
                            <m:ctrlPr>
                              <w:rPr>
                                <w:rFonts w:ascii="Cambria Math" w:hAnsi="Cambria Math"/>
                                <w:i/>
                                <w:szCs w:val="22"/>
                                <w:lang w:val="en-CA"/>
                              </w:rPr>
                            </m:ctrlPr>
                          </m:e>
                          <m:sub>
                            <m:r>
                              <w:rPr>
                                <w:rFonts w:ascii="Cambria Math"/>
                                <w:szCs w:val="22"/>
                                <w:lang w:val="en-CA"/>
                              </w:rPr>
                              <m:t>30</m:t>
                            </m:r>
                            <m:ctrlPr>
                              <w:rPr>
                                <w:rFonts w:ascii="Cambria Math" w:hAnsi="Cambria Math"/>
                                <w:i/>
                                <w:szCs w:val="22"/>
                                <w:lang w:val="en-CA"/>
                              </w:rPr>
                            </m:ctrlPr>
                          </m:sub>
                        </m:sSub>
                        <m:ctrlPr>
                          <w:rPr>
                            <w:rFonts w:ascii="Cambria Math" w:hAnsi="Cambria Math"/>
                            <w:i/>
                            <w:szCs w:val="22"/>
                            <w:lang w:val="en-CA"/>
                          </w:rPr>
                        </m:ctrlPr>
                      </m:e>
                      <m:e>
                        <m:sSub>
                          <m:sSubPr>
                            <m:ctrlPr>
                              <w:rPr>
                                <w:rFonts w:ascii="Cambria Math" w:hAnsi="Cambria Math"/>
                                <w:i/>
                                <w:szCs w:val="22"/>
                                <w:lang w:val="en-CA"/>
                              </w:rPr>
                            </m:ctrlPr>
                          </m:sSubPr>
                          <m:e>
                            <m:r>
                              <w:rPr>
                                <w:rFonts w:ascii="Cambria Math"/>
                                <w:szCs w:val="22"/>
                                <w:lang w:val="en-CA"/>
                              </w:rPr>
                              <m:t>X</m:t>
                            </m:r>
                            <m:ctrlPr>
                              <w:rPr>
                                <w:rFonts w:ascii="Cambria Math" w:hAnsi="Cambria Math"/>
                                <w:i/>
                                <w:szCs w:val="22"/>
                                <w:lang w:val="en-CA"/>
                              </w:rPr>
                            </m:ctrlPr>
                          </m:e>
                          <m:sub>
                            <m:r>
                              <w:rPr>
                                <w:rFonts w:ascii="Cambria Math"/>
                                <w:szCs w:val="22"/>
                                <w:lang w:val="en-CA"/>
                              </w:rPr>
                              <m:t>31</m:t>
                            </m:r>
                            <m:ctrlPr>
                              <w:rPr>
                                <w:rFonts w:ascii="Cambria Math" w:hAnsi="Cambria Math"/>
                                <w:i/>
                                <w:szCs w:val="22"/>
                                <w:lang w:val="en-CA"/>
                              </w:rPr>
                            </m:ctrlPr>
                          </m:sub>
                        </m:sSub>
                        <m:ctrlPr>
                          <w:rPr>
                            <w:rFonts w:ascii="Cambria Math" w:hAnsi="Cambria Math"/>
                            <w:i/>
                            <w:szCs w:val="22"/>
                            <w:lang w:val="en-CA"/>
                          </w:rPr>
                        </m:ctrlPr>
                      </m:e>
                    </m:mr>
                  </m:m>
                  <m:ctrlPr>
                    <w:rPr>
                      <w:rFonts w:ascii="Cambria Math" w:hAnsi="Cambria Math"/>
                      <w:i/>
                      <w:szCs w:val="22"/>
                      <w:lang w:val="en-CA"/>
                    </w:rPr>
                  </m:ctrlPr>
                </m:e>
                <m:e>
                  <m:m>
                    <m:mPr>
                      <m:mcs>
                        <m:mc>
                          <m:mcPr>
                            <m:count m:val="2"/>
                            <m:mcJc m:val="center"/>
                          </m:mcPr>
                        </m:mc>
                      </m:mcs>
                      <m:ctrlPr>
                        <w:rPr>
                          <w:rFonts w:ascii="Cambria Math" w:hAnsi="Cambria Math"/>
                          <w:i/>
                          <w:szCs w:val="22"/>
                          <w:lang w:val="en-CA"/>
                        </w:rPr>
                      </m:ctrlPr>
                    </m:mPr>
                    <m:mr>
                      <m:e>
                        <m:sSub>
                          <m:sSubPr>
                            <m:ctrlPr>
                              <w:rPr>
                                <w:rFonts w:ascii="Cambria Math" w:hAnsi="Cambria Math"/>
                                <w:i/>
                                <w:szCs w:val="22"/>
                                <w:lang w:val="en-CA"/>
                              </w:rPr>
                            </m:ctrlPr>
                          </m:sSubPr>
                          <m:e>
                            <m:r>
                              <w:rPr>
                                <w:rFonts w:ascii="Cambria Math"/>
                                <w:szCs w:val="22"/>
                                <w:lang w:val="en-CA"/>
                              </w:rPr>
                              <m:t>X</m:t>
                            </m:r>
                            <m:ctrlPr>
                              <w:rPr>
                                <w:rFonts w:ascii="Cambria Math" w:hAnsi="Cambria Math"/>
                                <w:i/>
                                <w:szCs w:val="22"/>
                                <w:lang w:val="en-CA"/>
                              </w:rPr>
                            </m:ctrlPr>
                          </m:e>
                          <m:sub>
                            <m:r>
                              <w:rPr>
                                <w:rFonts w:ascii="Cambria Math"/>
                                <w:szCs w:val="22"/>
                                <w:lang w:val="en-CA"/>
                              </w:rPr>
                              <m:t>22</m:t>
                            </m:r>
                            <m:ctrlPr>
                              <w:rPr>
                                <w:rFonts w:ascii="Cambria Math" w:hAnsi="Cambria Math"/>
                                <w:i/>
                                <w:szCs w:val="22"/>
                                <w:lang w:val="en-CA"/>
                              </w:rPr>
                            </m:ctrlPr>
                          </m:sub>
                        </m:sSub>
                        <m:ctrlPr>
                          <w:rPr>
                            <w:rFonts w:ascii="Cambria Math" w:hAnsi="Cambria Math"/>
                            <w:i/>
                            <w:szCs w:val="22"/>
                            <w:lang w:val="en-CA"/>
                          </w:rPr>
                        </m:ctrlPr>
                      </m:e>
                      <m:e>
                        <m:sSub>
                          <m:sSubPr>
                            <m:ctrlPr>
                              <w:rPr>
                                <w:rFonts w:ascii="Cambria Math" w:hAnsi="Cambria Math"/>
                                <w:i/>
                                <w:szCs w:val="22"/>
                                <w:lang w:val="en-CA"/>
                              </w:rPr>
                            </m:ctrlPr>
                          </m:sSubPr>
                          <m:e>
                            <m:r>
                              <w:rPr>
                                <w:rFonts w:ascii="Cambria Math"/>
                                <w:szCs w:val="22"/>
                                <w:lang w:val="en-CA"/>
                              </w:rPr>
                              <m:t>X</m:t>
                            </m:r>
                            <m:ctrlPr>
                              <w:rPr>
                                <w:rFonts w:ascii="Cambria Math" w:hAnsi="Cambria Math"/>
                                <w:i/>
                                <w:szCs w:val="22"/>
                                <w:lang w:val="en-CA"/>
                              </w:rPr>
                            </m:ctrlPr>
                          </m:e>
                          <m:sub>
                            <m:r>
                              <w:rPr>
                                <w:rFonts w:ascii="Cambria Math"/>
                                <w:szCs w:val="22"/>
                                <w:lang w:val="en-CA"/>
                              </w:rPr>
                              <m:t>23</m:t>
                            </m:r>
                            <m:ctrlPr>
                              <w:rPr>
                                <w:rFonts w:ascii="Cambria Math" w:hAnsi="Cambria Math"/>
                                <w:i/>
                                <w:szCs w:val="22"/>
                                <w:lang w:val="en-CA"/>
                              </w:rPr>
                            </m:ctrlPr>
                          </m:sub>
                        </m:sSub>
                        <m:ctrlPr>
                          <w:rPr>
                            <w:rFonts w:ascii="Cambria Math" w:hAnsi="Cambria Math"/>
                            <w:i/>
                            <w:szCs w:val="22"/>
                            <w:lang w:val="en-CA"/>
                          </w:rPr>
                        </m:ctrlPr>
                      </m:e>
                    </m:mr>
                    <m:mr>
                      <m:e>
                        <m:sSub>
                          <m:sSubPr>
                            <m:ctrlPr>
                              <w:rPr>
                                <w:rFonts w:ascii="Cambria Math" w:hAnsi="Cambria Math"/>
                                <w:i/>
                                <w:szCs w:val="22"/>
                                <w:lang w:val="en-CA"/>
                              </w:rPr>
                            </m:ctrlPr>
                          </m:sSubPr>
                          <m:e>
                            <m:r>
                              <w:rPr>
                                <w:rFonts w:ascii="Cambria Math"/>
                                <w:szCs w:val="22"/>
                                <w:lang w:val="en-CA"/>
                              </w:rPr>
                              <m:t>X</m:t>
                            </m:r>
                            <m:ctrlPr>
                              <w:rPr>
                                <w:rFonts w:ascii="Cambria Math" w:hAnsi="Cambria Math"/>
                                <w:i/>
                                <w:szCs w:val="22"/>
                                <w:lang w:val="en-CA"/>
                              </w:rPr>
                            </m:ctrlPr>
                          </m:e>
                          <m:sub>
                            <m:r>
                              <w:rPr>
                                <w:rFonts w:ascii="Cambria Math"/>
                                <w:szCs w:val="22"/>
                                <w:lang w:val="en-CA"/>
                              </w:rPr>
                              <m:t>32</m:t>
                            </m:r>
                            <m:ctrlPr>
                              <w:rPr>
                                <w:rFonts w:ascii="Cambria Math" w:hAnsi="Cambria Math"/>
                                <w:i/>
                                <w:szCs w:val="22"/>
                                <w:lang w:val="en-CA"/>
                              </w:rPr>
                            </m:ctrlPr>
                          </m:sub>
                        </m:sSub>
                        <m:ctrlPr>
                          <w:rPr>
                            <w:rFonts w:ascii="Cambria Math" w:hAnsi="Cambria Math"/>
                            <w:i/>
                            <w:szCs w:val="22"/>
                            <w:lang w:val="en-CA"/>
                          </w:rPr>
                        </m:ctrlPr>
                      </m:e>
                      <m:e>
                        <m:sSub>
                          <m:sSubPr>
                            <m:ctrlPr>
                              <w:rPr>
                                <w:rFonts w:ascii="Cambria Math" w:hAnsi="Cambria Math"/>
                                <w:i/>
                                <w:szCs w:val="22"/>
                                <w:lang w:val="en-CA"/>
                              </w:rPr>
                            </m:ctrlPr>
                          </m:sSubPr>
                          <m:e>
                            <m:r>
                              <w:rPr>
                                <w:rFonts w:ascii="Cambria Math"/>
                                <w:szCs w:val="22"/>
                                <w:lang w:val="en-CA"/>
                              </w:rPr>
                              <m:t>X</m:t>
                            </m:r>
                            <m:ctrlPr>
                              <w:rPr>
                                <w:rFonts w:ascii="Cambria Math" w:hAnsi="Cambria Math"/>
                                <w:i/>
                                <w:szCs w:val="22"/>
                                <w:lang w:val="en-CA"/>
                              </w:rPr>
                            </m:ctrlPr>
                          </m:e>
                          <m:sub>
                            <m:r>
                              <w:rPr>
                                <w:rFonts w:ascii="Cambria Math"/>
                                <w:szCs w:val="22"/>
                                <w:lang w:val="en-CA"/>
                              </w:rPr>
                              <m:t>33</m:t>
                            </m:r>
                            <m:ctrlPr>
                              <w:rPr>
                                <w:rFonts w:ascii="Cambria Math" w:hAnsi="Cambria Math"/>
                                <w:i/>
                                <w:szCs w:val="22"/>
                                <w:lang w:val="en-CA"/>
                              </w:rPr>
                            </m:ctrlPr>
                          </m:sub>
                        </m:sSub>
                        <m:ctrlPr>
                          <w:rPr>
                            <w:rFonts w:ascii="Cambria Math" w:hAnsi="Cambria Math"/>
                            <w:i/>
                            <w:szCs w:val="22"/>
                            <w:lang w:val="en-CA"/>
                          </w:rPr>
                        </m:ctrlPr>
                      </m:e>
                    </m:mr>
                  </m:m>
                  <m:ctrlPr>
                    <w:rPr>
                      <w:rFonts w:ascii="Cambria Math" w:hAnsi="Cambria Math"/>
                      <w:i/>
                      <w:szCs w:val="22"/>
                      <w:lang w:val="en-CA"/>
                    </w:rPr>
                  </m:ctrlPr>
                </m:e>
              </m:mr>
            </m:m>
            <m:ctrlPr>
              <w:rPr>
                <w:rFonts w:ascii="Cambria Math" w:hAnsi="Cambria Math"/>
                <w:szCs w:val="22"/>
                <w:lang w:val="en-CA"/>
              </w:rPr>
            </m:ctrlPr>
          </m:e>
        </m:d>
      </m:oMath>
      <w:r>
        <w:rPr>
          <w:szCs w:val="22"/>
          <w:lang w:val="en-CA" w:eastAsia="zh-CN"/>
        </w:rPr>
        <w:tab/>
      </w:r>
      <w:r>
        <w:rPr>
          <w:szCs w:val="22"/>
          <w:lang w:val="en-CA" w:eastAsia="zh-CN"/>
        </w:rPr>
        <w:tab/>
      </w:r>
      <w:r>
        <w:rPr>
          <w:szCs w:val="22"/>
          <w:lang w:val="en-CA" w:eastAsia="zh-CN"/>
        </w:rPr>
        <w:t xml:space="preserve">     </w:t>
      </w:r>
      <w:r>
        <w:rPr>
          <w:szCs w:val="22"/>
          <w:lang w:val="en-CA" w:eastAsia="zh-CN"/>
        </w:rPr>
        <w:tab/>
      </w:r>
      <w:r>
        <w:rPr>
          <w:szCs w:val="22"/>
          <w:lang w:val="en-CA" w:eastAsia="zh-CN"/>
        </w:rPr>
        <w:t xml:space="preserve">            </w:t>
      </w:r>
      <w:r>
        <w:rPr>
          <w:szCs w:val="22"/>
          <w:lang w:val="en-CA" w:eastAsia="zh-CN"/>
        </w:rPr>
        <w:tab/>
      </w:r>
      <w:r>
        <w:rPr>
          <w:lang w:val="en-CA"/>
        </w:rPr>
        <w:t>(</w:t>
      </w:r>
      <w:r>
        <w:rPr>
          <w:rFonts w:eastAsia="Malgun Gothic"/>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44</w:t>
      </w:r>
      <w:r>
        <w:rPr>
          <w:szCs w:val="22"/>
          <w:lang w:val="en-CA"/>
        </w:rPr>
        <w:fldChar w:fldCharType="end"/>
      </w:r>
      <w:r>
        <w:rPr>
          <w:lang w:val="en-CA"/>
        </w:rPr>
        <w:t>)</w:t>
      </w:r>
    </w:p>
    <w:p>
      <w:pPr>
        <w:rPr>
          <w:szCs w:val="22"/>
          <w:lang w:val="en-CA"/>
        </w:rPr>
      </w:pPr>
      <w:r>
        <w:rPr>
          <w:szCs w:val="22"/>
          <w:lang w:val="en-CA"/>
        </w:rPr>
        <w:t>is first represented as a vector</w:t>
      </w:r>
      <w:r>
        <w:rPr>
          <w:rFonts w:hint="eastAsia" w:eastAsiaTheme="minorEastAsia"/>
          <w:szCs w:val="22"/>
          <w:lang w:val="en-CA" w:eastAsia="ko-KR"/>
        </w:rPr>
        <w:t xml:space="preserve"> </w:t>
      </w:r>
      <m:oMath>
        <m:acc>
          <m:accPr>
            <m:chr m:val="⃑"/>
            <m:ctrlPr>
              <w:rPr>
                <w:rFonts w:ascii="Cambria Math" w:hAnsi="Cambria Math"/>
                <w:i/>
                <w:szCs w:val="22"/>
                <w:lang w:val="en-CA"/>
              </w:rPr>
            </m:ctrlPr>
          </m:accPr>
          <m:e>
            <m:r>
              <w:rPr>
                <w:rFonts w:ascii="Cambria Math" w:hAnsi="Cambria Math"/>
                <w:szCs w:val="22"/>
                <w:lang w:val="en-CA"/>
              </w:rPr>
              <m:t>X</m:t>
            </m:r>
            <m:ctrlPr>
              <w:rPr>
                <w:rFonts w:ascii="Cambria Math" w:hAnsi="Cambria Math"/>
                <w:i/>
                <w:szCs w:val="22"/>
                <w:lang w:val="en-CA"/>
              </w:rPr>
            </m:ctrlPr>
          </m:e>
        </m:acc>
      </m:oMath>
      <w:r>
        <w:rPr>
          <w:szCs w:val="22"/>
          <w:lang w:val="en-CA"/>
        </w:rPr>
        <w:t>:</w:t>
      </w:r>
    </w:p>
    <w:p>
      <w:pPr>
        <w:jc w:val="right"/>
        <w:rPr>
          <w:szCs w:val="22"/>
          <w:lang w:val="en-CA"/>
        </w:rPr>
      </w:pPr>
      <m:oMath>
        <m:acc>
          <m:accPr>
            <m:chr m:val="⃑"/>
            <m:ctrlPr>
              <w:rPr>
                <w:rFonts w:ascii="Cambria Math" w:hAnsi="Cambria Math"/>
                <w:i/>
                <w:sz w:val="20"/>
                <w:lang w:val="en-CA"/>
              </w:rPr>
            </m:ctrlPr>
          </m:accPr>
          <m:e>
            <m:r>
              <w:rPr>
                <w:rFonts w:ascii="Cambria Math" w:hAnsi="Cambria Math"/>
                <w:sz w:val="20"/>
                <w:lang w:val="en-CA"/>
              </w:rPr>
              <m:t>X</m:t>
            </m:r>
            <m:ctrlPr>
              <w:rPr>
                <w:rFonts w:ascii="Cambria Math" w:hAnsi="Cambria Math"/>
                <w:i/>
                <w:sz w:val="20"/>
                <w:lang w:val="en-CA"/>
              </w:rPr>
            </m:ctrlPr>
          </m:e>
        </m:acc>
        <m:r>
          <m:rPr>
            <m:sty m:val="p"/>
          </m:rPr>
          <w:rPr>
            <w:rFonts w:ascii="Cambria Math"/>
            <w:sz w:val="20"/>
            <w:lang w:val="en-CA"/>
          </w:rPr>
          <m:t>=</m:t>
        </m:r>
        <m:sSup>
          <m:sSupPr>
            <m:ctrlPr>
              <w:rPr>
                <w:rFonts w:ascii="Cambria Math" w:hAnsi="Cambria Math"/>
                <w:i/>
                <w:sz w:val="20"/>
                <w:lang w:val="en-CA"/>
              </w:rPr>
            </m:ctrlPr>
          </m:sSupPr>
          <m:e>
            <m:d>
              <m:dPr>
                <m:begChr m:val="["/>
                <m:endChr m:val="]"/>
                <m:ctrlPr>
                  <w:rPr>
                    <w:rFonts w:ascii="Cambria Math" w:hAnsi="Cambria Math"/>
                    <w:i/>
                    <w:sz w:val="20"/>
                    <w:lang w:val="en-CA"/>
                  </w:rPr>
                </m:ctrlPr>
              </m:dPr>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ctrlPr>
                                              <w:rPr>
                                                <w:rFonts w:ascii="Cambria Math" w:hAnsi="Cambria Math"/>
                                                <w:i/>
                                                <w:sz w:val="20"/>
                                                <w:lang w:val="en-CA"/>
                                              </w:rPr>
                                            </m:ctrlPr>
                                          </m:e>
                                          <m:sub>
                                            <m:r>
                                              <w:rPr>
                                                <w:rFonts w:ascii="Cambria Math" w:hAnsi="Cambria Math"/>
                                                <w:sz w:val="20"/>
                                                <w:lang w:val="en-CA"/>
                                              </w:rPr>
                                              <m:t>00</m:t>
                                            </m:r>
                                            <m:ctrlPr>
                                              <w:rPr>
                                                <w:rFonts w:ascii="Cambria Math" w:hAnsi="Cambria Math"/>
                                                <w:i/>
                                                <w:sz w:val="20"/>
                                                <w:lang w:val="en-CA"/>
                                              </w:rPr>
                                            </m:ctrlPr>
                                          </m:sub>
                                        </m:sSub>
                                        <m:ctrlPr>
                                          <w:rPr>
                                            <w:rFonts w:ascii="Cambria Math" w:hAnsi="Cambria Math"/>
                                            <w:i/>
                                            <w:sz w:val="20"/>
                                            <w:lang w:val="en-CA"/>
                                          </w:rPr>
                                        </m:ctrlPr>
                                      </m:e>
                                      <m:e>
                                        <m:sSub>
                                          <m:sSubPr>
                                            <m:ctrlPr>
                                              <w:rPr>
                                                <w:rFonts w:ascii="Cambria Math" w:hAnsi="Cambria Math"/>
                                                <w:i/>
                                                <w:sz w:val="20"/>
                                                <w:lang w:val="en-CA"/>
                                              </w:rPr>
                                            </m:ctrlPr>
                                          </m:sSubPr>
                                          <m:e>
                                            <m:r>
                                              <w:rPr>
                                                <w:rFonts w:ascii="Cambria Math" w:hAnsi="Cambria Math"/>
                                                <w:sz w:val="20"/>
                                                <w:lang w:val="en-CA"/>
                                              </w:rPr>
                                              <m:t>X</m:t>
                                            </m:r>
                                            <m:ctrlPr>
                                              <w:rPr>
                                                <w:rFonts w:ascii="Cambria Math" w:hAnsi="Cambria Math"/>
                                                <w:i/>
                                                <w:sz w:val="20"/>
                                                <w:lang w:val="en-CA"/>
                                              </w:rPr>
                                            </m:ctrlPr>
                                          </m:e>
                                          <m:sub>
                                            <m:r>
                                              <w:rPr>
                                                <w:rFonts w:ascii="Cambria Math" w:hAnsi="Cambria Math"/>
                                                <w:sz w:val="20"/>
                                                <w:lang w:val="en-CA"/>
                                              </w:rPr>
                                              <m:t>01</m:t>
                                            </m:r>
                                            <m:ctrlPr>
                                              <w:rPr>
                                                <w:rFonts w:ascii="Cambria Math" w:hAnsi="Cambria Math"/>
                                                <w:i/>
                                                <w:sz w:val="20"/>
                                                <w:lang w:val="en-CA"/>
                                              </w:rPr>
                                            </m:ctrlPr>
                                          </m:sub>
                                        </m:sSub>
                                        <m:ctrlPr>
                                          <w:rPr>
                                            <w:rFonts w:ascii="Cambria Math" w:hAnsi="Cambria Math"/>
                                            <w:i/>
                                            <w:sz w:val="20"/>
                                            <w:lang w:val="en-CA"/>
                                          </w:rPr>
                                        </m:ctrlPr>
                                      </m:e>
                                    </m:mr>
                                  </m:m>
                                  <m:ctrlPr>
                                    <w:rPr>
                                      <w:rFonts w:ascii="Cambria Math" w:hAnsi="Cambria Math"/>
                                      <w:i/>
                                      <w:sz w:val="20"/>
                                      <w:lang w:val="en-CA"/>
                                    </w:rPr>
                                  </m:ctrlPr>
                                </m:e>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ctrlPr>
                                              <w:rPr>
                                                <w:rFonts w:ascii="Cambria Math" w:hAnsi="Cambria Math"/>
                                                <w:i/>
                                                <w:sz w:val="20"/>
                                                <w:lang w:val="en-CA"/>
                                              </w:rPr>
                                            </m:ctrlPr>
                                          </m:e>
                                          <m:sub>
                                            <m:r>
                                              <w:rPr>
                                                <w:rFonts w:ascii="Cambria Math" w:hAnsi="Cambria Math"/>
                                                <w:sz w:val="20"/>
                                                <w:lang w:val="en-CA"/>
                                              </w:rPr>
                                              <m:t>02</m:t>
                                            </m:r>
                                            <m:ctrlPr>
                                              <w:rPr>
                                                <w:rFonts w:ascii="Cambria Math" w:hAnsi="Cambria Math"/>
                                                <w:i/>
                                                <w:sz w:val="20"/>
                                                <w:lang w:val="en-CA"/>
                                              </w:rPr>
                                            </m:ctrlPr>
                                          </m:sub>
                                        </m:sSub>
                                        <m:ctrlPr>
                                          <w:rPr>
                                            <w:rFonts w:ascii="Cambria Math" w:hAnsi="Cambria Math"/>
                                            <w:i/>
                                            <w:sz w:val="20"/>
                                            <w:lang w:val="en-CA"/>
                                          </w:rPr>
                                        </m:ctrlPr>
                                      </m:e>
                                      <m:e>
                                        <m:sSub>
                                          <m:sSubPr>
                                            <m:ctrlPr>
                                              <w:rPr>
                                                <w:rFonts w:ascii="Cambria Math" w:hAnsi="Cambria Math"/>
                                                <w:i/>
                                                <w:sz w:val="20"/>
                                                <w:lang w:val="en-CA"/>
                                              </w:rPr>
                                            </m:ctrlPr>
                                          </m:sSubPr>
                                          <m:e>
                                            <m:r>
                                              <w:rPr>
                                                <w:rFonts w:ascii="Cambria Math" w:hAnsi="Cambria Math"/>
                                                <w:sz w:val="20"/>
                                                <w:lang w:val="en-CA"/>
                                              </w:rPr>
                                              <m:t>X</m:t>
                                            </m:r>
                                            <m:ctrlPr>
                                              <w:rPr>
                                                <w:rFonts w:ascii="Cambria Math" w:hAnsi="Cambria Math"/>
                                                <w:i/>
                                                <w:sz w:val="20"/>
                                                <w:lang w:val="en-CA"/>
                                              </w:rPr>
                                            </m:ctrlPr>
                                          </m:e>
                                          <m:sub>
                                            <m:r>
                                              <w:rPr>
                                                <w:rFonts w:ascii="Cambria Math" w:hAnsi="Cambria Math"/>
                                                <w:sz w:val="20"/>
                                                <w:lang w:val="en-CA"/>
                                              </w:rPr>
                                              <m:t>03</m:t>
                                            </m:r>
                                            <m:ctrlPr>
                                              <w:rPr>
                                                <w:rFonts w:ascii="Cambria Math" w:hAnsi="Cambria Math"/>
                                                <w:i/>
                                                <w:sz w:val="20"/>
                                                <w:lang w:val="en-CA"/>
                                              </w:rPr>
                                            </m:ctrlPr>
                                          </m:sub>
                                        </m:sSub>
                                        <m:ctrlPr>
                                          <w:rPr>
                                            <w:rFonts w:ascii="Cambria Math" w:hAnsi="Cambria Math"/>
                                            <w:i/>
                                            <w:sz w:val="20"/>
                                            <w:lang w:val="en-CA"/>
                                          </w:rPr>
                                        </m:ctrlPr>
                                      </m:e>
                                    </m:mr>
                                  </m:m>
                                  <m:ctrlPr>
                                    <w:rPr>
                                      <w:rFonts w:ascii="Cambria Math" w:hAnsi="Cambria Math"/>
                                      <w:i/>
                                      <w:sz w:val="20"/>
                                      <w:lang w:val="en-CA"/>
                                    </w:rPr>
                                  </m:ctrlPr>
                                </m:e>
                              </m:mr>
                            </m:m>
                            <m:ctrlPr>
                              <w:rPr>
                                <w:rFonts w:ascii="Cambria Math" w:hAnsi="Cambria Math"/>
                                <w:i/>
                                <w:sz w:val="20"/>
                                <w:lang w:val="en-CA"/>
                              </w:rPr>
                            </m:ctrlPr>
                          </m:e>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ctrlPr>
                                              <w:rPr>
                                                <w:rFonts w:ascii="Cambria Math" w:hAnsi="Cambria Math"/>
                                                <w:i/>
                                                <w:sz w:val="20"/>
                                                <w:lang w:val="en-CA"/>
                                              </w:rPr>
                                            </m:ctrlPr>
                                          </m:e>
                                          <m:sub>
                                            <m:r>
                                              <w:rPr>
                                                <w:rFonts w:ascii="Cambria Math" w:hAnsi="Cambria Math"/>
                                                <w:sz w:val="20"/>
                                                <w:lang w:val="en-CA"/>
                                              </w:rPr>
                                              <m:t>10</m:t>
                                            </m:r>
                                            <m:ctrlPr>
                                              <w:rPr>
                                                <w:rFonts w:ascii="Cambria Math" w:hAnsi="Cambria Math"/>
                                                <w:i/>
                                                <w:sz w:val="20"/>
                                                <w:lang w:val="en-CA"/>
                                              </w:rPr>
                                            </m:ctrlPr>
                                          </m:sub>
                                        </m:sSub>
                                        <m:ctrlPr>
                                          <w:rPr>
                                            <w:rFonts w:ascii="Cambria Math" w:hAnsi="Cambria Math"/>
                                            <w:i/>
                                            <w:sz w:val="20"/>
                                            <w:lang w:val="en-CA"/>
                                          </w:rPr>
                                        </m:ctrlPr>
                                      </m:e>
                                      <m:e>
                                        <m:sSub>
                                          <m:sSubPr>
                                            <m:ctrlPr>
                                              <w:rPr>
                                                <w:rFonts w:ascii="Cambria Math" w:hAnsi="Cambria Math"/>
                                                <w:i/>
                                                <w:sz w:val="20"/>
                                                <w:lang w:val="en-CA"/>
                                              </w:rPr>
                                            </m:ctrlPr>
                                          </m:sSubPr>
                                          <m:e>
                                            <m:r>
                                              <w:rPr>
                                                <w:rFonts w:ascii="Cambria Math" w:hAnsi="Cambria Math"/>
                                                <w:sz w:val="20"/>
                                                <w:lang w:val="en-CA"/>
                                              </w:rPr>
                                              <m:t>X</m:t>
                                            </m:r>
                                            <m:ctrlPr>
                                              <w:rPr>
                                                <w:rFonts w:ascii="Cambria Math" w:hAnsi="Cambria Math"/>
                                                <w:i/>
                                                <w:sz w:val="20"/>
                                                <w:lang w:val="en-CA"/>
                                              </w:rPr>
                                            </m:ctrlPr>
                                          </m:e>
                                          <m:sub>
                                            <m:r>
                                              <w:rPr>
                                                <w:rFonts w:ascii="Cambria Math" w:hAnsi="Cambria Math"/>
                                                <w:sz w:val="20"/>
                                                <w:lang w:val="en-CA"/>
                                              </w:rPr>
                                              <m:t>11</m:t>
                                            </m:r>
                                            <m:ctrlPr>
                                              <w:rPr>
                                                <w:rFonts w:ascii="Cambria Math" w:hAnsi="Cambria Math"/>
                                                <w:i/>
                                                <w:sz w:val="20"/>
                                                <w:lang w:val="en-CA"/>
                                              </w:rPr>
                                            </m:ctrlPr>
                                          </m:sub>
                                        </m:sSub>
                                        <m:ctrlPr>
                                          <w:rPr>
                                            <w:rFonts w:ascii="Cambria Math" w:hAnsi="Cambria Math"/>
                                            <w:i/>
                                            <w:sz w:val="20"/>
                                            <w:lang w:val="en-CA"/>
                                          </w:rPr>
                                        </m:ctrlPr>
                                      </m:e>
                                    </m:mr>
                                  </m:m>
                                  <m:ctrlPr>
                                    <w:rPr>
                                      <w:rFonts w:ascii="Cambria Math" w:hAnsi="Cambria Math"/>
                                      <w:i/>
                                      <w:sz w:val="20"/>
                                      <w:lang w:val="en-CA"/>
                                    </w:rPr>
                                  </m:ctrlPr>
                                </m:e>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ctrlPr>
                                              <w:rPr>
                                                <w:rFonts w:ascii="Cambria Math" w:hAnsi="Cambria Math"/>
                                                <w:i/>
                                                <w:sz w:val="20"/>
                                                <w:lang w:val="en-CA"/>
                                              </w:rPr>
                                            </m:ctrlPr>
                                          </m:e>
                                          <m:sub>
                                            <m:r>
                                              <w:rPr>
                                                <w:rFonts w:ascii="Cambria Math" w:hAnsi="Cambria Math"/>
                                                <w:sz w:val="20"/>
                                                <w:lang w:val="en-CA"/>
                                              </w:rPr>
                                              <m:t>12</m:t>
                                            </m:r>
                                            <m:ctrlPr>
                                              <w:rPr>
                                                <w:rFonts w:ascii="Cambria Math" w:hAnsi="Cambria Math"/>
                                                <w:i/>
                                                <w:sz w:val="20"/>
                                                <w:lang w:val="en-CA"/>
                                              </w:rPr>
                                            </m:ctrlPr>
                                          </m:sub>
                                        </m:sSub>
                                        <m:ctrlPr>
                                          <w:rPr>
                                            <w:rFonts w:ascii="Cambria Math" w:hAnsi="Cambria Math"/>
                                            <w:i/>
                                            <w:sz w:val="20"/>
                                            <w:lang w:val="en-CA"/>
                                          </w:rPr>
                                        </m:ctrlPr>
                                      </m:e>
                                      <m:e>
                                        <m:sSub>
                                          <m:sSubPr>
                                            <m:ctrlPr>
                                              <w:rPr>
                                                <w:rFonts w:ascii="Cambria Math" w:hAnsi="Cambria Math"/>
                                                <w:i/>
                                                <w:sz w:val="20"/>
                                                <w:lang w:val="en-CA"/>
                                              </w:rPr>
                                            </m:ctrlPr>
                                          </m:sSubPr>
                                          <m:e>
                                            <m:r>
                                              <w:rPr>
                                                <w:rFonts w:ascii="Cambria Math" w:hAnsi="Cambria Math"/>
                                                <w:sz w:val="20"/>
                                                <w:lang w:val="en-CA"/>
                                              </w:rPr>
                                              <m:t>X</m:t>
                                            </m:r>
                                            <m:ctrlPr>
                                              <w:rPr>
                                                <w:rFonts w:ascii="Cambria Math" w:hAnsi="Cambria Math"/>
                                                <w:i/>
                                                <w:sz w:val="20"/>
                                                <w:lang w:val="en-CA"/>
                                              </w:rPr>
                                            </m:ctrlPr>
                                          </m:e>
                                          <m:sub>
                                            <m:r>
                                              <w:rPr>
                                                <w:rFonts w:ascii="Cambria Math" w:hAnsi="Cambria Math"/>
                                                <w:sz w:val="20"/>
                                                <w:lang w:val="en-CA"/>
                                              </w:rPr>
                                              <m:t>13</m:t>
                                            </m:r>
                                            <m:ctrlPr>
                                              <w:rPr>
                                                <w:rFonts w:ascii="Cambria Math" w:hAnsi="Cambria Math"/>
                                                <w:i/>
                                                <w:sz w:val="20"/>
                                                <w:lang w:val="en-CA"/>
                                              </w:rPr>
                                            </m:ctrlPr>
                                          </m:sub>
                                        </m:sSub>
                                        <m:ctrlPr>
                                          <w:rPr>
                                            <w:rFonts w:ascii="Cambria Math" w:hAnsi="Cambria Math"/>
                                            <w:i/>
                                            <w:sz w:val="20"/>
                                            <w:lang w:val="en-CA"/>
                                          </w:rPr>
                                        </m:ctrlPr>
                                      </m:e>
                                    </m:mr>
                                  </m:m>
                                  <m:ctrlPr>
                                    <w:rPr>
                                      <w:rFonts w:ascii="Cambria Math" w:hAnsi="Cambria Math"/>
                                      <w:i/>
                                      <w:sz w:val="20"/>
                                      <w:lang w:val="en-CA"/>
                                    </w:rPr>
                                  </m:ctrlPr>
                                </m:e>
                              </m:mr>
                            </m:m>
                            <m:ctrlPr>
                              <w:rPr>
                                <w:rFonts w:ascii="Cambria Math" w:hAnsi="Cambria Math"/>
                                <w:i/>
                                <w:sz w:val="20"/>
                                <w:lang w:val="en-CA"/>
                              </w:rPr>
                            </m:ctrlPr>
                          </m:e>
                        </m:mr>
                      </m:m>
                      <m:ctrlPr>
                        <w:rPr>
                          <w:rFonts w:ascii="Cambria Math" w:hAnsi="Cambria Math"/>
                          <w:i/>
                          <w:sz w:val="20"/>
                          <w:lang w:val="en-CA"/>
                        </w:rPr>
                      </m:ctrlPr>
                    </m:e>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ctrlPr>
                                              <w:rPr>
                                                <w:rFonts w:ascii="Cambria Math" w:hAnsi="Cambria Math"/>
                                                <w:i/>
                                                <w:sz w:val="20"/>
                                                <w:lang w:val="en-CA"/>
                                              </w:rPr>
                                            </m:ctrlPr>
                                          </m:e>
                                          <m:sub>
                                            <m:r>
                                              <w:rPr>
                                                <w:rFonts w:ascii="Cambria Math" w:hAnsi="Cambria Math"/>
                                                <w:sz w:val="20"/>
                                                <w:lang w:val="en-CA"/>
                                              </w:rPr>
                                              <m:t>20</m:t>
                                            </m:r>
                                            <m:ctrlPr>
                                              <w:rPr>
                                                <w:rFonts w:ascii="Cambria Math" w:hAnsi="Cambria Math"/>
                                                <w:i/>
                                                <w:sz w:val="20"/>
                                                <w:lang w:val="en-CA"/>
                                              </w:rPr>
                                            </m:ctrlPr>
                                          </m:sub>
                                        </m:sSub>
                                        <m:ctrlPr>
                                          <w:rPr>
                                            <w:rFonts w:ascii="Cambria Math" w:hAnsi="Cambria Math"/>
                                            <w:i/>
                                            <w:sz w:val="20"/>
                                            <w:lang w:val="en-CA"/>
                                          </w:rPr>
                                        </m:ctrlPr>
                                      </m:e>
                                      <m:e>
                                        <m:sSub>
                                          <m:sSubPr>
                                            <m:ctrlPr>
                                              <w:rPr>
                                                <w:rFonts w:ascii="Cambria Math" w:hAnsi="Cambria Math"/>
                                                <w:i/>
                                                <w:sz w:val="20"/>
                                                <w:lang w:val="en-CA"/>
                                              </w:rPr>
                                            </m:ctrlPr>
                                          </m:sSubPr>
                                          <m:e>
                                            <m:r>
                                              <w:rPr>
                                                <w:rFonts w:ascii="Cambria Math" w:hAnsi="Cambria Math"/>
                                                <w:sz w:val="20"/>
                                                <w:lang w:val="en-CA"/>
                                              </w:rPr>
                                              <m:t>X</m:t>
                                            </m:r>
                                            <m:ctrlPr>
                                              <w:rPr>
                                                <w:rFonts w:ascii="Cambria Math" w:hAnsi="Cambria Math"/>
                                                <w:i/>
                                                <w:sz w:val="20"/>
                                                <w:lang w:val="en-CA"/>
                                              </w:rPr>
                                            </m:ctrlPr>
                                          </m:e>
                                          <m:sub>
                                            <m:r>
                                              <w:rPr>
                                                <w:rFonts w:ascii="Cambria Math" w:hAnsi="Cambria Math"/>
                                                <w:sz w:val="20"/>
                                                <w:lang w:val="en-CA"/>
                                              </w:rPr>
                                              <m:t>21</m:t>
                                            </m:r>
                                            <m:ctrlPr>
                                              <w:rPr>
                                                <w:rFonts w:ascii="Cambria Math" w:hAnsi="Cambria Math"/>
                                                <w:i/>
                                                <w:sz w:val="20"/>
                                                <w:lang w:val="en-CA"/>
                                              </w:rPr>
                                            </m:ctrlPr>
                                          </m:sub>
                                        </m:sSub>
                                        <m:ctrlPr>
                                          <w:rPr>
                                            <w:rFonts w:ascii="Cambria Math" w:hAnsi="Cambria Math"/>
                                            <w:i/>
                                            <w:sz w:val="20"/>
                                            <w:lang w:val="en-CA"/>
                                          </w:rPr>
                                        </m:ctrlPr>
                                      </m:e>
                                    </m:mr>
                                  </m:m>
                                  <m:ctrlPr>
                                    <w:rPr>
                                      <w:rFonts w:ascii="Cambria Math" w:hAnsi="Cambria Math"/>
                                      <w:i/>
                                      <w:sz w:val="20"/>
                                      <w:lang w:val="en-CA"/>
                                    </w:rPr>
                                  </m:ctrlPr>
                                </m:e>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ctrlPr>
                                              <w:rPr>
                                                <w:rFonts w:ascii="Cambria Math" w:hAnsi="Cambria Math"/>
                                                <w:i/>
                                                <w:sz w:val="20"/>
                                                <w:lang w:val="en-CA"/>
                                              </w:rPr>
                                            </m:ctrlPr>
                                          </m:e>
                                          <m:sub>
                                            <m:r>
                                              <w:rPr>
                                                <w:rFonts w:ascii="Cambria Math" w:hAnsi="Cambria Math"/>
                                                <w:sz w:val="20"/>
                                                <w:lang w:val="en-CA"/>
                                              </w:rPr>
                                              <m:t>22</m:t>
                                            </m:r>
                                            <m:ctrlPr>
                                              <w:rPr>
                                                <w:rFonts w:ascii="Cambria Math" w:hAnsi="Cambria Math"/>
                                                <w:i/>
                                                <w:sz w:val="20"/>
                                                <w:lang w:val="en-CA"/>
                                              </w:rPr>
                                            </m:ctrlPr>
                                          </m:sub>
                                        </m:sSub>
                                        <m:ctrlPr>
                                          <w:rPr>
                                            <w:rFonts w:ascii="Cambria Math" w:hAnsi="Cambria Math"/>
                                            <w:i/>
                                            <w:sz w:val="20"/>
                                            <w:lang w:val="en-CA"/>
                                          </w:rPr>
                                        </m:ctrlPr>
                                      </m:e>
                                      <m:e>
                                        <m:sSub>
                                          <m:sSubPr>
                                            <m:ctrlPr>
                                              <w:rPr>
                                                <w:rFonts w:ascii="Cambria Math" w:hAnsi="Cambria Math"/>
                                                <w:i/>
                                                <w:sz w:val="20"/>
                                                <w:lang w:val="en-CA"/>
                                              </w:rPr>
                                            </m:ctrlPr>
                                          </m:sSubPr>
                                          <m:e>
                                            <m:r>
                                              <w:rPr>
                                                <w:rFonts w:ascii="Cambria Math" w:hAnsi="Cambria Math"/>
                                                <w:sz w:val="20"/>
                                                <w:lang w:val="en-CA"/>
                                              </w:rPr>
                                              <m:t>X</m:t>
                                            </m:r>
                                            <m:ctrlPr>
                                              <w:rPr>
                                                <w:rFonts w:ascii="Cambria Math" w:hAnsi="Cambria Math"/>
                                                <w:i/>
                                                <w:sz w:val="20"/>
                                                <w:lang w:val="en-CA"/>
                                              </w:rPr>
                                            </m:ctrlPr>
                                          </m:e>
                                          <m:sub>
                                            <m:r>
                                              <w:rPr>
                                                <w:rFonts w:ascii="Cambria Math" w:hAnsi="Cambria Math"/>
                                                <w:sz w:val="20"/>
                                                <w:lang w:val="en-CA"/>
                                              </w:rPr>
                                              <m:t>23</m:t>
                                            </m:r>
                                            <m:ctrlPr>
                                              <w:rPr>
                                                <w:rFonts w:ascii="Cambria Math" w:hAnsi="Cambria Math"/>
                                                <w:i/>
                                                <w:sz w:val="20"/>
                                                <w:lang w:val="en-CA"/>
                                              </w:rPr>
                                            </m:ctrlPr>
                                          </m:sub>
                                        </m:sSub>
                                        <m:ctrlPr>
                                          <w:rPr>
                                            <w:rFonts w:ascii="Cambria Math" w:hAnsi="Cambria Math"/>
                                            <w:i/>
                                            <w:sz w:val="20"/>
                                            <w:lang w:val="en-CA"/>
                                          </w:rPr>
                                        </m:ctrlPr>
                                      </m:e>
                                    </m:mr>
                                  </m:m>
                                  <m:ctrlPr>
                                    <w:rPr>
                                      <w:rFonts w:ascii="Cambria Math" w:hAnsi="Cambria Math"/>
                                      <w:i/>
                                      <w:sz w:val="20"/>
                                      <w:lang w:val="en-CA"/>
                                    </w:rPr>
                                  </m:ctrlPr>
                                </m:e>
                              </m:mr>
                            </m:m>
                            <m:ctrlPr>
                              <w:rPr>
                                <w:rFonts w:ascii="Cambria Math" w:hAnsi="Cambria Math"/>
                                <w:i/>
                                <w:sz w:val="20"/>
                                <w:lang w:val="en-CA"/>
                              </w:rPr>
                            </m:ctrlPr>
                          </m:e>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ctrlPr>
                                              <w:rPr>
                                                <w:rFonts w:ascii="Cambria Math" w:hAnsi="Cambria Math"/>
                                                <w:i/>
                                                <w:sz w:val="20"/>
                                                <w:lang w:val="en-CA"/>
                                              </w:rPr>
                                            </m:ctrlPr>
                                          </m:e>
                                          <m:sub>
                                            <m:r>
                                              <w:rPr>
                                                <w:rFonts w:ascii="Cambria Math" w:hAnsi="Cambria Math"/>
                                                <w:sz w:val="20"/>
                                                <w:lang w:val="en-CA"/>
                                              </w:rPr>
                                              <m:t>30</m:t>
                                            </m:r>
                                            <m:ctrlPr>
                                              <w:rPr>
                                                <w:rFonts w:ascii="Cambria Math" w:hAnsi="Cambria Math"/>
                                                <w:i/>
                                                <w:sz w:val="20"/>
                                                <w:lang w:val="en-CA"/>
                                              </w:rPr>
                                            </m:ctrlPr>
                                          </m:sub>
                                        </m:sSub>
                                        <m:ctrlPr>
                                          <w:rPr>
                                            <w:rFonts w:ascii="Cambria Math" w:hAnsi="Cambria Math"/>
                                            <w:i/>
                                            <w:sz w:val="20"/>
                                            <w:lang w:val="en-CA"/>
                                          </w:rPr>
                                        </m:ctrlPr>
                                      </m:e>
                                      <m:e>
                                        <m:sSub>
                                          <m:sSubPr>
                                            <m:ctrlPr>
                                              <w:rPr>
                                                <w:rFonts w:ascii="Cambria Math" w:hAnsi="Cambria Math"/>
                                                <w:i/>
                                                <w:sz w:val="20"/>
                                                <w:lang w:val="en-CA"/>
                                              </w:rPr>
                                            </m:ctrlPr>
                                          </m:sSubPr>
                                          <m:e>
                                            <m:r>
                                              <w:rPr>
                                                <w:rFonts w:ascii="Cambria Math" w:hAnsi="Cambria Math"/>
                                                <w:sz w:val="20"/>
                                                <w:lang w:val="en-CA"/>
                                              </w:rPr>
                                              <m:t>X</m:t>
                                            </m:r>
                                            <m:ctrlPr>
                                              <w:rPr>
                                                <w:rFonts w:ascii="Cambria Math" w:hAnsi="Cambria Math"/>
                                                <w:i/>
                                                <w:sz w:val="20"/>
                                                <w:lang w:val="en-CA"/>
                                              </w:rPr>
                                            </m:ctrlPr>
                                          </m:e>
                                          <m:sub>
                                            <m:r>
                                              <w:rPr>
                                                <w:rFonts w:ascii="Cambria Math" w:hAnsi="Cambria Math"/>
                                                <w:sz w:val="20"/>
                                                <w:lang w:val="en-CA"/>
                                              </w:rPr>
                                              <m:t>31</m:t>
                                            </m:r>
                                            <m:ctrlPr>
                                              <w:rPr>
                                                <w:rFonts w:ascii="Cambria Math" w:hAnsi="Cambria Math"/>
                                                <w:i/>
                                                <w:sz w:val="20"/>
                                                <w:lang w:val="en-CA"/>
                                              </w:rPr>
                                            </m:ctrlPr>
                                          </m:sub>
                                        </m:sSub>
                                        <m:ctrlPr>
                                          <w:rPr>
                                            <w:rFonts w:ascii="Cambria Math" w:hAnsi="Cambria Math"/>
                                            <w:i/>
                                            <w:sz w:val="20"/>
                                            <w:lang w:val="en-CA"/>
                                          </w:rPr>
                                        </m:ctrlPr>
                                      </m:e>
                                    </m:mr>
                                  </m:m>
                                  <m:ctrlPr>
                                    <w:rPr>
                                      <w:rFonts w:ascii="Cambria Math" w:hAnsi="Cambria Math"/>
                                      <w:i/>
                                      <w:sz w:val="20"/>
                                      <w:lang w:val="en-CA"/>
                                    </w:rPr>
                                  </m:ctrlPr>
                                </m:e>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ctrlPr>
                                              <w:rPr>
                                                <w:rFonts w:ascii="Cambria Math" w:hAnsi="Cambria Math"/>
                                                <w:i/>
                                                <w:sz w:val="20"/>
                                                <w:lang w:val="en-CA"/>
                                              </w:rPr>
                                            </m:ctrlPr>
                                          </m:e>
                                          <m:sub>
                                            <m:r>
                                              <w:rPr>
                                                <w:rFonts w:ascii="Cambria Math" w:hAnsi="Cambria Math"/>
                                                <w:sz w:val="20"/>
                                                <w:lang w:val="en-CA"/>
                                              </w:rPr>
                                              <m:t>32</m:t>
                                            </m:r>
                                            <m:ctrlPr>
                                              <w:rPr>
                                                <w:rFonts w:ascii="Cambria Math" w:hAnsi="Cambria Math"/>
                                                <w:i/>
                                                <w:sz w:val="20"/>
                                                <w:lang w:val="en-CA"/>
                                              </w:rPr>
                                            </m:ctrlPr>
                                          </m:sub>
                                        </m:sSub>
                                        <m:ctrlPr>
                                          <w:rPr>
                                            <w:rFonts w:ascii="Cambria Math" w:hAnsi="Cambria Math"/>
                                            <w:i/>
                                            <w:sz w:val="20"/>
                                            <w:lang w:val="en-CA"/>
                                          </w:rPr>
                                        </m:ctrlPr>
                                      </m:e>
                                      <m:e>
                                        <m:sSub>
                                          <m:sSubPr>
                                            <m:ctrlPr>
                                              <w:rPr>
                                                <w:rFonts w:ascii="Cambria Math" w:hAnsi="Cambria Math"/>
                                                <w:i/>
                                                <w:sz w:val="20"/>
                                                <w:lang w:val="en-CA"/>
                                              </w:rPr>
                                            </m:ctrlPr>
                                          </m:sSubPr>
                                          <m:e>
                                            <m:r>
                                              <w:rPr>
                                                <w:rFonts w:ascii="Cambria Math" w:hAnsi="Cambria Math"/>
                                                <w:sz w:val="20"/>
                                                <w:lang w:val="en-CA"/>
                                              </w:rPr>
                                              <m:t>X</m:t>
                                            </m:r>
                                            <m:ctrlPr>
                                              <w:rPr>
                                                <w:rFonts w:ascii="Cambria Math" w:hAnsi="Cambria Math"/>
                                                <w:i/>
                                                <w:sz w:val="20"/>
                                                <w:lang w:val="en-CA"/>
                                              </w:rPr>
                                            </m:ctrlPr>
                                          </m:e>
                                          <m:sub>
                                            <m:r>
                                              <w:rPr>
                                                <w:rFonts w:ascii="Cambria Math" w:hAnsi="Cambria Math"/>
                                                <w:sz w:val="20"/>
                                                <w:lang w:val="en-CA"/>
                                              </w:rPr>
                                              <m:t>33</m:t>
                                            </m:r>
                                            <m:ctrlPr>
                                              <w:rPr>
                                                <w:rFonts w:ascii="Cambria Math" w:hAnsi="Cambria Math"/>
                                                <w:i/>
                                                <w:sz w:val="20"/>
                                                <w:lang w:val="en-CA"/>
                                              </w:rPr>
                                            </m:ctrlPr>
                                          </m:sub>
                                        </m:sSub>
                                        <m:ctrlPr>
                                          <w:rPr>
                                            <w:rFonts w:ascii="Cambria Math" w:hAnsi="Cambria Math"/>
                                            <w:i/>
                                            <w:sz w:val="20"/>
                                            <w:lang w:val="en-CA"/>
                                          </w:rPr>
                                        </m:ctrlPr>
                                      </m:e>
                                    </m:mr>
                                  </m:m>
                                  <m:ctrlPr>
                                    <w:rPr>
                                      <w:rFonts w:ascii="Cambria Math" w:hAnsi="Cambria Math"/>
                                      <w:i/>
                                      <w:sz w:val="20"/>
                                      <w:lang w:val="en-CA"/>
                                    </w:rPr>
                                  </m:ctrlPr>
                                </m:e>
                              </m:mr>
                            </m:m>
                            <m:ctrlPr>
                              <w:rPr>
                                <w:rFonts w:ascii="Cambria Math" w:hAnsi="Cambria Math"/>
                                <w:i/>
                                <w:sz w:val="20"/>
                                <w:lang w:val="en-CA"/>
                              </w:rPr>
                            </m:ctrlPr>
                          </m:e>
                        </m:mr>
                      </m:m>
                      <m:ctrlPr>
                        <w:rPr>
                          <w:rFonts w:ascii="Cambria Math" w:hAnsi="Cambria Math"/>
                          <w:i/>
                          <w:sz w:val="20"/>
                          <w:lang w:val="en-CA"/>
                        </w:rPr>
                      </m:ctrlPr>
                    </m:e>
                  </m:mr>
                </m:m>
                <m:ctrlPr>
                  <w:rPr>
                    <w:rFonts w:ascii="Cambria Math" w:hAnsi="Cambria Math"/>
                    <w:i/>
                    <w:sz w:val="20"/>
                    <w:lang w:val="en-CA"/>
                  </w:rPr>
                </m:ctrlPr>
              </m:e>
            </m:d>
            <m:ctrlPr>
              <w:rPr>
                <w:rFonts w:ascii="Cambria Math" w:hAnsi="Cambria Math"/>
                <w:i/>
                <w:sz w:val="20"/>
                <w:lang w:val="en-CA"/>
              </w:rPr>
            </m:ctrlPr>
          </m:e>
          <m:sup>
            <m:r>
              <w:rPr>
                <w:rFonts w:ascii="Cambria Math" w:hAnsi="Cambria Math"/>
                <w:sz w:val="20"/>
                <w:lang w:val="en-CA"/>
              </w:rPr>
              <m:t>T</m:t>
            </m:r>
            <m:ctrlPr>
              <w:rPr>
                <w:rFonts w:ascii="Cambria Math" w:hAnsi="Cambria Math"/>
                <w:i/>
                <w:sz w:val="20"/>
                <w:lang w:val="en-CA"/>
              </w:rPr>
            </m:ctrlPr>
          </m:sup>
        </m:sSup>
      </m:oMath>
      <w:r>
        <w:rPr>
          <w:szCs w:val="22"/>
          <w:lang w:val="en-CA" w:eastAsia="zh-CN"/>
        </w:rPr>
        <w:tab/>
      </w:r>
      <w:r>
        <w:rPr>
          <w:lang w:val="en-CA"/>
        </w:rPr>
        <w:t>(</w:t>
      </w:r>
      <w:r>
        <w:rPr>
          <w:rFonts w:eastAsia="Malgun Gothic"/>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45</w:t>
      </w:r>
      <w:r>
        <w:rPr>
          <w:szCs w:val="22"/>
          <w:lang w:val="en-CA"/>
        </w:rPr>
        <w:fldChar w:fldCharType="end"/>
      </w:r>
      <w:r>
        <w:rPr>
          <w:szCs w:val="22"/>
          <w:lang w:val="en-CA"/>
        </w:rPr>
        <w:t>)</w:t>
      </w:r>
    </w:p>
    <w:p>
      <w:pPr>
        <w:spacing w:after="120"/>
        <w:jc w:val="both"/>
        <w:rPr>
          <w:rFonts w:eastAsiaTheme="minorEastAsia"/>
          <w:szCs w:val="22"/>
          <w:lang w:val="en-CA" w:eastAsia="ko-KR"/>
        </w:rPr>
      </w:pPr>
      <w:r>
        <w:rPr>
          <w:szCs w:val="22"/>
          <w:lang w:val="en-CA"/>
        </w:rPr>
        <w:t xml:space="preserve">The non-separable transform is calculated as </w:t>
      </w:r>
      <m:oMath>
        <m:acc>
          <m:accPr>
            <m:chr m:val="⃑"/>
            <m:ctrlPr>
              <w:rPr>
                <w:rFonts w:ascii="Cambria Math" w:hAnsi="Cambria Math"/>
                <w:i/>
                <w:szCs w:val="22"/>
                <w:lang w:val="en-CA"/>
              </w:rPr>
            </m:ctrlPr>
          </m:accPr>
          <m:e>
            <m:r>
              <w:rPr>
                <w:rFonts w:ascii="Cambria Math" w:hAnsi="Cambria Math"/>
                <w:szCs w:val="22"/>
                <w:lang w:val="en-CA"/>
              </w:rPr>
              <m:t>F</m:t>
            </m:r>
            <m:ctrlPr>
              <w:rPr>
                <w:rFonts w:ascii="Cambria Math" w:hAnsi="Cambria Math"/>
                <w:i/>
                <w:szCs w:val="22"/>
                <w:lang w:val="en-CA"/>
              </w:rPr>
            </m:ctrlPr>
          </m:e>
        </m:acc>
        <m:r>
          <w:rPr>
            <w:rFonts w:ascii="Cambria Math" w:hAnsi="Cambria Math"/>
            <w:szCs w:val="22"/>
            <w:lang w:val="en-CA"/>
          </w:rPr>
          <m:t>=T∙</m:t>
        </m:r>
        <m:acc>
          <m:accPr>
            <m:chr m:val="⃑"/>
            <m:ctrlPr>
              <w:rPr>
                <w:rFonts w:ascii="Cambria Math" w:hAnsi="Cambria Math"/>
                <w:i/>
                <w:szCs w:val="22"/>
                <w:lang w:val="en-CA"/>
              </w:rPr>
            </m:ctrlPr>
          </m:accPr>
          <m:e>
            <m:r>
              <w:rPr>
                <w:rFonts w:ascii="Cambria Math" w:hAnsi="Cambria Math"/>
                <w:szCs w:val="22"/>
                <w:lang w:val="en-CA"/>
              </w:rPr>
              <m:t>X</m:t>
            </m:r>
            <m:ctrlPr>
              <w:rPr>
                <w:rFonts w:ascii="Cambria Math" w:hAnsi="Cambria Math"/>
                <w:i/>
                <w:szCs w:val="22"/>
                <w:lang w:val="en-CA"/>
              </w:rPr>
            </m:ctrlPr>
          </m:e>
        </m:acc>
      </m:oMath>
      <w:r>
        <w:rPr>
          <w:szCs w:val="22"/>
          <w:lang w:val="en-CA"/>
        </w:rPr>
        <w:t xml:space="preserve">, where </w:t>
      </w:r>
      <m:oMath>
        <m:acc>
          <m:accPr>
            <m:chr m:val="⃑"/>
            <m:ctrlPr>
              <w:rPr>
                <w:rFonts w:ascii="Cambria Math" w:hAnsi="Cambria Math"/>
                <w:i/>
                <w:szCs w:val="22"/>
                <w:lang w:val="en-CA"/>
              </w:rPr>
            </m:ctrlPr>
          </m:accPr>
          <m:e>
            <m:r>
              <w:rPr>
                <w:rFonts w:ascii="Cambria Math" w:hAnsi="Cambria Math"/>
                <w:szCs w:val="22"/>
                <w:lang w:val="en-CA"/>
              </w:rPr>
              <m:t>F</m:t>
            </m:r>
            <m:ctrlPr>
              <w:rPr>
                <w:rFonts w:ascii="Cambria Math" w:hAnsi="Cambria Math"/>
                <w:i/>
                <w:szCs w:val="22"/>
                <w:lang w:val="en-CA"/>
              </w:rPr>
            </m:ctrlPr>
          </m:e>
        </m:acc>
      </m:oMath>
      <w:r>
        <w:rPr>
          <w:szCs w:val="22"/>
          <w:lang w:val="en-CA"/>
        </w:rPr>
        <w:t xml:space="preserve"> indicates the transform coefficient vector, and </w:t>
      </w:r>
      <w:r>
        <w:rPr>
          <w:i/>
          <w:szCs w:val="22"/>
          <w:lang w:val="en-CA"/>
        </w:rPr>
        <w:t>T</w:t>
      </w:r>
      <w:r>
        <w:rPr>
          <w:szCs w:val="22"/>
          <w:lang w:val="en-CA"/>
        </w:rPr>
        <w:t xml:space="preserve"> is a 16x16 transform matrix. The 16x1 coefficient vector </w:t>
      </w:r>
      <m:oMath>
        <m:acc>
          <m:accPr>
            <m:chr m:val="⃑"/>
            <m:ctrlPr>
              <w:rPr>
                <w:rFonts w:ascii="Cambria Math" w:hAnsi="Cambria Math"/>
                <w:i/>
                <w:szCs w:val="22"/>
                <w:lang w:val="en-CA"/>
              </w:rPr>
            </m:ctrlPr>
          </m:accPr>
          <m:e>
            <m:r>
              <w:rPr>
                <w:rFonts w:ascii="Cambria Math" w:hAnsi="Cambria Math"/>
                <w:szCs w:val="22"/>
                <w:lang w:val="en-CA"/>
              </w:rPr>
              <m:t>F</m:t>
            </m:r>
            <m:ctrlPr>
              <w:rPr>
                <w:rFonts w:ascii="Cambria Math" w:hAnsi="Cambria Math"/>
                <w:i/>
                <w:szCs w:val="22"/>
                <w:lang w:val="en-CA"/>
              </w:rPr>
            </m:ctrlPr>
          </m:e>
        </m:acc>
      </m:oMath>
      <w:r>
        <w:rPr>
          <w:szCs w:val="22"/>
          <w:lang w:val="en-CA"/>
        </w:rPr>
        <w:t xml:space="preserve"> is subsequently re-organized as 4x4 block using the scanning order for that block (horizontal, vertical or diagonal). The coefficients with smaller index will be placed with the smaller scanning index in the 4x4 coefficient block.</w:t>
      </w:r>
    </w:p>
    <w:p>
      <w:pPr>
        <w:pStyle w:val="5"/>
        <w:spacing w:before="136"/>
        <w:rPr>
          <w:lang w:eastAsia="ko-KR"/>
        </w:rPr>
      </w:pPr>
      <w:r>
        <w:rPr>
          <w:lang w:eastAsia="ko-KR"/>
        </w:rPr>
        <w:t>Reduced Non-separable transform</w:t>
      </w:r>
    </w:p>
    <w:p>
      <w:pPr>
        <w:jc w:val="both"/>
        <w:rPr>
          <w:rFonts w:eastAsia="Malgun Gothic"/>
          <w:lang w:eastAsia="ko-KR"/>
        </w:rPr>
      </w:pPr>
      <w:r>
        <w:rPr>
          <w:rFonts w:hint="eastAsia"/>
          <w:lang w:eastAsia="ko-KR"/>
        </w:rPr>
        <w:t>LFNST (low-frequency non-separable transform)</w:t>
      </w:r>
      <w:r>
        <w:t xml:space="preserve"> is based on direct </w:t>
      </w:r>
      <w:r>
        <w:rPr>
          <w:rFonts w:hint="eastAsia"/>
          <w:lang w:eastAsia="ko-KR"/>
        </w:rPr>
        <w:t xml:space="preserve">matrix </w:t>
      </w:r>
      <w:r>
        <w:t>multiplication approach</w:t>
      </w:r>
      <w:r>
        <w:rPr>
          <w:rFonts w:hint="eastAsia"/>
          <w:lang w:eastAsia="ko-KR"/>
        </w:rPr>
        <w:t xml:space="preserve"> to apply non-</w:t>
      </w:r>
      <w:r>
        <w:rPr>
          <w:lang w:eastAsia="ko-KR"/>
        </w:rPr>
        <w:t>separable</w:t>
      </w:r>
      <w:r>
        <w:rPr>
          <w:rFonts w:hint="eastAsia"/>
          <w:lang w:eastAsia="ko-KR"/>
        </w:rPr>
        <w:t xml:space="preserve"> transform</w:t>
      </w:r>
      <w:r>
        <w:rPr>
          <w:rFonts w:hint="eastAsia"/>
        </w:rPr>
        <w:t xml:space="preserve"> so that it is implemented in a single pass without multiple iterations</w:t>
      </w:r>
      <w:r>
        <w:t xml:space="preserve">. </w:t>
      </w:r>
      <w:r>
        <w:rPr>
          <w:rFonts w:hint="eastAsia"/>
          <w:lang w:eastAsia="ko-KR"/>
        </w:rPr>
        <w:t>However</w:t>
      </w:r>
      <w:r>
        <w:t xml:space="preserve">, the </w:t>
      </w:r>
      <w:r>
        <w:rPr>
          <w:rFonts w:hint="eastAsia"/>
          <w:lang w:eastAsia="ko-KR"/>
        </w:rPr>
        <w:t>non-</w:t>
      </w:r>
      <w:r>
        <w:rPr>
          <w:lang w:eastAsia="ko-KR"/>
        </w:rPr>
        <w:t>separable</w:t>
      </w:r>
      <w:r>
        <w:rPr>
          <w:rFonts w:hint="eastAsia"/>
          <w:lang w:eastAsia="ko-KR"/>
        </w:rPr>
        <w:t xml:space="preserve"> </w:t>
      </w:r>
      <w:r>
        <w:rPr>
          <w:lang w:eastAsia="ko-KR"/>
        </w:rPr>
        <w:t xml:space="preserve">transform </w:t>
      </w:r>
      <w:r>
        <w:t xml:space="preserve">matrix dimension </w:t>
      </w:r>
      <w:r>
        <w:rPr>
          <w:rFonts w:hint="eastAsia"/>
          <w:lang w:eastAsia="ko-KR"/>
        </w:rPr>
        <w:t>needs to be</w:t>
      </w:r>
      <w:r>
        <w:t xml:space="preserve"> reduced</w:t>
      </w:r>
      <w:r>
        <w:rPr>
          <w:rFonts w:hint="eastAsia"/>
        </w:rPr>
        <w:t xml:space="preserve"> </w:t>
      </w:r>
      <w:r>
        <w:t xml:space="preserve">to minimize computational complexity </w:t>
      </w:r>
      <w:r>
        <w:rPr>
          <w:rFonts w:hint="eastAsia"/>
        </w:rPr>
        <w:t>and memory space to store the transform coefficients</w:t>
      </w:r>
      <w:r>
        <w:t xml:space="preserve">. </w:t>
      </w:r>
      <w:r>
        <w:rPr>
          <w:rFonts w:hint="eastAsia"/>
          <w:lang w:eastAsia="ko-KR"/>
        </w:rPr>
        <w:t xml:space="preserve">Hence, reduced non-separable transform (or RST) method is used in LFNST. </w:t>
      </w:r>
      <w:r>
        <w:t xml:space="preserve">The main idea of </w:t>
      </w:r>
      <w:r>
        <w:rPr>
          <w:rFonts w:hint="eastAsia"/>
          <w:lang w:eastAsia="ko-KR"/>
        </w:rPr>
        <w:t>the r</w:t>
      </w:r>
      <w:r>
        <w:t xml:space="preserve">educed </w:t>
      </w:r>
      <w:r>
        <w:rPr>
          <w:rFonts w:hint="eastAsia"/>
          <w:lang w:eastAsia="ko-KR"/>
        </w:rPr>
        <w:t>non-separable transform</w:t>
      </w:r>
      <w:r>
        <w:t xml:space="preserve"> is to map an </w:t>
      </w:r>
      <w:r>
        <w:rPr>
          <w:b/>
        </w:rPr>
        <w:t>N</w:t>
      </w:r>
      <w:r>
        <w:t xml:space="preserve"> (N is </w:t>
      </w:r>
      <w:r>
        <w:rPr>
          <w:rFonts w:hint="eastAsia"/>
          <w:lang w:eastAsia="ko-KR"/>
        </w:rPr>
        <w:t xml:space="preserve">commonly </w:t>
      </w:r>
      <w:r>
        <w:t xml:space="preserve">equal to 64 for 8x8 NSST) dimensional vector to an </w:t>
      </w:r>
      <w:r>
        <w:rPr>
          <w:b/>
        </w:rPr>
        <w:t>R</w:t>
      </w:r>
      <w:r>
        <w:t xml:space="preserve"> dimensional vector in a different space, where </w:t>
      </w:r>
      <w:r>
        <w:rPr>
          <w:b/>
        </w:rPr>
        <w:t>N/R</w:t>
      </w:r>
      <w:r>
        <w:t xml:space="preserve"> (</w:t>
      </w:r>
      <w:r>
        <w:rPr>
          <w:b/>
        </w:rPr>
        <w:t>R</w:t>
      </w:r>
      <w:r>
        <w:t xml:space="preserve"> &lt; </w:t>
      </w:r>
      <w:r>
        <w:rPr>
          <w:b/>
        </w:rPr>
        <w:t>N</w:t>
      </w:r>
      <w:r>
        <w:t xml:space="preserve">) is the reduction factor. Hence, </w:t>
      </w:r>
      <w:r>
        <w:rPr>
          <w:rFonts w:hint="eastAsia"/>
        </w:rPr>
        <w:t xml:space="preserve">instead of NxN matrix, </w:t>
      </w:r>
      <w:r>
        <w:t xml:space="preserve">RST matrix </w:t>
      </w:r>
      <w:r>
        <w:rPr>
          <w:rFonts w:hint="eastAsia"/>
          <w:lang w:eastAsia="ko-KR"/>
        </w:rPr>
        <w:t>becomes</w:t>
      </w:r>
      <w:r>
        <w:t xml:space="preserve"> an </w:t>
      </w:r>
      <w:r>
        <w:rPr>
          <w:b/>
        </w:rPr>
        <w:t>R</w:t>
      </w:r>
      <w:r>
        <w:t>×</w:t>
      </w:r>
      <w:r>
        <w:rPr>
          <w:b/>
        </w:rPr>
        <w:t>N</w:t>
      </w:r>
      <w:r>
        <w:t xml:space="preserve"> matrix</w:t>
      </w:r>
      <w:r>
        <w:rPr>
          <w:rFonts w:hint="eastAsia"/>
          <w:lang w:eastAsia="ko-KR"/>
        </w:rPr>
        <w:t xml:space="preserve"> as follows</w:t>
      </w:r>
      <w:r>
        <w:rPr>
          <w:rFonts w:eastAsia="Malgun Gothic"/>
          <w:lang w:eastAsia="ko-KR"/>
        </w:rPr>
        <w:t>:</w:t>
      </w:r>
    </w:p>
    <w:tbl>
      <w:tblPr>
        <w:tblStyle w:val="31"/>
        <w:tblW w:w="93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71"/>
        <w:gridCol w:w="6237"/>
        <w:gridCol w:w="18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71" w:type="dxa"/>
            <w:vAlign w:val="center"/>
          </w:tcPr>
          <w:p>
            <w:pPr>
              <w:jc w:val="center"/>
              <w:rPr>
                <w:rFonts w:ascii="Calibri" w:hAnsi="Calibri" w:eastAsia="PMingLiU"/>
                <w:szCs w:val="22"/>
              </w:rPr>
            </w:pPr>
          </w:p>
        </w:tc>
        <w:tc>
          <w:tcPr>
            <w:tcW w:w="6237" w:type="dxa"/>
            <w:vAlign w:val="center"/>
          </w:tcPr>
          <w:p>
            <w:pPr>
              <w:keepNext/>
              <w:jc w:val="center"/>
              <w:rPr>
                <w:rFonts w:ascii="Calibri" w:hAnsi="Calibri" w:eastAsia="PMingLiU"/>
                <w:szCs w:val="22"/>
              </w:rPr>
            </w:pPr>
            <w:r>
              <w:rPr>
                <w:rFonts w:ascii="Calibri" w:hAnsi="Calibri" w:eastAsia="PMingLiU"/>
                <w:szCs w:val="22"/>
                <w:lang w:eastAsia="zh-CN"/>
              </w:rPr>
              <w:drawing>
                <wp:inline distT="0" distB="0" distL="0" distR="0">
                  <wp:extent cx="2166620" cy="826135"/>
                  <wp:effectExtent l="0" t="0" r="5080" b="0"/>
                  <wp:docPr id="1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168012" cy="827022"/>
                          </a:xfrm>
                          <a:prstGeom prst="rect">
                            <a:avLst/>
                          </a:prstGeom>
                          <a:noFill/>
                          <a:ln>
                            <a:noFill/>
                          </a:ln>
                        </pic:spPr>
                      </pic:pic>
                    </a:graphicData>
                  </a:graphic>
                </wp:inline>
              </w:drawing>
            </w:r>
          </w:p>
        </w:tc>
        <w:tc>
          <w:tcPr>
            <w:tcW w:w="1842" w:type="dxa"/>
            <w:vAlign w:val="center"/>
          </w:tcPr>
          <w:p>
            <w:pPr>
              <w:jc w:val="right"/>
              <w:rPr>
                <w:rFonts w:ascii="Calibri" w:hAnsi="Calibri" w:eastAsia="PMingLiU"/>
                <w:szCs w:val="22"/>
                <w:lang w:eastAsia="ko-KR"/>
              </w:rPr>
            </w:pPr>
            <w:r>
              <w:rPr>
                <w:rFonts w:ascii="Calibri" w:hAnsi="Calibri" w:eastAsia="PMingLiU"/>
                <w:szCs w:val="22"/>
                <w:lang w:val="en-CA"/>
              </w:rPr>
              <w:t>(</w:t>
            </w:r>
            <w:r>
              <w:rPr>
                <w:rFonts w:ascii="Calibri" w:hAnsi="Calibri" w:eastAsia="Malgun Gothic"/>
                <w:szCs w:val="22"/>
                <w:lang w:val="en-CA" w:eastAsia="ko-KR"/>
              </w:rPr>
              <w:t>3-</w:t>
            </w:r>
            <w:r>
              <w:rPr>
                <w:rFonts w:ascii="Calibri" w:hAnsi="Calibri" w:eastAsia="PMingLiU"/>
                <w:szCs w:val="22"/>
                <w:lang w:val="en-CA"/>
              </w:rPr>
              <w:fldChar w:fldCharType="begin"/>
            </w:r>
            <w:r>
              <w:rPr>
                <w:rFonts w:ascii="Calibri" w:hAnsi="Calibri" w:eastAsia="PMingLiU"/>
                <w:szCs w:val="22"/>
                <w:lang w:val="en-CA"/>
              </w:rPr>
              <w:instrText xml:space="preserve"> SEQ Eq \* MERGEFORMAT </w:instrText>
            </w:r>
            <w:r>
              <w:rPr>
                <w:rFonts w:ascii="Calibri" w:hAnsi="Calibri" w:eastAsia="PMingLiU"/>
                <w:szCs w:val="22"/>
                <w:lang w:val="en-CA"/>
              </w:rPr>
              <w:fldChar w:fldCharType="separate"/>
            </w:r>
            <w:r>
              <w:rPr>
                <w:rFonts w:ascii="Calibri" w:hAnsi="Calibri" w:eastAsia="PMingLiU"/>
                <w:szCs w:val="22"/>
                <w:lang w:val="en-CA"/>
              </w:rPr>
              <w:t>46</w:t>
            </w:r>
            <w:r>
              <w:rPr>
                <w:rFonts w:ascii="Calibri" w:hAnsi="Calibri" w:eastAsia="PMingLiU"/>
                <w:szCs w:val="22"/>
                <w:lang w:val="en-CA"/>
              </w:rPr>
              <w:fldChar w:fldCharType="end"/>
            </w:r>
            <w:r>
              <w:rPr>
                <w:rFonts w:ascii="Calibri" w:hAnsi="Calibri" w:eastAsia="PMingLiU"/>
                <w:szCs w:val="22"/>
                <w:lang w:val="en-CA"/>
              </w:rPr>
              <w:t>)</w:t>
            </w:r>
          </w:p>
        </w:tc>
      </w:tr>
    </w:tbl>
    <w:p>
      <w:pPr>
        <w:spacing w:after="120"/>
        <w:jc w:val="both"/>
        <w:rPr>
          <w:rFonts w:eastAsia="Malgun Gothic"/>
          <w:lang w:eastAsia="ko-KR"/>
        </w:rPr>
      </w:pPr>
      <w:r>
        <w:rPr>
          <w:szCs w:val="22"/>
        </w:rPr>
        <w:t xml:space="preserve">where the </w:t>
      </w:r>
      <w:r>
        <w:rPr>
          <w:b/>
          <w:szCs w:val="22"/>
        </w:rPr>
        <w:t>R</w:t>
      </w:r>
      <w:r>
        <w:rPr>
          <w:szCs w:val="22"/>
        </w:rPr>
        <w:t xml:space="preserve"> rows of the transform are </w:t>
      </w:r>
      <w:r>
        <w:rPr>
          <w:b/>
          <w:szCs w:val="22"/>
        </w:rPr>
        <w:t>R</w:t>
      </w:r>
      <w:r>
        <w:rPr>
          <w:szCs w:val="22"/>
        </w:rPr>
        <w:t xml:space="preserve"> bases of the </w:t>
      </w:r>
      <w:r>
        <w:rPr>
          <w:b/>
          <w:szCs w:val="22"/>
        </w:rPr>
        <w:t>N</w:t>
      </w:r>
      <w:r>
        <w:rPr>
          <w:szCs w:val="22"/>
        </w:rPr>
        <w:t xml:space="preserve"> dimensional space. The inverse transform matrix for RT is the transpose of its forward transform. </w:t>
      </w:r>
      <w:r>
        <w:rPr>
          <w:rFonts w:hint="eastAsia"/>
          <w:lang w:eastAsia="ko-KR"/>
        </w:rPr>
        <w:t>For 8x8 LFNST,</w:t>
      </w:r>
      <w:r>
        <w:rPr>
          <w:rFonts w:hint="eastAsia"/>
        </w:rPr>
        <w:t xml:space="preserve"> </w:t>
      </w:r>
      <w:r>
        <w:t>a reduction factor of 4 is applied</w:t>
      </w:r>
      <w:r>
        <w:rPr>
          <w:rFonts w:hint="eastAsia"/>
          <w:lang w:eastAsia="ko-KR"/>
        </w:rPr>
        <w:t xml:space="preserve">, and </w:t>
      </w:r>
      <w:r>
        <w:t>64x64</w:t>
      </w:r>
      <w:r>
        <w:rPr>
          <w:rFonts w:hint="eastAsia"/>
          <w:lang w:eastAsia="ko-KR"/>
        </w:rPr>
        <w:t xml:space="preserve"> direct matrix</w:t>
      </w:r>
      <w:r>
        <w:t xml:space="preserve">, which is conventional 8x8 non-separable transform matrix size, </w:t>
      </w:r>
      <w:r>
        <w:rPr>
          <w:rFonts w:hint="eastAsia"/>
          <w:lang w:eastAsia="ko-KR"/>
        </w:rPr>
        <w:t>is reduced to</w:t>
      </w:r>
      <w:r>
        <w:t>16x</w:t>
      </w:r>
      <w:r>
        <w:rPr>
          <w:rFonts w:hint="eastAsia"/>
          <w:lang w:eastAsia="ko-KR"/>
        </w:rPr>
        <w:t>48</w:t>
      </w:r>
      <w:r>
        <w:t xml:space="preserve"> direct matrix. </w:t>
      </w:r>
      <w:r>
        <w:rPr>
          <w:rFonts w:hint="eastAsia"/>
        </w:rPr>
        <w:t>Hence</w:t>
      </w:r>
      <w:r>
        <w:t xml:space="preserve">, the </w:t>
      </w:r>
      <w:r>
        <w:rPr>
          <w:rFonts w:hint="eastAsia"/>
          <w:lang w:eastAsia="ko-KR"/>
        </w:rPr>
        <w:t>48</w:t>
      </w:r>
      <w:r>
        <w:t xml:space="preserve">×16 inverse RST matrix is used at the decoder side to generate core (primary) transform coefficients in 8×8 top-left regions. </w:t>
      </w:r>
      <w:r>
        <w:rPr>
          <w:rFonts w:hint="eastAsia"/>
          <w:lang w:eastAsia="ko-KR"/>
        </w:rPr>
        <w:t xml:space="preserve">When16x48 matrices are applied instead of 16x64 </w:t>
      </w:r>
      <w:r>
        <w:rPr>
          <w:lang w:eastAsia="ko-KR"/>
        </w:rPr>
        <w:t>with the same transform set configuration</w:t>
      </w:r>
      <w:r>
        <w:rPr>
          <w:rFonts w:hint="eastAsia"/>
          <w:lang w:eastAsia="ko-KR"/>
        </w:rPr>
        <w:t xml:space="preserve">, </w:t>
      </w:r>
      <w:r>
        <w:rPr>
          <w:lang w:eastAsia="ko-KR"/>
        </w:rPr>
        <w:t xml:space="preserve">each of </w:t>
      </w:r>
      <w:r>
        <w:rPr>
          <w:rFonts w:hint="eastAsia"/>
          <w:lang w:eastAsia="ko-KR"/>
        </w:rPr>
        <w:t>which takes 48 input data from three 4x4 blocks in a top-left 8x8 block excluding right-bottom 4x</w:t>
      </w:r>
      <w:r>
        <w:rPr>
          <w:lang w:eastAsia="ko-KR"/>
        </w:rPr>
        <w:t>4 block</w:t>
      </w:r>
      <w:r>
        <w:rPr>
          <w:rFonts w:hint="eastAsia"/>
          <w:lang w:eastAsia="ko-KR"/>
        </w:rPr>
        <w:t xml:space="preserve">. </w:t>
      </w:r>
      <w:r>
        <w:rPr>
          <w:lang w:eastAsia="ko-KR"/>
        </w:rPr>
        <w:t xml:space="preserve">With the help of the reduced dimension, memory usage for storing all </w:t>
      </w:r>
      <w:r>
        <w:rPr>
          <w:rFonts w:hint="eastAsia"/>
          <w:lang w:eastAsia="ko-KR"/>
        </w:rPr>
        <w:t>LFNST</w:t>
      </w:r>
      <w:r>
        <w:rPr>
          <w:lang w:eastAsia="ko-KR"/>
        </w:rPr>
        <w:t xml:space="preserve"> matrices is reduced from 10KB to 8KB with reasonable performance drop.</w:t>
      </w:r>
      <w:r>
        <w:rPr>
          <w:rFonts w:hint="eastAsia"/>
          <w:lang w:eastAsia="ko-KR"/>
        </w:rPr>
        <w:t xml:space="preserve"> In order to reduce</w:t>
      </w:r>
      <w:r>
        <w:t xml:space="preserve"> </w:t>
      </w:r>
      <w:r>
        <w:rPr>
          <w:rFonts w:hint="eastAsia"/>
          <w:lang w:eastAsia="ko-KR"/>
        </w:rPr>
        <w:t>complexity</w:t>
      </w:r>
      <w:r>
        <w:t xml:space="preserve"> </w:t>
      </w:r>
      <w:r>
        <w:rPr>
          <w:lang w:val="en-CA"/>
        </w:rPr>
        <w:t>LFNST is restricted to be applicable only if all coefficients outside the first coefficient sub-group are non-significant. Hence, all primary-only transform coefficients have to be zero when LFNST is applied. This allows a conditioning of the LFNST index signalling on the last-significant position, and hence avoids the extra coefficient scanning in the current LFNST design, which is needed for checking for significant coefficients at specific positions only.</w:t>
      </w:r>
      <w:r>
        <w:rPr>
          <w:rFonts w:hint="eastAsia" w:eastAsiaTheme="minorEastAsia"/>
          <w:lang w:val="en-CA" w:eastAsia="ko-KR"/>
        </w:rPr>
        <w:t xml:space="preserve"> </w:t>
      </w:r>
      <w:r>
        <w:rPr>
          <w:lang w:val="en-CA"/>
        </w:rPr>
        <w:t>The worst-case handling of LFNST (in terms of multiplications per pixel) restricts the non-separable transforms for 4x4 and 8x8 blocks to 8x16 and 8x48 transforms, respectively. In those cases, the last-significant scan position has to be less than 8 when LFNST is applied, for other sizes less than 16. For blocks with a shape of 4xN and Nx4 and N &gt; 8, the proposed restriction implies that the LFNST is now applied only once, and that to the top-left 4x4 region only</w:t>
      </w:r>
      <w:r>
        <w:rPr>
          <w:rFonts w:hint="eastAsia" w:eastAsiaTheme="minorEastAsia"/>
          <w:lang w:val="en-CA" w:eastAsia="ko-KR"/>
        </w:rPr>
        <w:t xml:space="preserve">. </w:t>
      </w:r>
      <w:r>
        <w:rPr>
          <w:lang w:val="en-CA"/>
        </w:rPr>
        <w:t>As all primary-only coefficients are zero when LFNST is applied, the number of operations needed for the primary transforms is reduced in such cases. From encoder perspective, the quantization of coefficients is remarkably simplified when LFNST transforms are tested. A rate-distortion optimized quantization has to be done at maximum for the first 16 coefficients (in scan order), the remaining coefficients are enforced to be zero.</w:t>
      </w:r>
    </w:p>
    <w:p>
      <w:pPr>
        <w:pStyle w:val="5"/>
        <w:spacing w:before="136"/>
        <w:rPr>
          <w:lang w:eastAsia="ko-KR"/>
        </w:rPr>
      </w:pPr>
      <w:r>
        <w:rPr>
          <w:rFonts w:hint="eastAsia" w:eastAsiaTheme="minorEastAsia"/>
          <w:lang w:eastAsia="ko-KR"/>
        </w:rPr>
        <w:t>LFNST transform selection</w:t>
      </w:r>
    </w:p>
    <w:p>
      <w:pPr>
        <w:jc w:val="both"/>
        <w:rPr>
          <w:rFonts w:eastAsiaTheme="minorEastAsia"/>
          <w:lang w:val="en-CA" w:eastAsia="ko-KR"/>
        </w:rPr>
      </w:pPr>
      <w:r>
        <w:rPr>
          <w:szCs w:val="22"/>
          <w:lang w:val="en-CA"/>
        </w:rPr>
        <w:t xml:space="preserve">There are totally </w:t>
      </w:r>
      <w:r>
        <w:rPr>
          <w:rFonts w:hint="eastAsia"/>
          <w:szCs w:val="22"/>
          <w:lang w:val="en-CA" w:eastAsia="ko-KR"/>
        </w:rPr>
        <w:t>4</w:t>
      </w:r>
      <w:r>
        <w:rPr>
          <w:szCs w:val="22"/>
          <w:lang w:val="en-CA"/>
        </w:rPr>
        <w:t xml:space="preserve"> transform sets and </w:t>
      </w:r>
      <w:r>
        <w:rPr>
          <w:rFonts w:hint="eastAsia"/>
          <w:szCs w:val="22"/>
          <w:lang w:val="en-CA" w:eastAsia="ko-KR"/>
        </w:rPr>
        <w:t>2</w:t>
      </w:r>
      <w:r>
        <w:rPr>
          <w:szCs w:val="22"/>
          <w:lang w:val="en-CA"/>
        </w:rPr>
        <w:t xml:space="preserve"> non-separable transform matrices (kernels) per transform set are used</w:t>
      </w:r>
      <w:r>
        <w:rPr>
          <w:rFonts w:hint="eastAsia"/>
          <w:szCs w:val="22"/>
          <w:lang w:val="en-CA" w:eastAsia="ko-KR"/>
        </w:rPr>
        <w:t xml:space="preserve"> in LFNST</w:t>
      </w:r>
      <w:r>
        <w:rPr>
          <w:szCs w:val="22"/>
          <w:lang w:val="en-CA"/>
        </w:rPr>
        <w:t>. The mapping from the intra prediction mode to the transform set is pre-defined</w:t>
      </w:r>
      <w:r>
        <w:rPr>
          <w:rFonts w:hint="eastAsia"/>
          <w:szCs w:val="22"/>
          <w:lang w:val="en-CA" w:eastAsia="ko-KR"/>
        </w:rPr>
        <w:t xml:space="preserve"> as shown in</w:t>
      </w:r>
      <w:r>
        <w:rPr>
          <w:szCs w:val="22"/>
          <w:lang w:val="en-CA" w:eastAsia="ko-KR"/>
        </w:rPr>
        <w:t xml:space="preserve"> </w:t>
      </w:r>
      <w:r>
        <w:rPr>
          <w:szCs w:val="22"/>
          <w:lang w:val="en-CA" w:eastAsia="ko-KR"/>
        </w:rPr>
        <w:fldChar w:fldCharType="begin"/>
      </w:r>
      <w:r>
        <w:rPr>
          <w:szCs w:val="22"/>
          <w:lang w:val="en-CA" w:eastAsia="ko-KR"/>
        </w:rPr>
        <w:instrText xml:space="preserve"> REF _Ref27486637 \h </w:instrText>
      </w:r>
      <w:r>
        <w:rPr>
          <w:szCs w:val="22"/>
          <w:lang w:val="en-CA" w:eastAsia="ko-KR"/>
        </w:rPr>
        <w:fldChar w:fldCharType="separate"/>
      </w:r>
      <w:r>
        <w:rPr>
          <w:lang w:val="en-GB"/>
        </w:rPr>
        <w:t>Table 3</w:t>
      </w:r>
      <w:r>
        <w:rPr>
          <w:lang w:val="en-GB"/>
        </w:rPr>
        <w:noBreakHyphen/>
      </w:r>
      <w:r>
        <w:rPr>
          <w:lang w:val="en-GB"/>
        </w:rPr>
        <w:t>12</w:t>
      </w:r>
      <w:r>
        <w:rPr>
          <w:szCs w:val="22"/>
          <w:lang w:val="en-CA" w:eastAsia="ko-KR"/>
        </w:rPr>
        <w:fldChar w:fldCharType="end"/>
      </w:r>
      <w:r>
        <w:rPr>
          <w:szCs w:val="22"/>
          <w:lang w:val="en-CA"/>
        </w:rPr>
        <w:t xml:space="preserve">. </w:t>
      </w:r>
      <w:r>
        <w:rPr>
          <w:rFonts w:hint="eastAsia" w:eastAsiaTheme="minorEastAsia"/>
          <w:szCs w:val="22"/>
          <w:lang w:val="en-CA" w:eastAsia="ko-KR"/>
        </w:rPr>
        <w:t>I</w:t>
      </w:r>
      <w:r>
        <w:rPr>
          <w:szCs w:val="22"/>
          <w:lang w:val="en-CA"/>
        </w:rPr>
        <w:t>f one of three CCLM modes (INTRA_LT_CCLM, INTRA_T_CCLM or INTRA_L_CCLM) is used for the current block (</w:t>
      </w:r>
      <w:r>
        <w:rPr>
          <w:rFonts w:hint="eastAsia" w:eastAsiaTheme="minorEastAsia"/>
          <w:lang w:val="en-CA" w:eastAsia="ko-KR"/>
        </w:rPr>
        <w:t xml:space="preserve">81 &lt;= </w:t>
      </w:r>
      <w:r>
        <w:rPr>
          <w:lang w:val="en-CA"/>
        </w:rPr>
        <w:t>predModeIntra &lt;= 83</w:t>
      </w:r>
      <w:r>
        <w:rPr>
          <w:szCs w:val="22"/>
          <w:lang w:val="en-CA"/>
        </w:rPr>
        <w:t>), transform set 0 is selected for the current chroma block.</w:t>
      </w:r>
      <w:r>
        <w:rPr>
          <w:rFonts w:hint="eastAsia" w:eastAsiaTheme="minorEastAsia"/>
          <w:szCs w:val="22"/>
          <w:lang w:val="en-CA" w:eastAsia="ko-KR"/>
        </w:rPr>
        <w:t xml:space="preserve"> </w:t>
      </w:r>
      <w:r>
        <w:rPr>
          <w:szCs w:val="22"/>
          <w:lang w:val="en-CA"/>
        </w:rPr>
        <w:t xml:space="preserve">For each transform set, the selected non-separable secondary transform candidate is further specified by the explicitly signalled </w:t>
      </w:r>
      <w:r>
        <w:rPr>
          <w:rFonts w:hint="eastAsia"/>
          <w:szCs w:val="22"/>
          <w:lang w:val="en-CA" w:eastAsia="ko-KR"/>
        </w:rPr>
        <w:t>LFNST</w:t>
      </w:r>
      <w:r>
        <w:rPr>
          <w:szCs w:val="22"/>
          <w:lang w:val="en-CA"/>
        </w:rPr>
        <w:t xml:space="preserve"> index.</w:t>
      </w:r>
      <w:r>
        <w:rPr>
          <w:lang w:val="en-CA"/>
        </w:rPr>
        <w:t xml:space="preserve"> The index is signalled in a bit-stream once per Intra CU after transform coefficients.</w:t>
      </w:r>
    </w:p>
    <w:p>
      <w:pPr>
        <w:pStyle w:val="13"/>
        <w:spacing w:before="136"/>
        <w:rPr>
          <w:lang w:eastAsia="ko-KR"/>
        </w:rPr>
      </w:pPr>
      <w:bookmarkStart w:id="213" w:name="_Ref27486637"/>
      <w:r>
        <w:rPr>
          <w:lang w:val="en-GB"/>
        </w:rPr>
        <w:t>Table </w:t>
      </w:r>
      <w:r>
        <w:rPr>
          <w:lang w:val="en-GB"/>
        </w:rPr>
        <w:fldChar w:fldCharType="begin"/>
      </w:r>
      <w:r>
        <w:rPr>
          <w:lang w:val="en-GB"/>
        </w:rPr>
        <w:instrText xml:space="preserve"> STYLEREF 1 \s </w:instrText>
      </w:r>
      <w:r>
        <w:rPr>
          <w:lang w:val="en-GB"/>
        </w:rPr>
        <w:fldChar w:fldCharType="separate"/>
      </w:r>
      <w:r>
        <w:rPr>
          <w:lang w:val="en-GB"/>
        </w:rPr>
        <w:t>3</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lang w:val="en-GB"/>
        </w:rPr>
        <w:t>12</w:t>
      </w:r>
      <w:r>
        <w:rPr>
          <w:lang w:val="en-GB"/>
        </w:rPr>
        <w:fldChar w:fldCharType="end"/>
      </w:r>
      <w:bookmarkEnd w:id="213"/>
      <w:r>
        <w:rPr>
          <w:rFonts w:hint="eastAsia"/>
          <w:lang w:eastAsia="ko-KR"/>
        </w:rPr>
        <w:t xml:space="preserve"> </w:t>
      </w:r>
      <w:r>
        <w:rPr>
          <w:rFonts w:hint="eastAsia"/>
        </w:rPr>
        <w:t>-</w:t>
      </w:r>
      <w:r>
        <w:rPr>
          <w:rFonts w:hint="eastAsia"/>
          <w:lang w:eastAsia="ko-KR"/>
        </w:rPr>
        <w:t xml:space="preserve"> Transform selection table</w:t>
      </w:r>
    </w:p>
    <w:tbl>
      <w:tblPr>
        <w:tblStyle w:val="31"/>
        <w:tblW w:w="439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7"/>
        <w:gridCol w:w="1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7" w:type="dxa"/>
          </w:tcPr>
          <w:p>
            <w:pPr>
              <w:jc w:val="center"/>
              <w:rPr>
                <w:rFonts w:ascii="Times New Roman" w:hAnsi="Times New Roman" w:eastAsia="PMingLiU"/>
                <w:szCs w:val="22"/>
                <w:lang w:val="en-CA"/>
              </w:rPr>
            </w:pPr>
            <w:r>
              <w:rPr>
                <w:rFonts w:ascii="Times New Roman" w:hAnsi="Times New Roman" w:eastAsia="PMingLiU"/>
                <w:szCs w:val="22"/>
                <w:lang w:val="en-CA"/>
              </w:rPr>
              <w:t>IntraPredMode</w:t>
            </w:r>
          </w:p>
        </w:tc>
        <w:tc>
          <w:tcPr>
            <w:tcW w:w="1413" w:type="dxa"/>
          </w:tcPr>
          <w:p>
            <w:pPr>
              <w:jc w:val="center"/>
              <w:rPr>
                <w:rFonts w:ascii="Times New Roman" w:hAnsi="Times New Roman" w:eastAsia="PMingLiU"/>
                <w:szCs w:val="22"/>
                <w:lang w:val="en-CA"/>
              </w:rPr>
            </w:pPr>
            <w:r>
              <w:rPr>
                <w:rFonts w:ascii="Times New Roman" w:hAnsi="Times New Roman" w:eastAsia="PMingLiU"/>
                <w:szCs w:val="22"/>
                <w:lang w:val="en-CA"/>
              </w:rPr>
              <w:t>Tr. set 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7" w:type="dxa"/>
          </w:tcPr>
          <w:p>
            <w:pPr>
              <w:jc w:val="center"/>
              <w:rPr>
                <w:rFonts w:ascii="Times New Roman" w:hAnsi="Times New Roman" w:eastAsia="PMingLiU"/>
                <w:szCs w:val="22"/>
                <w:lang w:val="en-CA"/>
              </w:rPr>
            </w:pPr>
            <w:r>
              <w:rPr>
                <w:rFonts w:ascii="Times New Roman" w:hAnsi="Times New Roman" w:eastAsia="PMingLiU"/>
                <w:szCs w:val="22"/>
                <w:lang w:val="en-CA"/>
              </w:rPr>
              <w:t>IntraPredMode &lt; 0</w:t>
            </w:r>
          </w:p>
        </w:tc>
        <w:tc>
          <w:tcPr>
            <w:tcW w:w="1413" w:type="dxa"/>
          </w:tcPr>
          <w:p>
            <w:pPr>
              <w:jc w:val="center"/>
              <w:rPr>
                <w:rFonts w:ascii="Times New Roman" w:hAnsi="Times New Roman" w:eastAsia="PMingLiU"/>
                <w:szCs w:val="22"/>
                <w:lang w:val="en-CA"/>
              </w:rPr>
            </w:pPr>
            <w:r>
              <w:rPr>
                <w:rFonts w:ascii="Times New Roman" w:hAnsi="Times New Roman" w:eastAsia="PMingLiU"/>
                <w:szCs w:val="22"/>
                <w:lang w:val="en-C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7" w:type="dxa"/>
          </w:tcPr>
          <w:p>
            <w:pPr>
              <w:jc w:val="center"/>
              <w:rPr>
                <w:rFonts w:ascii="Times New Roman" w:hAnsi="Times New Roman" w:eastAsia="PMingLiU"/>
                <w:szCs w:val="22"/>
                <w:lang w:val="en-CA"/>
              </w:rPr>
            </w:pPr>
            <w:r>
              <w:rPr>
                <w:rFonts w:ascii="Times New Roman" w:hAnsi="Times New Roman" w:eastAsia="PMingLiU"/>
                <w:szCs w:val="22"/>
                <w:lang w:val="en-CA"/>
              </w:rPr>
              <w:t>0 &lt;= IntraPredMode &lt;= 1</w:t>
            </w:r>
          </w:p>
        </w:tc>
        <w:tc>
          <w:tcPr>
            <w:tcW w:w="1413" w:type="dxa"/>
          </w:tcPr>
          <w:p>
            <w:pPr>
              <w:jc w:val="center"/>
              <w:rPr>
                <w:rFonts w:ascii="Times New Roman" w:hAnsi="Times New Roman" w:eastAsia="PMingLiU"/>
                <w:szCs w:val="22"/>
                <w:lang w:val="en-CA"/>
              </w:rPr>
            </w:pPr>
            <w:r>
              <w:rPr>
                <w:rFonts w:ascii="Times New Roman" w:hAnsi="Times New Roman" w:eastAsia="PMingLiU"/>
                <w:szCs w:val="22"/>
                <w:lang w:val="en-C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7" w:type="dxa"/>
          </w:tcPr>
          <w:p>
            <w:pPr>
              <w:jc w:val="center"/>
              <w:rPr>
                <w:rFonts w:ascii="Times New Roman" w:hAnsi="Times New Roman" w:eastAsia="PMingLiU"/>
                <w:szCs w:val="22"/>
                <w:lang w:val="en-CA"/>
              </w:rPr>
            </w:pPr>
            <w:r>
              <w:rPr>
                <w:rFonts w:ascii="Times New Roman" w:hAnsi="Times New Roman" w:eastAsia="PMingLiU"/>
                <w:szCs w:val="22"/>
                <w:lang w:val="en-CA"/>
              </w:rPr>
              <w:t>2 &lt;= IntraPredMode &lt;= 12</w:t>
            </w:r>
          </w:p>
        </w:tc>
        <w:tc>
          <w:tcPr>
            <w:tcW w:w="1413" w:type="dxa"/>
          </w:tcPr>
          <w:p>
            <w:pPr>
              <w:jc w:val="center"/>
              <w:rPr>
                <w:rFonts w:ascii="Times New Roman" w:hAnsi="Times New Roman" w:eastAsia="PMingLiU"/>
                <w:szCs w:val="22"/>
                <w:lang w:val="en-CA"/>
              </w:rPr>
            </w:pPr>
            <w:r>
              <w:rPr>
                <w:rFonts w:ascii="Times New Roman" w:hAnsi="Times New Roman" w:eastAsia="PMingLiU"/>
                <w:szCs w:val="22"/>
                <w:lang w:val="en-C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7" w:type="dxa"/>
          </w:tcPr>
          <w:p>
            <w:pPr>
              <w:jc w:val="center"/>
              <w:rPr>
                <w:rFonts w:ascii="Times New Roman" w:hAnsi="Times New Roman" w:eastAsia="PMingLiU"/>
                <w:szCs w:val="22"/>
                <w:lang w:val="en-CA"/>
              </w:rPr>
            </w:pPr>
            <w:r>
              <w:rPr>
                <w:rFonts w:ascii="Times New Roman" w:hAnsi="Times New Roman" w:eastAsia="PMingLiU"/>
                <w:szCs w:val="22"/>
                <w:lang w:val="en-CA"/>
              </w:rPr>
              <w:t>13 &lt;= IntraPredMode &lt;= 23</w:t>
            </w:r>
          </w:p>
        </w:tc>
        <w:tc>
          <w:tcPr>
            <w:tcW w:w="1413" w:type="dxa"/>
          </w:tcPr>
          <w:p>
            <w:pPr>
              <w:jc w:val="center"/>
              <w:rPr>
                <w:rFonts w:ascii="Times New Roman" w:hAnsi="Times New Roman" w:eastAsia="PMingLiU"/>
                <w:szCs w:val="22"/>
                <w:lang w:val="en-CA"/>
              </w:rPr>
            </w:pPr>
            <w:r>
              <w:rPr>
                <w:rFonts w:ascii="Times New Roman" w:hAnsi="Times New Roman" w:eastAsia="PMingLiU"/>
                <w:szCs w:val="22"/>
                <w:lang w:val="en-C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7" w:type="dxa"/>
          </w:tcPr>
          <w:p>
            <w:pPr>
              <w:jc w:val="center"/>
              <w:rPr>
                <w:rFonts w:ascii="Times New Roman" w:hAnsi="Times New Roman" w:eastAsia="PMingLiU"/>
                <w:szCs w:val="22"/>
                <w:lang w:val="en-CA"/>
              </w:rPr>
            </w:pPr>
            <w:r>
              <w:rPr>
                <w:rFonts w:ascii="Times New Roman" w:hAnsi="Times New Roman" w:eastAsia="PMingLiU"/>
                <w:szCs w:val="22"/>
                <w:lang w:val="en-CA"/>
              </w:rPr>
              <w:t>24 &lt;= IntraPredMode &lt;= 44</w:t>
            </w:r>
          </w:p>
        </w:tc>
        <w:tc>
          <w:tcPr>
            <w:tcW w:w="1413" w:type="dxa"/>
          </w:tcPr>
          <w:p>
            <w:pPr>
              <w:jc w:val="center"/>
              <w:rPr>
                <w:rFonts w:ascii="Times New Roman" w:hAnsi="Times New Roman" w:eastAsia="PMingLiU"/>
                <w:szCs w:val="22"/>
                <w:lang w:val="en-CA"/>
              </w:rPr>
            </w:pPr>
            <w:r>
              <w:rPr>
                <w:rFonts w:ascii="Times New Roman" w:hAnsi="Times New Roman" w:eastAsia="PMingLiU"/>
                <w:szCs w:val="22"/>
                <w:lang w:val="en-C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7" w:type="dxa"/>
          </w:tcPr>
          <w:p>
            <w:pPr>
              <w:jc w:val="center"/>
              <w:rPr>
                <w:rFonts w:ascii="Times New Roman" w:hAnsi="Times New Roman" w:eastAsia="PMingLiU"/>
                <w:szCs w:val="22"/>
                <w:lang w:val="en-CA"/>
              </w:rPr>
            </w:pPr>
            <w:r>
              <w:rPr>
                <w:rFonts w:ascii="Times New Roman" w:hAnsi="Times New Roman" w:eastAsia="PMingLiU"/>
                <w:szCs w:val="22"/>
                <w:lang w:val="en-CA"/>
              </w:rPr>
              <w:t>45 &lt;= IntraPredMode &lt;= 55</w:t>
            </w:r>
          </w:p>
        </w:tc>
        <w:tc>
          <w:tcPr>
            <w:tcW w:w="1413" w:type="dxa"/>
          </w:tcPr>
          <w:p>
            <w:pPr>
              <w:jc w:val="center"/>
              <w:rPr>
                <w:rFonts w:ascii="Times New Roman" w:hAnsi="Times New Roman" w:eastAsia="PMingLiU"/>
                <w:szCs w:val="22"/>
                <w:lang w:val="en-CA"/>
              </w:rPr>
            </w:pPr>
            <w:r>
              <w:rPr>
                <w:rFonts w:ascii="Times New Roman" w:hAnsi="Times New Roman" w:eastAsia="PMingLiU"/>
                <w:szCs w:val="22"/>
                <w:lang w:val="en-C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7" w:type="dxa"/>
          </w:tcPr>
          <w:p>
            <w:pPr>
              <w:jc w:val="center"/>
              <w:rPr>
                <w:rFonts w:ascii="Times New Roman" w:hAnsi="Times New Roman" w:eastAsia="PMingLiU"/>
                <w:szCs w:val="22"/>
                <w:lang w:val="en-CA"/>
              </w:rPr>
            </w:pPr>
            <w:r>
              <w:rPr>
                <w:rFonts w:ascii="Times New Roman" w:hAnsi="Times New Roman" w:eastAsia="PMingLiU"/>
                <w:szCs w:val="22"/>
                <w:lang w:val="en-CA"/>
              </w:rPr>
              <w:t>56 &lt;= IntraPredMode&lt;= 80</w:t>
            </w:r>
          </w:p>
        </w:tc>
        <w:tc>
          <w:tcPr>
            <w:tcW w:w="1413" w:type="dxa"/>
          </w:tcPr>
          <w:p>
            <w:pPr>
              <w:jc w:val="center"/>
              <w:rPr>
                <w:rFonts w:ascii="Times New Roman" w:hAnsi="Times New Roman" w:eastAsia="PMingLiU"/>
                <w:szCs w:val="22"/>
                <w:lang w:val="en-CA"/>
              </w:rPr>
            </w:pPr>
            <w:r>
              <w:rPr>
                <w:rFonts w:ascii="Times New Roman" w:hAnsi="Times New Roman" w:eastAsia="PMingLiU"/>
                <w:szCs w:val="22"/>
                <w:lang w:val="en-C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977" w:type="dxa"/>
          </w:tcPr>
          <w:p>
            <w:pPr>
              <w:jc w:val="center"/>
              <w:rPr>
                <w:rFonts w:ascii="Times New Roman" w:hAnsi="Times New Roman" w:eastAsia="PMingLiU"/>
                <w:szCs w:val="22"/>
                <w:lang w:val="en-CA"/>
              </w:rPr>
            </w:pPr>
            <w:r>
              <w:rPr>
                <w:rFonts w:ascii="Times New Roman" w:hAnsi="Times New Roman" w:eastAsia="PMingLiU"/>
                <w:szCs w:val="22"/>
                <w:lang w:val="en-CA"/>
              </w:rPr>
              <w:t>81 &lt;= IntraPredMode&lt;= 83</w:t>
            </w:r>
          </w:p>
        </w:tc>
        <w:tc>
          <w:tcPr>
            <w:tcW w:w="1413" w:type="dxa"/>
          </w:tcPr>
          <w:p>
            <w:pPr>
              <w:jc w:val="center"/>
              <w:rPr>
                <w:rFonts w:ascii="Times New Roman" w:hAnsi="Times New Roman" w:eastAsia="PMingLiU"/>
                <w:szCs w:val="22"/>
                <w:lang w:val="en-CA"/>
              </w:rPr>
            </w:pPr>
            <w:r>
              <w:rPr>
                <w:rFonts w:ascii="Times New Roman" w:hAnsi="Times New Roman" w:eastAsia="PMingLiU"/>
                <w:szCs w:val="22"/>
                <w:lang w:val="en-CA"/>
              </w:rPr>
              <w:t>0</w:t>
            </w:r>
          </w:p>
        </w:tc>
      </w:tr>
    </w:tbl>
    <w:p>
      <w:pPr>
        <w:pStyle w:val="5"/>
        <w:spacing w:before="136"/>
        <w:rPr>
          <w:lang w:eastAsia="ko-KR"/>
        </w:rPr>
      </w:pPr>
      <w:r>
        <w:rPr>
          <w:rFonts w:hint="eastAsia"/>
          <w:lang w:eastAsia="ko-KR"/>
        </w:rPr>
        <w:t>LFNST index</w:t>
      </w:r>
      <w:r>
        <w:t xml:space="preserve"> Signaling</w:t>
      </w:r>
      <w:r>
        <w:rPr>
          <w:rFonts w:hint="eastAsia"/>
          <w:lang w:eastAsia="ko-KR"/>
        </w:rPr>
        <w:t xml:space="preserve"> and interaction with other tools</w:t>
      </w:r>
    </w:p>
    <w:p>
      <w:pPr>
        <w:jc w:val="both"/>
        <w:rPr>
          <w:szCs w:val="22"/>
          <w:lang w:eastAsia="ko-KR"/>
        </w:rPr>
      </w:pPr>
      <w:r>
        <w:rPr>
          <w:rFonts w:hint="eastAsia" w:eastAsiaTheme="minorEastAsia"/>
          <w:lang w:val="en-CA" w:eastAsia="ko-KR"/>
        </w:rPr>
        <w:t xml:space="preserve">Since </w:t>
      </w:r>
      <w:r>
        <w:rPr>
          <w:lang w:val="en-CA"/>
        </w:rPr>
        <w:t>LFNST is restricted to be applicable only if all coefficients outside the first coefficient sub-group are non-significant</w:t>
      </w:r>
      <w:r>
        <w:rPr>
          <w:lang w:eastAsia="ko-KR"/>
        </w:rPr>
        <w:t xml:space="preserve">, </w:t>
      </w:r>
      <w:r>
        <w:rPr>
          <w:rFonts w:hint="eastAsia"/>
          <w:lang w:eastAsia="ko-KR"/>
        </w:rPr>
        <w:t>LFNST</w:t>
      </w:r>
      <w:r>
        <w:rPr>
          <w:lang w:eastAsia="ko-KR"/>
        </w:rPr>
        <w:t xml:space="preserve"> index </w:t>
      </w:r>
      <w:r>
        <w:rPr>
          <w:rFonts w:hint="eastAsia" w:eastAsiaTheme="minorEastAsia"/>
          <w:lang w:eastAsia="ko-KR"/>
        </w:rPr>
        <w:t>coding depends on the position of the last significant coefficient</w:t>
      </w:r>
      <w:r>
        <w:rPr>
          <w:szCs w:val="22"/>
          <w:lang w:eastAsia="ko-KR"/>
        </w:rPr>
        <w:t>.</w:t>
      </w:r>
      <w:r>
        <w:rPr>
          <w:rFonts w:hint="eastAsia"/>
          <w:szCs w:val="22"/>
          <w:lang w:eastAsia="ko-KR"/>
        </w:rPr>
        <w:t xml:space="preserve"> In addition, the LFNST index is context coded but does not depend on intra prediction mode, and only the first bin is context coded. </w:t>
      </w:r>
      <w:r>
        <w:rPr>
          <w:szCs w:val="22"/>
          <w:lang w:eastAsia="ko-KR"/>
        </w:rPr>
        <w:t xml:space="preserve">Furthermore, </w:t>
      </w:r>
      <w:r>
        <w:rPr>
          <w:rFonts w:hint="eastAsia"/>
          <w:szCs w:val="22"/>
          <w:lang w:eastAsia="ko-KR"/>
        </w:rPr>
        <w:t>LFNST</w:t>
      </w:r>
      <w:r>
        <w:rPr>
          <w:szCs w:val="22"/>
          <w:lang w:eastAsia="ko-KR"/>
        </w:rPr>
        <w:t xml:space="preserve"> is applied for intra CU in both intra and inter slices, and for both Luma and Chroma. If a dual tree is enabled, </w:t>
      </w:r>
      <w:r>
        <w:rPr>
          <w:rFonts w:hint="eastAsia"/>
          <w:szCs w:val="22"/>
          <w:lang w:eastAsia="ko-KR"/>
        </w:rPr>
        <w:t>LFNST</w:t>
      </w:r>
      <w:r>
        <w:rPr>
          <w:szCs w:val="22"/>
          <w:lang w:eastAsia="ko-KR"/>
        </w:rPr>
        <w:t xml:space="preserve"> indices for Luma and Chroma are signaled separately. For inter slice (the dual tree is disabled), a single </w:t>
      </w:r>
      <w:r>
        <w:rPr>
          <w:rFonts w:hint="eastAsia"/>
          <w:szCs w:val="22"/>
          <w:lang w:eastAsia="ko-KR"/>
        </w:rPr>
        <w:t>LFNST</w:t>
      </w:r>
      <w:r>
        <w:rPr>
          <w:szCs w:val="22"/>
          <w:lang w:eastAsia="ko-KR"/>
        </w:rPr>
        <w:t xml:space="preserve"> index is signaled and used for both Luma and Chroma.</w:t>
      </w:r>
    </w:p>
    <w:p>
      <w:pPr>
        <w:jc w:val="both"/>
        <w:rPr>
          <w:szCs w:val="22"/>
          <w:lang w:eastAsia="ko-KR"/>
        </w:rPr>
      </w:pPr>
    </w:p>
    <w:p>
      <w:pPr>
        <w:jc w:val="both"/>
        <w:rPr>
          <w:rFonts w:eastAsiaTheme="minorEastAsia"/>
          <w:lang w:eastAsia="ko-KR"/>
        </w:rPr>
      </w:pPr>
      <w:r>
        <w:rPr>
          <w:rFonts w:hint="eastAsia"/>
          <w:lang w:eastAsia="ko-KR"/>
        </w:rPr>
        <w:t>Considering</w:t>
      </w:r>
      <w:r>
        <w:rPr>
          <w:lang w:eastAsia="ko-KR"/>
        </w:rPr>
        <w:t xml:space="preserve"> that a large CU greater than 64x64 is implicitly split (TU tiling) due to the existing maximum transform size restriction (64x64), </w:t>
      </w:r>
      <w:r>
        <w:rPr>
          <w:rFonts w:hint="eastAsia"/>
          <w:lang w:eastAsia="ko-KR"/>
        </w:rPr>
        <w:t>an</w:t>
      </w:r>
      <w:r>
        <w:rPr>
          <w:lang w:eastAsia="ko-KR"/>
        </w:rPr>
        <w:t xml:space="preserve"> LFNST index </w:t>
      </w:r>
      <w:r>
        <w:rPr>
          <w:rFonts w:hint="eastAsia"/>
          <w:lang w:eastAsia="ko-KR"/>
        </w:rPr>
        <w:t>search</w:t>
      </w:r>
      <w:r>
        <w:rPr>
          <w:lang w:eastAsia="ko-KR"/>
        </w:rPr>
        <w:t xml:space="preserve"> could increase data buffering by four times for a certain number of decode pipeline stages</w:t>
      </w:r>
      <w:r>
        <w:rPr>
          <w:rFonts w:hint="eastAsia" w:eastAsiaTheme="minorEastAsia"/>
          <w:lang w:eastAsia="ko-KR"/>
        </w:rPr>
        <w:t>. Therefore,</w:t>
      </w:r>
      <w:r>
        <w:rPr>
          <w:lang w:eastAsia="ko-KR"/>
        </w:rPr>
        <w:t xml:space="preserve"> </w:t>
      </w:r>
      <w:r>
        <w:rPr>
          <w:rFonts w:hint="eastAsia"/>
          <w:lang w:eastAsia="ko-KR"/>
        </w:rPr>
        <w:t>t</w:t>
      </w:r>
      <w:r>
        <w:rPr>
          <w:lang w:eastAsia="ko-KR"/>
        </w:rPr>
        <w:t xml:space="preserve">he maximum size that LFNST is allowed </w:t>
      </w:r>
      <w:r>
        <w:rPr>
          <w:rFonts w:hint="eastAsia"/>
          <w:lang w:eastAsia="ko-KR"/>
        </w:rPr>
        <w:t>is</w:t>
      </w:r>
      <w:r>
        <w:rPr>
          <w:lang w:eastAsia="ko-KR"/>
        </w:rPr>
        <w:t xml:space="preserve"> restricted to 64x64.</w:t>
      </w:r>
      <w:r>
        <w:rPr>
          <w:rFonts w:hint="eastAsia" w:eastAsiaTheme="minorEastAsia"/>
          <w:lang w:eastAsia="ko-KR"/>
        </w:rPr>
        <w:t xml:space="preserve"> Note that LFNST is enabled with DCT2 only. </w:t>
      </w:r>
      <w:r>
        <w:rPr>
          <w:rFonts w:eastAsiaTheme="minorEastAsia"/>
          <w:lang w:eastAsia="ko-KR"/>
        </w:rPr>
        <w:t xml:space="preserve">The </w:t>
      </w:r>
      <w:r>
        <w:rPr>
          <w:rFonts w:hint="eastAsia" w:eastAsiaTheme="minorEastAsia"/>
          <w:szCs w:val="22"/>
          <w:lang w:val="en-CA" w:eastAsia="ko-KR"/>
        </w:rPr>
        <w:t xml:space="preserve">LFNST index signaling </w:t>
      </w:r>
      <w:r>
        <w:rPr>
          <w:rFonts w:eastAsiaTheme="minorEastAsia"/>
          <w:szCs w:val="22"/>
          <w:lang w:val="en-CA" w:eastAsia="ko-KR"/>
        </w:rPr>
        <w:t xml:space="preserve">is placed before </w:t>
      </w:r>
      <w:r>
        <w:rPr>
          <w:rFonts w:hint="eastAsia" w:eastAsiaTheme="minorEastAsia"/>
          <w:szCs w:val="22"/>
          <w:lang w:val="en-CA" w:eastAsia="ko-KR"/>
        </w:rPr>
        <w:t>MTS index signaling.</w:t>
      </w:r>
    </w:p>
    <w:p>
      <w:pPr>
        <w:jc w:val="both"/>
        <w:rPr>
          <w:rFonts w:eastAsiaTheme="minorEastAsia"/>
          <w:szCs w:val="22"/>
          <w:lang w:val="en-CA" w:eastAsia="ko-KR"/>
        </w:rPr>
      </w:pPr>
      <w:r>
        <w:rPr>
          <w:rFonts w:hint="eastAsia" w:eastAsiaTheme="minorEastAsia"/>
          <w:lang w:eastAsia="ko-KR"/>
        </w:rPr>
        <w:t>The</w:t>
      </w:r>
      <w:r>
        <w:t xml:space="preserve"> use of scaling matrices for perceptual quantization is not evident that the scaling matrices that are specified for the primary matrices may be useful for LFNST coefficients. </w:t>
      </w:r>
      <w:r>
        <w:rPr>
          <w:rFonts w:hint="eastAsia" w:eastAsiaTheme="minorEastAsia"/>
          <w:lang w:eastAsia="ko-KR"/>
        </w:rPr>
        <w:t xml:space="preserve">Hence, the </w:t>
      </w:r>
      <w:r>
        <w:rPr>
          <w:rFonts w:eastAsiaTheme="minorEastAsia"/>
          <w:lang w:eastAsia="ko-KR"/>
        </w:rPr>
        <w:t>uses of the scaling matrices for LFNST coefficients are</w:t>
      </w:r>
      <w:r>
        <w:rPr>
          <w:rFonts w:hint="eastAsia" w:eastAsiaTheme="minorEastAsia"/>
          <w:lang w:eastAsia="ko-KR"/>
        </w:rPr>
        <w:t xml:space="preserve"> not allowed</w:t>
      </w:r>
      <w:r>
        <w:rPr>
          <w:rFonts w:eastAsiaTheme="minorEastAsia"/>
          <w:lang w:eastAsia="ko-KR"/>
        </w:rPr>
        <w:t>.</w:t>
      </w:r>
      <w:ins w:id="383" w:author="seunghwan3.kim" w:date="2020-03-19T22:06:00Z">
        <w:r>
          <w:rPr>
            <w:rFonts w:eastAsiaTheme="minorEastAsia"/>
            <w:lang w:eastAsia="ko-KR"/>
          </w:rPr>
          <w:t xml:space="preserve"> For single-tree partition mode, </w:t>
        </w:r>
      </w:ins>
      <w:ins w:id="384" w:author="seunghwan3.kim" w:date="2020-03-19T22:06:00Z">
        <w:r>
          <w:rPr/>
          <w:t xml:space="preserve">chroma LFNST </w:t>
        </w:r>
      </w:ins>
      <w:ins w:id="385" w:author="seunghwan3.kim" w:date="2020-03-19T22:07:00Z">
        <w:r>
          <w:rPr/>
          <w:t>is not applied.</w:t>
        </w:r>
      </w:ins>
    </w:p>
    <w:p>
      <w:pPr>
        <w:pStyle w:val="4"/>
        <w:spacing w:before="136"/>
        <w:rPr>
          <w:rFonts w:eastAsiaTheme="minorEastAsia"/>
          <w:lang w:val="en-CA" w:eastAsia="ko-KR"/>
        </w:rPr>
      </w:pPr>
      <w:bookmarkStart w:id="214" w:name="_Toc35804761"/>
      <w:r>
        <w:rPr>
          <w:rFonts w:eastAsiaTheme="minorEastAsia"/>
          <w:lang w:val="en-CA" w:eastAsia="ko-KR"/>
        </w:rPr>
        <w:t>Subblock</w:t>
      </w:r>
      <w:r>
        <w:rPr>
          <w:rFonts w:hint="eastAsia" w:eastAsiaTheme="minorEastAsia"/>
          <w:lang w:val="en-CA" w:eastAsia="ko-KR"/>
        </w:rPr>
        <w:t xml:space="preserve"> </w:t>
      </w:r>
      <w:r>
        <w:rPr>
          <w:rFonts w:eastAsiaTheme="minorEastAsia"/>
          <w:lang w:val="en-CA" w:eastAsia="ko-KR"/>
        </w:rPr>
        <w:t>t</w:t>
      </w:r>
      <w:r>
        <w:rPr>
          <w:rFonts w:hint="eastAsia" w:eastAsiaTheme="minorEastAsia"/>
          <w:lang w:val="en-CA" w:eastAsia="ko-KR"/>
        </w:rPr>
        <w:t>ransform (</w:t>
      </w:r>
      <w:r>
        <w:rPr>
          <w:rFonts w:eastAsiaTheme="minorEastAsia"/>
          <w:lang w:val="en-CA" w:eastAsia="ko-KR"/>
        </w:rPr>
        <w:t>SBT</w:t>
      </w:r>
      <w:r>
        <w:rPr>
          <w:rFonts w:hint="eastAsia" w:eastAsiaTheme="minorEastAsia"/>
          <w:lang w:val="en-CA" w:eastAsia="ko-KR"/>
        </w:rPr>
        <w:t>)</w:t>
      </w:r>
      <w:bookmarkEnd w:id="214"/>
    </w:p>
    <w:p>
      <w:pPr>
        <w:jc w:val="both"/>
      </w:pPr>
      <w:r>
        <w:t>In VTM, subblock transform is introduced for an inter-predicted CU. In this transform mode, only a sub-part of the residual block is coded for the CU. When inter-predicted CU with cu_cbf equal to 1, cu_sbt_flag may be signaled to indicate whether the whole residual block or a sub-part of the residual block is coded. In the former case, inter MTS information is further parsed to determine the transform type of the CU. In the latter case, a part of the residual block is coded with inferred adaptive transform and the other part of the residual block is zeroed out.</w:t>
      </w:r>
    </w:p>
    <w:p>
      <w:pPr>
        <w:jc w:val="both"/>
      </w:pPr>
      <w:r>
        <w:t>When SBT is used for an inter-coded CU, SBT type and SBT position information are signaled in the bitstream. There are two SBT types and two SBT positions, as indicated i</w:t>
      </w:r>
      <w:r>
        <w:rPr>
          <w:szCs w:val="22"/>
        </w:rPr>
        <w:t xml:space="preserve">n </w:t>
      </w:r>
      <w:r>
        <w:rPr>
          <w:szCs w:val="22"/>
        </w:rPr>
        <w:fldChar w:fldCharType="begin"/>
      </w:r>
      <w:r>
        <w:rPr>
          <w:szCs w:val="22"/>
        </w:rPr>
        <w:instrText xml:space="preserve"> REF _Ref18952413 \h </w:instrText>
      </w:r>
      <w:r>
        <w:rPr>
          <w:szCs w:val="22"/>
        </w:rPr>
        <w:fldChar w:fldCharType="separate"/>
      </w:r>
      <w:r>
        <w:t>Figure 42</w:t>
      </w:r>
      <w:r>
        <w:rPr>
          <w:szCs w:val="22"/>
        </w:rPr>
        <w:fldChar w:fldCharType="end"/>
      </w:r>
      <w:r>
        <w:rPr>
          <w:szCs w:val="22"/>
        </w:rPr>
        <w:t xml:space="preserve">. </w:t>
      </w:r>
      <w:r>
        <w:t>For SBT-V (or SBT-H), the TU width (or height) may equal to half of the CU width (or height) or 1/4 of the CU width (or height), resulting in 2:2 split or 1:3/3:1 split. The 2:2 split is like a binary tree (BT) split while the 1:3/3:1 split is like an asymmetric binary tree (ABT) split. In ABT splitting, only the small region contains the non-zero residual. If one dimension of a CU is 8 in luma samples, the 1:3/3:1 split along that dimension is disallowed. There are at most 8 SBT modes for a CU.</w:t>
      </w:r>
    </w:p>
    <w:p>
      <w:pPr>
        <w:jc w:val="both"/>
      </w:pPr>
      <w:r>
        <w:t xml:space="preserve">Position-dependent transform core selection is applied on luma transform blocks in SBT-V and SBT-H (chroma TB always using DCT-2). The two positions of SBT-H and SBT-V are associated with different core transforms. More specifically, the horizontal and vertical transforms for each SBT position is specified in </w:t>
      </w:r>
      <w:r>
        <w:rPr>
          <w:szCs w:val="22"/>
        </w:rPr>
        <w:fldChar w:fldCharType="begin"/>
      </w:r>
      <w:r>
        <w:rPr>
          <w:szCs w:val="22"/>
        </w:rPr>
        <w:instrText xml:space="preserve"> REF _Ref18952413 \h </w:instrText>
      </w:r>
      <w:r>
        <w:rPr>
          <w:szCs w:val="22"/>
        </w:rPr>
        <w:fldChar w:fldCharType="separate"/>
      </w:r>
      <w:r>
        <w:t>Figure 42</w:t>
      </w:r>
      <w:r>
        <w:rPr>
          <w:szCs w:val="22"/>
        </w:rPr>
        <w:fldChar w:fldCharType="end"/>
      </w:r>
      <w:r>
        <w:t>. For example, the horizontal and vertical transforms for SBT-V position 0 is DCT-8 and DST-7, respectively. When one side of the residual TU is greater than 32, the transform for both dimensions is set as DCT-2. Therefore, the subblock transform jointly specifies the TU tiling, cbf, and horizontal and vertical core transform type of a residual block.</w:t>
      </w:r>
    </w:p>
    <w:p>
      <w:pPr>
        <w:jc w:val="both"/>
      </w:pPr>
      <w:r>
        <w:t>The SBT is not applied to the CU coded with combined inter-intra mode.</w:t>
      </w:r>
    </w:p>
    <w:p>
      <w:pPr>
        <w:keepNext/>
        <w:jc w:val="center"/>
      </w:pPr>
      <w:r>
        <w:object>
          <v:shape id="_x0000_i1033" o:spt="75" type="#_x0000_t75" style="height:252pt;width:354.75pt;" o:ole="t" filled="f" o:preferrelative="t" stroked="f" coordsize="21600,21600">
            <v:path/>
            <v:fill on="f" focussize="0,0"/>
            <v:stroke on="f" joinstyle="miter"/>
            <v:imagedata r:id="rId62" o:title=""/>
            <o:lock v:ext="edit" aspectratio="t"/>
            <w10:wrap type="none"/>
            <w10:anchorlock/>
          </v:shape>
          <o:OLEObject Type="Embed" ProgID="Visio.Drawing.15" ShapeID="_x0000_i1033" DrawAspect="Content" ObjectID="_1468075733" r:id="rId61">
            <o:LockedField>false</o:LockedField>
          </o:OLEObject>
        </w:object>
      </w:r>
    </w:p>
    <w:p>
      <w:pPr>
        <w:pStyle w:val="13"/>
        <w:spacing w:before="136"/>
        <w:rPr>
          <w:lang w:val="en-CA" w:eastAsia="ko-KR"/>
        </w:rPr>
      </w:pPr>
      <w:bookmarkStart w:id="215" w:name="_Ref18952413"/>
      <w:r>
        <w:t xml:space="preserve">Figure </w:t>
      </w:r>
      <w:r>
        <w:fldChar w:fldCharType="begin"/>
      </w:r>
      <w:r>
        <w:instrText xml:space="preserve"> SEQ Figure \* ARABIC </w:instrText>
      </w:r>
      <w:r>
        <w:fldChar w:fldCharType="separate"/>
      </w:r>
      <w:r>
        <w:t>42</w:t>
      </w:r>
      <w:r>
        <w:fldChar w:fldCharType="end"/>
      </w:r>
      <w:bookmarkEnd w:id="215"/>
      <w:r>
        <w:rPr>
          <w:rFonts w:hint="eastAsia"/>
          <w:lang w:eastAsia="ko-KR"/>
        </w:rPr>
        <w:t xml:space="preserve"> </w:t>
      </w:r>
      <w:r>
        <w:t>–</w:t>
      </w:r>
      <w:r>
        <w:rPr>
          <w:iCs/>
        </w:rPr>
        <w:t xml:space="preserve"> </w:t>
      </w:r>
      <w:r>
        <w:rPr>
          <w:rFonts w:eastAsiaTheme="minorEastAsia"/>
          <w:iCs/>
          <w:lang w:eastAsia="ko-KR"/>
        </w:rPr>
        <w:t>SBT position, type and transform type</w:t>
      </w:r>
    </w:p>
    <w:p>
      <w:pPr>
        <w:pStyle w:val="4"/>
        <w:spacing w:before="136"/>
        <w:rPr>
          <w:rFonts w:eastAsia="Malgun Gothic"/>
          <w:lang w:val="en-CA" w:eastAsia="ko-KR"/>
        </w:rPr>
      </w:pPr>
      <w:bookmarkStart w:id="216" w:name="_Toc35804762"/>
      <w:r>
        <w:rPr>
          <w:rFonts w:hint="eastAsia" w:eastAsia="Malgun Gothic"/>
          <w:lang w:val="en-CA" w:eastAsia="ko-KR"/>
        </w:rPr>
        <w:t>Quantization</w:t>
      </w:r>
      <w:bookmarkEnd w:id="216"/>
    </w:p>
    <w:p>
      <w:pPr>
        <w:pStyle w:val="5"/>
        <w:spacing w:before="136"/>
        <w:rPr>
          <w:lang w:eastAsia="ko-KR"/>
        </w:rPr>
      </w:pPr>
      <w:r>
        <w:rPr>
          <w:lang w:eastAsia="ko-KR"/>
        </w:rPr>
        <w:t xml:space="preserve">Quantization parameter control </w:t>
      </w:r>
    </w:p>
    <w:p>
      <w:pPr>
        <w:jc w:val="both"/>
        <w:rPr>
          <w:rFonts w:eastAsiaTheme="minorEastAsia"/>
          <w:lang w:val="en-CA" w:eastAsia="ko-KR"/>
        </w:rPr>
      </w:pPr>
      <w:r>
        <w:rPr>
          <w:rFonts w:eastAsiaTheme="minorEastAsia"/>
          <w:szCs w:val="22"/>
          <w:lang w:val="en-CA" w:eastAsia="ko-KR"/>
        </w:rPr>
        <w:t>In V</w:t>
      </w:r>
      <w:r>
        <w:rPr>
          <w:rFonts w:hint="eastAsia" w:eastAsiaTheme="minorEastAsia"/>
          <w:szCs w:val="22"/>
          <w:lang w:val="en-CA" w:eastAsia="ko-KR"/>
        </w:rPr>
        <w:t>VC</w:t>
      </w:r>
      <w:r>
        <w:rPr>
          <w:rFonts w:eastAsiaTheme="minorEastAsia"/>
          <w:szCs w:val="22"/>
          <w:lang w:val="en-CA" w:eastAsia="ko-KR"/>
        </w:rPr>
        <w:t>, Maximum QP was extended from 51 to 6</w:t>
      </w:r>
      <w:r>
        <w:rPr>
          <w:rFonts w:hint="eastAsia" w:eastAsiaTheme="minorEastAsia"/>
          <w:szCs w:val="22"/>
          <w:lang w:val="en-CA" w:eastAsia="ko-KR"/>
        </w:rPr>
        <w:t>3</w:t>
      </w:r>
      <w:r>
        <w:rPr>
          <w:rFonts w:eastAsiaTheme="minorEastAsia"/>
          <w:szCs w:val="22"/>
          <w:lang w:val="en-CA" w:eastAsia="ko-KR"/>
        </w:rPr>
        <w:t>, and the signaling of initial QP was changed accordingly. The initial value of SliceQpY is modified at the slice segment layer when a non-zero value of slice_qp_delta is coded. Specifically, the value of init_qp_minus26 is modified to be in the range of ( − 26 + QpBdOffsetY ) to +37.</w:t>
      </w:r>
      <w:r>
        <w:rPr>
          <w:rFonts w:hint="eastAsia" w:eastAsiaTheme="minorEastAsia"/>
          <w:szCs w:val="22"/>
          <w:lang w:val="en-CA" w:eastAsia="ko-KR"/>
        </w:rPr>
        <w:t xml:space="preserve"> </w:t>
      </w:r>
      <w:r>
        <w:rPr>
          <w:rFonts w:hint="eastAsia" w:eastAsiaTheme="minorEastAsia"/>
          <w:szCs w:val="22"/>
          <w:lang w:eastAsia="ko-KR"/>
        </w:rPr>
        <w:t>W</w:t>
      </w:r>
      <w:r>
        <w:rPr>
          <w:szCs w:val="22"/>
        </w:rPr>
        <w:t xml:space="preserve">hen the size of a transform block is not a power of 4, the transform coefficients are </w:t>
      </w:r>
      <w:r>
        <w:rPr>
          <w:rFonts w:hint="eastAsia" w:eastAsiaTheme="minorEastAsia"/>
          <w:szCs w:val="22"/>
          <w:lang w:eastAsia="ko-KR"/>
        </w:rPr>
        <w:t xml:space="preserve">processed along with </w:t>
      </w:r>
      <w:r>
        <w:rPr>
          <w:szCs w:val="22"/>
        </w:rPr>
        <w:t>a modification to the QP or QP levelScale table rather than by multiplication by 181/256 (or 181/128), to compensate for an implicit scaling by the transform process.</w:t>
      </w:r>
      <w:r>
        <w:rPr>
          <w:rFonts w:hint="eastAsia" w:eastAsiaTheme="minorEastAsia"/>
          <w:szCs w:val="22"/>
          <w:lang w:eastAsia="ko-KR"/>
        </w:rPr>
        <w:t xml:space="preserve"> For transform skip block, </w:t>
      </w:r>
      <w:r>
        <w:rPr>
          <w:lang w:val="en-CA"/>
        </w:rPr>
        <w:t>minimum allowed Quantization Parameter (QP)</w:t>
      </w:r>
      <w:r>
        <w:rPr>
          <w:rFonts w:hint="eastAsia" w:eastAsiaTheme="minorEastAsia"/>
          <w:lang w:val="en-CA" w:eastAsia="ko-KR"/>
        </w:rPr>
        <w:t xml:space="preserve"> is defined as 4 because quantization step size becomes 1 when QP is equal to 4.</w:t>
      </w:r>
    </w:p>
    <w:p>
      <w:pPr>
        <w:jc w:val="both"/>
        <w:rPr>
          <w:lang w:val="en-CA" w:eastAsia="ko-KR"/>
        </w:rPr>
      </w:pPr>
      <w:r>
        <w:rPr>
          <w:rFonts w:eastAsiaTheme="minorEastAsia"/>
          <w:lang w:val="en-CA" w:eastAsia="ko-KR"/>
        </w:rPr>
        <w:t>In HEVC (and also in H.264), a fixed look-up table is used to convert the luma quantization parameter QP</w:t>
      </w:r>
      <w:r>
        <w:rPr>
          <w:rFonts w:eastAsiaTheme="minorEastAsia"/>
          <w:vertAlign w:val="subscript"/>
          <w:lang w:val="en-CA" w:eastAsia="ko-KR"/>
        </w:rPr>
        <w:t>Y</w:t>
      </w:r>
      <w:r>
        <w:rPr>
          <w:rFonts w:eastAsiaTheme="minorEastAsia"/>
          <w:lang w:val="en-CA" w:eastAsia="ko-KR"/>
        </w:rPr>
        <w:t xml:space="preserve"> to chroma quantization parameter QP</w:t>
      </w:r>
      <w:r>
        <w:rPr>
          <w:rFonts w:eastAsiaTheme="minorEastAsia"/>
          <w:vertAlign w:val="subscript"/>
          <w:lang w:val="en-CA" w:eastAsia="ko-KR"/>
        </w:rPr>
        <w:t>C</w:t>
      </w:r>
      <w:r>
        <w:rPr>
          <w:rFonts w:eastAsiaTheme="minorEastAsia"/>
          <w:lang w:val="en-CA" w:eastAsia="ko-KR"/>
        </w:rPr>
        <w:t>. In VVC, a more flexible luma-to-chroma QP mapping is used. Instead of having a fixed table, the luma-to-chroma QP mapping relationship is signalled in the SPS using a flexible piecewise linear model, with the only constraint on the linear model being that the slope of each piece cannot be negative (i.e., as luma QP increases, chroma QP must stay flat or increase, but cannot decrease). The piecewise linear model is defined by: 1) number of pieces in the model; 2) input (luma) and output (chroma) delta QPs for that piece. The input range of the piecewise linear model is [</w:t>
      </w:r>
      <w:r>
        <w:rPr>
          <w:lang w:val="en-CA" w:eastAsia="ko-KR"/>
        </w:rPr>
        <w:t>−QpBdOffset</w:t>
      </w:r>
      <w:r>
        <w:rPr>
          <w:vertAlign w:val="subscript"/>
          <w:lang w:val="en-CA" w:eastAsia="ko-KR"/>
        </w:rPr>
        <w:t>Y</w:t>
      </w:r>
      <w:r>
        <w:rPr>
          <w:lang w:val="en-CA"/>
        </w:rPr>
        <w:t>, 63] and the output range of the piecewise linear model is</w:t>
      </w:r>
      <w:r>
        <w:rPr>
          <w:rFonts w:eastAsiaTheme="minorEastAsia"/>
          <w:lang w:val="en-CA" w:eastAsia="ko-KR"/>
        </w:rPr>
        <w:t xml:space="preserve"> [</w:t>
      </w:r>
      <w:r>
        <w:rPr>
          <w:lang w:val="en-CA" w:eastAsia="ko-KR"/>
        </w:rPr>
        <w:t>−QpBdOffset</w:t>
      </w:r>
      <w:r>
        <w:rPr>
          <w:vertAlign w:val="subscript"/>
          <w:lang w:val="en-CA" w:eastAsia="ko-KR"/>
        </w:rPr>
        <w:t>C</w:t>
      </w:r>
      <w:r>
        <w:rPr>
          <w:lang w:val="en-CA"/>
        </w:rPr>
        <w:t xml:space="preserve">, 63]. </w:t>
      </w:r>
      <w:r>
        <w:rPr>
          <w:rFonts w:eastAsiaTheme="minorEastAsia"/>
          <w:lang w:val="en-CA" w:eastAsia="ko-KR"/>
        </w:rPr>
        <w:t>The QP mapping relationship can be signalled separately for Cb, Cr and joint Cb/Cr coding, or signalled jointly for all three types of residual coding.</w:t>
      </w:r>
      <w:r>
        <w:rPr>
          <w:lang w:val="en-CA" w:eastAsia="ko-KR"/>
        </w:rPr>
        <w:t xml:space="preserve"> </w:t>
      </w:r>
    </w:p>
    <w:p>
      <w:pPr>
        <w:jc w:val="both"/>
        <w:rPr>
          <w:rFonts w:eastAsiaTheme="minorEastAsia"/>
          <w:lang w:val="en-CA" w:eastAsia="ko-KR"/>
        </w:rPr>
      </w:pPr>
      <w:r>
        <w:rPr>
          <w:lang w:val="en-CA" w:eastAsia="ko-KR"/>
        </w:rPr>
        <w:t xml:space="preserve">Same as in HEVC, CU-level QP adaptation is allowed in VVC. Delta QP values for luma and chroma components can be signalled separately. For the chroma components, the allowed chroma QP offset values are signalled in the form of offset lists in the PPS in a similar manner as in HEVC. The lists are defined separately for Cb, Cr and joint Cb/Cr coding. Up to 6 offset values are allowed for each of Cb, Cr, and joint Cb/Cr lists. At the CU-level, an index is signalled to indicate which one of the offset values in the offset list is used to adjust the chroma QP for that CU. </w:t>
      </w:r>
      <w:r>
        <w:rPr>
          <w:rFonts w:hint="eastAsia"/>
          <w:lang w:val="en-CA"/>
        </w:rPr>
        <w:t xml:space="preserve">CU chroma QP </w:t>
      </w:r>
      <w:r>
        <w:rPr>
          <w:lang w:val="en-CA"/>
        </w:rPr>
        <w:t xml:space="preserve">offset </w:t>
      </w:r>
      <w:r>
        <w:rPr>
          <w:rFonts w:hint="eastAsia"/>
          <w:lang w:val="en-CA"/>
        </w:rPr>
        <w:t xml:space="preserve">signalling </w:t>
      </w:r>
      <w:r>
        <w:rPr>
          <w:rFonts w:hint="eastAsia" w:eastAsiaTheme="minorEastAsia"/>
          <w:lang w:val="en-CA" w:eastAsia="ko-KR"/>
        </w:rPr>
        <w:t xml:space="preserve">is also </w:t>
      </w:r>
      <w:r>
        <w:rPr>
          <w:rFonts w:hint="eastAsia"/>
          <w:lang w:val="en-CA"/>
        </w:rPr>
        <w:t xml:space="preserve">consistent with the </w:t>
      </w:r>
      <w:r>
        <w:rPr>
          <w:rFonts w:hint="eastAsia" w:eastAsia="Malgun Gothic"/>
          <w:lang w:val="en-CA" w:eastAsia="ko-KR"/>
        </w:rPr>
        <w:t>VPDU</w:t>
      </w:r>
      <w:r>
        <w:rPr>
          <w:rFonts w:hint="eastAsia"/>
          <w:lang w:val="en-CA"/>
        </w:rPr>
        <w:t xml:space="preserve"> CU QP delta</w:t>
      </w:r>
      <w:r>
        <w:rPr>
          <w:lang w:val="en-CA"/>
        </w:rPr>
        <w:t xml:space="preserve"> availability</w:t>
      </w:r>
      <w:r>
        <w:rPr>
          <w:rFonts w:hint="eastAsia"/>
          <w:lang w:val="en-CA"/>
        </w:rPr>
        <w:t>, and f</w:t>
      </w:r>
      <w:r>
        <w:rPr>
          <w:lang w:val="en-CA"/>
        </w:rPr>
        <w:t>or CU larger than 64x64</w:t>
      </w:r>
      <w:r>
        <w:rPr>
          <w:rFonts w:hint="eastAsia"/>
          <w:lang w:val="en-CA"/>
        </w:rPr>
        <w:t>, send the chroma QP offset with the first transform unit regardless of whether it has non-zero CBF or not</w:t>
      </w:r>
    </w:p>
    <w:p>
      <w:pPr>
        <w:pStyle w:val="5"/>
        <w:spacing w:before="136"/>
        <w:rPr>
          <w:lang w:eastAsia="ko-KR"/>
        </w:rPr>
      </w:pPr>
      <w:r>
        <w:rPr>
          <w:lang w:eastAsia="ko-KR"/>
        </w:rPr>
        <w:t xml:space="preserve">Dependent quantization </w:t>
      </w:r>
    </w:p>
    <w:p>
      <w:pPr>
        <w:jc w:val="both"/>
        <w:rPr>
          <w:szCs w:val="22"/>
          <w:lang w:val="en-GB"/>
        </w:rPr>
      </w:pPr>
      <w:r>
        <w:rPr>
          <w:rFonts w:hint="eastAsia" w:eastAsiaTheme="minorEastAsia"/>
          <w:szCs w:val="22"/>
          <w:lang w:val="en-CA" w:eastAsia="ko-KR"/>
        </w:rPr>
        <w:t>In addition, the same HEVC scalar quantization is used with a new concept called dependent scala</w:t>
      </w:r>
      <w:r>
        <w:rPr>
          <w:rFonts w:eastAsiaTheme="minorEastAsia"/>
          <w:szCs w:val="22"/>
          <w:lang w:val="en-CA" w:eastAsia="ko-KR"/>
        </w:rPr>
        <w:t>r</w:t>
      </w:r>
      <w:r>
        <w:rPr>
          <w:rFonts w:hint="eastAsia" w:eastAsiaTheme="minorEastAsia"/>
          <w:szCs w:val="22"/>
          <w:lang w:val="en-CA" w:eastAsia="ko-KR"/>
        </w:rPr>
        <w:t xml:space="preserve"> quantization</w:t>
      </w:r>
      <w:r>
        <w:rPr>
          <w:szCs w:val="22"/>
          <w:lang w:val="en-CA"/>
        </w:rPr>
        <w:t xml:space="preserve">. </w:t>
      </w:r>
      <w:r>
        <w:rPr>
          <w:szCs w:val="22"/>
          <w:lang w:val="en-GB"/>
        </w:rPr>
        <w:t xml:space="preserve">Dependent scalar quantization refers to an approach in which the set of admissible reconstruction values for a transform coefficient depends on the values of the transform coefficient levels that precede the current transform coefficient level in reconstruction order. The main effect of this approach is that, in comparison to conventional independent scalar quantization as used in HEVC, the admissible reconstruction vectors are packed denser in the N-dimensional vector space (N represents the number of transform coefficients in a transform block). That means, for a given average number of admissible reconstruction vectors per N-dimensional unit volume, the average </w:t>
      </w:r>
      <w:r>
        <w:rPr>
          <w:rFonts w:hint="eastAsia"/>
          <w:szCs w:val="22"/>
          <w:lang w:val="en-GB" w:eastAsia="ko-KR"/>
        </w:rPr>
        <w:t>distortion</w:t>
      </w:r>
      <w:r>
        <w:rPr>
          <w:szCs w:val="22"/>
          <w:lang w:val="en-GB"/>
        </w:rPr>
        <w:t xml:space="preserve"> between an input vector and the closest reconstruction vector is reduced. The approach of dependent scalar quantization is realized by: (a) defining two scalar quantizers with different reconstruction levels and (b) defining a process for switching between the two scalar quantizers.</w:t>
      </w:r>
    </w:p>
    <w:p>
      <w:pPr>
        <w:jc w:val="both"/>
        <w:rPr>
          <w:szCs w:val="22"/>
          <w:lang w:val="en-GB"/>
        </w:rPr>
      </w:pPr>
    </w:p>
    <w:p>
      <w:pPr>
        <w:keepNext/>
        <w:keepLines/>
        <w:jc w:val="both"/>
        <w:rPr>
          <w:szCs w:val="22"/>
          <w:lang w:val="en-GB"/>
        </w:rPr>
      </w:pPr>
      <w:r>
        <w:rPr>
          <w:lang w:eastAsia="zh-CN"/>
        </w:rPr>
        <w:drawing>
          <wp:inline distT="0" distB="0" distL="0" distR="0">
            <wp:extent cx="5946775" cy="17284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946775" cy="1728470"/>
                    </a:xfrm>
                    <a:prstGeom prst="rect">
                      <a:avLst/>
                    </a:prstGeom>
                    <a:noFill/>
                    <a:ln>
                      <a:noFill/>
                    </a:ln>
                  </pic:spPr>
                </pic:pic>
              </a:graphicData>
            </a:graphic>
          </wp:inline>
        </w:drawing>
      </w:r>
    </w:p>
    <w:p>
      <w:pPr>
        <w:pStyle w:val="13"/>
        <w:spacing w:before="136"/>
        <w:rPr>
          <w:szCs w:val="22"/>
          <w:lang w:val="en-GB"/>
        </w:rPr>
      </w:pPr>
      <w:bookmarkStart w:id="217" w:name="_Ref3824929"/>
      <w:r>
        <w:rPr>
          <w:szCs w:val="22"/>
          <w:lang w:val="en-CA" w:eastAsia="zh-CN"/>
        </w:rPr>
        <w:t xml:space="preserve">Figure </w:t>
      </w:r>
      <w:r>
        <w:rPr>
          <w:szCs w:val="22"/>
          <w:lang w:val="en-CA" w:eastAsia="zh-CN"/>
        </w:rPr>
        <w:fldChar w:fldCharType="begin"/>
      </w:r>
      <w:r>
        <w:rPr>
          <w:szCs w:val="22"/>
          <w:lang w:val="en-CA" w:eastAsia="zh-CN"/>
        </w:rPr>
        <w:instrText xml:space="preserve"> SEQ Figure \* ARABIC </w:instrText>
      </w:r>
      <w:r>
        <w:rPr>
          <w:szCs w:val="22"/>
          <w:lang w:val="en-CA" w:eastAsia="zh-CN"/>
        </w:rPr>
        <w:fldChar w:fldCharType="separate"/>
      </w:r>
      <w:r>
        <w:rPr>
          <w:szCs w:val="22"/>
          <w:lang w:val="en-CA" w:eastAsia="zh-CN"/>
        </w:rPr>
        <w:t>43</w:t>
      </w:r>
      <w:r>
        <w:rPr>
          <w:szCs w:val="22"/>
          <w:lang w:val="en-CA" w:eastAsia="zh-CN"/>
        </w:rPr>
        <w:fldChar w:fldCharType="end"/>
      </w:r>
      <w:bookmarkEnd w:id="217"/>
      <w:r>
        <w:rPr>
          <w:sz w:val="22"/>
          <w:szCs w:val="22"/>
          <w:lang w:val="en-CA" w:eastAsia="zh-CN"/>
        </w:rPr>
        <w:t xml:space="preserve"> – </w:t>
      </w:r>
      <w:r>
        <w:t>Illustration of the two scalar quantizers used in the proposed approach of dependent quantization.</w:t>
      </w:r>
    </w:p>
    <w:p>
      <w:pPr>
        <w:jc w:val="both"/>
        <w:rPr>
          <w:szCs w:val="22"/>
          <w:lang w:val="en-GB"/>
        </w:rPr>
      </w:pPr>
      <w:bookmarkStart w:id="218" w:name="_Hlk32875513"/>
      <w:r>
        <w:rPr>
          <w:szCs w:val="22"/>
          <w:lang w:val="en-GB"/>
        </w:rPr>
        <w:t xml:space="preserve">The two scalar quantizers used, denoted by Q0 and Q1, are illustrated in </w:t>
      </w:r>
      <w:r>
        <w:rPr>
          <w:szCs w:val="22"/>
          <w:lang w:val="en-GB"/>
        </w:rPr>
        <w:fldChar w:fldCharType="begin"/>
      </w:r>
      <w:r>
        <w:rPr>
          <w:szCs w:val="22"/>
          <w:lang w:val="en-GB"/>
        </w:rPr>
        <w:instrText xml:space="preserve"> REF _Ref3824929 \h </w:instrText>
      </w:r>
      <w:r>
        <w:rPr>
          <w:szCs w:val="22"/>
          <w:lang w:val="en-GB"/>
        </w:rPr>
        <w:fldChar w:fldCharType="separate"/>
      </w:r>
      <w:ins w:id="386" w:author="Jianle Chen" w:date="2020-03-22T21:08:00Z">
        <w:r>
          <w:rPr>
            <w:szCs w:val="22"/>
            <w:lang w:val="en-CA" w:eastAsia="zh-CN"/>
          </w:rPr>
          <w:t>Figure 43</w:t>
        </w:r>
      </w:ins>
      <w:del w:id="387" w:author="Jianle Chen" w:date="2020-03-22T21:08:00Z">
        <w:r>
          <w:rPr>
            <w:szCs w:val="22"/>
            <w:lang w:val="en-CA" w:eastAsia="zh-CN"/>
          </w:rPr>
          <w:delText>Figure 43</w:delText>
        </w:r>
      </w:del>
      <w:r>
        <w:rPr>
          <w:szCs w:val="22"/>
          <w:lang w:val="en-GB"/>
        </w:rPr>
        <w:fldChar w:fldCharType="end"/>
      </w:r>
      <w:r>
        <w:rPr>
          <w:szCs w:val="22"/>
          <w:lang w:val="en-GB"/>
        </w:rPr>
        <w:t>. The location of the available reconstruction levels is uniquely specified by a quantization step size Δ. The scalar quantizer used (Q0 or Q1) is not explicitly signalled in the bitstream. Instead, the quantizer used for a current transform coefficient is determined by the parities of the transform coefficient levels that precede the current transform coefficient in coding/reconstruction order.</w:t>
      </w:r>
      <w:bookmarkEnd w:id="218"/>
    </w:p>
    <w:p>
      <w:pPr>
        <w:jc w:val="both"/>
        <w:rPr>
          <w:szCs w:val="22"/>
          <w:lang w:val="en-GB"/>
        </w:rPr>
      </w:pPr>
    </w:p>
    <w:p>
      <w:pPr>
        <w:keepNext/>
        <w:keepLines/>
        <w:jc w:val="center"/>
        <w:rPr>
          <w:szCs w:val="22"/>
          <w:lang w:val="en-GB"/>
        </w:rPr>
      </w:pPr>
      <w:r>
        <w:rPr>
          <w:lang w:eastAsia="zh-CN"/>
        </w:rPr>
        <w:drawing>
          <wp:inline distT="0" distB="0" distL="0" distR="0">
            <wp:extent cx="5486400" cy="23069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486400" cy="2306955"/>
                    </a:xfrm>
                    <a:prstGeom prst="rect">
                      <a:avLst/>
                    </a:prstGeom>
                    <a:noFill/>
                    <a:ln>
                      <a:noFill/>
                    </a:ln>
                  </pic:spPr>
                </pic:pic>
              </a:graphicData>
            </a:graphic>
          </wp:inline>
        </w:drawing>
      </w:r>
    </w:p>
    <w:p>
      <w:pPr>
        <w:pStyle w:val="13"/>
        <w:spacing w:before="136"/>
        <w:rPr>
          <w:szCs w:val="22"/>
          <w:lang w:val="en-GB"/>
        </w:rPr>
      </w:pPr>
      <w:bookmarkStart w:id="219" w:name="_Ref3824952"/>
      <w:r>
        <w:rPr>
          <w:szCs w:val="22"/>
          <w:lang w:val="en-CA" w:eastAsia="zh-CN"/>
        </w:rPr>
        <w:t xml:space="preserve">Figure </w:t>
      </w:r>
      <w:r>
        <w:rPr>
          <w:szCs w:val="22"/>
          <w:lang w:val="en-CA" w:eastAsia="zh-CN"/>
        </w:rPr>
        <w:fldChar w:fldCharType="begin"/>
      </w:r>
      <w:r>
        <w:rPr>
          <w:szCs w:val="22"/>
          <w:lang w:val="en-CA" w:eastAsia="zh-CN"/>
        </w:rPr>
        <w:instrText xml:space="preserve"> SEQ Figure \* ARABIC </w:instrText>
      </w:r>
      <w:r>
        <w:rPr>
          <w:szCs w:val="22"/>
          <w:lang w:val="en-CA" w:eastAsia="zh-CN"/>
        </w:rPr>
        <w:fldChar w:fldCharType="separate"/>
      </w:r>
      <w:r>
        <w:rPr>
          <w:szCs w:val="22"/>
          <w:lang w:val="en-CA" w:eastAsia="zh-CN"/>
        </w:rPr>
        <w:t>44</w:t>
      </w:r>
      <w:r>
        <w:rPr>
          <w:szCs w:val="22"/>
          <w:lang w:val="en-CA" w:eastAsia="zh-CN"/>
        </w:rPr>
        <w:fldChar w:fldCharType="end"/>
      </w:r>
      <w:bookmarkEnd w:id="219"/>
      <w:r>
        <w:rPr>
          <w:sz w:val="22"/>
          <w:szCs w:val="22"/>
          <w:lang w:val="en-CA" w:eastAsia="zh-CN"/>
        </w:rPr>
        <w:t xml:space="preserve"> – </w:t>
      </w:r>
      <w:bookmarkStart w:id="220" w:name="_Hlk32876073"/>
      <w:r>
        <w:t>State transition and quantizer selection</w:t>
      </w:r>
      <w:bookmarkEnd w:id="220"/>
      <w:r>
        <w:t xml:space="preserve"> for the proposed dependent quantization.</w:t>
      </w:r>
    </w:p>
    <w:p>
      <w:pPr>
        <w:jc w:val="both"/>
        <w:rPr>
          <w:szCs w:val="22"/>
          <w:lang w:val="en-GB"/>
        </w:rPr>
      </w:pPr>
    </w:p>
    <w:p>
      <w:pPr>
        <w:jc w:val="both"/>
        <w:rPr>
          <w:rFonts w:eastAsiaTheme="minorEastAsia"/>
          <w:szCs w:val="22"/>
          <w:lang w:val="en-CA" w:eastAsia="ko-KR"/>
        </w:rPr>
      </w:pPr>
      <w:r>
        <w:rPr>
          <w:szCs w:val="22"/>
          <w:lang w:val="en-GB"/>
        </w:rPr>
        <w:t xml:space="preserve">As illustrated in </w:t>
      </w:r>
      <w:r>
        <w:rPr>
          <w:szCs w:val="22"/>
          <w:lang w:val="en-GB"/>
        </w:rPr>
        <w:fldChar w:fldCharType="begin"/>
      </w:r>
      <w:r>
        <w:rPr>
          <w:szCs w:val="22"/>
          <w:lang w:val="en-GB"/>
        </w:rPr>
        <w:instrText xml:space="preserve"> REF _Ref3824952 \h </w:instrText>
      </w:r>
      <w:r>
        <w:rPr>
          <w:szCs w:val="22"/>
          <w:lang w:val="en-GB"/>
        </w:rPr>
        <w:fldChar w:fldCharType="separate"/>
      </w:r>
      <w:r>
        <w:rPr>
          <w:szCs w:val="22"/>
          <w:lang w:val="en-CA" w:eastAsia="zh-CN"/>
        </w:rPr>
        <w:t>Figure 44</w:t>
      </w:r>
      <w:r>
        <w:rPr>
          <w:szCs w:val="22"/>
          <w:lang w:val="en-GB"/>
        </w:rPr>
        <w:fldChar w:fldCharType="end"/>
      </w:r>
      <w:r>
        <w:rPr>
          <w:szCs w:val="22"/>
          <w:lang w:val="en-GB"/>
        </w:rPr>
        <w:t xml:space="preserve">, </w:t>
      </w:r>
      <w:bookmarkStart w:id="221" w:name="_Hlk32876235"/>
      <w:r>
        <w:rPr>
          <w:szCs w:val="22"/>
          <w:lang w:val="en-GB"/>
        </w:rPr>
        <w:t>the switching between the two scalar quantizers (Q0 and Q1) is realized via a state machine with four states.</w:t>
      </w:r>
      <w:bookmarkEnd w:id="221"/>
      <w:r>
        <w:rPr>
          <w:szCs w:val="22"/>
          <w:lang w:val="en-GB"/>
        </w:rPr>
        <w:t xml:space="preserve"> The state can take four different values: 0, 1, 2, 3. It is uniquely determined by the parities of the transform coefficient levels preceding the current transform coefficient in coding/reconstruction order. At the start of the inverse quantization for a transform block, the state is set equal to 0. The transform coefficients are reconstructed in scanning order (i.e., in the same order they are entropy decoded). After a current transform coefficient is reconstructed, the state is updated as shown in</w:t>
      </w:r>
      <w:r>
        <w:rPr>
          <w:rFonts w:hint="eastAsia" w:eastAsiaTheme="minorEastAsia"/>
          <w:szCs w:val="22"/>
          <w:lang w:val="en-GB" w:eastAsia="ko-KR"/>
        </w:rPr>
        <w:t xml:space="preserve"> </w:t>
      </w:r>
      <w:r>
        <w:rPr>
          <w:szCs w:val="22"/>
          <w:lang w:val="en-GB" w:eastAsia="ko-KR"/>
        </w:rPr>
        <w:fldChar w:fldCharType="begin"/>
      </w:r>
      <w:r>
        <w:rPr>
          <w:rFonts w:eastAsiaTheme="minorEastAsia"/>
          <w:szCs w:val="22"/>
          <w:lang w:val="en-GB" w:eastAsia="ko-KR"/>
        </w:rPr>
        <w:instrText xml:space="preserve"> </w:instrText>
      </w:r>
      <w:r>
        <w:rPr>
          <w:rFonts w:hint="eastAsia" w:eastAsiaTheme="minorEastAsia"/>
          <w:szCs w:val="22"/>
          <w:lang w:val="en-GB" w:eastAsia="ko-KR"/>
        </w:rPr>
        <w:instrText xml:space="preserve">REF _Ref3824952 \h</w:instrText>
      </w:r>
      <w:r>
        <w:rPr>
          <w:rFonts w:eastAsiaTheme="minorEastAsia"/>
          <w:szCs w:val="22"/>
          <w:lang w:val="en-GB" w:eastAsia="ko-KR"/>
        </w:rPr>
        <w:instrText xml:space="preserve"> </w:instrText>
      </w:r>
      <w:r>
        <w:rPr>
          <w:szCs w:val="22"/>
          <w:lang w:val="en-GB" w:eastAsia="ko-KR"/>
        </w:rPr>
        <w:fldChar w:fldCharType="separate"/>
      </w:r>
      <w:r>
        <w:rPr>
          <w:szCs w:val="22"/>
          <w:lang w:val="en-CA" w:eastAsia="zh-CN"/>
        </w:rPr>
        <w:t>Figure 44</w:t>
      </w:r>
      <w:r>
        <w:rPr>
          <w:szCs w:val="22"/>
          <w:lang w:val="en-GB" w:eastAsia="ko-KR"/>
        </w:rPr>
        <w:fldChar w:fldCharType="end"/>
      </w:r>
      <w:r>
        <w:rPr>
          <w:szCs w:val="22"/>
          <w:lang w:val="en-GB"/>
        </w:rPr>
        <w:t>, where k denotes the value of the transform coefficient level</w:t>
      </w:r>
      <w:r>
        <w:rPr>
          <w:rFonts w:hint="eastAsia" w:eastAsiaTheme="minorEastAsia"/>
          <w:szCs w:val="22"/>
          <w:lang w:val="en-CA" w:eastAsia="ko-KR"/>
        </w:rPr>
        <w:t>.</w:t>
      </w:r>
    </w:p>
    <w:p>
      <w:pPr>
        <w:pStyle w:val="5"/>
        <w:spacing w:before="136"/>
        <w:rPr>
          <w:rFonts w:eastAsiaTheme="minorEastAsia"/>
          <w:color w:val="000000"/>
          <w:szCs w:val="22"/>
          <w:lang w:eastAsia="ko-KR"/>
        </w:rPr>
      </w:pPr>
      <w:r>
        <w:rPr>
          <w:lang w:eastAsia="ko-KR"/>
        </w:rPr>
        <w:t>Scaling</w:t>
      </w:r>
      <w:r>
        <w:rPr>
          <w:rFonts w:hint="eastAsia"/>
          <w:color w:val="000000"/>
          <w:szCs w:val="22"/>
        </w:rPr>
        <w:t xml:space="preserve"> matrices</w:t>
      </w:r>
    </w:p>
    <w:p>
      <w:pPr>
        <w:tabs>
          <w:tab w:val="clear" w:pos="720"/>
        </w:tabs>
        <w:jc w:val="both"/>
        <w:rPr>
          <w:szCs w:val="22"/>
        </w:rPr>
      </w:pPr>
      <w:r>
        <w:rPr>
          <w:rFonts w:eastAsiaTheme="minorEastAsia"/>
          <w:color w:val="000000"/>
          <w:szCs w:val="22"/>
          <w:lang w:eastAsia="ko-KR"/>
        </w:rPr>
        <w:t xml:space="preserve">VVC </w:t>
      </w:r>
      <w:r>
        <w:rPr>
          <w:rFonts w:hint="eastAsia" w:eastAsiaTheme="minorEastAsia"/>
          <w:color w:val="000000"/>
          <w:szCs w:val="22"/>
          <w:lang w:eastAsia="ko-KR"/>
        </w:rPr>
        <w:t>support</w:t>
      </w:r>
      <w:r>
        <w:rPr>
          <w:rFonts w:eastAsiaTheme="minorEastAsia"/>
          <w:color w:val="000000"/>
          <w:szCs w:val="22"/>
          <w:lang w:eastAsia="ko-KR"/>
        </w:rPr>
        <w:t>s</w:t>
      </w:r>
      <w:r>
        <w:rPr>
          <w:color w:val="000000"/>
          <w:szCs w:val="22"/>
        </w:rPr>
        <w:t xml:space="preserve"> to use the default scaling</w:t>
      </w:r>
      <w:r>
        <w:rPr>
          <w:rFonts w:hint="eastAsia"/>
          <w:color w:val="000000"/>
          <w:szCs w:val="22"/>
        </w:rPr>
        <w:t xml:space="preserve"> matrices</w:t>
      </w:r>
      <w:r>
        <w:rPr>
          <w:color w:val="000000"/>
          <w:szCs w:val="22"/>
        </w:rPr>
        <w:t xml:space="preserve"> or signal user-defined scaling</w:t>
      </w:r>
      <w:r>
        <w:rPr>
          <w:rFonts w:hint="eastAsia"/>
          <w:color w:val="000000"/>
          <w:szCs w:val="22"/>
        </w:rPr>
        <w:t xml:space="preserve"> matrices</w:t>
      </w:r>
      <w:r>
        <w:rPr>
          <w:rFonts w:hint="eastAsia" w:eastAsiaTheme="minorEastAsia"/>
          <w:color w:val="000000"/>
          <w:szCs w:val="22"/>
          <w:lang w:eastAsia="ko-KR"/>
        </w:rPr>
        <w:t xml:space="preserve">. </w:t>
      </w:r>
      <w:r>
        <w:rPr>
          <w:rFonts w:hint="eastAsia" w:eastAsiaTheme="minorEastAsia"/>
          <w:lang w:eastAsia="ko-KR"/>
        </w:rPr>
        <w:t>T</w:t>
      </w:r>
      <w:r>
        <w:t>he DEFAULT mode scaling matrices are all flat, with elements equal to 16 for all TB sizes.</w:t>
      </w:r>
      <w:r>
        <w:rPr>
          <w:szCs w:val="22"/>
        </w:rPr>
        <w:t xml:space="preserve"> IBC and intra coding modes currently share the same scaling matrices. Thus, for the case of USER_DEFINED matrices, the number of MatrixType and MatrixType_DC are updated as follows:</w:t>
      </w:r>
    </w:p>
    <w:p>
      <w:pPr>
        <w:pStyle w:val="46"/>
        <w:numPr>
          <w:ilvl w:val="0"/>
          <w:numId w:val="3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rPr>
      </w:pPr>
      <w:r>
        <w:rPr>
          <w:b/>
          <w:sz w:val="22"/>
        </w:rPr>
        <w:t>MatrixType:</w:t>
      </w:r>
      <w:r>
        <w:rPr>
          <w:sz w:val="22"/>
        </w:rPr>
        <w:t xml:space="preserve"> </w:t>
      </w:r>
      <w:r>
        <w:rPr>
          <w:b/>
          <w:sz w:val="22"/>
        </w:rPr>
        <w:t>30 = 2</w:t>
      </w:r>
      <w:r>
        <w:rPr>
          <w:sz w:val="22"/>
        </w:rPr>
        <w:t xml:space="preserve"> (2 for intra&amp;IBC/inter</w:t>
      </w:r>
      <w:r>
        <w:rPr>
          <w:sz w:val="22"/>
          <w:lang w:val="en-CA"/>
        </w:rPr>
        <w:t>)</w:t>
      </w:r>
      <w:r>
        <w:rPr>
          <w:sz w:val="22"/>
        </w:rPr>
        <w:t xml:space="preserve"> </w:t>
      </w:r>
      <w:r>
        <w:rPr>
          <w:b/>
          <w:color w:val="000000"/>
          <w:sz w:val="22"/>
          <w:szCs w:val="22"/>
        </w:rPr>
        <w:t>×</w:t>
      </w:r>
      <w:r>
        <w:rPr>
          <w:sz w:val="22"/>
        </w:rPr>
        <w:t xml:space="preserve"> </w:t>
      </w:r>
      <w:r>
        <w:rPr>
          <w:b/>
          <w:sz w:val="22"/>
        </w:rPr>
        <w:t>3</w:t>
      </w:r>
      <w:r>
        <w:rPr>
          <w:sz w:val="22"/>
        </w:rPr>
        <w:t xml:space="preserve"> (Y/Cb/Cr components) </w:t>
      </w:r>
      <w:r>
        <w:rPr>
          <w:b/>
          <w:color w:val="000000"/>
          <w:sz w:val="22"/>
          <w:szCs w:val="22"/>
        </w:rPr>
        <w:t>×</w:t>
      </w:r>
      <w:r>
        <w:rPr>
          <w:sz w:val="22"/>
        </w:rPr>
        <w:t xml:space="preserve"> </w:t>
      </w:r>
      <w:r>
        <w:rPr>
          <w:b/>
          <w:sz w:val="22"/>
        </w:rPr>
        <w:t>5</w:t>
      </w:r>
      <w:r>
        <w:rPr>
          <w:sz w:val="22"/>
        </w:rPr>
        <w:t xml:space="preserve"> (square TB size: from 4</w:t>
      </w:r>
      <w:r>
        <w:rPr>
          <w:color w:val="000000"/>
          <w:sz w:val="22"/>
          <w:szCs w:val="22"/>
        </w:rPr>
        <w:t>×</w:t>
      </w:r>
      <w:r>
        <w:rPr>
          <w:sz w:val="22"/>
        </w:rPr>
        <w:t>4 to 64</w:t>
      </w:r>
      <w:r>
        <w:rPr>
          <w:color w:val="000000"/>
          <w:sz w:val="22"/>
          <w:szCs w:val="22"/>
        </w:rPr>
        <w:t>×</w:t>
      </w:r>
      <w:r>
        <w:rPr>
          <w:sz w:val="22"/>
        </w:rPr>
        <w:t xml:space="preserve">64 for luma, from </w:t>
      </w:r>
      <w:r>
        <w:rPr>
          <w:rFonts w:hint="eastAsia" w:eastAsiaTheme="minorEastAsia"/>
          <w:sz w:val="22"/>
          <w:lang w:eastAsia="ko-KR"/>
        </w:rPr>
        <w:t>4</w:t>
      </w:r>
      <w:r>
        <w:rPr>
          <w:color w:val="000000"/>
          <w:sz w:val="22"/>
          <w:szCs w:val="22"/>
        </w:rPr>
        <w:t>×</w:t>
      </w:r>
      <w:r>
        <w:rPr>
          <w:rFonts w:hint="eastAsia" w:eastAsiaTheme="minorEastAsia"/>
          <w:sz w:val="22"/>
          <w:lang w:eastAsia="ko-KR"/>
        </w:rPr>
        <w:t>4</w:t>
      </w:r>
      <w:r>
        <w:rPr>
          <w:sz w:val="22"/>
        </w:rPr>
        <w:t xml:space="preserve"> to 32</w:t>
      </w:r>
      <w:r>
        <w:rPr>
          <w:color w:val="000000"/>
          <w:sz w:val="22"/>
          <w:szCs w:val="22"/>
        </w:rPr>
        <w:t>×</w:t>
      </w:r>
      <w:r>
        <w:rPr>
          <w:sz w:val="22"/>
        </w:rPr>
        <w:t>32 for chroma)</w:t>
      </w:r>
    </w:p>
    <w:p>
      <w:pPr>
        <w:pStyle w:val="46"/>
        <w:numPr>
          <w:ilvl w:val="0"/>
          <w:numId w:val="3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rPr>
      </w:pPr>
      <w:r>
        <w:rPr>
          <w:b/>
          <w:sz w:val="22"/>
        </w:rPr>
        <w:t>MatrixType_DC:</w:t>
      </w:r>
      <w:r>
        <w:rPr>
          <w:sz w:val="22"/>
        </w:rPr>
        <w:t xml:space="preserve"> </w:t>
      </w:r>
      <w:r>
        <w:rPr>
          <w:b/>
          <w:sz w:val="22"/>
        </w:rPr>
        <w:t>14 = 2</w:t>
      </w:r>
      <w:r>
        <w:rPr>
          <w:sz w:val="22"/>
        </w:rPr>
        <w:t xml:space="preserve"> (2 for intra&amp;IBC/inter </w:t>
      </w:r>
      <w:r>
        <w:rPr>
          <w:color w:val="000000"/>
          <w:sz w:val="22"/>
          <w:szCs w:val="22"/>
        </w:rPr>
        <w:t>×</w:t>
      </w:r>
      <w:r>
        <w:rPr>
          <w:sz w:val="22"/>
        </w:rPr>
        <w:t xml:space="preserve"> 1 for Y component</w:t>
      </w:r>
      <w:r>
        <w:rPr>
          <w:sz w:val="22"/>
          <w:lang w:val="en-CA"/>
        </w:rPr>
        <w:t>)</w:t>
      </w:r>
      <w:r>
        <w:rPr>
          <w:sz w:val="22"/>
        </w:rPr>
        <w:t xml:space="preserve"> </w:t>
      </w:r>
      <w:r>
        <w:rPr>
          <w:b/>
          <w:color w:val="000000"/>
          <w:sz w:val="22"/>
          <w:szCs w:val="22"/>
        </w:rPr>
        <w:t>×</w:t>
      </w:r>
      <w:r>
        <w:rPr>
          <w:sz w:val="22"/>
        </w:rPr>
        <w:t xml:space="preserve"> </w:t>
      </w:r>
      <w:r>
        <w:rPr>
          <w:b/>
          <w:sz w:val="22"/>
        </w:rPr>
        <w:t>3</w:t>
      </w:r>
      <w:r>
        <w:rPr>
          <w:sz w:val="22"/>
        </w:rPr>
        <w:t xml:space="preserve"> (</w:t>
      </w:r>
      <w:r>
        <w:rPr>
          <w:sz w:val="22"/>
          <w:szCs w:val="22"/>
        </w:rPr>
        <w:t>TB size: 16</w:t>
      </w:r>
      <w:r>
        <w:rPr>
          <w:color w:val="000000"/>
          <w:sz w:val="22"/>
          <w:szCs w:val="22"/>
        </w:rPr>
        <w:t>×</w:t>
      </w:r>
      <w:r>
        <w:rPr>
          <w:sz w:val="22"/>
          <w:szCs w:val="22"/>
        </w:rPr>
        <w:t>16, 32</w:t>
      </w:r>
      <w:r>
        <w:rPr>
          <w:color w:val="000000"/>
          <w:sz w:val="22"/>
          <w:szCs w:val="22"/>
        </w:rPr>
        <w:t>×</w:t>
      </w:r>
      <w:r>
        <w:rPr>
          <w:sz w:val="22"/>
          <w:szCs w:val="22"/>
        </w:rPr>
        <w:t>32, 64</w:t>
      </w:r>
      <w:r>
        <w:rPr>
          <w:color w:val="000000"/>
          <w:sz w:val="22"/>
          <w:szCs w:val="22"/>
        </w:rPr>
        <w:t>×</w:t>
      </w:r>
      <w:r>
        <w:rPr>
          <w:sz w:val="22"/>
          <w:szCs w:val="22"/>
        </w:rPr>
        <w:t>64</w:t>
      </w:r>
      <w:r>
        <w:rPr>
          <w:sz w:val="22"/>
        </w:rPr>
        <w:t xml:space="preserve">) </w:t>
      </w:r>
      <w:r>
        <w:rPr>
          <w:b/>
          <w:sz w:val="22"/>
        </w:rPr>
        <w:t>+</w:t>
      </w:r>
      <w:r>
        <w:rPr>
          <w:sz w:val="22"/>
        </w:rPr>
        <w:t xml:space="preserve"> </w:t>
      </w:r>
      <w:r>
        <w:rPr>
          <w:b/>
          <w:sz w:val="22"/>
        </w:rPr>
        <w:t>4</w:t>
      </w:r>
      <w:r>
        <w:rPr>
          <w:sz w:val="22"/>
        </w:rPr>
        <w:t xml:space="preserve"> (2 for intra&amp;IBC/inter </w:t>
      </w:r>
      <w:r>
        <w:rPr>
          <w:color w:val="000000"/>
          <w:sz w:val="22"/>
          <w:szCs w:val="22"/>
        </w:rPr>
        <w:t>×</w:t>
      </w:r>
      <w:r>
        <w:rPr>
          <w:sz w:val="22"/>
        </w:rPr>
        <w:t xml:space="preserve"> 2 for Cb/Cr components</w:t>
      </w:r>
      <w:r>
        <w:rPr>
          <w:sz w:val="22"/>
          <w:lang w:val="en-CA"/>
        </w:rPr>
        <w:t>)</w:t>
      </w:r>
      <w:r>
        <w:rPr>
          <w:sz w:val="22"/>
        </w:rPr>
        <w:t xml:space="preserve"> </w:t>
      </w:r>
      <w:r>
        <w:rPr>
          <w:b/>
          <w:color w:val="000000"/>
          <w:sz w:val="22"/>
          <w:szCs w:val="22"/>
        </w:rPr>
        <w:t>×</w:t>
      </w:r>
      <w:r>
        <w:rPr>
          <w:sz w:val="22"/>
        </w:rPr>
        <w:t xml:space="preserve"> </w:t>
      </w:r>
      <w:r>
        <w:rPr>
          <w:b/>
          <w:sz w:val="22"/>
        </w:rPr>
        <w:t>2</w:t>
      </w:r>
      <w:r>
        <w:rPr>
          <w:sz w:val="22"/>
        </w:rPr>
        <w:t xml:space="preserve"> (</w:t>
      </w:r>
      <w:r>
        <w:rPr>
          <w:sz w:val="22"/>
          <w:szCs w:val="22"/>
        </w:rPr>
        <w:t>TB size: 16</w:t>
      </w:r>
      <w:r>
        <w:rPr>
          <w:color w:val="000000"/>
          <w:sz w:val="22"/>
          <w:szCs w:val="22"/>
        </w:rPr>
        <w:t>×</w:t>
      </w:r>
      <w:r>
        <w:rPr>
          <w:sz w:val="22"/>
          <w:szCs w:val="22"/>
        </w:rPr>
        <w:t>16, 32</w:t>
      </w:r>
      <w:r>
        <w:rPr>
          <w:color w:val="000000"/>
          <w:sz w:val="22"/>
          <w:szCs w:val="22"/>
        </w:rPr>
        <w:t>×</w:t>
      </w:r>
      <w:r>
        <w:rPr>
          <w:sz w:val="22"/>
          <w:szCs w:val="22"/>
        </w:rPr>
        <w:t>32</w:t>
      </w:r>
      <w:r>
        <w:rPr>
          <w:sz w:val="22"/>
        </w:rPr>
        <w:t>)</w:t>
      </w:r>
    </w:p>
    <w:p>
      <w:pPr>
        <w:jc w:val="both"/>
        <w:rPr>
          <w:rFonts w:eastAsiaTheme="minorEastAsia"/>
          <w:lang w:eastAsia="ko-KR"/>
        </w:rPr>
      </w:pPr>
      <w:r>
        <w:rPr>
          <w:rFonts w:hint="eastAsia" w:eastAsiaTheme="minorEastAsia"/>
          <w:bCs/>
          <w:lang w:eastAsia="ko-KR"/>
        </w:rPr>
        <w:t>T</w:t>
      </w:r>
      <w:r>
        <w:t>he DC values are separately coded for following scaling matrices: 16</w:t>
      </w:r>
      <w:r>
        <w:rPr>
          <w:color w:val="000000"/>
          <w:szCs w:val="22"/>
        </w:rPr>
        <w:t>×</w:t>
      </w:r>
      <w:r>
        <w:t>16, 32</w:t>
      </w:r>
      <w:r>
        <w:rPr>
          <w:color w:val="000000"/>
          <w:szCs w:val="22"/>
        </w:rPr>
        <w:t>×</w:t>
      </w:r>
      <w:r>
        <w:t>32, and 64</w:t>
      </w:r>
      <w:r>
        <w:rPr>
          <w:color w:val="000000"/>
          <w:szCs w:val="22"/>
        </w:rPr>
        <w:t>×</w:t>
      </w:r>
      <w:r>
        <w:t xml:space="preserve">64. </w:t>
      </w:r>
      <w:r>
        <w:rPr>
          <w:szCs w:val="22"/>
        </w:rPr>
        <w:t>For TBs of size smaller than 8</w:t>
      </w:r>
      <w:r>
        <w:rPr>
          <w:color w:val="000000"/>
          <w:szCs w:val="22"/>
        </w:rPr>
        <w:t>×</w:t>
      </w:r>
      <w:r>
        <w:rPr>
          <w:szCs w:val="22"/>
        </w:rPr>
        <w:t>8, all elements in one scaling matrix are signalled. If the TBs have size greater than or equal to 8</w:t>
      </w:r>
      <w:r>
        <w:rPr>
          <w:color w:val="000000"/>
          <w:szCs w:val="22"/>
        </w:rPr>
        <w:t>×</w:t>
      </w:r>
      <w:r>
        <w:rPr>
          <w:szCs w:val="22"/>
        </w:rPr>
        <w:t>8, only 64 elements in one 8</w:t>
      </w:r>
      <w:r>
        <w:rPr>
          <w:color w:val="000000"/>
          <w:szCs w:val="22"/>
        </w:rPr>
        <w:t>×</w:t>
      </w:r>
      <w:r>
        <w:rPr>
          <w:szCs w:val="22"/>
        </w:rPr>
        <w:t>8 scaling matrix are signalled as a base scaling matrix.</w:t>
      </w:r>
      <w:r>
        <w:rPr>
          <w:rFonts w:hint="eastAsia" w:eastAsiaTheme="minorEastAsia"/>
          <w:szCs w:val="22"/>
          <w:lang w:eastAsia="ko-KR"/>
        </w:rPr>
        <w:t xml:space="preserve"> </w:t>
      </w:r>
      <w:r>
        <w:rPr>
          <w:szCs w:val="22"/>
        </w:rPr>
        <w:t>For obtaining square matrices of size greater than 8</w:t>
      </w:r>
      <w:r>
        <w:rPr>
          <w:color w:val="000000"/>
          <w:szCs w:val="22"/>
        </w:rPr>
        <w:t>×</w:t>
      </w:r>
      <w:r>
        <w:rPr>
          <w:szCs w:val="22"/>
        </w:rPr>
        <w:t>8, the 8</w:t>
      </w:r>
      <w:r>
        <w:rPr>
          <w:color w:val="000000"/>
          <w:szCs w:val="22"/>
        </w:rPr>
        <w:t>×</w:t>
      </w:r>
      <w:r>
        <w:rPr>
          <w:szCs w:val="22"/>
        </w:rPr>
        <w:t>8 base scaling matrix is up</w:t>
      </w:r>
      <w:del w:id="388" w:author="Jianle Chen" w:date="2020-03-22T20:25:00Z">
        <w:r>
          <w:rPr>
            <w:szCs w:val="22"/>
          </w:rPr>
          <w:delText>-</w:delText>
        </w:r>
      </w:del>
      <w:r>
        <w:rPr>
          <w:szCs w:val="22"/>
        </w:rPr>
        <w:t>sampled (by duplication of elements) to the corresponding square size (i.e. 16</w:t>
      </w:r>
      <w:r>
        <w:rPr>
          <w:color w:val="000000"/>
          <w:szCs w:val="22"/>
        </w:rPr>
        <w:t>×</w:t>
      </w:r>
      <w:r>
        <w:rPr>
          <w:szCs w:val="22"/>
        </w:rPr>
        <w:t>16, 32</w:t>
      </w:r>
      <w:r>
        <w:rPr>
          <w:color w:val="000000"/>
          <w:szCs w:val="22"/>
        </w:rPr>
        <w:t>×</w:t>
      </w:r>
      <w:r>
        <w:rPr>
          <w:szCs w:val="22"/>
        </w:rPr>
        <w:t>32, 64</w:t>
      </w:r>
      <w:r>
        <w:rPr>
          <w:color w:val="000000"/>
          <w:szCs w:val="22"/>
        </w:rPr>
        <w:t>×</w:t>
      </w:r>
      <w:r>
        <w:rPr>
          <w:szCs w:val="22"/>
        </w:rPr>
        <w:t>64).</w:t>
      </w:r>
      <w:r>
        <w:rPr>
          <w:rFonts w:hint="eastAsia" w:eastAsiaTheme="minorEastAsia"/>
          <w:szCs w:val="22"/>
          <w:lang w:eastAsia="ko-KR"/>
        </w:rPr>
        <w:t xml:space="preserve"> </w:t>
      </w:r>
      <w:r>
        <w:rPr>
          <w:szCs w:val="22"/>
        </w:rPr>
        <w:t>when the zeroing-out of the high frequency coefficients for 64-point transform is applied, corresponding high frequencies of the scaling matrices are also zeroed out. That is, if the width or height of the TB is greater than or equal to 32, only left or top half of the coefficients is kept, and the remaining coefficients are assigned to zero</w:t>
      </w:r>
      <w:r>
        <w:rPr>
          <w:rFonts w:hint="eastAsia" w:eastAsiaTheme="minorEastAsia"/>
          <w:szCs w:val="22"/>
          <w:lang w:eastAsia="ko-KR"/>
        </w:rPr>
        <w:t xml:space="preserve">. </w:t>
      </w:r>
      <w:r>
        <w:rPr>
          <w:szCs w:val="22"/>
        </w:rPr>
        <w:t>Moreover, the number of elements signalled for the 64</w:t>
      </w:r>
      <w:r>
        <w:rPr>
          <w:color w:val="000000"/>
          <w:szCs w:val="22"/>
        </w:rPr>
        <w:t>×</w:t>
      </w:r>
      <w:r>
        <w:rPr>
          <w:szCs w:val="22"/>
        </w:rPr>
        <w:t>64 scaling matrix is also reduced from 8</w:t>
      </w:r>
      <w:r>
        <w:rPr>
          <w:color w:val="000000"/>
          <w:szCs w:val="22"/>
        </w:rPr>
        <w:t>×</w:t>
      </w:r>
      <w:r>
        <w:rPr>
          <w:szCs w:val="22"/>
        </w:rPr>
        <w:t>8 to three 4</w:t>
      </w:r>
      <w:r>
        <w:rPr>
          <w:color w:val="000000"/>
          <w:szCs w:val="22"/>
        </w:rPr>
        <w:t>×</w:t>
      </w:r>
      <w:r>
        <w:rPr>
          <w:szCs w:val="22"/>
        </w:rPr>
        <w:t>4 submatrices, since the bottom-right 4</w:t>
      </w:r>
      <w:r>
        <w:rPr>
          <w:color w:val="000000"/>
          <w:szCs w:val="22"/>
        </w:rPr>
        <w:t>×</w:t>
      </w:r>
      <w:r>
        <w:rPr>
          <w:szCs w:val="22"/>
        </w:rPr>
        <w:t>4 elements are never used.</w:t>
      </w:r>
      <w:r>
        <w:rPr>
          <w:rFonts w:hint="eastAsia" w:eastAsiaTheme="minorEastAsia"/>
          <w:szCs w:val="22"/>
          <w:lang w:eastAsia="ko-KR"/>
        </w:rPr>
        <w:t xml:space="preserve"> </w:t>
      </w:r>
      <w:r>
        <w:rPr>
          <w:lang w:eastAsia="ko-KR"/>
        </w:rPr>
        <w:t>In VVC</w:t>
      </w:r>
      <w:r>
        <w:rPr>
          <w:lang w:eastAsia="zh-TW"/>
        </w:rPr>
        <w:t xml:space="preserve">, </w:t>
      </w:r>
      <w:r>
        <w:rPr>
          <w:lang w:eastAsia="ko-KR"/>
        </w:rPr>
        <w:t xml:space="preserve">2x2, 2x4, and 4x2 chroma intra coding blocks (CBs) do not exist, and </w:t>
      </w:r>
      <w:r>
        <w:rPr>
          <w:rFonts w:hint="eastAsia"/>
          <w:lang w:eastAsia="ko-KR"/>
        </w:rPr>
        <w:t xml:space="preserve">the smallest </w:t>
      </w:r>
      <w:r>
        <w:rPr>
          <w:lang w:eastAsia="ko-KR"/>
        </w:rPr>
        <w:t>i</w:t>
      </w:r>
      <w:r>
        <w:rPr>
          <w:rFonts w:hint="eastAsia"/>
          <w:lang w:eastAsia="ko-KR"/>
        </w:rPr>
        <w:t>ntra block size</w:t>
      </w:r>
      <w:r>
        <w:rPr>
          <w:lang w:eastAsia="ko-KR"/>
        </w:rPr>
        <w:t xml:space="preserve"> is equal to 2x8 and 8x2, as well as the</w:t>
      </w:r>
      <w:r>
        <w:rPr>
          <w:rFonts w:hint="eastAsia"/>
          <w:lang w:eastAsia="ko-KR"/>
        </w:rPr>
        <w:t xml:space="preserve"> smallest </w:t>
      </w:r>
      <w:r>
        <w:rPr>
          <w:lang w:eastAsia="ko-KR"/>
        </w:rPr>
        <w:t xml:space="preserve">chroma intra block copy (IBC) </w:t>
      </w:r>
      <w:r>
        <w:rPr>
          <w:rFonts w:hint="eastAsia"/>
          <w:lang w:eastAsia="ko-KR"/>
        </w:rPr>
        <w:t xml:space="preserve">block </w:t>
      </w:r>
      <w:r>
        <w:rPr>
          <w:lang w:eastAsia="ko-KR"/>
        </w:rPr>
        <w:t>size.</w:t>
      </w:r>
      <w:r>
        <w:rPr>
          <w:lang w:eastAsia="zh-TW"/>
        </w:rPr>
        <w:t xml:space="preserve"> Furthermore, </w:t>
      </w:r>
      <w:r>
        <w:rPr>
          <w:szCs w:val="22"/>
          <w:lang w:eastAsia="zh-CN"/>
        </w:rPr>
        <w:t>inter-prediction is disabled for 4x4 luma CBs.</w:t>
      </w:r>
      <w:r>
        <w:rPr>
          <w:lang w:eastAsia="zh-TW"/>
        </w:rPr>
        <w:t xml:space="preserve"> Therefore, small 2x2 chroma blocks can be created only by applying a subblock transform (SBT). Considering these essences</w:t>
      </w:r>
      <w:r>
        <w:rPr>
          <w:szCs w:val="22"/>
        </w:rPr>
        <w:t xml:space="preserve">, </w:t>
      </w:r>
      <w:r>
        <w:rPr>
          <w:lang w:eastAsia="ko-KR"/>
        </w:rPr>
        <w:t xml:space="preserve">2x2 intra chroma quantization matrices (QMs) </w:t>
      </w:r>
      <w:r>
        <w:rPr>
          <w:rFonts w:hint="eastAsia" w:eastAsiaTheme="minorEastAsia"/>
          <w:lang w:eastAsia="ko-KR"/>
        </w:rPr>
        <w:t xml:space="preserve">are removed </w:t>
      </w:r>
      <w:r>
        <w:rPr>
          <w:lang w:eastAsia="ko-KR"/>
        </w:rPr>
        <w:t>from the default QM list, and not code user-defined intra QMs for this size</w:t>
      </w:r>
      <w:r>
        <w:rPr>
          <w:rFonts w:hint="eastAsia" w:eastAsiaTheme="minorEastAsia"/>
          <w:lang w:eastAsia="ko-KR"/>
        </w:rPr>
        <w:t>.</w:t>
      </w:r>
    </w:p>
    <w:p>
      <w:pPr>
        <w:rPr>
          <w:szCs w:val="22"/>
        </w:rPr>
      </w:pPr>
      <w:r>
        <w:rPr>
          <w:rFonts w:hint="eastAsia" w:eastAsiaTheme="minorEastAsia"/>
          <w:szCs w:val="22"/>
          <w:lang w:eastAsia="ko-KR"/>
        </w:rPr>
        <w:t xml:space="preserve">In order </w:t>
      </w:r>
      <w:r>
        <w:rPr>
          <w:szCs w:val="22"/>
        </w:rPr>
        <w:t>to improve coding efficiency</w:t>
      </w:r>
      <w:r>
        <w:rPr>
          <w:rFonts w:hint="eastAsia" w:eastAsiaTheme="minorEastAsia"/>
          <w:szCs w:val="22"/>
          <w:lang w:eastAsia="ko-KR"/>
        </w:rPr>
        <w:t xml:space="preserve"> for user defined quantization matrixes (QM), following approaches are considered</w:t>
      </w:r>
      <w:r>
        <w:rPr>
          <w:szCs w:val="22"/>
        </w:rPr>
        <w:t>.</w:t>
      </w:r>
    </w:p>
    <w:p>
      <w:pPr>
        <w:pStyle w:val="46"/>
        <w:numPr>
          <w:ilvl w:val="0"/>
          <w:numId w:val="16"/>
        </w:numPr>
        <w:spacing w:before="136"/>
        <w:rPr>
          <w:sz w:val="22"/>
          <w:lang w:val="en-CA"/>
        </w:rPr>
      </w:pPr>
      <w:r>
        <w:rPr>
          <w:sz w:val="22"/>
          <w:lang w:val="en-CA"/>
        </w:rPr>
        <w:t>Allow referencing a previously coded QM with the same base size as the current QM.</w:t>
      </w:r>
    </w:p>
    <w:p>
      <w:pPr>
        <w:pStyle w:val="46"/>
        <w:numPr>
          <w:ilvl w:val="0"/>
          <w:numId w:val="16"/>
        </w:numPr>
        <w:spacing w:before="136"/>
        <w:rPr>
          <w:sz w:val="22"/>
          <w:lang w:val="en-CA"/>
        </w:rPr>
      </w:pPr>
      <w:r>
        <w:rPr>
          <w:sz w:val="22"/>
          <w:lang w:val="en-CA"/>
        </w:rPr>
        <w:t>Allow coding element-to-element differences between the current QM and the reference QM.</w:t>
      </w:r>
    </w:p>
    <w:p>
      <w:pPr>
        <w:pStyle w:val="46"/>
        <w:numPr>
          <w:ilvl w:val="0"/>
          <w:numId w:val="16"/>
        </w:numPr>
        <w:spacing w:before="136"/>
        <w:rPr>
          <w:sz w:val="22"/>
          <w:lang w:val="en-CA"/>
        </w:rPr>
      </w:pPr>
      <w:r>
        <w:rPr>
          <w:sz w:val="22"/>
          <w:lang w:val="en-CA"/>
        </w:rPr>
        <w:t>Keep the original DPCM coding of elements within the current QM.</w:t>
      </w:r>
    </w:p>
    <w:p>
      <w:pPr>
        <w:pStyle w:val="46"/>
        <w:numPr>
          <w:ilvl w:val="0"/>
          <w:numId w:val="16"/>
        </w:numPr>
        <w:spacing w:before="136"/>
        <w:rPr>
          <w:rFonts w:eastAsiaTheme="minorEastAsia"/>
          <w:lang w:val="en-CA" w:eastAsia="ko-KR"/>
        </w:rPr>
      </w:pPr>
      <w:r>
        <w:rPr>
          <w:sz w:val="22"/>
          <w:lang w:val="en-CA"/>
        </w:rPr>
        <w:t>Use a single matrix identifier scalingListId which combines matrixId and sizeId.</w:t>
      </w:r>
    </w:p>
    <w:p>
      <w:pPr>
        <w:pStyle w:val="4"/>
        <w:spacing w:before="136"/>
        <w:rPr>
          <w:lang w:val="en-CA"/>
        </w:rPr>
      </w:pPr>
      <w:bookmarkStart w:id="222" w:name="_Toc35804763"/>
      <w:r>
        <w:rPr>
          <w:rFonts w:eastAsiaTheme="minorEastAsia"/>
          <w:lang w:val="en-CA" w:eastAsia="ko-KR"/>
        </w:rPr>
        <w:t>Joint coding of chroma residuals (JCCR)</w:t>
      </w:r>
      <w:bookmarkEnd w:id="222"/>
    </w:p>
    <w:p>
      <w:pPr>
        <w:jc w:val="both"/>
        <w:rPr>
          <w:rFonts w:eastAsiaTheme="minorEastAsia"/>
          <w:szCs w:val="22"/>
          <w:lang w:val="en-CA" w:eastAsia="ko-KR"/>
        </w:rPr>
      </w:pPr>
      <w:r>
        <w:rPr>
          <w:rFonts w:hint="eastAsia" w:eastAsiaTheme="minorEastAsia"/>
          <w:lang w:val="en-CA" w:eastAsia="ko-KR"/>
        </w:rPr>
        <w:t xml:space="preserve">VVC </w:t>
      </w:r>
      <w:r>
        <w:rPr>
          <w:lang w:val="en-CA"/>
        </w:rPr>
        <w:t xml:space="preserve">supports </w:t>
      </w:r>
      <w:r>
        <w:t xml:space="preserve">the joint coding of chroma residual (JCCR) tool </w:t>
      </w:r>
      <w:r>
        <w:rPr>
          <w:lang w:val="en-CA"/>
        </w:rPr>
        <w:t xml:space="preserve">where the chroma residuals are coded jointly. </w:t>
      </w:r>
      <w:r>
        <w:rPr>
          <w:kern w:val="2"/>
          <w:lang w:val="en-CA"/>
        </w:rPr>
        <w:t xml:space="preserve">The usage (activation) of the JCCR mode is indicated by a TU-level flag </w:t>
      </w:r>
      <w:r>
        <w:rPr>
          <w:i/>
          <w:kern w:val="2"/>
          <w:lang w:val="en-CA"/>
        </w:rPr>
        <w:t>tu_joint_cbcr_residual_flag</w:t>
      </w:r>
      <w:r>
        <w:rPr>
          <w:kern w:val="2"/>
          <w:lang w:val="en-CA"/>
        </w:rPr>
        <w:t xml:space="preserve"> and the selected mode is implicitly indicated by the chroma CBFs. The flag </w:t>
      </w:r>
      <w:r>
        <w:rPr>
          <w:i/>
          <w:kern w:val="2"/>
          <w:lang w:val="en-CA"/>
        </w:rPr>
        <w:t>tu_joint_cbcr_residual_flag</w:t>
      </w:r>
      <w:r>
        <w:rPr>
          <w:kern w:val="2"/>
          <w:lang w:val="en-CA"/>
        </w:rPr>
        <w:t xml:space="preserve"> is present if either or both chroma CBFs for a TU are equal to 1.</w:t>
      </w:r>
      <w:r>
        <w:rPr>
          <w:rFonts w:hint="eastAsia" w:eastAsiaTheme="minorEastAsia"/>
          <w:lang w:val="en-CA" w:eastAsia="ko-KR"/>
        </w:rPr>
        <w:t xml:space="preserve"> </w:t>
      </w:r>
      <w:r>
        <w:rPr>
          <w:lang w:val="en-CA"/>
        </w:rPr>
        <w:t xml:space="preserve">In the PPS and slice header, chroma QP offset values are signalled for the JCCR mode </w:t>
      </w:r>
      <w:r>
        <w:rPr>
          <w:rFonts w:hint="eastAsia" w:eastAsiaTheme="minorEastAsia"/>
          <w:lang w:val="en-CA" w:eastAsia="ko-KR"/>
        </w:rPr>
        <w:t xml:space="preserve">to </w:t>
      </w:r>
      <w:r>
        <w:rPr>
          <w:rFonts w:eastAsiaTheme="minorEastAsia"/>
          <w:lang w:val="en-CA" w:eastAsia="ko-KR"/>
        </w:rPr>
        <w:t>differentiate</w:t>
      </w:r>
      <w:r>
        <w:rPr>
          <w:lang w:val="en-CA"/>
        </w:rPr>
        <w:t xml:space="preserve"> from the usual chroma QP offset values signalled for regular chroma residual coding mode. These chroma QP offset values are used to derive the chroma QP values for some blocks coded using the JCCR mode.</w:t>
      </w:r>
      <w:r>
        <w:rPr>
          <w:rFonts w:hint="eastAsia" w:eastAsiaTheme="minorEastAsia"/>
          <w:lang w:val="en-CA" w:eastAsia="ko-KR"/>
        </w:rPr>
        <w:t xml:space="preserve"> </w:t>
      </w:r>
      <w:r>
        <w:rPr>
          <w:rFonts w:eastAsiaTheme="minorEastAsia"/>
          <w:lang w:val="en-CA" w:eastAsia="ko-KR"/>
        </w:rPr>
        <w:t xml:space="preserve">The JCCR mode has 3 sub-modes. </w:t>
      </w:r>
      <w:r>
        <w:rPr>
          <w:kern w:val="2"/>
          <w:lang w:val="en-CA"/>
        </w:rPr>
        <w:t xml:space="preserve">When a corresponding JCCR sub-mode (sub-modes 2 </w:t>
      </w:r>
      <w:r>
        <w:rPr>
          <w:rFonts w:hint="eastAsia" w:eastAsiaTheme="minorEastAsia"/>
          <w:kern w:val="2"/>
          <w:lang w:val="en-CA" w:eastAsia="ko-KR"/>
        </w:rPr>
        <w:t xml:space="preserve">in </w:t>
      </w:r>
      <w:r>
        <w:rPr>
          <w:rFonts w:eastAsiaTheme="minorEastAsia"/>
          <w:kern w:val="2"/>
          <w:lang w:val="en-CA" w:eastAsia="ko-KR"/>
        </w:rPr>
        <w:fldChar w:fldCharType="begin"/>
      </w:r>
      <w:r>
        <w:rPr>
          <w:rFonts w:eastAsiaTheme="minorEastAsia"/>
          <w:kern w:val="2"/>
          <w:lang w:val="en-CA" w:eastAsia="ko-KR"/>
        </w:rPr>
        <w:instrText xml:space="preserve"> </w:instrText>
      </w:r>
      <w:r>
        <w:rPr>
          <w:rFonts w:hint="eastAsia" w:eastAsiaTheme="minorEastAsia"/>
          <w:kern w:val="2"/>
          <w:lang w:val="en-CA" w:eastAsia="ko-KR"/>
        </w:rPr>
        <w:instrText xml:space="preserve">REF _Ref27486710 \h</w:instrText>
      </w:r>
      <w:r>
        <w:rPr>
          <w:rFonts w:eastAsiaTheme="minorEastAsia"/>
          <w:kern w:val="2"/>
          <w:lang w:val="en-CA" w:eastAsia="ko-KR"/>
        </w:rPr>
        <w:instrText xml:space="preserve"> </w:instrText>
      </w:r>
      <w:r>
        <w:rPr>
          <w:rFonts w:eastAsiaTheme="minorEastAsia"/>
          <w:kern w:val="2"/>
          <w:lang w:val="en-CA" w:eastAsia="ko-KR"/>
        </w:rPr>
        <w:fldChar w:fldCharType="separate"/>
      </w:r>
      <w:r>
        <w:rPr>
          <w:lang w:val="en-GB"/>
        </w:rPr>
        <w:t>Table 3</w:t>
      </w:r>
      <w:r>
        <w:rPr>
          <w:lang w:val="en-GB"/>
        </w:rPr>
        <w:noBreakHyphen/>
      </w:r>
      <w:r>
        <w:rPr>
          <w:lang w:val="en-GB"/>
        </w:rPr>
        <w:t>13</w:t>
      </w:r>
      <w:r>
        <w:rPr>
          <w:rFonts w:eastAsiaTheme="minorEastAsia"/>
          <w:kern w:val="2"/>
          <w:lang w:val="en-CA" w:eastAsia="ko-KR"/>
        </w:rPr>
        <w:fldChar w:fldCharType="end"/>
      </w:r>
      <w:r>
        <w:rPr>
          <w:kern w:val="2"/>
          <w:lang w:val="en-CA"/>
        </w:rPr>
        <w:t>) is active in a TU, this chroma QP offset is added to the applied luma-derived chroma QP during quantization and decoding of that TU. For the other JCCR sub-modes (sub-modes 1 and 3</w:t>
      </w:r>
      <w:r>
        <w:rPr>
          <w:rFonts w:hint="eastAsia" w:eastAsiaTheme="minorEastAsia"/>
          <w:kern w:val="2"/>
          <w:lang w:val="en-CA" w:eastAsia="ko-KR"/>
        </w:rPr>
        <w:t xml:space="preserve"> in </w:t>
      </w:r>
      <w:r>
        <w:rPr>
          <w:rFonts w:eastAsiaTheme="minorEastAsia"/>
          <w:kern w:val="2"/>
          <w:lang w:val="en-CA" w:eastAsia="ko-KR"/>
        </w:rPr>
        <w:fldChar w:fldCharType="begin"/>
      </w:r>
      <w:r>
        <w:rPr>
          <w:rFonts w:eastAsiaTheme="minorEastAsia"/>
          <w:kern w:val="2"/>
          <w:lang w:val="en-CA" w:eastAsia="ko-KR"/>
        </w:rPr>
        <w:instrText xml:space="preserve"> </w:instrText>
      </w:r>
      <w:r>
        <w:rPr>
          <w:rFonts w:hint="eastAsia" w:eastAsiaTheme="minorEastAsia"/>
          <w:kern w:val="2"/>
          <w:lang w:val="en-CA" w:eastAsia="ko-KR"/>
        </w:rPr>
        <w:instrText xml:space="preserve">REF _Ref27486710 \h</w:instrText>
      </w:r>
      <w:r>
        <w:rPr>
          <w:rFonts w:eastAsiaTheme="minorEastAsia"/>
          <w:kern w:val="2"/>
          <w:lang w:val="en-CA" w:eastAsia="ko-KR"/>
        </w:rPr>
        <w:instrText xml:space="preserve"> </w:instrText>
      </w:r>
      <w:r>
        <w:rPr>
          <w:rFonts w:eastAsiaTheme="minorEastAsia"/>
          <w:kern w:val="2"/>
          <w:lang w:val="en-CA" w:eastAsia="ko-KR"/>
        </w:rPr>
        <w:fldChar w:fldCharType="separate"/>
      </w:r>
      <w:r>
        <w:rPr>
          <w:lang w:val="en-GB"/>
        </w:rPr>
        <w:t>Table 3</w:t>
      </w:r>
      <w:r>
        <w:rPr>
          <w:lang w:val="en-GB"/>
        </w:rPr>
        <w:noBreakHyphen/>
      </w:r>
      <w:r>
        <w:rPr>
          <w:lang w:val="en-GB"/>
        </w:rPr>
        <w:t>13</w:t>
      </w:r>
      <w:r>
        <w:rPr>
          <w:rFonts w:eastAsiaTheme="minorEastAsia"/>
          <w:kern w:val="2"/>
          <w:lang w:val="en-CA" w:eastAsia="ko-KR"/>
        </w:rPr>
        <w:fldChar w:fldCharType="end"/>
      </w:r>
      <w:r>
        <w:rPr>
          <w:kern w:val="2"/>
          <w:lang w:val="en-CA"/>
        </w:rPr>
        <w:t>), the chroma QPs are derived in the same way as for conventional Cb or Cr blocks.</w:t>
      </w:r>
      <w:r>
        <w:rPr>
          <w:rFonts w:hint="eastAsia" w:eastAsiaTheme="minorEastAsia"/>
          <w:kern w:val="2"/>
          <w:lang w:val="en-CA" w:eastAsia="ko-KR"/>
        </w:rPr>
        <w:t xml:space="preserve"> </w:t>
      </w:r>
      <w:r>
        <w:rPr>
          <w:kern w:val="2"/>
          <w:lang w:val="en-CA"/>
        </w:rPr>
        <w:t xml:space="preserve">The reconstruction process of the chroma residuals (resCb and resCr) from the transmitted transform blocks is </w:t>
      </w:r>
      <w:r>
        <w:rPr>
          <w:rFonts w:hint="eastAsia" w:eastAsiaTheme="minorEastAsia"/>
          <w:kern w:val="2"/>
          <w:lang w:val="en-CA" w:eastAsia="ko-KR"/>
        </w:rPr>
        <w:t xml:space="preserve">depicted in </w:t>
      </w:r>
      <w:r>
        <w:rPr>
          <w:rFonts w:eastAsiaTheme="minorEastAsia"/>
          <w:kern w:val="2"/>
          <w:lang w:val="en-CA" w:eastAsia="ko-KR"/>
        </w:rPr>
        <w:fldChar w:fldCharType="begin"/>
      </w:r>
      <w:r>
        <w:rPr>
          <w:rFonts w:eastAsiaTheme="minorEastAsia"/>
          <w:kern w:val="2"/>
          <w:lang w:val="en-CA" w:eastAsia="ko-KR"/>
        </w:rPr>
        <w:instrText xml:space="preserve"> </w:instrText>
      </w:r>
      <w:r>
        <w:rPr>
          <w:rFonts w:hint="eastAsia" w:eastAsiaTheme="minorEastAsia"/>
          <w:kern w:val="2"/>
          <w:lang w:val="en-CA" w:eastAsia="ko-KR"/>
        </w:rPr>
        <w:instrText xml:space="preserve">REF _Ref27486710 \h</w:instrText>
      </w:r>
      <w:r>
        <w:rPr>
          <w:rFonts w:eastAsiaTheme="minorEastAsia"/>
          <w:kern w:val="2"/>
          <w:lang w:val="en-CA" w:eastAsia="ko-KR"/>
        </w:rPr>
        <w:instrText xml:space="preserve"> </w:instrText>
      </w:r>
      <w:r>
        <w:rPr>
          <w:rFonts w:eastAsiaTheme="minorEastAsia"/>
          <w:kern w:val="2"/>
          <w:lang w:val="en-CA" w:eastAsia="ko-KR"/>
        </w:rPr>
        <w:fldChar w:fldCharType="separate"/>
      </w:r>
      <w:r>
        <w:rPr>
          <w:lang w:val="en-GB"/>
        </w:rPr>
        <w:t>Table 3</w:t>
      </w:r>
      <w:r>
        <w:rPr>
          <w:lang w:val="en-GB"/>
        </w:rPr>
        <w:noBreakHyphen/>
      </w:r>
      <w:r>
        <w:rPr>
          <w:lang w:val="en-GB"/>
        </w:rPr>
        <w:t>13</w:t>
      </w:r>
      <w:r>
        <w:rPr>
          <w:rFonts w:eastAsiaTheme="minorEastAsia"/>
          <w:kern w:val="2"/>
          <w:lang w:val="en-CA" w:eastAsia="ko-KR"/>
        </w:rPr>
        <w:fldChar w:fldCharType="end"/>
      </w:r>
      <w:r>
        <w:rPr>
          <w:kern w:val="2"/>
          <w:lang w:val="en-CA"/>
        </w:rPr>
        <w:t>.</w:t>
      </w:r>
      <w:r>
        <w:rPr>
          <w:rFonts w:hint="eastAsia" w:eastAsiaTheme="minorEastAsia"/>
          <w:kern w:val="2"/>
          <w:lang w:val="en-CA" w:eastAsia="ko-KR"/>
        </w:rPr>
        <w:t xml:space="preserve"> </w:t>
      </w:r>
      <w:r>
        <w:rPr>
          <w:lang w:val="en-CA"/>
        </w:rPr>
        <w:t xml:space="preserve">When the JCCR mode is activated, </w:t>
      </w:r>
      <w:r>
        <w:rPr>
          <w:szCs w:val="22"/>
          <w:lang w:val="en-CA"/>
        </w:rPr>
        <w:t xml:space="preserve">one single joint </w:t>
      </w:r>
      <w:r>
        <w:rPr>
          <w:rFonts w:hint="eastAsia" w:eastAsiaTheme="minorEastAsia"/>
          <w:szCs w:val="22"/>
          <w:lang w:val="en-CA" w:eastAsia="ko-KR"/>
        </w:rPr>
        <w:t xml:space="preserve">chroma </w:t>
      </w:r>
      <w:r>
        <w:rPr>
          <w:szCs w:val="22"/>
          <w:lang w:val="en-CA"/>
        </w:rPr>
        <w:t xml:space="preserve">residual block </w:t>
      </w:r>
      <w:r>
        <w:rPr>
          <w:rFonts w:hint="eastAsia" w:eastAsiaTheme="minorEastAsia"/>
          <w:szCs w:val="22"/>
          <w:lang w:val="en-CA" w:eastAsia="ko-KR"/>
        </w:rPr>
        <w:t>(</w:t>
      </w:r>
      <w:r>
        <w:rPr>
          <w:rFonts w:eastAsia="Times New Roman"/>
          <w:kern w:val="2"/>
          <w:lang w:val="en-CA"/>
        </w:rPr>
        <w:t>resJointC[</w:t>
      </w:r>
      <w:r>
        <w:rPr>
          <w:rFonts w:hint="eastAsia" w:eastAsiaTheme="minorEastAsia"/>
          <w:kern w:val="2"/>
          <w:lang w:val="en-CA" w:eastAsia="ko-KR"/>
        </w:rPr>
        <w:t>x</w:t>
      </w:r>
      <w:r>
        <w:rPr>
          <w:rFonts w:eastAsia="Times New Roman"/>
          <w:kern w:val="2"/>
          <w:lang w:val="en-CA"/>
        </w:rPr>
        <w:t>][</w:t>
      </w:r>
      <w:r>
        <w:rPr>
          <w:rFonts w:hint="eastAsia" w:eastAsiaTheme="minorEastAsia"/>
          <w:kern w:val="2"/>
          <w:lang w:val="en-CA" w:eastAsia="ko-KR"/>
        </w:rPr>
        <w:t>y</w:t>
      </w:r>
      <w:r>
        <w:rPr>
          <w:rFonts w:eastAsia="Times New Roman"/>
          <w:kern w:val="2"/>
          <w:lang w:val="en-CA"/>
        </w:rPr>
        <w:t>]</w:t>
      </w:r>
      <w:r>
        <w:rPr>
          <w:rFonts w:hint="eastAsia" w:eastAsiaTheme="minorEastAsia"/>
          <w:kern w:val="2"/>
          <w:lang w:val="en-CA" w:eastAsia="ko-KR"/>
        </w:rPr>
        <w:t xml:space="preserve"> in </w:t>
      </w:r>
      <w:r>
        <w:rPr>
          <w:rFonts w:eastAsiaTheme="minorEastAsia"/>
          <w:kern w:val="2"/>
          <w:lang w:val="en-CA" w:eastAsia="ko-KR"/>
        </w:rPr>
        <w:fldChar w:fldCharType="begin"/>
      </w:r>
      <w:r>
        <w:rPr>
          <w:rFonts w:eastAsiaTheme="minorEastAsia"/>
          <w:kern w:val="2"/>
          <w:lang w:val="en-CA" w:eastAsia="ko-KR"/>
        </w:rPr>
        <w:instrText xml:space="preserve"> </w:instrText>
      </w:r>
      <w:r>
        <w:rPr>
          <w:rFonts w:hint="eastAsia" w:eastAsiaTheme="minorEastAsia"/>
          <w:kern w:val="2"/>
          <w:lang w:val="en-CA" w:eastAsia="ko-KR"/>
        </w:rPr>
        <w:instrText xml:space="preserve">REF _Ref27486710 \h</w:instrText>
      </w:r>
      <w:r>
        <w:rPr>
          <w:rFonts w:eastAsiaTheme="minorEastAsia"/>
          <w:kern w:val="2"/>
          <w:lang w:val="en-CA" w:eastAsia="ko-KR"/>
        </w:rPr>
        <w:instrText xml:space="preserve"> </w:instrText>
      </w:r>
      <w:r>
        <w:rPr>
          <w:rFonts w:eastAsiaTheme="minorEastAsia"/>
          <w:kern w:val="2"/>
          <w:lang w:val="en-CA" w:eastAsia="ko-KR"/>
        </w:rPr>
        <w:fldChar w:fldCharType="separate"/>
      </w:r>
      <w:r>
        <w:rPr>
          <w:lang w:val="en-GB"/>
        </w:rPr>
        <w:t>Table 3</w:t>
      </w:r>
      <w:r>
        <w:rPr>
          <w:lang w:val="en-GB"/>
        </w:rPr>
        <w:noBreakHyphen/>
      </w:r>
      <w:r>
        <w:rPr>
          <w:lang w:val="en-GB"/>
        </w:rPr>
        <w:t>13</w:t>
      </w:r>
      <w:r>
        <w:rPr>
          <w:rFonts w:eastAsiaTheme="minorEastAsia"/>
          <w:kern w:val="2"/>
          <w:lang w:val="en-CA" w:eastAsia="ko-KR"/>
        </w:rPr>
        <w:fldChar w:fldCharType="end"/>
      </w:r>
      <w:r>
        <w:rPr>
          <w:rFonts w:hint="eastAsia" w:eastAsiaTheme="minorEastAsia"/>
          <w:szCs w:val="22"/>
          <w:lang w:val="en-CA" w:eastAsia="ko-KR"/>
        </w:rPr>
        <w:t xml:space="preserve">) </w:t>
      </w:r>
      <w:r>
        <w:rPr>
          <w:szCs w:val="22"/>
          <w:lang w:val="en-CA"/>
        </w:rPr>
        <w:t>is signalled</w:t>
      </w:r>
      <w:r>
        <w:rPr>
          <w:rFonts w:hint="eastAsia" w:eastAsiaTheme="minorEastAsia"/>
          <w:szCs w:val="22"/>
          <w:lang w:val="en-CA" w:eastAsia="ko-KR"/>
        </w:rPr>
        <w:t>, and residual block for Cb (resCb) and residual block for Cr (resCr) are derived considering information such as tu_cbf_cb, tu_cbf_cr, an</w:t>
      </w:r>
      <w:r>
        <w:rPr>
          <w:rFonts w:eastAsiaTheme="minorEastAsia"/>
          <w:szCs w:val="22"/>
          <w:lang w:val="en-CA" w:eastAsia="ko-KR"/>
        </w:rPr>
        <w:t>d</w:t>
      </w:r>
      <w:r>
        <w:rPr>
          <w:rFonts w:hint="eastAsia" w:eastAsiaTheme="minorEastAsia"/>
          <w:szCs w:val="22"/>
          <w:lang w:val="en-CA" w:eastAsia="ko-KR"/>
        </w:rPr>
        <w:t xml:space="preserve"> CSign, which is a sign value specified in the slice header. </w:t>
      </w:r>
    </w:p>
    <w:p>
      <w:pPr>
        <w:textAlignment w:val="auto"/>
        <w:rPr>
          <w:kern w:val="2"/>
          <w:szCs w:val="22"/>
          <w:lang w:val="en-CA"/>
        </w:rPr>
      </w:pPr>
      <w:r>
        <w:rPr>
          <w:lang w:val="en-CA"/>
        </w:rPr>
        <w:t xml:space="preserve">At the encoder side, </w:t>
      </w:r>
      <w:r>
        <w:rPr>
          <w:kern w:val="2"/>
          <w:szCs w:val="22"/>
          <w:lang w:val="en-CA"/>
        </w:rPr>
        <w:t>the joint chroma components are derived as explained in the following. Depending on the mode (listed in the tables above), resJointC{1,2} are generated by the encoder as follows:</w:t>
      </w:r>
    </w:p>
    <w:p>
      <w:pPr>
        <w:pStyle w:val="46"/>
        <w:numPr>
          <w:ilvl w:val="0"/>
          <w:numId w:val="3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rPr>
          <w:kern w:val="2"/>
          <w:szCs w:val="22"/>
          <w:lang w:val="en-CA"/>
        </w:rPr>
      </w:pPr>
      <w:r>
        <w:rPr>
          <w:rFonts w:hint="eastAsia" w:eastAsiaTheme="minorEastAsia"/>
          <w:kern w:val="2"/>
          <w:szCs w:val="22"/>
          <w:lang w:val="en-CA" w:eastAsia="ko-KR"/>
        </w:rPr>
        <w:t>I</w:t>
      </w:r>
      <w:r>
        <w:rPr>
          <w:kern w:val="2"/>
          <w:szCs w:val="22"/>
          <w:lang w:val="en-CA"/>
        </w:rPr>
        <w:t>f mode is equal to 2 (single residual with reconstruction Cb = C, Cr = CSign * C), the joint residual is determined according to</w:t>
      </w:r>
    </w:p>
    <w:p>
      <w:pPr>
        <w:pStyle w:val="46"/>
        <w:spacing w:before="136"/>
        <w:contextualSpacing w:val="0"/>
        <w:rPr>
          <w:kern w:val="2"/>
          <w:szCs w:val="22"/>
          <w:lang w:val="en-CA"/>
        </w:rPr>
      </w:pPr>
      <w:r>
        <w:rPr>
          <w:kern w:val="2"/>
          <w:szCs w:val="22"/>
          <w:lang w:val="en-CA"/>
        </w:rPr>
        <w:tab/>
      </w:r>
      <w:r>
        <w:rPr>
          <w:kern w:val="2"/>
          <w:szCs w:val="22"/>
          <w:lang w:val="en-CA"/>
        </w:rPr>
        <w:t>resJointC[ x ][ y ] = ( resCb[ x ][ y ] + CSign * resCr[ x ][ y ] ) / 2</w:t>
      </w:r>
    </w:p>
    <w:p>
      <w:pPr>
        <w:pStyle w:val="46"/>
        <w:numPr>
          <w:ilvl w:val="0"/>
          <w:numId w:val="3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rPr>
          <w:kern w:val="2"/>
          <w:szCs w:val="22"/>
          <w:lang w:val="en-CA"/>
        </w:rPr>
      </w:pPr>
      <w:r>
        <w:rPr>
          <w:kern w:val="2"/>
          <w:szCs w:val="22"/>
          <w:lang w:val="en-CA"/>
        </w:rPr>
        <w:t>Otherwise, if mode is equal to 1 (single residual with reconstruction Cb = C, Cr = (CSign * C) / 2), the joint residual is determined according to</w:t>
      </w:r>
    </w:p>
    <w:p>
      <w:pPr>
        <w:pStyle w:val="46"/>
        <w:spacing w:before="136"/>
        <w:contextualSpacing w:val="0"/>
        <w:rPr>
          <w:kern w:val="2"/>
          <w:szCs w:val="22"/>
          <w:lang w:val="en-CA"/>
        </w:rPr>
      </w:pPr>
      <w:r>
        <w:rPr>
          <w:kern w:val="2"/>
          <w:szCs w:val="22"/>
          <w:lang w:val="en-CA"/>
        </w:rPr>
        <w:tab/>
      </w:r>
      <w:r>
        <w:rPr>
          <w:kern w:val="2"/>
          <w:szCs w:val="22"/>
          <w:lang w:val="en-CA"/>
        </w:rPr>
        <w:t>resJointC[ x ][ y ] = ( 4 * resCb[ x ][ y ] + 2 * CSign * resCr[ x ][ y ] ) / 5</w:t>
      </w:r>
    </w:p>
    <w:p>
      <w:pPr>
        <w:pStyle w:val="46"/>
        <w:numPr>
          <w:ilvl w:val="0"/>
          <w:numId w:val="3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rPr>
          <w:kern w:val="2"/>
          <w:szCs w:val="22"/>
          <w:lang w:val="en-CA"/>
        </w:rPr>
      </w:pPr>
      <w:r>
        <w:rPr>
          <w:kern w:val="2"/>
          <w:szCs w:val="22"/>
          <w:lang w:val="en-CA"/>
        </w:rPr>
        <w:t>Otherwise (mode is equal to 3, i.</w:t>
      </w:r>
      <w:r>
        <w:rPr>
          <w:kern w:val="2"/>
          <w:szCs w:val="22"/>
          <w:vertAlign w:val="superscript"/>
          <w:lang w:val="en-CA"/>
        </w:rPr>
        <w:t xml:space="preserve"> </w:t>
      </w:r>
      <w:r>
        <w:rPr>
          <w:kern w:val="2"/>
          <w:szCs w:val="22"/>
          <w:lang w:val="en-CA"/>
        </w:rPr>
        <w:t>e., single residual, reconstruction Cr = C, Cb = (CSign * C) / 2), the joint residual is determined according to</w:t>
      </w:r>
    </w:p>
    <w:p>
      <w:pPr>
        <w:pStyle w:val="46"/>
        <w:spacing w:before="136"/>
        <w:contextualSpacing w:val="0"/>
        <w:rPr>
          <w:kern w:val="2"/>
          <w:szCs w:val="22"/>
          <w:lang w:val="en-CA"/>
        </w:rPr>
      </w:pPr>
      <w:r>
        <w:rPr>
          <w:kern w:val="2"/>
          <w:szCs w:val="22"/>
          <w:lang w:val="en-CA"/>
        </w:rPr>
        <w:tab/>
      </w:r>
      <w:r>
        <w:rPr>
          <w:kern w:val="2"/>
          <w:szCs w:val="22"/>
          <w:lang w:val="en-CA"/>
        </w:rPr>
        <w:t>resJointC[ x ][ y ] = ( 4 * resCr[ x ][ y ] + 2 * CSign * resCb[ x ][ y ] ) / 5</w:t>
      </w:r>
    </w:p>
    <w:p>
      <w:pPr>
        <w:pStyle w:val="13"/>
        <w:spacing w:before="136"/>
      </w:pPr>
      <w:bookmarkStart w:id="223" w:name="_Ref27486710"/>
      <w:r>
        <w:rPr>
          <w:lang w:val="en-GB"/>
        </w:rPr>
        <w:t>Table </w:t>
      </w:r>
      <w:r>
        <w:rPr>
          <w:lang w:val="en-GB"/>
        </w:rPr>
        <w:fldChar w:fldCharType="begin"/>
      </w:r>
      <w:r>
        <w:rPr>
          <w:lang w:val="en-GB"/>
        </w:rPr>
        <w:instrText xml:space="preserve"> STYLEREF 1 \s </w:instrText>
      </w:r>
      <w:r>
        <w:rPr>
          <w:lang w:val="en-GB"/>
        </w:rPr>
        <w:fldChar w:fldCharType="separate"/>
      </w:r>
      <w:r>
        <w:rPr>
          <w:lang w:val="en-GB"/>
        </w:rPr>
        <w:t>3</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lang w:val="en-GB"/>
        </w:rPr>
        <w:t>13</w:t>
      </w:r>
      <w:r>
        <w:rPr>
          <w:lang w:val="en-GB"/>
        </w:rPr>
        <w:fldChar w:fldCharType="end"/>
      </w:r>
      <w:bookmarkEnd w:id="223"/>
      <w:r>
        <w:rPr>
          <w:rFonts w:hint="eastAsia"/>
          <w:lang w:eastAsia="ko-KR"/>
        </w:rPr>
        <w:t xml:space="preserve"> </w:t>
      </w:r>
      <w:r>
        <w:rPr>
          <w:rFonts w:hint="eastAsia"/>
        </w:rPr>
        <w:t>-</w:t>
      </w:r>
      <w:r>
        <w:rPr>
          <w:rFonts w:hint="eastAsia"/>
          <w:lang w:eastAsia="ko-KR"/>
        </w:rPr>
        <w:t xml:space="preserve"> </w:t>
      </w:r>
      <w:r>
        <w:rPr>
          <w:kern w:val="2"/>
          <w:lang w:val="en-CA"/>
        </w:rPr>
        <w:t>Reconstruction of chroma residuals.</w:t>
      </w:r>
      <w:r>
        <w:rPr>
          <w:rFonts w:eastAsia="Times New Roman"/>
          <w:kern w:val="2"/>
          <w:lang w:val="en-CA"/>
        </w:rPr>
        <w:t xml:space="preserve"> The value CSign is a sign value (+1 or −1), which is specified in the slice header, resJointC[ ][ ] is the transmitted residual.</w:t>
      </w:r>
    </w:p>
    <w:tbl>
      <w:tblPr>
        <w:tblStyle w:val="31"/>
        <w:tblW w:w="93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1154"/>
        <w:gridCol w:w="6294"/>
        <w:gridCol w:w="7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34" w:type="dxa"/>
            <w:tcBorders>
              <w:bottom w:val="single" w:color="auto" w:sz="4" w:space="0"/>
            </w:tcBorders>
            <w:tcMar>
              <w:top w:w="28" w:type="dxa"/>
              <w:bottom w:w="28" w:type="dxa"/>
            </w:tcMar>
            <w:vAlign w:val="center"/>
          </w:tcPr>
          <w:p>
            <w:pPr>
              <w:keepNext/>
              <w:keepLines/>
              <w:jc w:val="center"/>
              <w:rPr>
                <w:rFonts w:ascii="Times New Roman" w:hAnsi="Times New Roman" w:eastAsia="PMingLiU"/>
                <w:kern w:val="2"/>
                <w:szCs w:val="22"/>
              </w:rPr>
            </w:pPr>
            <w:r>
              <w:rPr>
                <w:rFonts w:ascii="Times New Roman" w:hAnsi="Times New Roman" w:eastAsia="PMingLiU"/>
                <w:kern w:val="2"/>
                <w:szCs w:val="22"/>
              </w:rPr>
              <w:t>tu_cbf_cb</w:t>
            </w:r>
          </w:p>
        </w:tc>
        <w:tc>
          <w:tcPr>
            <w:tcW w:w="1154" w:type="dxa"/>
            <w:tcBorders>
              <w:bottom w:val="single" w:color="auto" w:sz="4" w:space="0"/>
            </w:tcBorders>
            <w:tcMar>
              <w:top w:w="28" w:type="dxa"/>
              <w:bottom w:w="28" w:type="dxa"/>
            </w:tcMar>
            <w:vAlign w:val="center"/>
          </w:tcPr>
          <w:p>
            <w:pPr>
              <w:keepNext/>
              <w:keepLines/>
              <w:jc w:val="center"/>
              <w:rPr>
                <w:rFonts w:ascii="Times New Roman" w:hAnsi="Times New Roman" w:eastAsia="PMingLiU"/>
                <w:kern w:val="2"/>
                <w:szCs w:val="22"/>
              </w:rPr>
            </w:pPr>
            <w:r>
              <w:rPr>
                <w:rFonts w:ascii="Times New Roman" w:hAnsi="Times New Roman" w:eastAsia="PMingLiU"/>
                <w:kern w:val="2"/>
                <w:szCs w:val="22"/>
              </w:rPr>
              <w:t>tu_cbf_cr</w:t>
            </w:r>
          </w:p>
        </w:tc>
        <w:tc>
          <w:tcPr>
            <w:tcW w:w="6294" w:type="dxa"/>
            <w:tcBorders>
              <w:bottom w:val="single" w:color="auto" w:sz="4" w:space="0"/>
            </w:tcBorders>
            <w:tcMar>
              <w:top w:w="28" w:type="dxa"/>
              <w:bottom w:w="28" w:type="dxa"/>
            </w:tcMar>
            <w:vAlign w:val="center"/>
          </w:tcPr>
          <w:p>
            <w:pPr>
              <w:keepNext/>
              <w:keepLines/>
              <w:jc w:val="center"/>
              <w:rPr>
                <w:rFonts w:ascii="Times New Roman" w:hAnsi="Times New Roman" w:eastAsia="PMingLiU"/>
                <w:kern w:val="2"/>
                <w:szCs w:val="22"/>
              </w:rPr>
            </w:pPr>
            <w:r>
              <w:rPr>
                <w:rFonts w:ascii="Times New Roman" w:hAnsi="Times New Roman" w:eastAsia="PMingLiU"/>
                <w:kern w:val="2"/>
                <w:szCs w:val="22"/>
              </w:rPr>
              <w:t>reconstruction of Cb and Cr residuals</w:t>
            </w:r>
          </w:p>
        </w:tc>
        <w:tc>
          <w:tcPr>
            <w:tcW w:w="737" w:type="dxa"/>
            <w:tcBorders>
              <w:bottom w:val="single" w:color="auto" w:sz="4" w:space="0"/>
            </w:tcBorders>
          </w:tcPr>
          <w:p>
            <w:pPr>
              <w:keepNext/>
              <w:keepLines/>
              <w:jc w:val="center"/>
              <w:rPr>
                <w:rFonts w:ascii="Times New Roman" w:hAnsi="Times New Roman" w:eastAsia="PMingLiU"/>
                <w:kern w:val="2"/>
                <w:szCs w:val="22"/>
              </w:rPr>
            </w:pPr>
            <w:r>
              <w:rPr>
                <w:rFonts w:ascii="Times New Roman" w:hAnsi="Times New Roman" w:eastAsia="PMingLiU"/>
                <w:kern w:val="2"/>
                <w:szCs w:val="22"/>
              </w:rPr>
              <w:t>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34" w:type="dxa"/>
            <w:tcBorders>
              <w:bottom w:val="single" w:color="auto" w:sz="4" w:space="0"/>
            </w:tcBorders>
            <w:tcMar>
              <w:top w:w="28" w:type="dxa"/>
              <w:bottom w:w="28" w:type="dxa"/>
            </w:tcMar>
            <w:vAlign w:val="center"/>
          </w:tcPr>
          <w:p>
            <w:pPr>
              <w:keepNext/>
              <w:keepLines/>
              <w:jc w:val="center"/>
              <w:rPr>
                <w:rFonts w:ascii="Times New Roman" w:hAnsi="Times New Roman" w:eastAsia="PMingLiU"/>
                <w:kern w:val="2"/>
                <w:szCs w:val="22"/>
              </w:rPr>
            </w:pPr>
            <w:r>
              <w:rPr>
                <w:rFonts w:ascii="Times New Roman" w:hAnsi="Times New Roman" w:eastAsia="PMingLiU"/>
                <w:kern w:val="2"/>
                <w:szCs w:val="22"/>
              </w:rPr>
              <w:t>1</w:t>
            </w:r>
          </w:p>
        </w:tc>
        <w:tc>
          <w:tcPr>
            <w:tcW w:w="1154" w:type="dxa"/>
            <w:tcBorders>
              <w:bottom w:val="single" w:color="auto" w:sz="4" w:space="0"/>
            </w:tcBorders>
            <w:tcMar>
              <w:top w:w="28" w:type="dxa"/>
              <w:bottom w:w="28" w:type="dxa"/>
            </w:tcMar>
            <w:vAlign w:val="center"/>
          </w:tcPr>
          <w:p>
            <w:pPr>
              <w:keepNext/>
              <w:keepLines/>
              <w:jc w:val="center"/>
              <w:rPr>
                <w:rFonts w:ascii="Times New Roman" w:hAnsi="Times New Roman" w:eastAsia="PMingLiU"/>
                <w:kern w:val="2"/>
                <w:szCs w:val="22"/>
              </w:rPr>
            </w:pPr>
            <w:r>
              <w:rPr>
                <w:rFonts w:ascii="Times New Roman" w:hAnsi="Times New Roman" w:eastAsia="PMingLiU"/>
                <w:kern w:val="2"/>
                <w:szCs w:val="22"/>
              </w:rPr>
              <w:t>0</w:t>
            </w:r>
          </w:p>
        </w:tc>
        <w:tc>
          <w:tcPr>
            <w:tcW w:w="6294" w:type="dxa"/>
            <w:tcBorders>
              <w:bottom w:val="single" w:color="auto" w:sz="4" w:space="0"/>
            </w:tcBorders>
            <w:tcMar>
              <w:top w:w="28" w:type="dxa"/>
              <w:bottom w:w="28" w:type="dxa"/>
            </w:tcMar>
            <w:vAlign w:val="center"/>
          </w:tcPr>
          <w:p>
            <w:pPr>
              <w:keepNext/>
              <w:keepLines/>
              <w:rPr>
                <w:rFonts w:ascii="Times New Roman" w:hAnsi="Times New Roman" w:eastAsia="PMingLiU"/>
                <w:kern w:val="2"/>
                <w:szCs w:val="22"/>
              </w:rPr>
            </w:pPr>
            <w:r>
              <w:rPr>
                <w:rFonts w:ascii="Times New Roman" w:hAnsi="Times New Roman" w:eastAsia="PMingLiU"/>
                <w:kern w:val="2"/>
                <w:szCs w:val="22"/>
              </w:rPr>
              <w:t xml:space="preserve">resCb[ x ][ y ] = resJointC[ x ][ y ] </w:t>
            </w:r>
            <w:r>
              <w:rPr>
                <w:rFonts w:ascii="Times New Roman" w:hAnsi="Times New Roman" w:eastAsia="PMingLiU"/>
                <w:kern w:val="2"/>
                <w:szCs w:val="22"/>
              </w:rPr>
              <w:br w:type="textWrapping"/>
            </w:r>
            <w:r>
              <w:rPr>
                <w:rFonts w:ascii="Times New Roman" w:hAnsi="Times New Roman" w:eastAsia="PMingLiU"/>
                <w:kern w:val="2"/>
                <w:szCs w:val="22"/>
              </w:rPr>
              <w:t>resCr[ x ][ y ] = ( CSign * resJointC[ x ][ y ] ) &gt;&gt; 1</w:t>
            </w:r>
          </w:p>
        </w:tc>
        <w:tc>
          <w:tcPr>
            <w:tcW w:w="737" w:type="dxa"/>
            <w:tcBorders>
              <w:bottom w:val="single" w:color="auto" w:sz="4" w:space="0"/>
            </w:tcBorders>
          </w:tcPr>
          <w:p>
            <w:pPr>
              <w:keepNext/>
              <w:keepLines/>
              <w:jc w:val="center"/>
              <w:rPr>
                <w:rFonts w:ascii="Times New Roman" w:hAnsi="Times New Roman" w:eastAsia="PMingLiU"/>
                <w:kern w:val="2"/>
                <w:szCs w:val="22"/>
              </w:rPr>
            </w:pPr>
            <w:r>
              <w:rPr>
                <w:rFonts w:ascii="Times New Roman" w:hAnsi="Times New Roman" w:eastAsia="PMingLiU"/>
                <w:kern w:val="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34" w:type="dxa"/>
            <w:tcBorders>
              <w:top w:val="single" w:color="auto" w:sz="4" w:space="0"/>
              <w:bottom w:val="single" w:color="auto" w:sz="4" w:space="0"/>
            </w:tcBorders>
            <w:tcMar>
              <w:top w:w="28" w:type="dxa"/>
              <w:bottom w:w="28" w:type="dxa"/>
            </w:tcMar>
            <w:vAlign w:val="center"/>
          </w:tcPr>
          <w:p>
            <w:pPr>
              <w:keepNext/>
              <w:keepLines/>
              <w:jc w:val="center"/>
              <w:rPr>
                <w:rFonts w:ascii="Times New Roman" w:hAnsi="Times New Roman" w:eastAsia="PMingLiU"/>
                <w:kern w:val="2"/>
                <w:szCs w:val="22"/>
              </w:rPr>
            </w:pPr>
            <w:r>
              <w:rPr>
                <w:rFonts w:ascii="Times New Roman" w:hAnsi="Times New Roman" w:eastAsia="PMingLiU"/>
                <w:kern w:val="2"/>
                <w:szCs w:val="22"/>
              </w:rPr>
              <w:t>1</w:t>
            </w:r>
          </w:p>
        </w:tc>
        <w:tc>
          <w:tcPr>
            <w:tcW w:w="1154" w:type="dxa"/>
            <w:tcBorders>
              <w:top w:val="single" w:color="auto" w:sz="4" w:space="0"/>
              <w:bottom w:val="single" w:color="auto" w:sz="4" w:space="0"/>
            </w:tcBorders>
            <w:tcMar>
              <w:top w:w="28" w:type="dxa"/>
              <w:bottom w:w="28" w:type="dxa"/>
            </w:tcMar>
            <w:vAlign w:val="center"/>
          </w:tcPr>
          <w:p>
            <w:pPr>
              <w:keepNext/>
              <w:keepLines/>
              <w:jc w:val="center"/>
              <w:rPr>
                <w:rFonts w:ascii="Times New Roman" w:hAnsi="Times New Roman" w:eastAsia="PMingLiU"/>
                <w:kern w:val="2"/>
                <w:szCs w:val="22"/>
              </w:rPr>
            </w:pPr>
            <w:r>
              <w:rPr>
                <w:rFonts w:ascii="Times New Roman" w:hAnsi="Times New Roman" w:eastAsia="PMingLiU"/>
                <w:kern w:val="2"/>
                <w:szCs w:val="22"/>
              </w:rPr>
              <w:t>1</w:t>
            </w:r>
          </w:p>
        </w:tc>
        <w:tc>
          <w:tcPr>
            <w:tcW w:w="6294" w:type="dxa"/>
            <w:tcBorders>
              <w:top w:val="single" w:color="auto" w:sz="4" w:space="0"/>
              <w:bottom w:val="single" w:color="auto" w:sz="4" w:space="0"/>
            </w:tcBorders>
            <w:tcMar>
              <w:top w:w="28" w:type="dxa"/>
              <w:bottom w:w="28" w:type="dxa"/>
            </w:tcMar>
            <w:vAlign w:val="center"/>
          </w:tcPr>
          <w:p>
            <w:pPr>
              <w:keepNext/>
              <w:keepLines/>
              <w:rPr>
                <w:rFonts w:ascii="Times New Roman" w:hAnsi="Times New Roman" w:eastAsia="PMingLiU"/>
                <w:kern w:val="2"/>
                <w:szCs w:val="22"/>
              </w:rPr>
            </w:pPr>
            <w:r>
              <w:rPr>
                <w:rFonts w:ascii="Times New Roman" w:hAnsi="Times New Roman" w:eastAsia="PMingLiU"/>
                <w:kern w:val="2"/>
                <w:szCs w:val="22"/>
              </w:rPr>
              <w:t xml:space="preserve">resCb[ x ][ y ] = resJointC[ x ][ y ] </w:t>
            </w:r>
            <w:r>
              <w:rPr>
                <w:rFonts w:ascii="Times New Roman" w:hAnsi="Times New Roman" w:eastAsia="PMingLiU"/>
                <w:kern w:val="2"/>
                <w:szCs w:val="22"/>
              </w:rPr>
              <w:br w:type="textWrapping"/>
            </w:r>
            <w:r>
              <w:rPr>
                <w:rFonts w:ascii="Times New Roman" w:hAnsi="Times New Roman" w:eastAsia="PMingLiU"/>
                <w:kern w:val="2"/>
                <w:szCs w:val="22"/>
              </w:rPr>
              <w:t>resCr[ x ][ y ] = CSign * resJointC[ x ][ y ]</w:t>
            </w:r>
          </w:p>
        </w:tc>
        <w:tc>
          <w:tcPr>
            <w:tcW w:w="737" w:type="dxa"/>
            <w:tcBorders>
              <w:top w:val="single" w:color="auto" w:sz="4" w:space="0"/>
              <w:bottom w:val="single" w:color="auto" w:sz="4" w:space="0"/>
            </w:tcBorders>
          </w:tcPr>
          <w:p>
            <w:pPr>
              <w:keepNext/>
              <w:keepLines/>
              <w:jc w:val="center"/>
              <w:rPr>
                <w:rFonts w:ascii="Times New Roman" w:hAnsi="Times New Roman" w:eastAsia="PMingLiU"/>
                <w:kern w:val="2"/>
                <w:szCs w:val="22"/>
              </w:rPr>
            </w:pPr>
            <w:r>
              <w:rPr>
                <w:rFonts w:ascii="Times New Roman" w:hAnsi="Times New Roman" w:eastAsia="PMingLiU"/>
                <w:kern w:val="2"/>
                <w:szCs w:val="22"/>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34" w:type="dxa"/>
            <w:tcBorders>
              <w:top w:val="single" w:color="auto" w:sz="4" w:space="0"/>
            </w:tcBorders>
            <w:tcMar>
              <w:top w:w="28" w:type="dxa"/>
              <w:bottom w:w="28" w:type="dxa"/>
            </w:tcMar>
            <w:vAlign w:val="center"/>
          </w:tcPr>
          <w:p>
            <w:pPr>
              <w:keepNext/>
              <w:keepLines/>
              <w:jc w:val="center"/>
              <w:rPr>
                <w:rFonts w:ascii="Times New Roman" w:hAnsi="Times New Roman" w:eastAsia="PMingLiU"/>
                <w:kern w:val="2"/>
                <w:szCs w:val="22"/>
              </w:rPr>
            </w:pPr>
            <w:r>
              <w:rPr>
                <w:rFonts w:ascii="Times New Roman" w:hAnsi="Times New Roman" w:eastAsia="PMingLiU"/>
                <w:kern w:val="2"/>
                <w:szCs w:val="22"/>
              </w:rPr>
              <w:t>0</w:t>
            </w:r>
          </w:p>
        </w:tc>
        <w:tc>
          <w:tcPr>
            <w:tcW w:w="1154" w:type="dxa"/>
            <w:tcBorders>
              <w:top w:val="single" w:color="auto" w:sz="4" w:space="0"/>
            </w:tcBorders>
            <w:tcMar>
              <w:top w:w="28" w:type="dxa"/>
              <w:bottom w:w="28" w:type="dxa"/>
            </w:tcMar>
            <w:vAlign w:val="center"/>
          </w:tcPr>
          <w:p>
            <w:pPr>
              <w:keepNext/>
              <w:keepLines/>
              <w:jc w:val="center"/>
              <w:rPr>
                <w:rFonts w:ascii="Times New Roman" w:hAnsi="Times New Roman" w:eastAsia="PMingLiU"/>
                <w:kern w:val="2"/>
                <w:szCs w:val="22"/>
              </w:rPr>
            </w:pPr>
            <w:r>
              <w:rPr>
                <w:rFonts w:ascii="Times New Roman" w:hAnsi="Times New Roman" w:eastAsia="PMingLiU"/>
                <w:kern w:val="2"/>
                <w:szCs w:val="22"/>
              </w:rPr>
              <w:t>1</w:t>
            </w:r>
          </w:p>
        </w:tc>
        <w:tc>
          <w:tcPr>
            <w:tcW w:w="6294" w:type="dxa"/>
            <w:tcBorders>
              <w:top w:val="single" w:color="auto" w:sz="4" w:space="0"/>
            </w:tcBorders>
            <w:tcMar>
              <w:top w:w="28" w:type="dxa"/>
              <w:bottom w:w="28" w:type="dxa"/>
            </w:tcMar>
            <w:vAlign w:val="center"/>
          </w:tcPr>
          <w:p>
            <w:pPr>
              <w:keepNext/>
              <w:keepLines/>
              <w:rPr>
                <w:rFonts w:ascii="Times New Roman" w:hAnsi="Times New Roman" w:eastAsia="PMingLiU"/>
                <w:kern w:val="2"/>
                <w:szCs w:val="22"/>
              </w:rPr>
            </w:pPr>
            <w:r>
              <w:rPr>
                <w:rFonts w:ascii="Times New Roman" w:hAnsi="Times New Roman" w:eastAsia="PMingLiU"/>
                <w:kern w:val="2"/>
                <w:szCs w:val="22"/>
              </w:rPr>
              <w:t>resCb[ x ][ y ] = ( CSign * resJointC[ x ][ y ] ) &gt;&gt; 1</w:t>
            </w:r>
            <w:r>
              <w:rPr>
                <w:rFonts w:ascii="Times New Roman" w:hAnsi="Times New Roman" w:eastAsia="PMingLiU"/>
                <w:kern w:val="2"/>
                <w:szCs w:val="22"/>
              </w:rPr>
              <w:br w:type="textWrapping"/>
            </w:r>
            <w:r>
              <w:rPr>
                <w:rFonts w:ascii="Times New Roman" w:hAnsi="Times New Roman" w:eastAsia="PMingLiU"/>
                <w:kern w:val="2"/>
                <w:szCs w:val="22"/>
              </w:rPr>
              <w:t>resCr[ x ][ y ] = resJointC[ x ][ y ]</w:t>
            </w:r>
          </w:p>
        </w:tc>
        <w:tc>
          <w:tcPr>
            <w:tcW w:w="737" w:type="dxa"/>
            <w:tcBorders>
              <w:top w:val="single" w:color="auto" w:sz="4" w:space="0"/>
            </w:tcBorders>
          </w:tcPr>
          <w:p>
            <w:pPr>
              <w:keepNext/>
              <w:keepLines/>
              <w:jc w:val="center"/>
              <w:rPr>
                <w:rFonts w:ascii="Times New Roman" w:hAnsi="Times New Roman" w:eastAsia="PMingLiU"/>
                <w:kern w:val="2"/>
                <w:szCs w:val="22"/>
              </w:rPr>
            </w:pPr>
            <w:r>
              <w:rPr>
                <w:rFonts w:ascii="Times New Roman" w:hAnsi="Times New Roman" w:eastAsia="PMingLiU"/>
                <w:kern w:val="2"/>
                <w:szCs w:val="22"/>
              </w:rPr>
              <w:t>3</w:t>
            </w:r>
          </w:p>
        </w:tc>
      </w:tr>
    </w:tbl>
    <w:p>
      <w:pPr>
        <w:jc w:val="both"/>
        <w:rPr>
          <w:rFonts w:eastAsiaTheme="minorEastAsia"/>
          <w:iCs/>
          <w:kern w:val="2"/>
          <w:lang w:val="en-CA" w:eastAsia="ko-KR"/>
        </w:rPr>
      </w:pPr>
      <w:r>
        <w:rPr>
          <w:kern w:val="2"/>
          <w:szCs w:val="22"/>
          <w:lang w:val="en-CA"/>
        </w:rPr>
        <w:t>The three joint chroma coding sub-modes described above in</w:t>
      </w:r>
      <w:r>
        <w:rPr>
          <w:rFonts w:hint="eastAsia" w:eastAsiaTheme="minorEastAsia"/>
          <w:kern w:val="2"/>
          <w:lang w:val="en-CA" w:eastAsia="ko-KR"/>
        </w:rPr>
        <w:t xml:space="preserve"> </w:t>
      </w:r>
      <w:r>
        <w:rPr>
          <w:rFonts w:eastAsiaTheme="minorEastAsia"/>
          <w:kern w:val="2"/>
          <w:lang w:val="en-CA" w:eastAsia="ko-KR"/>
        </w:rPr>
        <w:fldChar w:fldCharType="begin"/>
      </w:r>
      <w:r>
        <w:rPr>
          <w:rFonts w:eastAsiaTheme="minorEastAsia"/>
          <w:kern w:val="2"/>
          <w:lang w:val="en-CA" w:eastAsia="ko-KR"/>
        </w:rPr>
        <w:instrText xml:space="preserve"> </w:instrText>
      </w:r>
      <w:r>
        <w:rPr>
          <w:rFonts w:hint="eastAsia" w:eastAsiaTheme="minorEastAsia"/>
          <w:kern w:val="2"/>
          <w:lang w:val="en-CA" w:eastAsia="ko-KR"/>
        </w:rPr>
        <w:instrText xml:space="preserve">REF _Ref27486710 \h</w:instrText>
      </w:r>
      <w:r>
        <w:rPr>
          <w:rFonts w:eastAsiaTheme="minorEastAsia"/>
          <w:kern w:val="2"/>
          <w:lang w:val="en-CA" w:eastAsia="ko-KR"/>
        </w:rPr>
        <w:instrText xml:space="preserve"> </w:instrText>
      </w:r>
      <w:r>
        <w:rPr>
          <w:rFonts w:eastAsiaTheme="minorEastAsia"/>
          <w:kern w:val="2"/>
          <w:lang w:val="en-CA" w:eastAsia="ko-KR"/>
        </w:rPr>
        <w:fldChar w:fldCharType="separate"/>
      </w:r>
      <w:r>
        <w:rPr>
          <w:lang w:val="en-GB"/>
        </w:rPr>
        <w:t>Table 3</w:t>
      </w:r>
      <w:r>
        <w:rPr>
          <w:lang w:val="en-GB"/>
        </w:rPr>
        <w:noBreakHyphen/>
      </w:r>
      <w:r>
        <w:rPr>
          <w:lang w:val="en-GB"/>
        </w:rPr>
        <w:t>13</w:t>
      </w:r>
      <w:r>
        <w:rPr>
          <w:rFonts w:eastAsiaTheme="minorEastAsia"/>
          <w:kern w:val="2"/>
          <w:lang w:val="en-CA" w:eastAsia="ko-KR"/>
        </w:rPr>
        <w:fldChar w:fldCharType="end"/>
      </w:r>
      <w:r>
        <w:rPr>
          <w:kern w:val="2"/>
          <w:szCs w:val="22"/>
          <w:lang w:val="en-CA"/>
        </w:rPr>
        <w:t xml:space="preserve"> are only supported in I slices. In P and B slices, only mode 2 is supported. Hence, in P and B slices, the syntax element </w:t>
      </w:r>
      <w:r>
        <w:rPr>
          <w:i/>
          <w:kern w:val="2"/>
          <w:lang w:val="en-CA"/>
        </w:rPr>
        <w:t>tu_joint_cbcr_residual_flag</w:t>
      </w:r>
      <w:r>
        <w:rPr>
          <w:iCs/>
          <w:kern w:val="2"/>
          <w:lang w:val="en-CA"/>
        </w:rPr>
        <w:t xml:space="preserve"> is only present if both chroma cbfs are 1.</w:t>
      </w:r>
      <w:r>
        <w:rPr>
          <w:rFonts w:eastAsiaTheme="minorEastAsia"/>
          <w:iCs/>
          <w:kern w:val="2"/>
          <w:lang w:val="en-CA" w:eastAsia="ko-KR"/>
        </w:rPr>
        <w:t xml:space="preserve"> </w:t>
      </w:r>
    </w:p>
    <w:p>
      <w:pPr>
        <w:jc w:val="both"/>
        <w:rPr>
          <w:lang w:val="en-CA" w:eastAsia="ko-KR"/>
        </w:rPr>
      </w:pPr>
      <w:r>
        <w:rPr>
          <w:rFonts w:eastAsiaTheme="minorEastAsia"/>
          <w:kern w:val="2"/>
          <w:lang w:val="en-CA" w:eastAsia="ko-KR"/>
        </w:rPr>
        <w:t xml:space="preserve">The JCCR </w:t>
      </w:r>
      <w:r>
        <w:rPr>
          <w:kern w:val="2"/>
          <w:szCs w:val="22"/>
          <w:lang w:val="en-CA"/>
        </w:rPr>
        <w:t>mode</w:t>
      </w:r>
      <w:r>
        <w:rPr>
          <w:rFonts w:eastAsiaTheme="minorEastAsia"/>
          <w:kern w:val="2"/>
          <w:lang w:val="en-CA" w:eastAsia="ko-KR"/>
        </w:rPr>
        <w:t xml:space="preserve"> can be combined with the chroma transform skip (TS) mode (more details of the TS mode can be found in section </w:t>
      </w:r>
      <w:r>
        <w:rPr>
          <w:rFonts w:eastAsiaTheme="minorEastAsia"/>
          <w:b/>
          <w:bCs/>
          <w:kern w:val="2"/>
          <w:sz w:val="24"/>
          <w:szCs w:val="28"/>
          <w:lang w:val="en-CA" w:eastAsia="ko-KR"/>
        </w:rPr>
        <w:fldChar w:fldCharType="begin"/>
      </w:r>
      <w:r>
        <w:rPr>
          <w:rFonts w:eastAsiaTheme="minorEastAsia"/>
          <w:kern w:val="2"/>
          <w:lang w:val="en-CA" w:eastAsia="ko-KR"/>
        </w:rPr>
        <w:instrText xml:space="preserve"> REF _Ref33611760 \r \h  \* MERGEFORMAT </w:instrText>
      </w:r>
      <w:r>
        <w:rPr>
          <w:rFonts w:eastAsiaTheme="minorEastAsia"/>
          <w:b/>
          <w:bCs/>
          <w:kern w:val="2"/>
          <w:sz w:val="24"/>
          <w:szCs w:val="28"/>
          <w:lang w:val="en-CA" w:eastAsia="ko-KR"/>
        </w:rPr>
        <w:fldChar w:fldCharType="separate"/>
      </w:r>
      <w:r>
        <w:rPr>
          <w:rFonts w:eastAsiaTheme="minorEastAsia"/>
          <w:kern w:val="2"/>
          <w:lang w:val="en-CA" w:eastAsia="ko-KR"/>
        </w:rPr>
        <w:t>3.9.3</w:t>
      </w:r>
      <w:r>
        <w:rPr>
          <w:rFonts w:eastAsiaTheme="minorEastAsia"/>
          <w:b/>
          <w:bCs/>
          <w:kern w:val="2"/>
          <w:sz w:val="24"/>
          <w:szCs w:val="28"/>
          <w:lang w:val="en-CA" w:eastAsia="ko-KR"/>
        </w:rPr>
        <w:fldChar w:fldCharType="end"/>
      </w:r>
      <w:r>
        <w:rPr>
          <w:rFonts w:eastAsiaTheme="minorEastAsia"/>
          <w:kern w:val="2"/>
          <w:lang w:val="en-CA" w:eastAsia="ko-KR"/>
        </w:rPr>
        <w:t>). To speed up the encoder decision, the JCCR transform selection depends on whether the i</w:t>
      </w:r>
      <w:r>
        <w:rPr>
          <w:rFonts w:eastAsiaTheme="minorEastAsia"/>
          <w:szCs w:val="22"/>
          <w:lang w:val="en-CA" w:eastAsia="ko-KR"/>
        </w:rPr>
        <w:t>ndependent coding of Cb and Cr components selects the DCT-2 or the TS as the best transform, and whether there are non-zero coefficients in independent chroma coding. Specifically, if one chroma component selects DCT-2 (or TS) and the other component is all zero, or both chroma components select DCT-2 (or TS), then only DCT-2 (or TS) will be considered in JCCR encoding. Otherwise, if one component selects DCT-2 and the other selects TS, then both DCT-2 and TS will be considered in JCCR encoding.</w:t>
      </w:r>
    </w:p>
    <w:p>
      <w:pPr>
        <w:pStyle w:val="3"/>
        <w:spacing w:before="136"/>
        <w:rPr>
          <w:sz w:val="28"/>
          <w:lang w:val="en-CA"/>
        </w:rPr>
      </w:pPr>
      <w:bookmarkStart w:id="224" w:name="_Toc35804764"/>
      <w:r>
        <w:rPr>
          <w:sz w:val="28"/>
          <w:lang w:val="en-CA"/>
        </w:rPr>
        <w:t>Entropy coding</w:t>
      </w:r>
      <w:bookmarkEnd w:id="224"/>
    </w:p>
    <w:p>
      <w:pPr>
        <w:spacing w:after="120"/>
        <w:jc w:val="both"/>
        <w:rPr>
          <w:lang w:val="en-CA"/>
        </w:rPr>
      </w:pPr>
      <w:r>
        <w:rPr>
          <w:lang w:val="en-CA"/>
        </w:rPr>
        <w:t xml:space="preserve">In the </w:t>
      </w:r>
      <w:r>
        <w:rPr>
          <w:lang w:val="en-CA" w:eastAsia="ko-KR"/>
        </w:rPr>
        <w:t>VVC</w:t>
      </w:r>
      <w:r>
        <w:rPr>
          <w:lang w:val="en-CA"/>
        </w:rPr>
        <w:t>, CABAC contains the following major changes compared to the design in HEVC:</w:t>
      </w:r>
    </w:p>
    <w:p>
      <w:pPr>
        <w:pStyle w:val="46"/>
        <w:numPr>
          <w:ilvl w:val="0"/>
          <w:numId w:val="32"/>
        </w:numPr>
        <w:spacing w:before="136" w:after="120"/>
        <w:rPr>
          <w:lang w:val="en-CA"/>
        </w:rPr>
      </w:pPr>
      <w:r>
        <w:rPr>
          <w:sz w:val="22"/>
          <w:lang w:val="en-CA"/>
        </w:rPr>
        <w:t>Core CABAC engine</w:t>
      </w:r>
    </w:p>
    <w:p>
      <w:pPr>
        <w:pStyle w:val="46"/>
        <w:numPr>
          <w:ilvl w:val="0"/>
          <w:numId w:val="32"/>
        </w:numPr>
        <w:spacing w:before="136" w:after="120"/>
        <w:rPr>
          <w:lang w:val="en-CA"/>
        </w:rPr>
      </w:pPr>
      <w:r>
        <w:rPr>
          <w:rFonts w:hint="eastAsia" w:eastAsiaTheme="minorEastAsia"/>
          <w:lang w:val="en-CA" w:eastAsia="ko-KR"/>
        </w:rPr>
        <w:t>Separate residual coding structure for transform block and transform skip block.</w:t>
      </w:r>
    </w:p>
    <w:p>
      <w:pPr>
        <w:pStyle w:val="46"/>
        <w:numPr>
          <w:ilvl w:val="0"/>
          <w:numId w:val="32"/>
        </w:numPr>
        <w:spacing w:before="136" w:after="120"/>
        <w:rPr>
          <w:lang w:val="en-CA"/>
        </w:rPr>
      </w:pPr>
      <w:r>
        <w:rPr>
          <w:lang w:val="en-CA" w:eastAsia="ko-KR"/>
        </w:rPr>
        <w:t>C</w:t>
      </w:r>
      <w:r>
        <w:rPr>
          <w:sz w:val="22"/>
          <w:lang w:val="en-CA"/>
        </w:rPr>
        <w:t>ontext modeling for transform coefficients</w:t>
      </w:r>
    </w:p>
    <w:p>
      <w:pPr>
        <w:pStyle w:val="4"/>
        <w:spacing w:before="136"/>
        <w:rPr>
          <w:rFonts w:eastAsiaTheme="minorEastAsia"/>
          <w:lang w:val="en-CA" w:eastAsia="ko-KR"/>
        </w:rPr>
      </w:pPr>
      <w:bookmarkStart w:id="225" w:name="_Toc35804765"/>
      <w:r>
        <w:rPr>
          <w:rFonts w:hint="eastAsia" w:eastAsiaTheme="minorEastAsia"/>
          <w:lang w:val="en-CA" w:eastAsia="ko-KR"/>
        </w:rPr>
        <w:t>C</w:t>
      </w:r>
      <w:r>
        <w:rPr>
          <w:rFonts w:eastAsiaTheme="minorEastAsia"/>
          <w:lang w:val="en-CA" w:eastAsia="ko-KR"/>
        </w:rPr>
        <w:t>ore CABAC engine</w:t>
      </w:r>
      <w:bookmarkEnd w:id="225"/>
    </w:p>
    <w:p>
      <w:pPr>
        <w:jc w:val="both"/>
      </w:pPr>
      <w:r>
        <w:rPr>
          <w:szCs w:val="22"/>
          <w:lang w:val="en-GB"/>
        </w:rPr>
        <w:t xml:space="preserve">The CABAC engine in HEVC uses a table-based probability transition process between 64 different representative probability states. In HEVC, the range ivlCurrRange representing the state of the coding engine is quantized to a set of 4 values prior to the calculation of the new interval range. The HEVC state transition can be implemented using a table containing all 64x4 8-bit pre-computed values to approximate the values of ivlCurrRange * pLPS( pStateIdx ), where pLPS is the </w:t>
      </w:r>
      <w:r>
        <w:t>probability</w:t>
      </w:r>
      <w:r>
        <w:rPr>
          <w:szCs w:val="22"/>
          <w:lang w:val="en-GB"/>
        </w:rPr>
        <w:t xml:space="preserve"> of </w:t>
      </w:r>
      <w:r>
        <w:t xml:space="preserve">the least probable symbol (LPS) and pStateIdx is the index of the current state. </w:t>
      </w:r>
      <w:r>
        <w:rPr>
          <w:rFonts w:hint="eastAsia" w:eastAsiaTheme="minorEastAsia"/>
          <w:lang w:eastAsia="ko-KR"/>
        </w:rPr>
        <w:t>Also</w:t>
      </w:r>
      <w:r>
        <w:t xml:space="preserve">, a decode decision can be implemented using the pre-computed LUT. First ivlLpsRange is obtained using the LUT as follows. Then, ivlLpsRange is used to update ivlCurrRange and calculate the output binVal. </w:t>
      </w:r>
    </w:p>
    <w:p>
      <w:pPr>
        <w:jc w:val="right"/>
      </w:pPr>
      <w:r>
        <w:t>ivlLpsRange = rangeTabLps[ pStateIdx ][ qRangeIdx ]</w:t>
      </w:r>
      <w:r>
        <w:rPr>
          <w:szCs w:val="22"/>
          <w:lang w:val="en-CA"/>
        </w:rPr>
        <w:tab/>
      </w:r>
      <w:r>
        <w:rPr>
          <w:szCs w:val="22"/>
          <w:lang w:val="en-CA"/>
        </w:rPr>
        <w:tab/>
      </w:r>
      <w:r>
        <w:rPr>
          <w:szCs w:val="22"/>
          <w:lang w:val="en-CA"/>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47</w:t>
      </w:r>
      <w:r>
        <w:rPr>
          <w:szCs w:val="22"/>
          <w:lang w:val="en-CA"/>
        </w:rPr>
        <w:fldChar w:fldCharType="end"/>
      </w:r>
      <w:r>
        <w:rPr>
          <w:szCs w:val="22"/>
          <w:lang w:val="en-CA"/>
        </w:rPr>
        <w:t>)</w:t>
      </w:r>
    </w:p>
    <w:p>
      <w:pPr>
        <w:jc w:val="both"/>
        <w:rPr>
          <w:ins w:id="389" w:author="Jianle Chen" w:date="2020-03-15T21:02:00Z"/>
          <w:szCs w:val="22"/>
          <w:lang w:val="en-CA"/>
        </w:rPr>
      </w:pPr>
      <w:r>
        <w:rPr>
          <w:lang w:val="en-CA"/>
        </w:rPr>
        <w:t>In V</w:t>
      </w:r>
      <w:r>
        <w:rPr>
          <w:szCs w:val="22"/>
          <w:lang w:val="en-CA"/>
        </w:rPr>
        <w:t xml:space="preserve">VC, </w:t>
      </w:r>
      <w:ins w:id="390" w:author="Jianle Chen" w:date="2020-03-15T20:44:00Z">
        <w:r>
          <w:rPr>
            <w:szCs w:val="22"/>
            <w:lang w:val="en-CA"/>
          </w:rPr>
          <w:t xml:space="preserve">the probability is </w:t>
        </w:r>
      </w:ins>
      <w:ins w:id="391" w:author="Jianle Chen" w:date="2020-03-15T20:57:00Z">
        <w:r>
          <w:rPr>
            <w:szCs w:val="22"/>
            <w:lang w:val="en-CA"/>
          </w:rPr>
          <w:t xml:space="preserve">linearly </w:t>
        </w:r>
      </w:ins>
      <w:ins w:id="392" w:author="Jianle Chen" w:date="2020-03-15T20:44:00Z">
        <w:r>
          <w:rPr>
            <w:szCs w:val="22"/>
            <w:lang w:val="en-CA"/>
          </w:rPr>
          <w:t xml:space="preserve">expressed </w:t>
        </w:r>
      </w:ins>
      <w:ins w:id="393" w:author="Jianle Chen" w:date="2020-03-15T20:57:00Z">
        <w:r>
          <w:rPr>
            <w:szCs w:val="22"/>
            <w:lang w:val="en-CA"/>
          </w:rPr>
          <w:t xml:space="preserve">by the probability index pStateIdx. </w:t>
        </w:r>
      </w:ins>
      <w:ins w:id="394" w:author="Jianle Chen" w:date="2020-03-15T21:15:00Z">
        <w:r>
          <w:rPr>
            <w:szCs w:val="22"/>
            <w:lang w:val="en-CA"/>
          </w:rPr>
          <w:t>Therefore,</w:t>
        </w:r>
      </w:ins>
      <w:ins w:id="395" w:author="Jianle Chen" w:date="2020-03-15T20:57:00Z">
        <w:r>
          <w:rPr>
            <w:szCs w:val="22"/>
            <w:lang w:val="en-CA"/>
          </w:rPr>
          <w:t xml:space="preserve"> all the </w:t>
        </w:r>
      </w:ins>
      <w:ins w:id="396" w:author="Jianle Chen" w:date="2020-03-15T20:58:00Z">
        <w:r>
          <w:rPr>
            <w:szCs w:val="22"/>
            <w:lang w:val="en-CA"/>
          </w:rPr>
          <w:t>calculation</w:t>
        </w:r>
      </w:ins>
      <w:ins w:id="397" w:author="Jianle Chen" w:date="2020-03-15T20:57:00Z">
        <w:r>
          <w:rPr>
            <w:szCs w:val="22"/>
            <w:lang w:val="en-CA"/>
          </w:rPr>
          <w:t xml:space="preserve"> can be done </w:t>
        </w:r>
      </w:ins>
      <w:ins w:id="398" w:author="Jianle Chen" w:date="2020-03-15T20:58:00Z">
        <w:r>
          <w:rPr>
            <w:szCs w:val="22"/>
            <w:lang w:val="en-CA"/>
          </w:rPr>
          <w:t>with equation</w:t>
        </w:r>
      </w:ins>
      <w:ins w:id="399" w:author="Jianle Chen" w:date="2020-03-15T21:16:00Z">
        <w:r>
          <w:rPr>
            <w:szCs w:val="22"/>
            <w:lang w:val="en-CA"/>
          </w:rPr>
          <w:t>s</w:t>
        </w:r>
      </w:ins>
      <w:ins w:id="400" w:author="Jianle Chen" w:date="2020-03-15T20:58:00Z">
        <w:r>
          <w:rPr>
            <w:szCs w:val="22"/>
            <w:lang w:val="en-CA"/>
          </w:rPr>
          <w:t xml:space="preserve"> without LUT operation.</w:t>
        </w:r>
      </w:ins>
      <w:ins w:id="401" w:author="Jianle Chen" w:date="2020-03-15T21:02:00Z">
        <w:r>
          <w:rPr>
            <w:szCs w:val="22"/>
            <w:lang w:val="en-CA"/>
          </w:rPr>
          <w:t xml:space="preserve"> </w:t>
        </w:r>
      </w:ins>
      <w:ins w:id="402" w:author="Jianle Chen" w:date="2020-03-15T21:03:00Z">
        <w:r>
          <w:rPr>
            <w:szCs w:val="22"/>
            <w:lang w:val="en-CA"/>
          </w:rPr>
          <w:t xml:space="preserve">To improve the accuracy of probability estimation, </w:t>
        </w:r>
      </w:ins>
      <w:ins w:id="403" w:author="Jianle Chen" w:date="2020-03-15T21:03:00Z">
        <w:r>
          <w:rPr/>
          <w:t xml:space="preserve">a multi-hypothesis probability update model is applied. </w:t>
        </w:r>
      </w:ins>
      <w:ins w:id="404" w:author="Jianle Chen" w:date="2020-03-15T21:03:00Z">
        <w:r>
          <w:rPr>
            <w:szCs w:val="22"/>
            <w:lang w:val="en-CA"/>
          </w:rPr>
          <w:t>T</w:t>
        </w:r>
      </w:ins>
      <w:ins w:id="405" w:author="Jianle Chen" w:date="2020-03-15T21:02:00Z">
        <w:r>
          <w:rPr>
            <w:szCs w:val="22"/>
            <w:lang w:val="en-CA"/>
          </w:rPr>
          <w:t>he pState</w:t>
        </w:r>
      </w:ins>
      <w:ins w:id="406" w:author="Jianle Chen" w:date="2020-03-15T21:04:00Z">
        <w:r>
          <w:rPr>
            <w:szCs w:val="22"/>
            <w:lang w:val="en-CA"/>
          </w:rPr>
          <w:t>Idx</w:t>
        </w:r>
      </w:ins>
      <w:ins w:id="407" w:author="Jianle Chen" w:date="2020-03-15T21:02:00Z">
        <w:r>
          <w:rPr>
            <w:szCs w:val="22"/>
            <w:lang w:val="en-CA"/>
          </w:rPr>
          <w:t xml:space="preserve"> </w:t>
        </w:r>
      </w:ins>
      <w:ins w:id="408" w:author="Jianle Chen" w:date="2020-03-15T21:04:00Z">
        <w:r>
          <w:rPr>
            <w:szCs w:val="22"/>
            <w:lang w:val="en-CA"/>
          </w:rPr>
          <w:t xml:space="preserve">used in the interval subdivision in the binary arithmetic coder </w:t>
        </w:r>
      </w:ins>
      <w:ins w:id="409" w:author="Jianle Chen" w:date="2020-03-15T21:02:00Z">
        <w:r>
          <w:rPr>
            <w:szCs w:val="22"/>
            <w:lang w:val="en-CA"/>
          </w:rPr>
          <w:t>is a combination of two probabilities pState</w:t>
        </w:r>
      </w:ins>
      <w:ins w:id="410" w:author="Jianle Chen" w:date="2020-03-15T21:04:00Z">
        <w:r>
          <w:rPr>
            <w:szCs w:val="22"/>
            <w:lang w:val="en-CA"/>
          </w:rPr>
          <w:t>Idx</w:t>
        </w:r>
      </w:ins>
      <w:ins w:id="411" w:author="Jianle Chen" w:date="2020-03-15T21:02:00Z">
        <w:r>
          <w:rPr>
            <w:szCs w:val="22"/>
            <w:lang w:val="en-CA"/>
          </w:rPr>
          <w:t>0 and pState</w:t>
        </w:r>
      </w:ins>
      <w:ins w:id="412" w:author="Jianle Chen" w:date="2020-03-15T21:04:00Z">
        <w:r>
          <w:rPr>
            <w:szCs w:val="22"/>
            <w:lang w:val="en-CA"/>
          </w:rPr>
          <w:t>Idx</w:t>
        </w:r>
      </w:ins>
      <w:ins w:id="413" w:author="Jianle Chen" w:date="2020-03-15T21:02:00Z">
        <w:r>
          <w:rPr>
            <w:szCs w:val="22"/>
            <w:lang w:val="en-CA"/>
          </w:rPr>
          <w:t xml:space="preserve">1. The two probabilities are associated with each context model and are updated </w:t>
        </w:r>
      </w:ins>
      <w:ins w:id="414" w:author="Jianle Chen" w:date="2020-03-15T21:02:00Z">
        <w:r>
          <w:rPr>
            <w:szCs w:val="22"/>
            <w:lang w:val="en-GB"/>
          </w:rPr>
          <w:t>independently</w:t>
        </w:r>
      </w:ins>
      <w:ins w:id="415" w:author="Jianle Chen" w:date="2020-03-15T21:02:00Z">
        <w:r>
          <w:rPr>
            <w:szCs w:val="22"/>
            <w:lang w:val="en-CA"/>
          </w:rPr>
          <w:t xml:space="preserve"> with different adaptation rates. The adaptation rates of pState</w:t>
        </w:r>
      </w:ins>
      <w:ins w:id="416" w:author="Jianle Chen" w:date="2020-03-15T21:04:00Z">
        <w:r>
          <w:rPr>
            <w:szCs w:val="22"/>
            <w:lang w:val="en-CA"/>
          </w:rPr>
          <w:t>Idx</w:t>
        </w:r>
      </w:ins>
      <w:ins w:id="417" w:author="Jianle Chen" w:date="2020-03-15T21:02:00Z">
        <w:r>
          <w:rPr>
            <w:szCs w:val="22"/>
            <w:lang w:val="en-CA"/>
          </w:rPr>
          <w:t>0 and pState</w:t>
        </w:r>
      </w:ins>
      <w:ins w:id="418" w:author="Jianle Chen" w:date="2020-03-15T21:04:00Z">
        <w:r>
          <w:rPr>
            <w:szCs w:val="22"/>
            <w:lang w:val="en-CA"/>
          </w:rPr>
          <w:t>Idx</w:t>
        </w:r>
      </w:ins>
      <w:ins w:id="419" w:author="Jianle Chen" w:date="2020-03-15T21:02:00Z">
        <w:r>
          <w:rPr>
            <w:szCs w:val="22"/>
            <w:lang w:val="en-CA"/>
          </w:rPr>
          <w:t>1 for each context model are pre-trained based on the statistics of the associated bins. The probability estimate pState</w:t>
        </w:r>
      </w:ins>
      <w:ins w:id="420" w:author="Jianle Chen" w:date="2020-03-15T21:04:00Z">
        <w:r>
          <w:rPr>
            <w:szCs w:val="22"/>
            <w:lang w:val="en-CA"/>
          </w:rPr>
          <w:t>Idx</w:t>
        </w:r>
      </w:ins>
      <w:ins w:id="421" w:author="Jianle Chen" w:date="2020-03-15T21:02:00Z">
        <w:r>
          <w:rPr>
            <w:szCs w:val="22"/>
            <w:lang w:val="en-CA"/>
          </w:rPr>
          <w:t xml:space="preserve"> is the average of the estimates from the two hypotheses.</w:t>
        </w:r>
      </w:ins>
    </w:p>
    <w:p>
      <w:pPr>
        <w:jc w:val="both"/>
        <w:rPr>
          <w:ins w:id="422" w:author="Jianle Chen" w:date="2020-03-15T20:58:00Z"/>
          <w:szCs w:val="22"/>
          <w:lang w:val="en-CA"/>
        </w:rPr>
      </w:pPr>
      <w:r>
        <w:rPr>
          <w:szCs w:val="22"/>
          <w:lang w:val="en-CA"/>
        </w:rPr>
        <w:fldChar w:fldCharType="begin"/>
      </w:r>
      <w:r>
        <w:rPr>
          <w:szCs w:val="22"/>
          <w:lang w:val="en-CA"/>
        </w:rPr>
        <w:instrText xml:space="preserve"> REF _Ref35199594 \h  \* MERGEFORMAT </w:instrText>
      </w:r>
      <w:r>
        <w:rPr>
          <w:szCs w:val="22"/>
          <w:lang w:val="en-CA"/>
        </w:rPr>
        <w:fldChar w:fldCharType="separate"/>
      </w:r>
      <w:ins w:id="423" w:author="Jianle Chen" w:date="2020-03-22T21:08:00Z">
        <w:r>
          <w:rPr>
            <w:szCs w:val="22"/>
            <w:lang w:val="en-CA" w:eastAsia="zh-CN"/>
          </w:rPr>
          <w:t>Figure 45</w:t>
        </w:r>
      </w:ins>
      <w:ins w:id="424" w:author="Jianle Chen" w:date="2020-03-15T21:19:00Z">
        <w:r>
          <w:rPr>
            <w:szCs w:val="22"/>
            <w:lang w:val="en-CA"/>
          </w:rPr>
          <w:fldChar w:fldCharType="end"/>
        </w:r>
      </w:ins>
      <w:ins w:id="425" w:author="Jianle Chen" w:date="2020-03-15T21:19:00Z">
        <w:r>
          <w:rPr>
            <w:szCs w:val="22"/>
            <w:lang w:val="en-CA"/>
          </w:rPr>
          <w:t xml:space="preserve"> </w:t>
        </w:r>
      </w:ins>
      <w:ins w:id="426" w:author="Jianle Chen" w:date="2020-03-15T20:58:00Z">
        <w:r>
          <w:rPr>
            <w:szCs w:val="22"/>
            <w:lang w:val="en-CA"/>
          </w:rPr>
          <w:t xml:space="preserve">shows the flowchart for decoding a single </w:t>
        </w:r>
      </w:ins>
      <w:ins w:id="427" w:author="Jianle Chen" w:date="2020-03-15T21:21:00Z">
        <w:r>
          <w:rPr>
            <w:szCs w:val="22"/>
            <w:lang w:val="en-CA"/>
          </w:rPr>
          <w:t xml:space="preserve">binary </w:t>
        </w:r>
      </w:ins>
      <w:ins w:id="428" w:author="Jianle Chen" w:date="2020-03-15T20:58:00Z">
        <w:r>
          <w:rPr>
            <w:szCs w:val="22"/>
            <w:lang w:val="en-CA"/>
          </w:rPr>
          <w:t>decision</w:t>
        </w:r>
      </w:ins>
      <w:ins w:id="429" w:author="Jianle Chen" w:date="2020-03-15T21:20:00Z">
        <w:r>
          <w:rPr>
            <w:szCs w:val="22"/>
            <w:lang w:val="en-CA"/>
          </w:rPr>
          <w:t xml:space="preserve"> in VVC.</w:t>
        </w:r>
      </w:ins>
    </w:p>
    <w:p>
      <w:pPr>
        <w:jc w:val="center"/>
        <w:rPr>
          <w:ins w:id="430" w:author="Jianle Chen" w:date="2020-03-15T21:19:00Z"/>
          <w:lang w:val="en-CA"/>
        </w:rPr>
      </w:pPr>
      <w:ins w:id="431" w:author="Jianle Chen" w:date="2020-03-15T21:14:00Z"/>
      <w:ins w:id="432" w:author="Jianle Chen" w:date="2020-03-15T21:14:00Z"/>
      <w:ins w:id="433" w:author="Jianle Chen" w:date="2020-03-15T21:14:00Z"/>
      <w:ins w:id="434" w:author="Jianle Chen" w:date="2020-03-15T21:14:00Z">
        <w:r>
          <w:rPr>
            <w:lang w:val="en-CA"/>
          </w:rPr>
          <w:object>
            <v:shape id="_x0000_i1034" o:spt="75" type="#_x0000_t75" style="height:360pt;width:331.5pt;" o:ole="t" filled="f" o:preferrelative="t" stroked="f" coordsize="21600,21600">
              <v:path/>
              <v:fill on="f" focussize="0,0"/>
              <v:stroke on="f" joinstyle="miter"/>
              <v:imagedata r:id="rId66" o:title=""/>
              <o:lock v:ext="edit" aspectratio="t"/>
              <w10:wrap type="none"/>
              <w10:anchorlock/>
            </v:shape>
            <o:OLEObject Type="Embed" ProgID="Visio.Drawing.15" ShapeID="_x0000_i1034" DrawAspect="Content" ObjectID="_1468075734" r:id="rId65">
              <o:LockedField>false</o:LockedField>
            </o:OLEObject>
          </w:object>
        </w:r>
      </w:ins>
      <w:ins w:id="436" w:author="Jianle Chen" w:date="2020-03-15T21:14:00Z"/>
    </w:p>
    <w:p>
      <w:pPr>
        <w:jc w:val="center"/>
        <w:rPr>
          <w:ins w:id="437" w:author="Jianle Chen" w:date="2020-03-15T21:14:00Z"/>
          <w:lang w:val="en-CA"/>
        </w:rPr>
      </w:pPr>
      <w:ins w:id="438" w:author="Jianle Chen" w:date="2020-03-15T21:16:00Z">
        <w:bookmarkStart w:id="226" w:name="_Ref35199594"/>
        <w:r>
          <w:rPr>
            <w:b/>
            <w:bCs/>
            <w:sz w:val="20"/>
            <w:lang w:val="en-CA" w:eastAsia="zh-CN"/>
          </w:rPr>
          <w:t xml:space="preserve">Figure </w:t>
        </w:r>
      </w:ins>
      <w:ins w:id="439" w:author="Jianle Chen" w:date="2020-03-15T21:16:00Z">
        <w:r>
          <w:rPr>
            <w:b/>
            <w:bCs/>
            <w:sz w:val="20"/>
            <w:lang w:val="en-CA" w:eastAsia="zh-CN"/>
          </w:rPr>
          <w:fldChar w:fldCharType="begin"/>
        </w:r>
      </w:ins>
      <w:ins w:id="440" w:author="Jianle Chen" w:date="2020-03-15T21:16:00Z">
        <w:r>
          <w:rPr>
            <w:b/>
            <w:bCs/>
            <w:sz w:val="20"/>
            <w:lang w:val="en-CA" w:eastAsia="zh-CN"/>
          </w:rPr>
          <w:instrText xml:space="preserve"> SEQ Figure \* ARABIC </w:instrText>
        </w:r>
      </w:ins>
      <w:ins w:id="441" w:author="Jianle Chen" w:date="2020-03-15T21:16:00Z">
        <w:r>
          <w:rPr>
            <w:b/>
            <w:bCs/>
            <w:sz w:val="20"/>
            <w:lang w:val="en-CA" w:eastAsia="zh-CN"/>
          </w:rPr>
          <w:fldChar w:fldCharType="separate"/>
        </w:r>
      </w:ins>
      <w:ins w:id="442" w:author="Jianle Chen" w:date="2020-03-22T21:08:00Z">
        <w:r>
          <w:rPr>
            <w:b/>
            <w:bCs/>
            <w:sz w:val="20"/>
            <w:lang w:val="en-CA" w:eastAsia="zh-CN"/>
          </w:rPr>
          <w:t>45</w:t>
        </w:r>
      </w:ins>
      <w:ins w:id="443" w:author="Jianle Chen" w:date="2020-03-15T21:16:00Z">
        <w:r>
          <w:rPr>
            <w:b/>
            <w:bCs/>
            <w:sz w:val="20"/>
            <w:lang w:val="en-CA" w:eastAsia="zh-CN"/>
          </w:rPr>
          <w:fldChar w:fldCharType="end"/>
        </w:r>
        <w:bookmarkEnd w:id="226"/>
      </w:ins>
      <w:ins w:id="444" w:author="Jianle Chen" w:date="2020-03-15T21:16:00Z">
        <w:r>
          <w:rPr>
            <w:b/>
            <w:bCs/>
            <w:sz w:val="20"/>
            <w:lang w:val="en-CA" w:eastAsia="zh-CN"/>
          </w:rPr>
          <w:t xml:space="preserve"> – </w:t>
        </w:r>
      </w:ins>
      <w:ins w:id="445" w:author="Jianle Chen" w:date="2020-03-15T21:17:00Z">
        <w:r>
          <w:rPr>
            <w:b/>
            <w:bCs/>
            <w:sz w:val="20"/>
            <w:szCs w:val="18"/>
          </w:rPr>
          <w:t>Flowchart for decoding a bin</w:t>
        </w:r>
      </w:ins>
    </w:p>
    <w:p>
      <w:pPr>
        <w:jc w:val="both"/>
        <w:rPr>
          <w:rFonts w:eastAsiaTheme="minorEastAsia"/>
          <w:szCs w:val="22"/>
          <w:lang w:eastAsia="ko-KR"/>
        </w:rPr>
      </w:pPr>
      <w:ins w:id="446" w:author="Jianle Chen" w:date="2020-03-03T14:30:00Z">
        <w:r>
          <w:rPr>
            <w:szCs w:val="22"/>
            <w:lang w:val="en-CA"/>
          </w:rPr>
          <w:t xml:space="preserve">As done in HEVC, VVC </w:t>
        </w:r>
      </w:ins>
      <w:r>
        <w:rPr>
          <w:szCs w:val="22"/>
          <w:lang w:val="en-CA"/>
        </w:rPr>
        <w:t xml:space="preserve">CABAC </w:t>
      </w:r>
      <w:ins w:id="447" w:author="Jianle Chen" w:date="2020-03-03T14:30:00Z">
        <w:r>
          <w:rPr>
            <w:szCs w:val="22"/>
            <w:lang w:val="en-CA"/>
          </w:rPr>
          <w:t xml:space="preserve">also </w:t>
        </w:r>
      </w:ins>
      <w:r>
        <w:rPr>
          <w:szCs w:val="22"/>
          <w:lang w:val="en-CA"/>
        </w:rPr>
        <w:t>has a QP dependent initialization process invoked at the beginning of each slice. Given the initial value</w:t>
      </w:r>
      <w:r>
        <w:rPr>
          <w:rFonts w:hint="eastAsia" w:eastAsiaTheme="minorEastAsia"/>
          <w:szCs w:val="22"/>
          <w:lang w:val="en-CA" w:eastAsia="ko-KR"/>
        </w:rPr>
        <w:t xml:space="preserve"> </w:t>
      </w:r>
      <w:r>
        <w:rPr>
          <w:szCs w:val="22"/>
          <w:lang w:val="en-CA"/>
        </w:rPr>
        <w:t>of luma QP for the slice, the initial probability state of a context model, denoted as preCtxState, is</w:t>
      </w:r>
      <w:ins w:id="448" w:author="Jianle Chen" w:date="2020-03-15T20:51:00Z">
        <w:r>
          <w:rPr>
            <w:szCs w:val="22"/>
            <w:lang w:val="en-CA"/>
          </w:rPr>
          <w:t xml:space="preserve"> </w:t>
        </w:r>
      </w:ins>
      <w:r>
        <w:rPr>
          <w:szCs w:val="22"/>
          <w:lang w:val="en-CA"/>
        </w:rPr>
        <w:t xml:space="preserve">derived </w:t>
      </w:r>
      <w:r>
        <w:rPr>
          <w:rFonts w:hint="eastAsia" w:eastAsiaTheme="minorEastAsia"/>
          <w:szCs w:val="22"/>
          <w:lang w:val="en-CA" w:eastAsia="ko-KR"/>
        </w:rPr>
        <w:t>as follows</w:t>
      </w:r>
      <w:r>
        <w:rPr>
          <w:szCs w:val="22"/>
        </w:rPr>
        <w:t xml:space="preserve"> </w:t>
      </w:r>
    </w:p>
    <w:p>
      <w:pPr>
        <w:jc w:val="right"/>
      </w:pPr>
      <w:r>
        <w:rPr>
          <w:rFonts w:eastAsia="Times New Roman"/>
          <w:lang w:val="en-CA"/>
        </w:rPr>
        <w:t>m = slopeIdx × 5 – 45</w:t>
      </w:r>
      <w:r>
        <w:rPr>
          <w:szCs w:val="22"/>
          <w:lang w:val="en-CA"/>
        </w:rPr>
        <w:tab/>
      </w:r>
      <w:r>
        <w:rPr>
          <w:szCs w:val="22"/>
          <w:lang w:val="en-CA"/>
        </w:rPr>
        <w:tab/>
      </w:r>
      <w:r>
        <w:rPr>
          <w:rFonts w:eastAsiaTheme="minorEastAsia"/>
          <w:szCs w:val="22"/>
          <w:lang w:val="en-CA" w:eastAsia="ko-KR"/>
        </w:rPr>
        <w:tab/>
      </w:r>
      <w:r>
        <w:rPr>
          <w:rFonts w:eastAsiaTheme="minorEastAsia"/>
          <w:szCs w:val="22"/>
          <w:lang w:val="en-CA" w:eastAsia="ko-KR"/>
        </w:rPr>
        <w:tab/>
      </w:r>
      <w:r>
        <w:rPr>
          <w:szCs w:val="22"/>
          <w:lang w:val="en-CA"/>
        </w:rPr>
        <w:tab/>
      </w:r>
      <w:r>
        <w:rPr>
          <w:szCs w:val="22"/>
          <w:lang w:val="en-CA"/>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48</w:t>
      </w:r>
      <w:r>
        <w:rPr>
          <w:szCs w:val="22"/>
          <w:lang w:val="en-CA"/>
        </w:rPr>
        <w:fldChar w:fldCharType="end"/>
      </w:r>
      <w:r>
        <w:rPr>
          <w:szCs w:val="22"/>
          <w:lang w:val="en-CA"/>
        </w:rPr>
        <w:t>)</w:t>
      </w:r>
    </w:p>
    <w:p>
      <w:pPr>
        <w:jc w:val="right"/>
      </w:pPr>
      <w:r>
        <w:rPr>
          <w:rFonts w:eastAsia="Times New Roman"/>
          <w:lang w:val="en-CA"/>
        </w:rPr>
        <w:t xml:space="preserve">n = (offsetIdx &lt;&lt; 3) </w:t>
      </w:r>
      <w:r>
        <w:rPr>
          <w:rFonts w:hint="eastAsia" w:eastAsiaTheme="minorEastAsia"/>
          <w:lang w:val="en-CA" w:eastAsia="ko-KR"/>
        </w:rPr>
        <w:t>+7</w:t>
      </w:r>
      <w:r>
        <w:rPr>
          <w:rFonts w:eastAsiaTheme="minorEastAsia"/>
          <w:lang w:val="en-CA" w:eastAsia="ko-KR"/>
        </w:rPr>
        <w:tab/>
      </w:r>
      <w:r>
        <w:rPr>
          <w:rFonts w:eastAsiaTheme="minorEastAsia"/>
          <w:lang w:val="en-CA" w:eastAsia="ko-KR"/>
        </w:rPr>
        <w:tab/>
      </w:r>
      <w:r>
        <w:rPr>
          <w:rFonts w:eastAsiaTheme="minorEastAsia"/>
          <w:lang w:val="en-CA" w:eastAsia="ko-KR"/>
        </w:rPr>
        <w:tab/>
      </w:r>
      <w:r>
        <w:rPr>
          <w:rFonts w:eastAsiaTheme="minorEastAsia"/>
          <w:lang w:val="en-CA" w:eastAsia="ko-KR"/>
        </w:rPr>
        <w:tab/>
      </w:r>
      <w:r>
        <w:rPr>
          <w:szCs w:val="22"/>
          <w:lang w:val="en-CA"/>
        </w:rPr>
        <w:tab/>
      </w:r>
      <w:r>
        <w:rPr>
          <w:szCs w:val="22"/>
          <w:lang w:val="en-CA"/>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49</w:t>
      </w:r>
      <w:r>
        <w:rPr>
          <w:szCs w:val="22"/>
          <w:lang w:val="en-CA"/>
        </w:rPr>
        <w:fldChar w:fldCharType="end"/>
      </w:r>
      <w:r>
        <w:rPr>
          <w:szCs w:val="22"/>
          <w:lang w:val="en-CA"/>
        </w:rPr>
        <w:t>)</w:t>
      </w:r>
    </w:p>
    <w:p>
      <w:pPr>
        <w:jc w:val="right"/>
      </w:pPr>
      <w:r>
        <w:rPr>
          <w:rFonts w:eastAsia="Times New Roman"/>
          <w:lang w:val="en-CA"/>
        </w:rPr>
        <w:t>preCtxState = Clip3(1, 127, ((m × (QP − 32)) &gt;&gt; 4) + n)</w:t>
      </w:r>
      <w:r>
        <w:rPr>
          <w:szCs w:val="22"/>
          <w:lang w:val="en-CA"/>
        </w:rPr>
        <w:tab/>
      </w:r>
      <w:r>
        <w:rPr>
          <w:rFonts w:eastAsiaTheme="minorEastAsia"/>
          <w:szCs w:val="22"/>
          <w:lang w:val="en-CA" w:eastAsia="ko-KR"/>
        </w:rPr>
        <w:tab/>
      </w:r>
      <w:r>
        <w:rPr>
          <w:rFonts w:eastAsiaTheme="minorEastAsia"/>
          <w:szCs w:val="22"/>
          <w:lang w:val="en-CA" w:eastAsia="ko-KR"/>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50</w:t>
      </w:r>
      <w:r>
        <w:rPr>
          <w:szCs w:val="22"/>
          <w:lang w:val="en-CA"/>
        </w:rPr>
        <w:fldChar w:fldCharType="end"/>
      </w:r>
      <w:r>
        <w:rPr>
          <w:szCs w:val="22"/>
          <w:lang w:val="en-CA"/>
        </w:rPr>
        <w:t>)</w:t>
      </w:r>
    </w:p>
    <w:p>
      <w:pPr>
        <w:jc w:val="both"/>
      </w:pPr>
      <w:r>
        <w:rPr>
          <w:rFonts w:eastAsia="PMingLiU"/>
          <w:lang w:val="en-CA"/>
        </w:rPr>
        <w:t xml:space="preserve">where slopeIdx and offsetIdx </w:t>
      </w:r>
      <w:r>
        <w:rPr>
          <w:rFonts w:hint="eastAsia" w:eastAsiaTheme="minorEastAsia"/>
          <w:lang w:val="en-CA" w:eastAsia="ko-KR"/>
        </w:rPr>
        <w:t xml:space="preserve">are restricted to 3 bits, and </w:t>
      </w:r>
      <w:r>
        <w:rPr>
          <w:rFonts w:hint="eastAsia" w:eastAsiaTheme="minorEastAsia"/>
          <w:szCs w:val="22"/>
          <w:lang w:eastAsia="ko-KR"/>
        </w:rPr>
        <w:t xml:space="preserve">total </w:t>
      </w:r>
      <w:r>
        <w:rPr>
          <w:rFonts w:eastAsia="PMingLiU"/>
          <w:lang w:val="en-CA"/>
        </w:rPr>
        <w:t>initialization value</w:t>
      </w:r>
      <w:r>
        <w:rPr>
          <w:rFonts w:hint="eastAsia" w:eastAsiaTheme="minorEastAsia"/>
          <w:lang w:val="en-CA" w:eastAsia="ko-KR"/>
        </w:rPr>
        <w:t>s are represented by 6-bit precision. T</w:t>
      </w:r>
      <w:r>
        <w:rPr>
          <w:lang w:val="en-CA"/>
        </w:rPr>
        <w:t>he probability state preCtxState represent</w:t>
      </w:r>
      <w:r>
        <w:rPr>
          <w:rFonts w:hint="eastAsia" w:eastAsiaTheme="minorEastAsia"/>
          <w:lang w:val="en-CA" w:eastAsia="ko-KR"/>
        </w:rPr>
        <w:t>s</w:t>
      </w:r>
      <w:r>
        <w:rPr>
          <w:lang w:val="en-CA"/>
        </w:rPr>
        <w:t xml:space="preserve"> the probability in the linear domain directly</w:t>
      </w:r>
      <w:r>
        <w:rPr>
          <w:rFonts w:hint="eastAsia" w:eastAsiaTheme="minorEastAsia"/>
          <w:lang w:val="en-CA" w:eastAsia="ko-KR"/>
        </w:rPr>
        <w:t>.</w:t>
      </w:r>
      <w:r>
        <w:rPr>
          <w:rFonts w:eastAsia="PMingLiU"/>
          <w:lang w:val="en-CA"/>
        </w:rPr>
        <w:t xml:space="preserve"> </w:t>
      </w:r>
      <w:r>
        <w:rPr>
          <w:rFonts w:hint="eastAsia" w:eastAsiaTheme="minorEastAsia"/>
          <w:lang w:val="en-CA" w:eastAsia="ko-KR"/>
        </w:rPr>
        <w:t>Hence</w:t>
      </w:r>
      <w:r>
        <w:rPr>
          <w:lang w:val="en-CA"/>
        </w:rPr>
        <w:t xml:space="preserve">, preCtxState only needs proper shifting operations before input to arithmetic coding engine, and the </w:t>
      </w:r>
      <w:r>
        <w:rPr>
          <w:szCs w:val="22"/>
          <w:lang w:eastAsia="zh-CN"/>
        </w:rPr>
        <w:t xml:space="preserve">logarithmic to linear domain mapping as well as the 256-byte table is saved. </w:t>
      </w:r>
    </w:p>
    <w:p>
      <w:pPr>
        <w:jc w:val="right"/>
      </w:pPr>
      <w:r>
        <w:t xml:space="preserve">pStateIdx0 = </w:t>
      </w:r>
      <w:r>
        <w:rPr>
          <w:rFonts w:eastAsia="Times New Roman"/>
          <w:lang w:val="en-CA"/>
        </w:rPr>
        <w:t>preCtxState &lt;&lt; 3</w:t>
      </w:r>
      <w:r>
        <w:rPr>
          <w:szCs w:val="22"/>
          <w:lang w:val="en-CA"/>
        </w:rPr>
        <w:t xml:space="preserve"> </w:t>
      </w:r>
      <w:r>
        <w:rPr>
          <w:szCs w:val="22"/>
          <w:lang w:val="en-CA"/>
        </w:rPr>
        <w:tab/>
      </w:r>
      <w:r>
        <w:rPr>
          <w:rFonts w:eastAsiaTheme="minorEastAsia"/>
          <w:szCs w:val="22"/>
          <w:lang w:val="en-CA" w:eastAsia="ko-KR"/>
        </w:rPr>
        <w:tab/>
      </w:r>
      <w:r>
        <w:rPr>
          <w:rFonts w:eastAsiaTheme="minorEastAsia"/>
          <w:szCs w:val="22"/>
          <w:lang w:val="en-CA" w:eastAsia="ko-KR"/>
        </w:rPr>
        <w:tab/>
      </w:r>
      <w:r>
        <w:rPr>
          <w:rFonts w:eastAsiaTheme="minorEastAsia"/>
          <w:szCs w:val="22"/>
          <w:lang w:val="en-CA" w:eastAsia="ko-KR"/>
        </w:rPr>
        <w:tab/>
      </w:r>
      <w:r>
        <w:rPr>
          <w:rFonts w:eastAsiaTheme="minorEastAsia"/>
          <w:szCs w:val="22"/>
          <w:lang w:val="en-CA" w:eastAsia="ko-KR"/>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51</w:t>
      </w:r>
      <w:r>
        <w:rPr>
          <w:szCs w:val="22"/>
          <w:lang w:val="en-CA"/>
        </w:rPr>
        <w:fldChar w:fldCharType="end"/>
      </w:r>
      <w:r>
        <w:rPr>
          <w:szCs w:val="22"/>
          <w:lang w:val="en-CA"/>
        </w:rPr>
        <w:t>)</w:t>
      </w:r>
    </w:p>
    <w:p>
      <w:pPr>
        <w:jc w:val="right"/>
        <w:rPr>
          <w:lang w:eastAsia="zh-CN"/>
        </w:rPr>
      </w:pPr>
      <w:r>
        <w:t xml:space="preserve">pStateIdx1 = </w:t>
      </w:r>
      <w:r>
        <w:rPr>
          <w:rFonts w:eastAsia="Times New Roman"/>
          <w:lang w:val="en-CA"/>
        </w:rPr>
        <w:t>preCtxState &lt;&lt; 7</w:t>
      </w:r>
      <w:r>
        <w:rPr>
          <w:szCs w:val="22"/>
          <w:lang w:val="en-CA"/>
        </w:rPr>
        <w:t xml:space="preserve"> </w:t>
      </w:r>
      <w:r>
        <w:rPr>
          <w:szCs w:val="22"/>
          <w:lang w:val="en-CA"/>
        </w:rPr>
        <w:tab/>
      </w:r>
      <w:r>
        <w:rPr>
          <w:rFonts w:eastAsiaTheme="minorEastAsia"/>
          <w:szCs w:val="22"/>
          <w:lang w:val="en-CA" w:eastAsia="ko-KR"/>
        </w:rPr>
        <w:tab/>
      </w:r>
      <w:r>
        <w:rPr>
          <w:rFonts w:eastAsiaTheme="minorEastAsia"/>
          <w:szCs w:val="22"/>
          <w:lang w:val="en-CA" w:eastAsia="ko-KR"/>
        </w:rPr>
        <w:tab/>
      </w:r>
      <w:r>
        <w:rPr>
          <w:rFonts w:eastAsiaTheme="minorEastAsia"/>
          <w:szCs w:val="22"/>
          <w:lang w:val="en-CA" w:eastAsia="ko-KR"/>
        </w:rPr>
        <w:tab/>
      </w:r>
      <w:r>
        <w:rPr>
          <w:rFonts w:eastAsiaTheme="minorEastAsia"/>
          <w:szCs w:val="22"/>
          <w:lang w:val="en-CA" w:eastAsia="ko-KR"/>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52</w:t>
      </w:r>
      <w:r>
        <w:rPr>
          <w:szCs w:val="22"/>
          <w:lang w:val="en-CA"/>
        </w:rPr>
        <w:fldChar w:fldCharType="end"/>
      </w:r>
      <w:r>
        <w:rPr>
          <w:szCs w:val="22"/>
          <w:lang w:val="en-CA"/>
        </w:rPr>
        <w:t>)</w:t>
      </w:r>
    </w:p>
    <w:p>
      <w:pPr>
        <w:pStyle w:val="4"/>
        <w:spacing w:before="136"/>
        <w:rPr>
          <w:rFonts w:eastAsiaTheme="minorEastAsia"/>
          <w:lang w:val="en-CA" w:eastAsia="ko-KR"/>
        </w:rPr>
      </w:pPr>
      <w:bookmarkStart w:id="227" w:name="_Ref8587357"/>
      <w:bookmarkStart w:id="228" w:name="_Toc35804766"/>
      <w:r>
        <w:rPr>
          <w:rFonts w:hint="eastAsia" w:eastAsiaTheme="minorEastAsia"/>
          <w:lang w:val="en-CA" w:eastAsia="ko-KR"/>
        </w:rPr>
        <w:t>Transform coefficient level coding</w:t>
      </w:r>
      <w:bookmarkEnd w:id="227"/>
      <w:bookmarkEnd w:id="228"/>
    </w:p>
    <w:p>
      <w:pPr>
        <w:ind w:right="330"/>
        <w:jc w:val="both"/>
      </w:pPr>
      <w:r>
        <w:rPr>
          <w:szCs w:val="22"/>
          <w:lang w:val="en-CA"/>
        </w:rPr>
        <w:t>In HEVC, transform coefficients of a coding block are coded using non-overlapped coefficient groups (</w:t>
      </w:r>
      <w:r>
        <w:rPr>
          <w:rFonts w:hint="eastAsia" w:eastAsiaTheme="minorEastAsia"/>
          <w:szCs w:val="22"/>
          <w:lang w:val="en-CA" w:eastAsia="ko-KR"/>
        </w:rPr>
        <w:t>CGs or subblocks</w:t>
      </w:r>
      <w:r>
        <w:rPr>
          <w:szCs w:val="22"/>
          <w:lang w:val="en-CA"/>
        </w:rPr>
        <w:t>), and each CG contains the coefficients of a 4x4 block of a coding block.</w:t>
      </w:r>
      <w:r>
        <w:rPr>
          <w:rFonts w:hint="eastAsia" w:eastAsiaTheme="minorEastAsia"/>
          <w:szCs w:val="22"/>
          <w:lang w:val="en-CA" w:eastAsia="ko-KR"/>
        </w:rPr>
        <w:t xml:space="preserve"> In VVC, </w:t>
      </w:r>
      <w:r>
        <w:rPr>
          <w:rFonts w:hint="eastAsia" w:eastAsiaTheme="minorEastAsia"/>
          <w:lang w:eastAsia="ko-KR"/>
        </w:rPr>
        <w:t>t</w:t>
      </w:r>
      <w:r>
        <w:t>he selection of coefficient group sizes becomes dependent upon TB size only, i.e., remove the dependency on channel type</w:t>
      </w:r>
      <w:r>
        <w:rPr>
          <w:rFonts w:hint="eastAsia" w:eastAsiaTheme="minorEastAsia"/>
          <w:lang w:eastAsia="ko-KR"/>
        </w:rPr>
        <w:t xml:space="preserve">. </w:t>
      </w:r>
      <w:r>
        <w:t xml:space="preserve">As a consequence, </w:t>
      </w:r>
      <w:r>
        <w:rPr>
          <w:rFonts w:hint="eastAsia" w:eastAsiaTheme="minorEastAsia"/>
          <w:lang w:eastAsia="ko-KR"/>
        </w:rPr>
        <w:t>various CGs (</w:t>
      </w:r>
      <w:r>
        <w:t xml:space="preserve">1x16, 2x8, 8x2, </w:t>
      </w:r>
      <w:r>
        <w:rPr>
          <w:rFonts w:hint="eastAsia" w:eastAsiaTheme="minorEastAsia"/>
          <w:lang w:eastAsia="ko-KR"/>
        </w:rPr>
        <w:t xml:space="preserve">2x4, 4x2 </w:t>
      </w:r>
      <w:r>
        <w:t>and 16x1</w:t>
      </w:r>
      <w:r>
        <w:rPr>
          <w:rFonts w:hint="eastAsia" w:eastAsiaTheme="minorEastAsia"/>
          <w:lang w:eastAsia="ko-KR"/>
        </w:rPr>
        <w:t xml:space="preserve">) become available. </w:t>
      </w:r>
      <w:r>
        <w:rPr>
          <w:szCs w:val="22"/>
          <w:lang w:val="en-CA"/>
        </w:rPr>
        <w:t>The CGs inside a coding block, and the transform coefficients within a CG, are coded according to pre-defined scan orders.</w:t>
      </w:r>
      <w:r>
        <w:rPr>
          <w:rFonts w:hint="eastAsia" w:eastAsiaTheme="minorEastAsia"/>
          <w:szCs w:val="22"/>
          <w:lang w:val="en-CA" w:eastAsia="ko-KR"/>
        </w:rPr>
        <w:t xml:space="preserve"> </w:t>
      </w:r>
      <w:r>
        <w:rPr>
          <w:rFonts w:hint="eastAsia" w:eastAsiaTheme="minorEastAsia"/>
          <w:szCs w:val="22"/>
          <w:lang w:eastAsia="ko-KR"/>
        </w:rPr>
        <w:t xml:space="preserve">In order to restrict the maximum number of context coded bins per pixel, </w:t>
      </w:r>
      <w:r>
        <w:rPr>
          <w:lang w:eastAsia="zh-TW"/>
        </w:rPr>
        <w:t xml:space="preserve">the area of the TB and the colour component are used to derive the maximum number of context-coded bins for a TB. For a luma TB, the maximum number of context-coded bins is equal to </w:t>
      </w:r>
      <w:r>
        <w:rPr>
          <w:rFonts w:hint="eastAsia" w:eastAsiaTheme="minorEastAsia"/>
          <w:lang w:eastAsia="ko-KR"/>
        </w:rPr>
        <w:t>TB_zosize</w:t>
      </w:r>
      <w:r>
        <w:rPr>
          <w:lang w:eastAsia="zh-TW"/>
        </w:rPr>
        <w:t>*1.75. For a chroma TB, the maximum number of context-coded bins</w:t>
      </w:r>
      <w:r>
        <w:rPr>
          <w:rFonts w:hint="eastAsia" w:eastAsiaTheme="minorEastAsia"/>
          <w:lang w:eastAsia="ko-KR"/>
        </w:rPr>
        <w:t xml:space="preserve"> (CCB)</w:t>
      </w:r>
      <w:r>
        <w:rPr>
          <w:lang w:eastAsia="zh-TW"/>
        </w:rPr>
        <w:t xml:space="preserve"> is equal to </w:t>
      </w:r>
      <w:r>
        <w:rPr>
          <w:rFonts w:hint="eastAsia" w:eastAsiaTheme="minorEastAsia"/>
          <w:lang w:eastAsia="ko-KR"/>
        </w:rPr>
        <w:t>TB_zosize</w:t>
      </w:r>
      <w:r>
        <w:rPr>
          <w:lang w:eastAsia="zh-TW"/>
        </w:rPr>
        <w:t xml:space="preserve">*1.25. </w:t>
      </w:r>
      <w:r>
        <w:rPr>
          <w:rFonts w:hint="eastAsia" w:eastAsiaTheme="minorEastAsia"/>
          <w:lang w:eastAsia="ko-KR"/>
        </w:rPr>
        <w:t>Here, TB_zosize indicates the number of samples within a</w:t>
      </w:r>
      <w:r>
        <w:t xml:space="preserve"> TB after coefficient zero-out.</w:t>
      </w:r>
      <w:r>
        <w:rPr>
          <w:rFonts w:hint="eastAsia" w:eastAsiaTheme="minorEastAsia"/>
          <w:lang w:eastAsia="ko-KR"/>
        </w:rPr>
        <w:t xml:space="preserve"> </w:t>
      </w:r>
      <w:r>
        <w:rPr>
          <w:rFonts w:hint="eastAsia" w:eastAsiaTheme="minorEastAsia"/>
          <w:lang w:val="en-CA" w:eastAsia="ko-KR"/>
        </w:rPr>
        <w:t>Note that t</w:t>
      </w:r>
      <w:r>
        <w:rPr>
          <w:rFonts w:hint="eastAsia"/>
          <w:lang w:val="en-CA"/>
        </w:rPr>
        <w:t xml:space="preserve">he coded_sub_block_flag </w:t>
      </w:r>
      <w:r>
        <w:rPr>
          <w:rFonts w:hint="eastAsia" w:eastAsiaTheme="minorEastAsia"/>
          <w:lang w:val="en-CA" w:eastAsia="ko-KR"/>
        </w:rPr>
        <w:t xml:space="preserve">in transform skip residual mode is not considered for CCB count. </w:t>
      </w:r>
      <w:r>
        <w:rPr>
          <w:rFonts w:hint="eastAsia" w:eastAsiaTheme="minorEastAsia"/>
          <w:szCs w:val="22"/>
          <w:lang w:eastAsia="ko-KR"/>
        </w:rPr>
        <w:t xml:space="preserve">Unlike HEVC where </w:t>
      </w:r>
      <w:r>
        <w:rPr>
          <w:szCs w:val="22"/>
        </w:rPr>
        <w:t>residual coding is designed for the statistics and signal characteristics of transform coefficient levels</w:t>
      </w:r>
      <w:r>
        <w:rPr>
          <w:rFonts w:hint="eastAsia" w:eastAsiaTheme="minorEastAsia"/>
          <w:szCs w:val="22"/>
          <w:lang w:eastAsia="ko-KR"/>
        </w:rPr>
        <w:t>, two separate residual coding structures are employed for</w:t>
      </w:r>
      <w:r>
        <w:rPr>
          <w:szCs w:val="22"/>
        </w:rPr>
        <w:t xml:space="preserve"> </w:t>
      </w:r>
      <w:r>
        <w:rPr>
          <w:rFonts w:hint="eastAsia" w:eastAsiaTheme="minorEastAsia"/>
          <w:szCs w:val="22"/>
          <w:lang w:eastAsia="ko-KR"/>
        </w:rPr>
        <w:t xml:space="preserve">transform </w:t>
      </w:r>
      <w:r>
        <w:rPr>
          <w:rFonts w:eastAsiaTheme="minorEastAsia"/>
          <w:szCs w:val="22"/>
          <w:lang w:eastAsia="ko-KR"/>
        </w:rPr>
        <w:t>coefficient</w:t>
      </w:r>
      <w:r>
        <w:rPr>
          <w:rFonts w:hint="eastAsia" w:eastAsiaTheme="minorEastAsia"/>
          <w:szCs w:val="22"/>
          <w:lang w:eastAsia="ko-KR"/>
        </w:rPr>
        <w:t>s and transform skip coefficients, respectively</w:t>
      </w:r>
      <w:r>
        <w:rPr>
          <w:szCs w:val="22"/>
        </w:rPr>
        <w:t>.</w:t>
      </w:r>
    </w:p>
    <w:p>
      <w:pPr>
        <w:pStyle w:val="5"/>
        <w:tabs>
          <w:tab w:val="clear" w:pos="360"/>
          <w:tab w:val="clear" w:pos="720"/>
          <w:tab w:val="clear" w:pos="1080"/>
          <w:tab w:val="clear" w:pos="1440"/>
        </w:tabs>
        <w:overflowPunct/>
        <w:autoSpaceDE/>
        <w:autoSpaceDN/>
        <w:adjustRightInd/>
        <w:spacing w:before="136"/>
        <w:ind w:right="0"/>
        <w:textAlignment w:val="auto"/>
        <w:rPr>
          <w:lang w:val="en-CA"/>
        </w:rPr>
      </w:pPr>
      <w:r>
        <w:rPr>
          <w:rFonts w:hint="eastAsia" w:eastAsiaTheme="minorEastAsia"/>
          <w:lang w:val="en-CA" w:eastAsia="ko-KR"/>
        </w:rPr>
        <w:t>Residual coding for transform coefficients</w:t>
      </w:r>
    </w:p>
    <w:p>
      <w:pPr>
        <w:tabs>
          <w:tab w:val="clear" w:pos="720"/>
        </w:tabs>
        <w:jc w:val="both"/>
        <w:rPr>
          <w:rFonts w:eastAsiaTheme="minorEastAsia"/>
          <w:lang w:eastAsia="ko-KR"/>
        </w:rPr>
      </w:pPr>
      <w:r>
        <w:rPr>
          <w:lang w:eastAsia="zh-TW"/>
        </w:rPr>
        <w:t xml:space="preserve">In transform coefficient coding, a variable, </w:t>
      </w:r>
      <w:r>
        <w:rPr>
          <w:rFonts w:hint="eastAsia" w:ascii="New MingLiu" w:hAnsi="New MingLiu"/>
        </w:rPr>
        <w:t>remBinsPass1</w:t>
      </w:r>
      <w:r>
        <w:rPr>
          <w:rFonts w:ascii="New MingLiu" w:hAnsi="New MingLiu"/>
        </w:rPr>
        <w:t>,</w:t>
      </w:r>
      <w:r>
        <w:rPr>
          <w:lang w:eastAsia="zh-TW"/>
        </w:rPr>
        <w:t xml:space="preserve"> is first set to the maximum number of context-coded bins and </w:t>
      </w:r>
      <w:r>
        <w:rPr>
          <w:rFonts w:hint="eastAsia" w:eastAsiaTheme="minorEastAsia"/>
          <w:lang w:eastAsia="ko-KR"/>
        </w:rPr>
        <w:t>is</w:t>
      </w:r>
      <w:r>
        <w:rPr>
          <w:lang w:eastAsia="zh-TW"/>
        </w:rPr>
        <w:t xml:space="preserve"> decreased by one when a context-coded bin is signalled. </w:t>
      </w:r>
      <w:r>
        <w:rPr>
          <w:rFonts w:hint="eastAsia" w:eastAsiaTheme="minorEastAsia"/>
          <w:lang w:eastAsia="ko-KR"/>
        </w:rPr>
        <w:t>While</w:t>
      </w:r>
      <w:r>
        <w:rPr>
          <w:lang w:eastAsia="zh-TW"/>
        </w:rPr>
        <w:t xml:space="preserve"> the </w:t>
      </w:r>
      <w:r>
        <w:rPr>
          <w:rFonts w:hint="eastAsia" w:ascii="New MingLiu" w:hAnsi="New MingLiu"/>
        </w:rPr>
        <w:t>remBinsPass1</w:t>
      </w:r>
      <w:r>
        <w:rPr>
          <w:lang w:eastAsia="zh-TW"/>
        </w:rPr>
        <w:t xml:space="preserve"> is larger than or equal to four, </w:t>
      </w:r>
      <w:r>
        <w:rPr>
          <w:rFonts w:hint="eastAsia" w:eastAsiaTheme="minorEastAsia"/>
          <w:lang w:eastAsia="ko-KR"/>
        </w:rPr>
        <w:t xml:space="preserve">the first coding pass, which includes </w:t>
      </w:r>
      <w:r>
        <w:rPr>
          <w:lang w:eastAsia="zh-TW"/>
        </w:rPr>
        <w:t>the sig_coeff_flag, abs_level_gt1_flag, par_level_flag, and abs_level_gt3_flag</w:t>
      </w:r>
      <w:r>
        <w:rPr>
          <w:rFonts w:hint="eastAsia" w:eastAsiaTheme="minorEastAsia"/>
          <w:lang w:eastAsia="ko-KR"/>
        </w:rPr>
        <w:t>,</w:t>
      </w:r>
      <w:r>
        <w:rPr>
          <w:lang w:eastAsia="zh-TW"/>
        </w:rPr>
        <w:t xml:space="preserve"> </w:t>
      </w:r>
      <w:r>
        <w:rPr>
          <w:rFonts w:hint="eastAsia" w:eastAsiaTheme="minorEastAsia"/>
          <w:lang w:eastAsia="ko-KR"/>
        </w:rPr>
        <w:t xml:space="preserve">is </w:t>
      </w:r>
      <w:r>
        <w:rPr>
          <w:lang w:eastAsia="zh-TW"/>
        </w:rPr>
        <w:t>coded by using context-coded bins.</w:t>
      </w:r>
      <w:r>
        <w:rPr>
          <w:rFonts w:hint="eastAsia" w:eastAsiaTheme="minorEastAsia"/>
          <w:lang w:eastAsia="ko-KR"/>
        </w:rPr>
        <w:t xml:space="preserve"> If </w:t>
      </w:r>
      <w:r>
        <w:rPr>
          <w:rFonts w:hint="eastAsia" w:ascii="New MingLiu" w:hAnsi="New MingLiu"/>
        </w:rPr>
        <w:t xml:space="preserve">the number of </w:t>
      </w:r>
      <w:r>
        <w:rPr>
          <w:rFonts w:hint="eastAsia" w:ascii="New MingLiu" w:hAnsi="New MingLiu" w:eastAsiaTheme="minorEastAsia"/>
          <w:lang w:eastAsia="ko-KR"/>
        </w:rPr>
        <w:t>context coded bin is not greater than Mccb in the first pass coding, the rest part of level information, which is indicated to be further coded in the first pass, is coded with syntax element of abs_remainder by using Golomb-rice code and bypass-coded bins.</w:t>
      </w:r>
      <w:r>
        <w:rPr>
          <w:lang w:eastAsia="zh-TW"/>
        </w:rPr>
        <w:t xml:space="preserve"> </w:t>
      </w:r>
      <w:r>
        <w:rPr>
          <w:rFonts w:hint="eastAsia" w:eastAsiaTheme="minorEastAsia"/>
          <w:lang w:eastAsia="ko-KR"/>
        </w:rPr>
        <w:t>When</w:t>
      </w:r>
      <w:r>
        <w:rPr>
          <w:lang w:eastAsia="zh-TW"/>
        </w:rPr>
        <w:t xml:space="preserve"> the </w:t>
      </w:r>
      <w:r>
        <w:rPr>
          <w:rFonts w:hint="eastAsia" w:ascii="New MingLiu" w:hAnsi="New MingLiu"/>
        </w:rPr>
        <w:t>remBinsPass1</w:t>
      </w:r>
      <w:r>
        <w:rPr>
          <w:lang w:eastAsia="zh-TW"/>
        </w:rPr>
        <w:t xml:space="preserve"> </w:t>
      </w:r>
      <w:r>
        <w:rPr>
          <w:rFonts w:hint="eastAsia" w:eastAsiaTheme="minorEastAsia"/>
          <w:lang w:eastAsia="ko-KR"/>
        </w:rPr>
        <w:t>becomes</w:t>
      </w:r>
      <w:r>
        <w:rPr>
          <w:lang w:eastAsia="zh-TW"/>
        </w:rPr>
        <w:t xml:space="preserve"> smaller than 4</w:t>
      </w:r>
      <w:r>
        <w:rPr>
          <w:rFonts w:hint="eastAsia" w:eastAsiaTheme="minorEastAsia"/>
          <w:lang w:eastAsia="ko-KR"/>
        </w:rPr>
        <w:t xml:space="preserve"> while coding the first pass</w:t>
      </w:r>
      <w:r>
        <w:rPr>
          <w:lang w:eastAsia="zh-TW"/>
        </w:rPr>
        <w:t xml:space="preserve">, the </w:t>
      </w:r>
      <w:r>
        <w:rPr>
          <w:rFonts w:hint="eastAsia" w:eastAsiaTheme="minorEastAsia"/>
          <w:lang w:eastAsia="ko-KR"/>
        </w:rPr>
        <w:t xml:space="preserve">rest part of </w:t>
      </w:r>
      <w:r>
        <w:rPr>
          <w:lang w:eastAsia="zh-TW"/>
        </w:rPr>
        <w:t>coefficients</w:t>
      </w:r>
      <w:r>
        <w:rPr>
          <w:rFonts w:hint="eastAsia" w:eastAsiaTheme="minorEastAsia"/>
          <w:lang w:eastAsia="ko-KR"/>
        </w:rPr>
        <w:t>, which</w:t>
      </w:r>
      <w:r>
        <w:rPr>
          <w:lang w:eastAsia="zh-TW"/>
        </w:rPr>
        <w:t xml:space="preserve"> are </w:t>
      </w:r>
      <w:r>
        <w:rPr>
          <w:rFonts w:hint="eastAsia" w:eastAsiaTheme="minorEastAsia"/>
          <w:lang w:eastAsia="ko-KR"/>
        </w:rPr>
        <w:t xml:space="preserve">indicated to be further coded in the first pass, are coded with a syntax element of abs_remainder, and coefficients which are not coded in the first pass is directly </w:t>
      </w:r>
      <w:r>
        <w:rPr>
          <w:lang w:eastAsia="zh-TW"/>
        </w:rPr>
        <w:t xml:space="preserve">coded </w:t>
      </w:r>
      <w:r>
        <w:rPr>
          <w:rFonts w:hint="eastAsia" w:eastAsiaTheme="minorEastAsia"/>
          <w:lang w:eastAsia="ko-KR"/>
        </w:rPr>
        <w:t xml:space="preserve">in the second pass </w:t>
      </w:r>
      <w:r>
        <w:rPr>
          <w:lang w:eastAsia="zh-TW"/>
        </w:rPr>
        <w:t>with the syntax element of dec_abs_level by using Golomb-Rice code and bypass-coded bins</w:t>
      </w:r>
      <w:r>
        <w:rPr>
          <w:rFonts w:hint="eastAsia" w:eastAsiaTheme="minorEastAsia"/>
          <w:lang w:eastAsia="ko-KR"/>
        </w:rPr>
        <w:t xml:space="preserve"> as depicted in Figure 43</w:t>
      </w:r>
      <w:r>
        <w:rPr>
          <w:lang w:eastAsia="zh-TW"/>
        </w:rPr>
        <w:t xml:space="preserve">. The </w:t>
      </w:r>
      <w:r>
        <w:rPr>
          <w:rFonts w:hint="eastAsia" w:ascii="New MingLiu" w:hAnsi="New MingLiu"/>
        </w:rPr>
        <w:t>remBinsPass1</w:t>
      </w:r>
      <w:r>
        <w:rPr>
          <w:lang w:eastAsia="zh-TW"/>
        </w:rPr>
        <w:t xml:space="preserve"> is reset for every TB. The transition of using context-coded bins for the sig_coeff_flag, abs_level_gt1_flag, par_level_flag, and abs_level_gt3_flag to using bypass-coded bins for the rest coefficients only happens at most once per TB</w:t>
      </w:r>
      <w:r>
        <w:rPr>
          <w:rFonts w:hint="eastAsia" w:eastAsiaTheme="minorEastAsia"/>
          <w:lang w:eastAsia="ko-KR"/>
        </w:rPr>
        <w:t>.</w:t>
      </w:r>
      <w:r>
        <w:rPr>
          <w:lang w:eastAsia="zh-TW"/>
        </w:rPr>
        <w:t xml:space="preserve"> For a coefficient subblock, if the </w:t>
      </w:r>
      <w:r>
        <w:rPr>
          <w:rFonts w:hint="eastAsia" w:ascii="New MingLiu" w:hAnsi="New MingLiu"/>
        </w:rPr>
        <w:t>remBinsPass1</w:t>
      </w:r>
      <w:r>
        <w:rPr>
          <w:lang w:eastAsia="zh-TW"/>
        </w:rPr>
        <w:t xml:space="preserve"> is smaller than 4, the entire coefficient subblock is coded by using bypass-coded bins.</w:t>
      </w:r>
      <w:r>
        <w:rPr>
          <w:rFonts w:hint="eastAsia" w:eastAsiaTheme="minorEastAsia"/>
          <w:lang w:eastAsia="ko-KR"/>
        </w:rPr>
        <w:t xml:space="preserve"> After all the above mentioned level coding, </w:t>
      </w:r>
      <w:r>
        <w:rPr>
          <w:szCs w:val="22"/>
          <w:lang w:val="en-GB"/>
        </w:rPr>
        <w:t>the signs (sign_flag) for all scan positions with sig_coeff_flag equal to 1</w:t>
      </w:r>
      <w:r>
        <w:rPr>
          <w:rFonts w:hint="eastAsia" w:eastAsiaTheme="minorEastAsia"/>
          <w:szCs w:val="22"/>
          <w:lang w:val="en-GB" w:eastAsia="ko-KR"/>
        </w:rPr>
        <w:t xml:space="preserve"> is finally bypass coded. </w:t>
      </w:r>
    </w:p>
    <w:p>
      <w:pPr>
        <w:jc w:val="both"/>
        <w:rPr>
          <w:rFonts w:eastAsiaTheme="minorEastAsia"/>
          <w:lang w:val="en-CA" w:eastAsia="ko-KR"/>
        </w:rPr>
      </w:pPr>
      <w:r>
        <w:rPr>
          <w:szCs w:val="22"/>
        </w:rPr>
        <w:t xml:space="preserve">The </w:t>
      </w:r>
      <w:r>
        <w:rPr>
          <w:rFonts w:hint="eastAsia" w:eastAsiaTheme="minorEastAsia"/>
          <w:szCs w:val="22"/>
          <w:lang w:eastAsia="ko-KR"/>
        </w:rPr>
        <w:t>unified (same) r</w:t>
      </w:r>
      <w:r>
        <w:rPr>
          <w:szCs w:val="22"/>
        </w:rPr>
        <w:t xml:space="preserve">ice parameter </w:t>
      </w:r>
      <w:r>
        <w:rPr>
          <w:szCs w:val="22"/>
          <w:lang w:eastAsia="ko-KR"/>
        </w:rPr>
        <w:t>(</w:t>
      </w:r>
      <w:r>
        <w:rPr>
          <w:szCs w:val="22"/>
        </w:rPr>
        <w:t>ricePar</w:t>
      </w:r>
      <w:r>
        <w:rPr>
          <w:szCs w:val="22"/>
          <w:lang w:eastAsia="ko-KR"/>
        </w:rPr>
        <w:t>)</w:t>
      </w:r>
      <w:r>
        <w:rPr>
          <w:szCs w:val="22"/>
        </w:rPr>
        <w:t xml:space="preserve"> </w:t>
      </w:r>
      <w:r>
        <w:rPr>
          <w:rFonts w:hint="eastAsia" w:eastAsiaTheme="minorEastAsia"/>
          <w:szCs w:val="22"/>
          <w:lang w:eastAsia="ko-KR"/>
        </w:rPr>
        <w:t xml:space="preserve">derivation is used for Pass 2 and Pass 3. The only difference is that baseLevel is set to 4 and 0 for Pass 2 and Pass 3, respectively. </w:t>
      </w:r>
      <w:r>
        <w:rPr>
          <w:lang w:val="en-CA"/>
        </w:rPr>
        <w:t>Rice parameter is determined not only based on sum of absolute levels of neighboring five transform coefficients in local template, but the corresponding base level is also taken into consideration</w:t>
      </w:r>
      <w:r>
        <w:rPr>
          <w:rFonts w:hint="eastAsia" w:eastAsiaTheme="minorEastAsia"/>
          <w:lang w:val="en-CA" w:eastAsia="ko-KR"/>
        </w:rPr>
        <w:t xml:space="preserve"> as follow:</w:t>
      </w:r>
    </w:p>
    <w:p>
      <w:pPr>
        <w:jc w:val="right"/>
      </w:pPr>
      <w:r>
        <w:rPr>
          <w:szCs w:val="22"/>
        </w:rPr>
        <w:t>RicePara = R</w:t>
      </w:r>
      <w:r>
        <w:t>iceParTable[ max(min( 31, sumAbs − 5 * baseLevel), 0) ]</w:t>
      </w:r>
      <w:r>
        <w:rPr>
          <w:szCs w:val="22"/>
        </w:rPr>
        <w:tab/>
      </w:r>
      <w:r>
        <w:rPr>
          <w:szCs w:val="22"/>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53</w:t>
      </w:r>
      <w:r>
        <w:rPr>
          <w:szCs w:val="22"/>
          <w:lang w:val="en-CA"/>
        </w:rPr>
        <w:fldChar w:fldCharType="end"/>
      </w:r>
      <w:r>
        <w:rPr>
          <w:szCs w:val="22"/>
          <w:lang w:val="en-CA"/>
        </w:rPr>
        <w:t>)</w:t>
      </w:r>
    </w:p>
    <w:p>
      <w:pPr>
        <w:jc w:val="center"/>
        <w:rPr>
          <w:rFonts w:eastAsiaTheme="minorEastAsia"/>
          <w:lang w:eastAsia="ko-KR"/>
        </w:rPr>
      </w:pPr>
    </w:p>
    <w:p>
      <w:pPr>
        <w:keepNext/>
        <w:jc w:val="center"/>
      </w:pPr>
      <w:r>
        <w:rPr>
          <w:rFonts w:eastAsiaTheme="minorEastAsia"/>
          <w:lang w:eastAsia="zh-CN"/>
        </w:rPr>
        <w:drawing>
          <wp:inline distT="0" distB="0" distL="0" distR="0">
            <wp:extent cx="5943600" cy="19246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1924685"/>
                    </a:xfrm>
                    <a:prstGeom prst="rect">
                      <a:avLst/>
                    </a:prstGeom>
                  </pic:spPr>
                </pic:pic>
              </a:graphicData>
            </a:graphic>
          </wp:inline>
        </w:drawing>
      </w:r>
    </w:p>
    <w:p>
      <w:pPr>
        <w:pStyle w:val="13"/>
        <w:spacing w:before="136"/>
        <w:rPr>
          <w:lang w:eastAsia="ko-KR"/>
        </w:rPr>
      </w:pPr>
      <w:r>
        <w:t xml:space="preserve">Figure </w:t>
      </w:r>
      <w:r>
        <w:rPr>
          <w:b w:val="0"/>
          <w:bCs w:val="0"/>
        </w:rPr>
        <w:fldChar w:fldCharType="begin"/>
      </w:r>
      <w:r>
        <w:instrText xml:space="preserve"> SEQ Figure \* ARABIC </w:instrText>
      </w:r>
      <w:r>
        <w:rPr>
          <w:b w:val="0"/>
          <w:bCs w:val="0"/>
        </w:rPr>
        <w:fldChar w:fldCharType="separate"/>
      </w:r>
      <w:r>
        <w:t>46</w:t>
      </w:r>
      <w:r>
        <w:rPr>
          <w:b w:val="0"/>
          <w:bCs w:val="0"/>
        </w:rPr>
        <w:fldChar w:fldCharType="end"/>
      </w:r>
      <w:r>
        <w:rPr>
          <w:rFonts w:hint="eastAsia"/>
          <w:lang w:eastAsia="ko-KR"/>
        </w:rPr>
        <w:t xml:space="preserve"> </w:t>
      </w:r>
      <w:r>
        <w:rPr>
          <w:sz w:val="22"/>
          <w:szCs w:val="22"/>
          <w:lang w:val="en-CA" w:eastAsia="zh-CN"/>
        </w:rPr>
        <w:t xml:space="preserve">– </w:t>
      </w:r>
      <w:r>
        <w:rPr>
          <w:rFonts w:hint="eastAsia"/>
          <w:lang w:eastAsia="ko-KR"/>
        </w:rPr>
        <w:t>residual coding structure for transform blocks</w:t>
      </w:r>
    </w:p>
    <w:p>
      <w:pPr>
        <w:jc w:val="both"/>
        <w:rPr>
          <w:lang w:eastAsia="zh-TW"/>
        </w:rPr>
      </w:pPr>
      <w:r>
        <w:rPr>
          <w:lang w:eastAsia="zh-TW"/>
        </w:rPr>
        <w:t>After the termination of the 1</w:t>
      </w:r>
      <w:r>
        <w:rPr>
          <w:vertAlign w:val="superscript"/>
          <w:lang w:eastAsia="zh-TW"/>
        </w:rPr>
        <w:t>st</w:t>
      </w:r>
      <w:r>
        <w:rPr>
          <w:lang w:eastAsia="zh-TW"/>
        </w:rPr>
        <w:t xml:space="preserve"> subblock coding pass, the absolute value of each of the remaining yet-to-be-coded coefficients is coded by the syntax element </w:t>
      </w:r>
      <w:r>
        <w:rPr>
          <w:color w:val="000000" w:themeColor="text1"/>
          <w:lang w:val="en-CA"/>
          <w14:textFill>
            <w14:solidFill>
              <w14:schemeClr w14:val="tx1"/>
            </w14:solidFill>
          </w14:textFill>
        </w:rPr>
        <w:t>dec_abs_level</w:t>
      </w:r>
      <w:r>
        <w:rPr>
          <w:lang w:eastAsia="zh-TW"/>
        </w:rPr>
        <w:t>, which corresponds to a modified absolute level value with the zero-level value being conditionally mapped to a nonzero value. At the encoder side, the value of syntax element dec_abs_level is derived from the absolute level (absLevel), dependent quantizer state (QState) and the value of rice parameter (</w:t>
      </w:r>
      <w:r>
        <w:rPr>
          <w:szCs w:val="22"/>
        </w:rPr>
        <w:t>RicePara)</w:t>
      </w:r>
      <w:r>
        <w:rPr>
          <w:lang w:eastAsia="zh-TW"/>
        </w:rPr>
        <w:t xml:space="preserve"> as follows:</w:t>
      </w:r>
    </w:p>
    <w:p>
      <w:pPr>
        <w:pStyle w:val="57"/>
        <w:tabs>
          <w:tab w:val="left" w:pos="2410"/>
          <w:tab w:val="left" w:pos="3240"/>
          <w:tab w:val="center" w:pos="4849"/>
          <w:tab w:val="right" w:pos="9696"/>
          <w:tab w:val="clear" w:pos="4320"/>
          <w:tab w:val="clear" w:pos="8640"/>
        </w:tabs>
        <w:overflowPunct w:val="0"/>
        <w:autoSpaceDE w:val="0"/>
        <w:autoSpaceDN w:val="0"/>
        <w:adjustRightInd w:val="0"/>
        <w:spacing w:before="193"/>
        <w:ind w:left="1440"/>
        <w:jc w:val="left"/>
        <w:textAlignment w:val="baseline"/>
        <w:rPr>
          <w:rFonts w:eastAsiaTheme="minorEastAsia"/>
          <w:lang w:eastAsia="ko-KR"/>
        </w:rPr>
      </w:pPr>
      <w:r>
        <w:rPr>
          <w:sz w:val="20"/>
          <w:lang w:val="en-CA" w:eastAsia="ko-KR"/>
        </w:rPr>
        <w:t>ZeroPos</w:t>
      </w:r>
      <w:r>
        <w:rPr>
          <w:lang w:val="en-CA" w:eastAsia="ko-KR"/>
        </w:rPr>
        <w:t xml:space="preserve"> = ( QState &lt; 2? 1 : 2 ) &lt;&lt; </w:t>
      </w:r>
      <w:r>
        <w:rPr>
          <w:szCs w:val="22"/>
        </w:rPr>
        <w:t>RicePara</w:t>
      </w:r>
      <w:r>
        <w:rPr>
          <w:szCs w:val="22"/>
        </w:rPr>
        <w:br w:type="textWrapping"/>
      </w:r>
      <w:r>
        <w:rPr>
          <w:szCs w:val="22"/>
        </w:rPr>
        <w:t>if (</w:t>
      </w:r>
      <w:r>
        <w:rPr>
          <w:lang w:eastAsia="zh-TW"/>
        </w:rPr>
        <w:t>absLevel == 0)</w:t>
      </w:r>
      <w:r>
        <w:rPr>
          <w:lang w:eastAsia="zh-TW"/>
        </w:rPr>
        <w:br w:type="textWrapping"/>
      </w:r>
      <w:r>
        <w:rPr>
          <w:lang w:eastAsia="zh-TW"/>
        </w:rPr>
        <w:tab/>
      </w:r>
      <w:r>
        <w:rPr>
          <w:lang w:eastAsia="zh-TW"/>
        </w:rPr>
        <w:t xml:space="preserve">dec_abs_level = </w:t>
      </w:r>
      <w:r>
        <w:rPr>
          <w:lang w:val="en-CA" w:eastAsia="ko-KR"/>
        </w:rPr>
        <w:t>ZeroPos</w:t>
      </w:r>
      <w:r>
        <w:rPr>
          <w:lang w:val="en-CA" w:eastAsia="ko-KR"/>
        </w:rPr>
        <w:br w:type="textWrapping"/>
      </w:r>
      <w:r>
        <w:rPr>
          <w:lang w:val="en-CA" w:eastAsia="ko-KR"/>
        </w:rPr>
        <w:t>else</w:t>
      </w:r>
      <w:r>
        <w:rPr>
          <w:lang w:val="en-CA" w:eastAsia="ko-KR"/>
        </w:rPr>
        <w:br w:type="textWrapping"/>
      </w:r>
      <w:r>
        <w:rPr>
          <w:lang w:val="en-CA" w:eastAsia="ko-KR"/>
        </w:rPr>
        <w:tab/>
      </w:r>
      <w:r>
        <w:rPr>
          <w:lang w:eastAsia="zh-TW"/>
        </w:rPr>
        <w:t xml:space="preserve">dec_abs_level = </w:t>
      </w:r>
      <w:r>
        <w:rPr>
          <w:lang w:val="en-CA" w:eastAsia="ko-KR"/>
        </w:rPr>
        <w:t>(</w:t>
      </w:r>
      <w:r>
        <w:rPr>
          <w:lang w:eastAsia="zh-TW"/>
        </w:rPr>
        <w:t xml:space="preserve">absLevel &lt;= </w:t>
      </w:r>
      <w:r>
        <w:rPr>
          <w:lang w:val="en-CA" w:eastAsia="ko-KR"/>
        </w:rPr>
        <w:t>ZeroPos</w:t>
      </w:r>
      <w:r>
        <w:rPr>
          <w:lang w:eastAsia="zh-TW"/>
        </w:rPr>
        <w:t>) ? (absLevel – 1) : absLevel</w:t>
      </w:r>
    </w:p>
    <w:p>
      <w:pPr>
        <w:pStyle w:val="5"/>
        <w:tabs>
          <w:tab w:val="clear" w:pos="360"/>
          <w:tab w:val="clear" w:pos="720"/>
          <w:tab w:val="clear" w:pos="1080"/>
          <w:tab w:val="clear" w:pos="1440"/>
        </w:tabs>
        <w:overflowPunct/>
        <w:autoSpaceDE/>
        <w:autoSpaceDN/>
        <w:adjustRightInd/>
        <w:spacing w:before="136"/>
        <w:ind w:right="0"/>
        <w:textAlignment w:val="auto"/>
        <w:rPr>
          <w:lang w:val="en-CA"/>
        </w:rPr>
      </w:pPr>
      <w:r>
        <w:rPr>
          <w:rFonts w:hint="eastAsia" w:eastAsiaTheme="minorEastAsia"/>
          <w:lang w:val="en-CA" w:eastAsia="ko-KR"/>
        </w:rPr>
        <w:t xml:space="preserve">Residual coding for transform skip </w:t>
      </w:r>
    </w:p>
    <w:p>
      <w:pPr>
        <w:tabs>
          <w:tab w:val="left" w:pos="1800"/>
          <w:tab w:val="left" w:pos="2160"/>
          <w:tab w:val="left" w:pos="2520"/>
          <w:tab w:val="left" w:pos="2880"/>
          <w:tab w:val="left" w:pos="3240"/>
          <w:tab w:val="left" w:pos="3600"/>
          <w:tab w:val="left" w:pos="3960"/>
          <w:tab w:val="left" w:pos="4320"/>
        </w:tabs>
        <w:jc w:val="both"/>
        <w:rPr>
          <w:rFonts w:eastAsiaTheme="minorEastAsia"/>
          <w:lang w:val="en-GB" w:eastAsia="ko-KR"/>
        </w:rPr>
      </w:pPr>
      <w:r>
        <w:rPr>
          <w:rFonts w:eastAsiaTheme="minorEastAsia"/>
          <w:szCs w:val="22"/>
          <w:lang w:eastAsia="ko-KR"/>
        </w:rPr>
        <w:t>Similar to HEVC, VVC supports transform skip mode. T</w:t>
      </w:r>
      <w:r>
        <w:rPr>
          <w:rFonts w:hint="eastAsia" w:eastAsiaTheme="minorEastAsia"/>
          <w:szCs w:val="22"/>
          <w:lang w:eastAsia="ko-KR"/>
        </w:rPr>
        <w:t>ransform skip</w:t>
      </w:r>
      <w:r>
        <w:rPr>
          <w:rFonts w:eastAsiaTheme="minorEastAsia"/>
          <w:szCs w:val="22"/>
          <w:lang w:eastAsia="ko-KR"/>
        </w:rPr>
        <w:t xml:space="preserve"> </w:t>
      </w:r>
      <w:r>
        <w:rPr>
          <w:rFonts w:hint="eastAsia" w:eastAsiaTheme="minorEastAsia"/>
          <w:szCs w:val="22"/>
          <w:lang w:eastAsia="ko-KR"/>
        </w:rPr>
        <w:t xml:space="preserve">mode is allowed for </w:t>
      </w:r>
      <w:r>
        <w:rPr>
          <w:rFonts w:eastAsiaTheme="minorEastAsia"/>
          <w:szCs w:val="22"/>
          <w:lang w:eastAsia="ko-KR"/>
        </w:rPr>
        <w:t xml:space="preserve">luma and </w:t>
      </w:r>
      <w:r>
        <w:rPr>
          <w:rFonts w:hint="eastAsia" w:eastAsiaTheme="minorEastAsia"/>
          <w:szCs w:val="22"/>
          <w:lang w:eastAsia="ko-KR"/>
        </w:rPr>
        <w:t>chroma block</w:t>
      </w:r>
      <w:r>
        <w:rPr>
          <w:rFonts w:eastAsiaTheme="minorEastAsia"/>
          <w:szCs w:val="22"/>
          <w:lang w:eastAsia="ko-KR"/>
        </w:rPr>
        <w:t xml:space="preserve">s. </w:t>
      </w:r>
      <w:r>
        <w:rPr>
          <w:rFonts w:hint="eastAsia" w:eastAsiaTheme="minorEastAsia"/>
          <w:szCs w:val="22"/>
          <w:lang w:eastAsia="ko-KR"/>
        </w:rPr>
        <w:t>In transform skip mode,</w:t>
      </w:r>
      <w:r>
        <w:rPr>
          <w:szCs w:val="22"/>
        </w:rPr>
        <w:t xml:space="preserve"> the </w:t>
      </w:r>
      <w:r>
        <w:rPr>
          <w:rFonts w:eastAsiaTheme="minorEastAsia"/>
          <w:szCs w:val="22"/>
          <w:lang w:eastAsia="ko-KR"/>
        </w:rPr>
        <w:t>statistical</w:t>
      </w:r>
      <w:r>
        <w:rPr>
          <w:rFonts w:hint="eastAsia" w:eastAsiaTheme="minorEastAsia"/>
          <w:szCs w:val="22"/>
          <w:lang w:eastAsia="ko-KR"/>
        </w:rPr>
        <w:t xml:space="preserve"> characteristics of </w:t>
      </w:r>
      <w:r>
        <w:rPr>
          <w:szCs w:val="22"/>
        </w:rPr>
        <w:t xml:space="preserve">the signal </w:t>
      </w:r>
      <w:r>
        <w:rPr>
          <w:rFonts w:hint="eastAsia" w:eastAsiaTheme="minorEastAsia"/>
          <w:szCs w:val="22"/>
          <w:lang w:eastAsia="ko-KR"/>
        </w:rPr>
        <w:t xml:space="preserve">are </w:t>
      </w:r>
      <w:r>
        <w:rPr>
          <w:rFonts w:eastAsiaTheme="minorEastAsia"/>
          <w:szCs w:val="22"/>
          <w:lang w:eastAsia="ko-KR"/>
        </w:rPr>
        <w:t>different</w:t>
      </w:r>
      <w:r>
        <w:rPr>
          <w:rFonts w:hint="eastAsia" w:eastAsiaTheme="minorEastAsia"/>
          <w:szCs w:val="22"/>
          <w:lang w:eastAsia="ko-KR"/>
        </w:rPr>
        <w:t xml:space="preserve"> from those of transform coefficients, and </w:t>
      </w:r>
      <w:r>
        <w:rPr>
          <w:rFonts w:eastAsiaTheme="minorEastAsia"/>
          <w:szCs w:val="22"/>
          <w:lang w:eastAsia="ko-KR"/>
        </w:rPr>
        <w:t xml:space="preserve">applying transform to such residual in order to achieve </w:t>
      </w:r>
      <w:r>
        <w:rPr>
          <w:szCs w:val="22"/>
        </w:rPr>
        <w:t>energy compaction</w:t>
      </w:r>
      <w:r>
        <w:rPr>
          <w:rFonts w:hint="eastAsia" w:eastAsiaTheme="minorEastAsia"/>
          <w:szCs w:val="22"/>
          <w:lang w:eastAsia="ko-KR"/>
        </w:rPr>
        <w:t xml:space="preserve"> around low-frequency components </w:t>
      </w:r>
      <w:r>
        <w:rPr>
          <w:szCs w:val="22"/>
        </w:rPr>
        <w:t xml:space="preserve">is generally less effective. Residuals with such characteristics are often found in screen content as opposed to natural camera captured content. Therefore, detailed description of transform coefficient coding is described as part of the screen content coding tools in section </w:t>
      </w:r>
      <w:r>
        <w:rPr>
          <w:szCs w:val="22"/>
        </w:rPr>
        <w:fldChar w:fldCharType="begin"/>
      </w:r>
      <w:r>
        <w:rPr>
          <w:szCs w:val="22"/>
        </w:rPr>
        <w:instrText xml:space="preserve"> REF _Ref18588438 \r \h </w:instrText>
      </w:r>
      <w:r>
        <w:rPr>
          <w:szCs w:val="22"/>
        </w:rPr>
        <w:fldChar w:fldCharType="separate"/>
      </w:r>
      <w:r>
        <w:rPr>
          <w:szCs w:val="22"/>
        </w:rPr>
        <w:t>3.9</w:t>
      </w:r>
      <w:r>
        <w:rPr>
          <w:szCs w:val="22"/>
        </w:rPr>
        <w:fldChar w:fldCharType="end"/>
      </w:r>
      <w:r>
        <w:rPr>
          <w:szCs w:val="22"/>
        </w:rPr>
        <w:t>.</w:t>
      </w:r>
      <w:r>
        <w:rPr>
          <w:rFonts w:hint="eastAsia" w:eastAsiaTheme="minorEastAsia"/>
          <w:szCs w:val="22"/>
          <w:lang w:eastAsia="ko-KR"/>
        </w:rPr>
        <w:t xml:space="preserve"> </w:t>
      </w:r>
    </w:p>
    <w:p>
      <w:pPr>
        <w:pStyle w:val="4"/>
        <w:spacing w:before="136"/>
        <w:rPr>
          <w:rFonts w:eastAsiaTheme="minorEastAsia"/>
          <w:lang w:val="en-CA" w:eastAsia="ko-KR"/>
        </w:rPr>
      </w:pPr>
      <w:bookmarkStart w:id="229" w:name="_Toc35804767"/>
      <w:r>
        <w:rPr>
          <w:rFonts w:hint="eastAsia" w:eastAsiaTheme="minorEastAsia"/>
          <w:lang w:val="en-CA" w:eastAsia="ko-KR"/>
        </w:rPr>
        <w:t>Context modeling for coefficient coding</w:t>
      </w:r>
      <w:bookmarkEnd w:id="229"/>
    </w:p>
    <w:p>
      <w:pPr>
        <w:jc w:val="both"/>
        <w:rPr>
          <w:szCs w:val="22"/>
          <w:lang w:val="en-GB"/>
        </w:rPr>
      </w:pPr>
      <w:r>
        <w:rPr>
          <w:szCs w:val="22"/>
          <w:lang w:val="en-GB"/>
        </w:rPr>
        <w:t xml:space="preserve">The selection of probability models for the syntax elements related to absolute values of transform coefficient levels depends on the values of the absolute levels or partially reconstructed absolute levels in a local neighbourhood. The template used is illustrated in </w:t>
      </w:r>
      <w:r>
        <w:rPr>
          <w:szCs w:val="22"/>
          <w:lang w:val="en-GB"/>
        </w:rPr>
        <w:fldChar w:fldCharType="begin"/>
      </w:r>
      <w:r>
        <w:rPr>
          <w:szCs w:val="22"/>
          <w:lang w:val="en-GB"/>
        </w:rPr>
        <w:instrText xml:space="preserve"> REF _Ref518150155 \h  \* MERGEFORMAT </w:instrText>
      </w:r>
      <w:r>
        <w:rPr>
          <w:szCs w:val="22"/>
          <w:lang w:val="en-GB"/>
        </w:rPr>
        <w:fldChar w:fldCharType="separate"/>
      </w:r>
      <w:r>
        <w:rPr>
          <w:lang w:val="en-GB"/>
        </w:rPr>
        <w:t>Figure 47</w:t>
      </w:r>
      <w:r>
        <w:rPr>
          <w:szCs w:val="22"/>
          <w:lang w:val="en-GB"/>
        </w:rPr>
        <w:fldChar w:fldCharType="end"/>
      </w:r>
      <w:r>
        <w:rPr>
          <w:szCs w:val="22"/>
          <w:lang w:val="en-GB"/>
        </w:rPr>
        <w:t>.</w:t>
      </w:r>
    </w:p>
    <w:p>
      <w:pPr>
        <w:jc w:val="both"/>
        <w:rPr>
          <w:szCs w:val="22"/>
          <w:lang w:val="en-GB"/>
        </w:rPr>
      </w:pPr>
    </w:p>
    <w:p>
      <w:pPr>
        <w:keepNext/>
        <w:keepLines/>
        <w:jc w:val="center"/>
        <w:rPr>
          <w:lang w:val="en-GB"/>
        </w:rPr>
      </w:pPr>
      <w:r>
        <w:rPr>
          <w:lang w:eastAsia="zh-CN"/>
        </w:rPr>
        <w:drawing>
          <wp:inline distT="0" distB="0" distL="0" distR="0">
            <wp:extent cx="1799590" cy="17995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799590" cy="1799590"/>
                    </a:xfrm>
                    <a:prstGeom prst="rect">
                      <a:avLst/>
                    </a:prstGeom>
                    <a:noFill/>
                    <a:ln>
                      <a:noFill/>
                    </a:ln>
                  </pic:spPr>
                </pic:pic>
              </a:graphicData>
            </a:graphic>
          </wp:inline>
        </w:drawing>
      </w:r>
    </w:p>
    <w:p>
      <w:pPr>
        <w:pStyle w:val="13"/>
        <w:spacing w:before="136"/>
        <w:rPr>
          <w:szCs w:val="22"/>
          <w:lang w:val="en-GB"/>
        </w:rPr>
      </w:pPr>
      <w:bookmarkStart w:id="230" w:name="_Ref518150155"/>
      <w:r>
        <w:rPr>
          <w:lang w:val="en-GB"/>
        </w:rPr>
        <w:t xml:space="preserve">Figure </w:t>
      </w:r>
      <w:r>
        <w:rPr>
          <w:b w:val="0"/>
          <w:bCs w:val="0"/>
          <w:lang w:val="en-GB"/>
        </w:rPr>
        <w:fldChar w:fldCharType="begin"/>
      </w:r>
      <w:r>
        <w:rPr>
          <w:lang w:val="en-GB"/>
        </w:rPr>
        <w:instrText xml:space="preserve"> SEQ Figure \* ARABIC </w:instrText>
      </w:r>
      <w:r>
        <w:rPr>
          <w:b w:val="0"/>
          <w:bCs w:val="0"/>
          <w:lang w:val="en-GB"/>
        </w:rPr>
        <w:fldChar w:fldCharType="separate"/>
      </w:r>
      <w:r>
        <w:rPr>
          <w:lang w:val="en-GB"/>
        </w:rPr>
        <w:t>47</w:t>
      </w:r>
      <w:r>
        <w:rPr>
          <w:b w:val="0"/>
          <w:bCs w:val="0"/>
          <w:lang w:val="en-GB"/>
        </w:rPr>
        <w:fldChar w:fldCharType="end"/>
      </w:r>
      <w:bookmarkEnd w:id="230"/>
      <w:r>
        <w:rPr>
          <w:lang w:val="en-GB"/>
        </w:rPr>
        <w:t>: Illustration of the template used for selecting probability models. The black square specifies the current scan position and the blue squares represent the local neighbourhood used.</w:t>
      </w:r>
    </w:p>
    <w:p>
      <w:pPr>
        <w:jc w:val="both"/>
        <w:rPr>
          <w:szCs w:val="22"/>
          <w:lang w:val="en-GB"/>
        </w:rPr>
      </w:pPr>
      <w:r>
        <w:rPr>
          <w:szCs w:val="22"/>
          <w:lang w:val="en-GB"/>
        </w:rPr>
        <w:t>The selected probability models depend on the sum of the absolute levels (or partially reconstructed absolute levels) in a local neighbourhood and the number of absolute levels greater than 0 (given by the number of sig_coeff_flags equal to 1) in the local neighbourhood.</w:t>
      </w:r>
      <w:r>
        <w:rPr>
          <w:szCs w:val="22"/>
          <w:lang w:val="en-GB" w:eastAsia="ko-KR"/>
        </w:rPr>
        <w:t xml:space="preserve"> </w:t>
      </w:r>
      <w:r>
        <w:rPr>
          <w:szCs w:val="22"/>
          <w:lang w:val="en-GB"/>
        </w:rPr>
        <w:t>The context modelling and binarization depends on the following measures for the local neighbourhood:</w:t>
      </w:r>
    </w:p>
    <w:p>
      <w:pPr>
        <w:numPr>
          <w:ilvl w:val="0"/>
          <w:numId w:val="33"/>
        </w:numPr>
        <w:jc w:val="both"/>
        <w:rPr>
          <w:szCs w:val="22"/>
          <w:lang w:val="en-GB"/>
        </w:rPr>
      </w:pPr>
      <w:r>
        <w:rPr>
          <w:szCs w:val="22"/>
          <w:lang w:val="en-GB"/>
        </w:rPr>
        <w:t>numSig: the number of non-zero levels in the local neighbourhood;</w:t>
      </w:r>
    </w:p>
    <w:p>
      <w:pPr>
        <w:numPr>
          <w:ilvl w:val="0"/>
          <w:numId w:val="33"/>
        </w:numPr>
        <w:jc w:val="both"/>
        <w:rPr>
          <w:szCs w:val="22"/>
          <w:lang w:val="en-GB"/>
        </w:rPr>
      </w:pPr>
      <w:r>
        <w:rPr>
          <w:szCs w:val="22"/>
          <w:lang w:val="en-GB"/>
        </w:rPr>
        <w:t>sumAbs1: the sum of partially reconstructed absolute levels (absLevel1) after the first pass in the local neighbourhood;</w:t>
      </w:r>
    </w:p>
    <w:p>
      <w:pPr>
        <w:numPr>
          <w:ilvl w:val="0"/>
          <w:numId w:val="33"/>
        </w:numPr>
        <w:jc w:val="both"/>
        <w:rPr>
          <w:szCs w:val="22"/>
          <w:lang w:val="en-GB"/>
        </w:rPr>
      </w:pPr>
      <w:r>
        <w:rPr>
          <w:szCs w:val="22"/>
          <w:lang w:val="en-GB"/>
        </w:rPr>
        <w:t>sumAbs: the sum of reconstructed absolute levels in the local neighbourhood</w:t>
      </w:r>
    </w:p>
    <w:p>
      <w:pPr>
        <w:numPr>
          <w:ilvl w:val="0"/>
          <w:numId w:val="33"/>
        </w:numPr>
        <w:jc w:val="both"/>
        <w:rPr>
          <w:szCs w:val="22"/>
          <w:lang w:val="en-GB"/>
        </w:rPr>
      </w:pPr>
      <w:r>
        <w:rPr>
          <w:szCs w:val="22"/>
          <w:lang w:val="en-GB" w:eastAsia="ko-KR"/>
        </w:rPr>
        <w:t xml:space="preserve">diagonal position (d): the sum of the horizontal and vertical coordinates of a current scan position inside the transform block </w:t>
      </w:r>
    </w:p>
    <w:p>
      <w:pPr>
        <w:jc w:val="both"/>
        <w:rPr>
          <w:szCs w:val="22"/>
          <w:lang w:val="en-GB" w:eastAsia="ko-KR"/>
        </w:rPr>
      </w:pPr>
      <w:r>
        <w:rPr>
          <w:szCs w:val="22"/>
          <w:lang w:val="en-GB"/>
        </w:rPr>
        <w:t>Based on the values of numSig, sumAbs1, and d, the probability models for coding sig_flag, par_flag, gt1_flag, and gt2_flag are selected. The Rice parameter for binarizing abs_remainder is selected based on the values of sumAbs and numSig.</w:t>
      </w:r>
    </w:p>
    <w:p>
      <w:pPr>
        <w:jc w:val="both"/>
        <w:rPr>
          <w:szCs w:val="22"/>
          <w:lang w:val="en-CA"/>
        </w:rPr>
      </w:pPr>
      <w:r>
        <w:rPr>
          <w:lang w:eastAsia="ko-KR"/>
        </w:rPr>
        <w:t xml:space="preserve">In </w:t>
      </w:r>
      <w:r>
        <w:rPr>
          <w:rFonts w:eastAsiaTheme="minorEastAsia"/>
          <w:lang w:eastAsia="ko-KR"/>
        </w:rPr>
        <w:t>VVC</w:t>
      </w:r>
      <w:r>
        <w:rPr>
          <w:lang w:eastAsia="ko-KR"/>
        </w:rPr>
        <w:t xml:space="preserve"> </w:t>
      </w:r>
      <w:r>
        <w:rPr>
          <w:rFonts w:hint="eastAsia"/>
          <w:kern w:val="2"/>
          <w:szCs w:val="22"/>
          <w:lang w:eastAsia="ko-KR"/>
        </w:rPr>
        <w:t xml:space="preserve">reduced </w:t>
      </w:r>
      <w:r>
        <w:t xml:space="preserve">32-point MTS </w:t>
      </w:r>
      <w:r>
        <w:rPr>
          <w:rFonts w:hint="eastAsia"/>
          <w:lang w:eastAsia="ko-KR"/>
        </w:rPr>
        <w:t xml:space="preserve">(RMTS32) </w:t>
      </w:r>
      <w:r>
        <w:t>based on skipping high frequency coefficients</w:t>
      </w:r>
      <w:r>
        <w:rPr>
          <w:lang w:eastAsia="ko-KR"/>
        </w:rPr>
        <w:t xml:space="preserve"> </w:t>
      </w:r>
      <w:r>
        <w:rPr>
          <w:rFonts w:hint="eastAsia" w:eastAsiaTheme="minorEastAsia"/>
          <w:lang w:eastAsia="ko-KR"/>
        </w:rPr>
        <w:t xml:space="preserve">is used </w:t>
      </w:r>
      <w:r>
        <w:rPr>
          <w:lang w:eastAsia="ko-KR"/>
        </w:rPr>
        <w:t xml:space="preserve">to reduce computational complexity of 32-point DST-7/DCT-8. </w:t>
      </w:r>
      <w:r>
        <w:rPr>
          <w:rFonts w:hint="eastAsia" w:eastAsiaTheme="minorEastAsia"/>
          <w:lang w:eastAsia="ko-KR"/>
        </w:rPr>
        <w:t>And</w:t>
      </w:r>
      <w:r>
        <w:rPr>
          <w:lang w:eastAsia="ko-KR"/>
        </w:rPr>
        <w:t xml:space="preserve">, it </w:t>
      </w:r>
      <w:r>
        <w:rPr>
          <w:rFonts w:hint="eastAsia" w:eastAsiaTheme="minorEastAsia"/>
          <w:lang w:eastAsia="ko-KR"/>
        </w:rPr>
        <w:t>accompanies coefficient coding changes</w:t>
      </w:r>
      <w:r>
        <w:rPr>
          <w:lang w:eastAsia="ko-KR"/>
        </w:rPr>
        <w:t xml:space="preserve"> considering all types of zero-out</w:t>
      </w:r>
      <w:r>
        <w:rPr>
          <w:rFonts w:hint="eastAsia" w:eastAsiaTheme="minorEastAsia"/>
          <w:lang w:eastAsia="ko-KR"/>
        </w:rPr>
        <w:t xml:space="preserve"> (i.e., RMTS32 and the existing zero out for high frequency components in DCT2)</w:t>
      </w:r>
      <w:r>
        <w:rPr>
          <w:lang w:eastAsia="ko-KR"/>
        </w:rPr>
        <w:t>.</w:t>
      </w:r>
      <w:r>
        <w:rPr>
          <w:rFonts w:hint="eastAsia" w:eastAsiaTheme="minorEastAsia"/>
          <w:lang w:eastAsia="ko-KR"/>
        </w:rPr>
        <w:t xml:space="preserve"> Specifically, binarization of last non-zero coefficient position coding is coded based on </w:t>
      </w:r>
      <w:r>
        <w:rPr>
          <w:rFonts w:hint="eastAsia" w:eastAsiaTheme="minorEastAsia"/>
          <w:szCs w:val="22"/>
          <w:lang w:eastAsia="ko-KR"/>
        </w:rPr>
        <w:t xml:space="preserve">reduced TU size, and the context model selection for the last non-zero coefficient position coding is determined by </w:t>
      </w:r>
      <w:r>
        <w:rPr>
          <w:rFonts w:eastAsiaTheme="minorEastAsia"/>
          <w:szCs w:val="22"/>
          <w:lang w:eastAsia="ko-KR"/>
        </w:rPr>
        <w:t xml:space="preserve">the original TU size. In addition, </w:t>
      </w:r>
      <w:r>
        <w:rPr>
          <w:rFonts w:eastAsiaTheme="minorEastAsia"/>
          <w:szCs w:val="22"/>
          <w:lang w:val="en-CA" w:eastAsia="ko-KR"/>
        </w:rPr>
        <w:t>6</w:t>
      </w:r>
      <w:r>
        <w:rPr>
          <w:szCs w:val="22"/>
          <w:lang w:val="en-CA"/>
        </w:rPr>
        <w:t xml:space="preserve">0 context models are used to encode the sig_coeff_flag of transform coefficients. The selection of context model index is based on a sum of a maximum of five previously partially reconstructed absolute level called locSumAbsPass1 as </w:t>
      </w:r>
      <w:r>
        <w:rPr>
          <w:rFonts w:eastAsiaTheme="minorEastAsia"/>
          <w:szCs w:val="22"/>
          <w:lang w:val="en-CA" w:eastAsia="ko-KR"/>
        </w:rPr>
        <w:t>follows</w:t>
      </w:r>
      <w:r>
        <w:rPr>
          <w:szCs w:val="22"/>
          <w:lang w:val="en-CA"/>
        </w:rPr>
        <w:t xml:space="preserve"> </w:t>
      </w:r>
    </w:p>
    <w:p>
      <w:pPr>
        <w:numPr>
          <w:ilvl w:val="0"/>
          <w:numId w:val="34"/>
        </w:numPr>
        <w:tabs>
          <w:tab w:val="left" w:pos="1191"/>
          <w:tab w:val="left" w:pos="1588"/>
          <w:tab w:val="left" w:pos="1985"/>
          <w:tab w:val="clear" w:pos="360"/>
          <w:tab w:val="clear" w:pos="720"/>
          <w:tab w:val="clear" w:pos="1080"/>
          <w:tab w:val="clear" w:pos="1440"/>
        </w:tabs>
        <w:ind w:left="720"/>
        <w:jc w:val="both"/>
        <w:rPr>
          <w:szCs w:val="22"/>
          <w:lang w:val="en-CA"/>
        </w:rPr>
      </w:pPr>
      <w:r>
        <w:rPr>
          <w:szCs w:val="22"/>
          <w:lang w:val="en-CA"/>
        </w:rPr>
        <w:t>If cIdx is equal to 0, ctxInc is derived as follows:</w:t>
      </w:r>
    </w:p>
    <w:p>
      <w:pPr>
        <w:jc w:val="right"/>
        <w:rPr>
          <w:rFonts w:eastAsiaTheme="minorEastAsia"/>
          <w:szCs w:val="22"/>
          <w:lang w:val="en-CA" w:eastAsia="ko-KR"/>
        </w:rPr>
      </w:pPr>
      <w:r>
        <w:rPr>
          <w:szCs w:val="22"/>
          <w:lang w:val="en-CA" w:eastAsia="ko-KR"/>
        </w:rPr>
        <w:t>ctxInc = 12 * Max( 0, QState − 1 ) +</w:t>
      </w:r>
      <w:r>
        <w:rPr>
          <w:szCs w:val="22"/>
          <w:lang w:val="en-CA" w:eastAsia="ko-KR"/>
        </w:rPr>
        <w:tab/>
      </w:r>
      <w:r>
        <w:rPr>
          <w:szCs w:val="22"/>
          <w:lang w:val="en-CA" w:eastAsia="ko-KR"/>
        </w:rPr>
        <w:tab/>
      </w:r>
      <w:r>
        <w:rPr>
          <w:szCs w:val="22"/>
          <w:lang w:val="en-CA" w:eastAsia="ko-KR"/>
        </w:rPr>
        <w:tab/>
      </w:r>
      <w:r>
        <w:rPr>
          <w:szCs w:val="22"/>
          <w:lang w:val="en-CA" w:eastAsia="ko-KR"/>
        </w:rPr>
        <w:tab/>
      </w:r>
      <w:r>
        <w:rPr>
          <w:szCs w:val="22"/>
          <w:lang w:val="en-CA" w:eastAsia="ko-KR"/>
        </w:rPr>
        <w:tab/>
      </w:r>
      <w:r>
        <w:rPr>
          <w:szCs w:val="22"/>
          <w:lang w:val="en-CA" w:eastAsia="ko-KR"/>
        </w:rPr>
        <w:tab/>
      </w:r>
      <w:r>
        <w:rPr>
          <w:szCs w:val="22"/>
          <w:lang w:val="en-CA" w:eastAsia="ko-KR"/>
        </w:rPr>
        <w:tab/>
      </w:r>
      <w:r>
        <w:rPr>
          <w:szCs w:val="22"/>
          <w:lang w:val="en-CA" w:eastAsia="ko-KR"/>
        </w:rPr>
        <w:br w:type="textWrapping"/>
      </w:r>
      <w:r>
        <w:rPr>
          <w:szCs w:val="22"/>
          <w:lang w:val="en-CA" w:eastAsia="ko-KR"/>
        </w:rPr>
        <w:t>Min( ( </w:t>
      </w:r>
      <w:r>
        <w:rPr>
          <w:rFonts w:eastAsia="Times New Roman"/>
          <w:lang w:val="en-CA"/>
        </w:rPr>
        <w:t>locSumAbsPass1 </w:t>
      </w:r>
      <w:r>
        <w:rPr>
          <w:szCs w:val="22"/>
          <w:lang w:val="en-CA" w:eastAsia="ko-KR"/>
        </w:rPr>
        <w:t>+ 1 ) &gt;&gt; 1, 3 ) + ( d &lt; 2  ?  8  :  ( d &lt; 5  ?  4  :  0 ) )</w:t>
      </w:r>
      <w:r>
        <w:rPr>
          <w:szCs w:val="22"/>
          <w:lang w:val="en-CA" w:eastAsia="ko-KR"/>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54</w:t>
      </w:r>
      <w:r>
        <w:rPr>
          <w:szCs w:val="22"/>
          <w:lang w:val="en-CA"/>
        </w:rPr>
        <w:fldChar w:fldCharType="end"/>
      </w:r>
      <w:r>
        <w:rPr>
          <w:szCs w:val="22"/>
          <w:lang w:val="en-CA"/>
        </w:rPr>
        <w:t>)</w:t>
      </w:r>
    </w:p>
    <w:p>
      <w:pPr>
        <w:numPr>
          <w:ilvl w:val="0"/>
          <w:numId w:val="34"/>
        </w:numPr>
        <w:tabs>
          <w:tab w:val="left" w:pos="1191"/>
          <w:tab w:val="left" w:pos="1588"/>
          <w:tab w:val="left" w:pos="1985"/>
          <w:tab w:val="clear" w:pos="360"/>
          <w:tab w:val="clear" w:pos="720"/>
          <w:tab w:val="clear" w:pos="1080"/>
          <w:tab w:val="clear" w:pos="1440"/>
        </w:tabs>
        <w:ind w:left="720"/>
        <w:jc w:val="both"/>
        <w:rPr>
          <w:szCs w:val="22"/>
          <w:lang w:val="en-CA"/>
        </w:rPr>
      </w:pPr>
      <w:r>
        <w:rPr>
          <w:szCs w:val="22"/>
          <w:lang w:val="en-CA"/>
        </w:rPr>
        <w:t>Otherwise (cIdx is greater than 0), ctxInc is derived as follows:</w:t>
      </w:r>
    </w:p>
    <w:p>
      <w:pPr>
        <w:jc w:val="right"/>
      </w:pPr>
      <w:r>
        <w:rPr>
          <w:szCs w:val="22"/>
          <w:lang w:val="en-CA" w:eastAsia="ko-KR"/>
        </w:rPr>
        <w:t xml:space="preserve">ctxInc = 36 + 8 * Max( 0, QState − 1) + </w:t>
      </w:r>
      <w:r>
        <w:rPr>
          <w:szCs w:val="22"/>
          <w:lang w:val="en-CA" w:eastAsia="ko-KR"/>
        </w:rPr>
        <w:tab/>
      </w:r>
      <w:r>
        <w:rPr>
          <w:szCs w:val="22"/>
          <w:lang w:val="en-CA" w:eastAsia="ko-KR"/>
        </w:rPr>
        <w:tab/>
      </w:r>
      <w:r>
        <w:rPr>
          <w:szCs w:val="22"/>
          <w:lang w:val="en-CA" w:eastAsia="ko-KR"/>
        </w:rPr>
        <w:tab/>
      </w:r>
      <w:r>
        <w:rPr>
          <w:szCs w:val="22"/>
          <w:lang w:val="en-CA" w:eastAsia="ko-KR"/>
        </w:rPr>
        <w:tab/>
      </w:r>
      <w:r>
        <w:rPr>
          <w:szCs w:val="22"/>
          <w:lang w:val="en-CA" w:eastAsia="ko-KR"/>
        </w:rPr>
        <w:tab/>
      </w:r>
      <w:r>
        <w:rPr>
          <w:szCs w:val="22"/>
          <w:lang w:val="en-CA" w:eastAsia="ko-KR"/>
        </w:rPr>
        <w:tab/>
      </w:r>
      <w:r>
        <w:rPr>
          <w:szCs w:val="22"/>
          <w:lang w:val="en-CA" w:eastAsia="ko-KR"/>
        </w:rPr>
        <w:br w:type="textWrapping"/>
      </w:r>
      <w:r>
        <w:rPr>
          <w:szCs w:val="22"/>
          <w:lang w:val="en-CA" w:eastAsia="ko-KR"/>
        </w:rPr>
        <w:t>Min( ( locSumAbsPass1 + 1 ) &gt;&gt; 1, 3 ) + ( d &lt; 2  ?  4  :  0 )</w:t>
      </w:r>
      <w:r>
        <w:rPr>
          <w:szCs w:val="22"/>
          <w:lang w:val="en-CA" w:eastAsia="ko-KR"/>
        </w:rPr>
        <w:tab/>
      </w:r>
      <w:r>
        <w:rPr>
          <w:szCs w:val="22"/>
          <w:lang w:val="en-CA" w:eastAsia="ko-KR"/>
        </w:rPr>
        <w:tab/>
      </w:r>
      <w:r>
        <w:rPr>
          <w:sz w:val="20"/>
          <w:lang w:val="en-CA" w:eastAsia="ko-KR"/>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55</w:t>
      </w:r>
      <w:r>
        <w:rPr>
          <w:szCs w:val="22"/>
          <w:lang w:val="en-CA"/>
        </w:rPr>
        <w:fldChar w:fldCharType="end"/>
      </w:r>
      <w:r>
        <w:rPr>
          <w:szCs w:val="22"/>
          <w:lang w:val="en-CA"/>
        </w:rPr>
        <w:t>)</w:t>
      </w:r>
    </w:p>
    <w:p>
      <w:pPr>
        <w:rPr>
          <w:rFonts w:eastAsiaTheme="minorEastAsia"/>
          <w:lang w:eastAsia="ko-KR"/>
        </w:rPr>
      </w:pPr>
    </w:p>
    <w:p>
      <w:pPr>
        <w:pStyle w:val="3"/>
        <w:spacing w:before="136"/>
        <w:rPr>
          <w:sz w:val="28"/>
          <w:lang w:val="en-CA"/>
        </w:rPr>
      </w:pPr>
      <w:bookmarkStart w:id="231" w:name="_Ref523256843"/>
      <w:bookmarkStart w:id="232" w:name="_Toc35804768"/>
      <w:r>
        <w:rPr>
          <w:sz w:val="28"/>
          <w:lang w:val="en-CA"/>
        </w:rPr>
        <w:t>In-loop filter</w:t>
      </w:r>
      <w:bookmarkEnd w:id="231"/>
      <w:r>
        <w:rPr>
          <w:sz w:val="28"/>
          <w:lang w:val="en-CA"/>
        </w:rPr>
        <w:t>s</w:t>
      </w:r>
      <w:bookmarkEnd w:id="232"/>
    </w:p>
    <w:p>
      <w:pPr>
        <w:spacing w:after="120"/>
        <w:jc w:val="both"/>
        <w:rPr>
          <w:lang w:val="en-CA"/>
        </w:rPr>
      </w:pPr>
      <w:r>
        <w:rPr>
          <w:lang w:val="en-CA"/>
        </w:rPr>
        <w:t xml:space="preserve">There are totally three in-loop filters in VVC. Besides deblocking filter and SAO (the two loop filters in HEVC), adaptive loop filter (ALF) are applied. </w:t>
      </w:r>
      <w:ins w:id="449" w:author="JVET-Q0795" w:date="2020-03-05T13:38:00Z">
        <w:r>
          <w:rPr>
            <w:lang w:val="en-CA"/>
          </w:rPr>
          <w:t>The ALF comprises of luma ALF, chroma ALF and cross-component ALF (CC-ALF). The ALF filter</w:t>
        </w:r>
      </w:ins>
      <w:ins w:id="450" w:author="JVET-Q0795" w:date="2020-03-05T13:39:00Z">
        <w:r>
          <w:rPr>
            <w:lang w:val="en-CA"/>
          </w:rPr>
          <w:t>ing process is</w:t>
        </w:r>
      </w:ins>
      <w:ins w:id="451" w:author="JVET-Q0795" w:date="2020-03-05T13:38:00Z">
        <w:r>
          <w:rPr>
            <w:lang w:val="en-CA"/>
          </w:rPr>
          <w:t xml:space="preserve"> designed so that luma ALF, chroma ALF and CC-ALF can be executed in parallel. </w:t>
        </w:r>
      </w:ins>
      <w:r>
        <w:rPr>
          <w:lang w:val="en-CA"/>
        </w:rPr>
        <w:t>The order of the filtering process in the VVC is the deblocking filter, SAO and ALF. The SAO in VVC is the same as that in HEVC.</w:t>
      </w:r>
    </w:p>
    <w:p>
      <w:pPr>
        <w:jc w:val="both"/>
        <w:rPr>
          <w:del w:id="452" w:author="Jianle Chen" w:date="2020-03-05T13:42:00Z"/>
          <w:lang w:val="en-CA"/>
        </w:rPr>
      </w:pPr>
      <w:r>
        <w:rPr>
          <w:lang w:val="en-CA"/>
        </w:rPr>
        <w:t xml:space="preserve">In VVC, a new process called the luma mapping with chroma scaling was added (this process was previously known as the adaptive in-loop reshaper). </w:t>
      </w:r>
      <w:ins w:id="453" w:author="Jianle Chen" w:date="2020-03-05T13:43:00Z">
        <w:r>
          <w:rPr>
            <w:lang w:val="en-CA"/>
          </w:rPr>
          <w:t>T</w:t>
        </w:r>
      </w:ins>
      <w:ins w:id="454" w:author="Jianle Chen" w:date="2020-03-05T13:41:00Z">
        <w:r>
          <w:rPr>
            <w:lang w:val="en-CA"/>
          </w:rPr>
          <w:t xml:space="preserve">he LMCS modifies the </w:t>
        </w:r>
      </w:ins>
      <w:ins w:id="455" w:author="Jianle Chen" w:date="2020-03-05T13:43:00Z">
        <w:r>
          <w:rPr>
            <w:lang w:val="en-CA"/>
          </w:rPr>
          <w:t>sample values</w:t>
        </w:r>
      </w:ins>
      <w:ins w:id="456" w:author="Jianle Chen" w:date="2020-03-05T13:41:00Z">
        <w:r>
          <w:rPr>
            <w:lang w:val="en-CA"/>
          </w:rPr>
          <w:t xml:space="preserve"> before encoding </w:t>
        </w:r>
      </w:ins>
      <w:ins w:id="457" w:author="Jianle Chen" w:date="2020-03-05T13:42:00Z">
        <w:r>
          <w:rPr>
            <w:lang w:val="en-CA"/>
          </w:rPr>
          <w:t xml:space="preserve">and after reconstruction </w:t>
        </w:r>
      </w:ins>
      <w:ins w:id="458" w:author="Jianle Chen" w:date="2020-03-05T13:41:00Z">
        <w:r>
          <w:rPr>
            <w:lang w:val="en-CA"/>
          </w:rPr>
          <w:t>by redistributing the codewords across the entire dynamic range</w:t>
        </w:r>
      </w:ins>
      <w:ins w:id="459" w:author="Jianle Chen" w:date="2020-03-05T13:42:00Z">
        <w:r>
          <w:rPr>
            <w:lang w:val="en-CA"/>
          </w:rPr>
          <w:t>.</w:t>
        </w:r>
      </w:ins>
      <w:ins w:id="460" w:author="Jianle Chen" w:date="2020-03-05T13:41:00Z">
        <w:r>
          <w:rPr>
            <w:lang w:val="en-CA"/>
          </w:rPr>
          <w:t xml:space="preserve"> </w:t>
        </w:r>
      </w:ins>
      <w:r>
        <w:rPr>
          <w:lang w:val="en-CA"/>
        </w:rPr>
        <w:t>This new process is performed before deblocking.</w:t>
      </w:r>
      <w:del w:id="461" w:author="Jianle Chen" w:date="2020-03-05T13:42:00Z">
        <w:r>
          <w:rPr>
            <w:lang w:val="en-CA"/>
          </w:rPr>
          <w:delText xml:space="preserve"> </w:delText>
        </w:r>
      </w:del>
    </w:p>
    <w:p>
      <w:pPr>
        <w:jc w:val="both"/>
        <w:rPr>
          <w:lang w:val="en-CA"/>
        </w:rPr>
      </w:pPr>
    </w:p>
    <w:p>
      <w:pPr>
        <w:pStyle w:val="4"/>
        <w:spacing w:before="136"/>
        <w:rPr>
          <w:lang w:val="en-CA"/>
        </w:rPr>
      </w:pPr>
      <w:bookmarkStart w:id="233" w:name="_Toc35804769"/>
      <w:r>
        <w:rPr>
          <w:lang w:val="en-CA"/>
        </w:rPr>
        <w:t>Adaptive Loop Filter</w:t>
      </w:r>
      <w:bookmarkEnd w:id="233"/>
    </w:p>
    <w:p>
      <w:pPr>
        <w:spacing w:after="120"/>
        <w:jc w:val="both"/>
        <w:rPr>
          <w:szCs w:val="22"/>
          <w:lang w:val="en-CA"/>
        </w:rPr>
      </w:pPr>
      <w:r>
        <w:rPr>
          <w:szCs w:val="22"/>
          <w:lang w:val="en-CA"/>
        </w:rPr>
        <w:t>In VVC, an Adaptive Loop Filter (ALF) with block-based filter adaption is applied. For the luma component, one among 25 filters is selected for each 4</w:t>
      </w:r>
      <w:r>
        <w:rPr>
          <w:rFonts w:eastAsia="MS Mincho"/>
          <w:sz w:val="20"/>
          <w:szCs w:val="22"/>
          <w:lang w:val="en-CA"/>
        </w:rPr>
        <w:t>×</w:t>
      </w:r>
      <w:r>
        <w:rPr>
          <w:szCs w:val="22"/>
          <w:lang w:val="en-CA"/>
        </w:rPr>
        <w:t>4 block, based on the direction and activity of local gradients.</w:t>
      </w:r>
    </w:p>
    <w:p>
      <w:pPr>
        <w:pStyle w:val="5"/>
        <w:tabs>
          <w:tab w:val="clear" w:pos="360"/>
          <w:tab w:val="clear" w:pos="720"/>
          <w:tab w:val="clear" w:pos="1080"/>
          <w:tab w:val="clear" w:pos="1440"/>
        </w:tabs>
        <w:overflowPunct/>
        <w:autoSpaceDE/>
        <w:autoSpaceDN/>
        <w:adjustRightInd/>
        <w:spacing w:before="136"/>
        <w:ind w:right="0"/>
        <w:textAlignment w:val="auto"/>
        <w:rPr>
          <w:lang w:val="en-CA"/>
        </w:rPr>
      </w:pPr>
      <w:r>
        <w:rPr>
          <w:lang w:val="en-CA"/>
        </w:rPr>
        <w:t>Filter shape</w:t>
      </w:r>
    </w:p>
    <w:p>
      <w:pPr>
        <w:spacing w:after="120"/>
        <w:jc w:val="both"/>
        <w:rPr>
          <w:szCs w:val="22"/>
          <w:lang w:val="en-CA"/>
        </w:rPr>
      </w:pPr>
      <w:r>
        <w:rPr>
          <w:szCs w:val="22"/>
          <w:lang w:val="en-CA"/>
        </w:rPr>
        <w:t xml:space="preserve">Two diamond filter shapes (as shown in </w:t>
      </w:r>
      <w:r>
        <w:rPr>
          <w:szCs w:val="22"/>
          <w:lang w:val="en-CA"/>
        </w:rPr>
        <w:fldChar w:fldCharType="begin"/>
      </w:r>
      <w:r>
        <w:rPr>
          <w:szCs w:val="22"/>
          <w:lang w:val="en-CA"/>
        </w:rPr>
        <w:instrText xml:space="preserve"> REF _Ref531099021 \h  \* MERGEFORMAT </w:instrText>
      </w:r>
      <w:r>
        <w:rPr>
          <w:szCs w:val="22"/>
          <w:lang w:val="en-CA"/>
        </w:rPr>
        <w:fldChar w:fldCharType="separate"/>
      </w:r>
      <w:r>
        <w:rPr>
          <w:szCs w:val="22"/>
          <w:lang w:val="en-GB"/>
        </w:rPr>
        <w:t>Figure 48</w:t>
      </w:r>
      <w:r>
        <w:rPr>
          <w:szCs w:val="22"/>
          <w:lang w:val="en-CA"/>
        </w:rPr>
        <w:fldChar w:fldCharType="end"/>
      </w:r>
      <w:r>
        <w:rPr>
          <w:szCs w:val="22"/>
          <w:lang w:val="en-CA"/>
        </w:rPr>
        <w:t>) are used. The 7×7 diamond shape is applied for luma component and the 5</w:t>
      </w:r>
      <w:r>
        <w:rPr>
          <w:rFonts w:eastAsia="MS Mincho"/>
          <w:szCs w:val="22"/>
          <w:lang w:val="en-CA"/>
        </w:rPr>
        <w:t>×</w:t>
      </w:r>
      <w:r>
        <w:rPr>
          <w:szCs w:val="22"/>
          <w:lang w:val="en-CA"/>
        </w:rPr>
        <w:t>5 diamond shape is applied for chroma components.</w:t>
      </w:r>
    </w:p>
    <w:p>
      <w:pPr>
        <w:keepNext/>
        <w:keepLines/>
        <w:jc w:val="center"/>
        <w:rPr>
          <w:szCs w:val="22"/>
          <w:lang w:val="en-CA"/>
        </w:rPr>
      </w:pPr>
      <w:r>
        <w:rPr>
          <w:szCs w:val="22"/>
          <w:lang w:eastAsia="zh-CN"/>
        </w:rPr>
        <w:drawing>
          <wp:inline distT="0" distB="0" distL="0" distR="0">
            <wp:extent cx="3132455" cy="183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132929" cy="1835335"/>
                    </a:xfrm>
                    <a:prstGeom prst="rect">
                      <a:avLst/>
                    </a:prstGeom>
                    <a:noFill/>
                    <a:ln>
                      <a:noFill/>
                    </a:ln>
                  </pic:spPr>
                </pic:pic>
              </a:graphicData>
            </a:graphic>
          </wp:inline>
        </w:drawing>
      </w:r>
    </w:p>
    <w:p>
      <w:pPr>
        <w:pStyle w:val="13"/>
        <w:keepLines/>
        <w:spacing w:before="136"/>
        <w:rPr>
          <w:lang w:val="en-CA"/>
        </w:rPr>
      </w:pPr>
      <w:bookmarkStart w:id="234" w:name="_Ref531099021"/>
      <w:r>
        <w:rPr>
          <w:lang w:val="en-GB"/>
        </w:rPr>
        <w:t xml:space="preserve">Figure </w:t>
      </w:r>
      <w:r>
        <w:rPr>
          <w:lang w:val="en-GB"/>
        </w:rPr>
        <w:fldChar w:fldCharType="begin"/>
      </w:r>
      <w:r>
        <w:rPr>
          <w:lang w:val="en-GB"/>
        </w:rPr>
        <w:instrText xml:space="preserve"> SEQ Figure \* ARABIC </w:instrText>
      </w:r>
      <w:r>
        <w:rPr>
          <w:lang w:val="en-GB"/>
        </w:rPr>
        <w:fldChar w:fldCharType="separate"/>
      </w:r>
      <w:r>
        <w:rPr>
          <w:lang w:val="en-GB"/>
        </w:rPr>
        <w:t>48</w:t>
      </w:r>
      <w:r>
        <w:rPr>
          <w:lang w:val="en-GB"/>
        </w:rPr>
        <w:fldChar w:fldCharType="end"/>
      </w:r>
      <w:bookmarkEnd w:id="234"/>
      <w:r>
        <w:rPr>
          <w:b w:val="0"/>
          <w:lang w:val="en-GB"/>
        </w:rPr>
        <w:t xml:space="preserve"> </w:t>
      </w:r>
      <w:r>
        <w:rPr>
          <w:b w:val="0"/>
        </w:rPr>
        <w:t>–</w:t>
      </w:r>
      <w:r>
        <w:rPr>
          <w:b w:val="0"/>
          <w:iCs/>
        </w:rPr>
        <w:t xml:space="preserve"> </w:t>
      </w:r>
      <w:r>
        <w:rPr>
          <w:lang w:val="en-CA"/>
        </w:rPr>
        <w:t>ALF filter shapes (chroma: 5×5 diamond, luma: 7×7 diamond)</w:t>
      </w:r>
    </w:p>
    <w:p>
      <w:pPr>
        <w:pStyle w:val="5"/>
        <w:tabs>
          <w:tab w:val="clear" w:pos="360"/>
          <w:tab w:val="clear" w:pos="720"/>
          <w:tab w:val="clear" w:pos="1080"/>
          <w:tab w:val="clear" w:pos="1440"/>
        </w:tabs>
        <w:overflowPunct/>
        <w:autoSpaceDE/>
        <w:autoSpaceDN/>
        <w:adjustRightInd/>
        <w:spacing w:before="136"/>
        <w:ind w:right="0"/>
        <w:textAlignment w:val="auto"/>
        <w:rPr>
          <w:szCs w:val="24"/>
          <w:lang w:val="en-CA"/>
        </w:rPr>
      </w:pPr>
      <w:r>
        <w:rPr>
          <w:lang w:val="en-CA"/>
        </w:rPr>
        <w:t xml:space="preserve">Block classification </w:t>
      </w:r>
    </w:p>
    <w:p>
      <w:pPr>
        <w:spacing w:after="120"/>
        <w:jc w:val="both"/>
        <w:rPr>
          <w:szCs w:val="22"/>
          <w:lang w:val="en-CA"/>
        </w:rPr>
      </w:pPr>
      <w:r>
        <w:rPr>
          <w:szCs w:val="22"/>
          <w:lang w:val="en-CA"/>
        </w:rPr>
        <w:t xml:space="preserve">For luma component, each </w:t>
      </w:r>
      <m:oMath>
        <m:r>
          <w:rPr>
            <w:rFonts w:ascii="Cambria Math" w:hAnsi="Cambria Math"/>
            <w:szCs w:val="22"/>
            <w:lang w:val="en-CA"/>
          </w:rPr>
          <m:t>4×4</m:t>
        </m:r>
      </m:oMath>
      <w:r>
        <w:rPr>
          <w:szCs w:val="22"/>
          <w:lang w:val="en-CA"/>
        </w:rPr>
        <w:t xml:space="preserve"> block is categorized into one out of 25 classes. The classification index </w:t>
      </w:r>
      <w:r>
        <w:rPr>
          <w:i/>
          <w:szCs w:val="22"/>
          <w:lang w:val="en-CA"/>
        </w:rPr>
        <w:t>C</w:t>
      </w:r>
      <w:r>
        <w:rPr>
          <w:szCs w:val="22"/>
          <w:lang w:val="en-CA"/>
        </w:rPr>
        <w:t xml:space="preserve"> is derived based on its directionality </w:t>
      </w:r>
      <m:oMath>
        <m:r>
          <w:rPr>
            <w:rFonts w:ascii="Cambria Math" w:hAnsi="Cambria Math"/>
            <w:szCs w:val="22"/>
            <w:lang w:val="en-CA"/>
          </w:rPr>
          <m:t>D</m:t>
        </m:r>
      </m:oMath>
      <w:r>
        <w:rPr>
          <w:szCs w:val="22"/>
          <w:lang w:val="en-CA"/>
        </w:rPr>
        <w:t xml:space="preserve"> and a quantized value of activity </w:t>
      </w:r>
      <m:oMath>
        <m:acc>
          <m:accPr>
            <m:ctrlPr>
              <w:rPr>
                <w:rFonts w:ascii="Cambria Math" w:hAnsi="Cambria Math"/>
                <w:i/>
                <w:szCs w:val="22"/>
                <w:lang w:val="en-CA"/>
              </w:rPr>
            </m:ctrlPr>
          </m:accPr>
          <m:e>
            <m:r>
              <w:rPr>
                <w:rFonts w:ascii="Cambria Math" w:hAnsi="Cambria Math"/>
                <w:szCs w:val="22"/>
                <w:lang w:val="en-CA"/>
              </w:rPr>
              <m:t>A</m:t>
            </m:r>
            <m:ctrlPr>
              <w:rPr>
                <w:rFonts w:ascii="Cambria Math" w:hAnsi="Cambria Math"/>
                <w:i/>
                <w:szCs w:val="22"/>
                <w:lang w:val="en-CA"/>
              </w:rPr>
            </m:ctrlPr>
          </m:e>
        </m:acc>
      </m:oMath>
      <w:r>
        <w:rPr>
          <w:szCs w:val="22"/>
          <w:lang w:val="en-CA"/>
        </w:rPr>
        <w:t>, as follows:</w:t>
      </w:r>
    </w:p>
    <w:p>
      <w:pPr>
        <w:spacing w:after="120"/>
        <w:jc w:val="right"/>
        <w:rPr>
          <w:szCs w:val="22"/>
          <w:lang w:val="en-CA"/>
        </w:rPr>
      </w:pPr>
      <m:oMath>
        <m:r>
          <w:rPr>
            <w:rFonts w:ascii="Cambria Math" w:hAnsi="Cambria Math"/>
            <w:szCs w:val="22"/>
            <w:lang w:val="en-CA"/>
          </w:rPr>
          <m:t>C=5D+</m:t>
        </m:r>
        <m:acc>
          <m:accPr>
            <m:ctrlPr>
              <w:rPr>
                <w:rFonts w:ascii="Cambria Math" w:hAnsi="Cambria Math"/>
                <w:i/>
                <w:szCs w:val="22"/>
                <w:lang w:val="en-CA"/>
              </w:rPr>
            </m:ctrlPr>
          </m:accPr>
          <m:e>
            <m:r>
              <w:rPr>
                <w:rFonts w:ascii="Cambria Math" w:hAnsi="Cambria Math"/>
                <w:szCs w:val="22"/>
                <w:lang w:val="en-CA"/>
              </w:rPr>
              <m:t>A</m:t>
            </m:r>
            <m:ctrlPr>
              <w:rPr>
                <w:rFonts w:ascii="Cambria Math" w:hAnsi="Cambria Math"/>
                <w:i/>
                <w:szCs w:val="22"/>
                <w:lang w:val="en-CA"/>
              </w:rPr>
            </m:ctrlPr>
          </m:e>
        </m:acc>
      </m:oMath>
      <w:r>
        <w:rPr>
          <w:rFonts w:hint="eastAsia"/>
          <w:szCs w:val="22"/>
          <w:lang w:val="en-CA"/>
        </w:rPr>
        <w:t xml:space="preserve"> </w:t>
      </w:r>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56</w:t>
      </w:r>
      <w:r>
        <w:rPr>
          <w:szCs w:val="22"/>
          <w:lang w:val="en-CA"/>
        </w:rPr>
        <w:fldChar w:fldCharType="end"/>
      </w:r>
      <w:r>
        <w:rPr>
          <w:szCs w:val="22"/>
          <w:lang w:val="en-CA"/>
        </w:rPr>
        <w:t>)</w:t>
      </w:r>
    </w:p>
    <w:p>
      <w:pPr>
        <w:spacing w:after="120"/>
        <w:jc w:val="both"/>
        <w:rPr>
          <w:szCs w:val="22"/>
          <w:lang w:val="en-CA"/>
        </w:rPr>
      </w:pPr>
      <w:r>
        <w:rPr>
          <w:szCs w:val="22"/>
          <w:lang w:val="en-CA"/>
        </w:rPr>
        <w:t xml:space="preserve">To calculate </w:t>
      </w:r>
      <m:oMath>
        <m:r>
          <w:rPr>
            <w:rFonts w:ascii="Cambria Math" w:hAnsi="Cambria Math"/>
            <w:szCs w:val="22"/>
            <w:lang w:val="en-CA"/>
          </w:rPr>
          <m:t>D</m:t>
        </m:r>
      </m:oMath>
      <w:r>
        <w:rPr>
          <w:szCs w:val="22"/>
          <w:lang w:val="en-CA"/>
        </w:rPr>
        <w:t xml:space="preserve"> and </w:t>
      </w:r>
      <m:oMath>
        <m:acc>
          <m:accPr>
            <m:ctrlPr>
              <w:rPr>
                <w:rFonts w:ascii="Cambria Math" w:hAnsi="Cambria Math"/>
                <w:i/>
                <w:szCs w:val="22"/>
                <w:lang w:val="en-CA"/>
              </w:rPr>
            </m:ctrlPr>
          </m:accPr>
          <m:e>
            <m:r>
              <w:rPr>
                <w:rFonts w:ascii="Cambria Math" w:hAnsi="Cambria Math"/>
                <w:szCs w:val="22"/>
                <w:lang w:val="en-CA"/>
              </w:rPr>
              <m:t>A</m:t>
            </m:r>
            <m:ctrlPr>
              <w:rPr>
                <w:rFonts w:ascii="Cambria Math" w:hAnsi="Cambria Math"/>
                <w:i/>
                <w:szCs w:val="22"/>
                <w:lang w:val="en-CA"/>
              </w:rPr>
            </m:ctrlPr>
          </m:e>
        </m:acc>
      </m:oMath>
      <w:r>
        <w:rPr>
          <w:szCs w:val="22"/>
          <w:lang w:val="en-CA"/>
        </w:rPr>
        <w:t>, gradients of the horizontal, vertical and two diagonal direction are first calculated using 1-D Laplacian:</w:t>
      </w:r>
    </w:p>
    <w:p>
      <w:pPr>
        <w:spacing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ctrlPr>
              <w:rPr>
                <w:rFonts w:ascii="Cambria Math" w:hAnsi="Cambria Math" w:cs="Arial"/>
                <w:i/>
                <w:szCs w:val="22"/>
                <w:lang w:val="en-CA"/>
              </w:rPr>
            </m:ctrlPr>
          </m:e>
          <m:sub>
            <m:r>
              <w:rPr>
                <w:rFonts w:ascii="Cambria Math" w:hAnsi="Cambria Math" w:cs="Arial"/>
                <w:szCs w:val="22"/>
                <w:lang w:val="en-CA"/>
              </w:rPr>
              <m:t>v</m:t>
            </m:r>
            <m:ctrlPr>
              <w:rPr>
                <w:rFonts w:ascii="Cambria Math" w:hAnsi="Cambria Math" w:cs="Arial"/>
                <w:i/>
                <w:szCs w:val="22"/>
                <w:lang w:val="en-CA"/>
              </w:rPr>
            </m:ctrlP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ctrlPr>
              <w:rPr>
                <w:rFonts w:ascii="Cambria Math" w:hAnsi="Cambria Math" w:cs="Arial"/>
                <w:i/>
                <w:szCs w:val="22"/>
                <w:lang w:val="en-CA"/>
              </w:rPr>
            </m:ctrlPr>
          </m:sub>
          <m:sup>
            <m:r>
              <w:rPr>
                <w:rFonts w:ascii="Cambria Math" w:hAnsi="Cambria Math" w:cs="Arial"/>
                <w:szCs w:val="22"/>
                <w:lang w:val="en-CA"/>
              </w:rPr>
              <m:t>i+3</m:t>
            </m:r>
            <m:ctrlPr>
              <w:rPr>
                <w:rFonts w:ascii="Cambria Math" w:hAnsi="Cambria Math" w:cs="Arial"/>
                <w:i/>
                <w:szCs w:val="22"/>
                <w:lang w:val="en-CA"/>
              </w:rPr>
            </m:ctrlPr>
          </m:sup>
          <m:e>
            <m:nary>
              <m:naryPr>
                <m:chr m:val="∑"/>
                <m:limLoc m:val="undOvr"/>
                <m:ctrlPr>
                  <w:rPr>
                    <w:rFonts w:ascii="Cambria Math" w:hAnsi="Cambria Math" w:cs="Arial"/>
                    <w:i/>
                    <w:szCs w:val="22"/>
                    <w:lang w:val="en-CA"/>
                  </w:rPr>
                </m:ctrlPr>
              </m:naryPr>
              <m:sub>
                <m:r>
                  <w:rPr>
                    <w:rFonts w:ascii="Cambria Math" w:hAnsi="Cambria Math" w:cs="Arial"/>
                    <w:szCs w:val="22"/>
                    <w:lang w:val="en-CA"/>
                  </w:rPr>
                  <m:t>l=j-2</m:t>
                </m:r>
                <m:ctrlPr>
                  <w:rPr>
                    <w:rFonts w:ascii="Cambria Math" w:hAnsi="Cambria Math" w:cs="Arial"/>
                    <w:i/>
                    <w:szCs w:val="22"/>
                    <w:lang w:val="en-CA"/>
                  </w:rPr>
                </m:ctrlPr>
              </m:sub>
              <m:sup>
                <m:r>
                  <w:rPr>
                    <w:rFonts w:ascii="Cambria Math" w:hAnsi="Cambria Math" w:cs="Arial"/>
                    <w:szCs w:val="22"/>
                    <w:lang w:val="en-CA"/>
                  </w:rPr>
                  <m:t>j+3</m:t>
                </m:r>
                <m:ctrlPr>
                  <w:rPr>
                    <w:rFonts w:ascii="Cambria Math" w:hAnsi="Cambria Math" w:cs="Arial"/>
                    <w:i/>
                    <w:szCs w:val="22"/>
                    <w:lang w:val="en-CA"/>
                  </w:rPr>
                </m:ctrlPr>
              </m:sup>
              <m:e>
                <m:sSub>
                  <m:sSubPr>
                    <m:ctrlPr>
                      <w:rPr>
                        <w:rFonts w:ascii="Cambria Math" w:hAnsi="Cambria Math" w:cs="Arial"/>
                        <w:i/>
                        <w:szCs w:val="22"/>
                        <w:lang w:val="en-CA"/>
                      </w:rPr>
                    </m:ctrlPr>
                  </m:sSubPr>
                  <m:e>
                    <m:r>
                      <w:rPr>
                        <w:rFonts w:ascii="Cambria Math" w:hAnsi="Cambria Math" w:cs="Arial"/>
                        <w:szCs w:val="22"/>
                        <w:lang w:val="en-CA"/>
                      </w:rPr>
                      <m:t>V</m:t>
                    </m:r>
                    <m:ctrlPr>
                      <w:rPr>
                        <w:rFonts w:ascii="Cambria Math" w:hAnsi="Cambria Math" w:cs="Arial"/>
                        <w:i/>
                        <w:szCs w:val="22"/>
                        <w:lang w:val="en-CA"/>
                      </w:rPr>
                    </m:ctrlPr>
                  </m:e>
                  <m:sub>
                    <m:r>
                      <w:rPr>
                        <w:rFonts w:ascii="Cambria Math" w:hAnsi="Cambria Math" w:cs="Arial"/>
                        <w:szCs w:val="22"/>
                        <w:lang w:val="en-CA"/>
                      </w:rPr>
                      <m:t>k,l</m:t>
                    </m:r>
                    <m:ctrlPr>
                      <w:rPr>
                        <w:rFonts w:ascii="Cambria Math" w:hAnsi="Cambria Math" w:cs="Arial"/>
                        <w:i/>
                        <w:szCs w:val="22"/>
                        <w:lang w:val="en-CA"/>
                      </w:rPr>
                    </m:ctrlPr>
                  </m:sub>
                </m:sSub>
                <m:ctrlPr>
                  <w:rPr>
                    <w:rFonts w:ascii="Cambria Math" w:hAnsi="Cambria Math" w:cs="Arial"/>
                    <w:i/>
                    <w:szCs w:val="22"/>
                    <w:lang w:val="en-CA"/>
                  </w:rPr>
                </m:ctrlPr>
              </m:e>
            </m:nary>
            <m:r>
              <w:rPr>
                <w:rFonts w:ascii="Cambria Math" w:hAnsi="Cambria Math" w:cs="Arial"/>
                <w:szCs w:val="22"/>
                <w:lang w:val="en-CA"/>
              </w:rPr>
              <m:t>,</m:t>
            </m:r>
            <m:r>
              <m:rPr>
                <m:nor/>
                <m:sty m:val="p"/>
              </m:rPr>
              <w:rPr>
                <w:rFonts w:ascii="Cambria Math" w:hAnsi="Cambria Math" w:cs="Arial"/>
                <w:b w:val="0"/>
                <w:i w:val="0"/>
                <w:szCs w:val="22"/>
                <w:lang w:val="en-CA"/>
              </w:rPr>
              <m:t xml:space="preserve"> </m:t>
            </m:r>
            <m:r>
              <w:rPr>
                <w:rFonts w:ascii="Cambria Math" w:hAnsi="Cambria Math" w:cs="Arial"/>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V</m:t>
                </m:r>
                <m:ctrlPr>
                  <w:rPr>
                    <w:rFonts w:ascii="Cambria Math" w:hAnsi="Cambria Math" w:cs="Arial"/>
                    <w:i/>
                    <w:szCs w:val="22"/>
                    <w:lang w:val="en-CA"/>
                  </w:rPr>
                </m:ctrlPr>
              </m:e>
              <m:sub>
                <m:r>
                  <w:rPr>
                    <w:rFonts w:ascii="Cambria Math" w:hAnsi="Cambria Math" w:cs="Arial"/>
                    <w:szCs w:val="22"/>
                    <w:lang w:val="en-CA"/>
                  </w:rPr>
                  <m:t>k,l</m:t>
                </m:r>
                <m:ctrlPr>
                  <w:rPr>
                    <w:rFonts w:ascii="Cambria Math" w:hAnsi="Cambria Math" w:cs="Arial"/>
                    <w:i/>
                    <w:szCs w:val="22"/>
                    <w:lang w:val="en-CA"/>
                  </w:rPr>
                </m:ctrlP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ctrlPr>
                      <w:rPr>
                        <w:rFonts w:ascii="Cambria Math" w:hAnsi="Cambria Math" w:cs="Arial"/>
                        <w:i/>
                        <w:szCs w:val="22"/>
                        <w:lang w:val="en-CA"/>
                      </w:rPr>
                    </m:ctrlP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k,l-1</m:t>
                    </m:r>
                    <m:ctrlPr>
                      <w:rPr>
                        <w:rFonts w:ascii="Cambria Math" w:hAnsi="Cambria Math" w:cs="Arial"/>
                        <w:i/>
                        <w:szCs w:val="22"/>
                        <w:lang w:val="en-CA"/>
                      </w:rPr>
                    </m:ctrlP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k,l+1</m:t>
                    </m:r>
                    <m:ctrlPr>
                      <w:rPr>
                        <w:rFonts w:ascii="Cambria Math" w:hAnsi="Cambria Math" w:cs="Arial"/>
                        <w:i/>
                        <w:szCs w:val="22"/>
                        <w:lang w:val="en-CA"/>
                      </w:rPr>
                    </m:ctrlPr>
                  </m:e>
                </m:d>
                <m:ctrlPr>
                  <w:rPr>
                    <w:rFonts w:ascii="Cambria Math" w:hAnsi="Cambria Math" w:cs="Arial"/>
                    <w:i/>
                    <w:szCs w:val="22"/>
                    <w:lang w:val="en-CA"/>
                  </w:rPr>
                </m:ctrlPr>
              </m:e>
            </m:d>
            <m:ctrlPr>
              <w:rPr>
                <w:rFonts w:ascii="Cambria Math" w:hAnsi="Cambria Math" w:cs="Arial"/>
                <w:i/>
                <w:szCs w:val="22"/>
                <w:lang w:val="en-CA"/>
              </w:rPr>
            </m:ctrlPr>
          </m:e>
        </m:nary>
      </m:oMath>
      <w:r>
        <w:rPr>
          <w:szCs w:val="22"/>
          <w:lang w:val="en-CA"/>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57</w:t>
      </w:r>
      <w:r>
        <w:rPr>
          <w:szCs w:val="22"/>
          <w:lang w:val="en-CA"/>
        </w:rPr>
        <w:fldChar w:fldCharType="end"/>
      </w:r>
      <w:r>
        <w:rPr>
          <w:szCs w:val="22"/>
          <w:lang w:val="en-CA"/>
        </w:rPr>
        <w:t>)</w:t>
      </w:r>
    </w:p>
    <w:p>
      <w:pPr>
        <w:spacing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ctrlPr>
              <w:rPr>
                <w:rFonts w:ascii="Cambria Math" w:hAnsi="Cambria Math" w:cs="Arial"/>
                <w:i/>
                <w:szCs w:val="22"/>
                <w:lang w:val="en-CA"/>
              </w:rPr>
            </m:ctrlPr>
          </m:e>
          <m:sub>
            <m:r>
              <w:rPr>
                <w:rFonts w:ascii="Cambria Math" w:hAnsi="Cambria Math" w:cs="Arial"/>
                <w:szCs w:val="22"/>
                <w:lang w:val="en-CA"/>
              </w:rPr>
              <m:t>h</m:t>
            </m:r>
            <m:ctrlPr>
              <w:rPr>
                <w:rFonts w:ascii="Cambria Math" w:hAnsi="Cambria Math" w:cs="Arial"/>
                <w:i/>
                <w:szCs w:val="22"/>
                <w:lang w:val="en-CA"/>
              </w:rPr>
            </m:ctrlP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ctrlPr>
              <w:rPr>
                <w:rFonts w:ascii="Cambria Math" w:hAnsi="Cambria Math" w:cs="Arial"/>
                <w:i/>
                <w:szCs w:val="22"/>
                <w:lang w:val="en-CA"/>
              </w:rPr>
            </m:ctrlPr>
          </m:sub>
          <m:sup>
            <m:r>
              <w:rPr>
                <w:rFonts w:ascii="Cambria Math" w:hAnsi="Cambria Math" w:cs="Arial"/>
                <w:szCs w:val="22"/>
                <w:lang w:val="en-CA"/>
              </w:rPr>
              <m:t>i+3</m:t>
            </m:r>
            <m:ctrlPr>
              <w:rPr>
                <w:rFonts w:ascii="Cambria Math" w:hAnsi="Cambria Math" w:cs="Arial"/>
                <w:i/>
                <w:szCs w:val="22"/>
                <w:lang w:val="en-CA"/>
              </w:rPr>
            </m:ctrlPr>
          </m:sup>
          <m:e>
            <m:nary>
              <m:naryPr>
                <m:chr m:val="∑"/>
                <m:limLoc m:val="undOvr"/>
                <m:ctrlPr>
                  <w:rPr>
                    <w:rFonts w:ascii="Cambria Math" w:hAnsi="Cambria Math" w:cs="Arial"/>
                    <w:i/>
                    <w:szCs w:val="22"/>
                    <w:lang w:val="en-CA"/>
                  </w:rPr>
                </m:ctrlPr>
              </m:naryPr>
              <m:sub>
                <m:r>
                  <w:rPr>
                    <w:rFonts w:ascii="Cambria Math" w:hAnsi="Cambria Math" w:cs="Arial"/>
                    <w:szCs w:val="22"/>
                    <w:lang w:val="en-CA"/>
                  </w:rPr>
                  <m:t>l=j-2</m:t>
                </m:r>
                <m:ctrlPr>
                  <w:rPr>
                    <w:rFonts w:ascii="Cambria Math" w:hAnsi="Cambria Math" w:cs="Arial"/>
                    <w:i/>
                    <w:szCs w:val="22"/>
                    <w:lang w:val="en-CA"/>
                  </w:rPr>
                </m:ctrlPr>
              </m:sub>
              <m:sup>
                <m:r>
                  <w:rPr>
                    <w:rFonts w:ascii="Cambria Math" w:hAnsi="Cambria Math" w:cs="Arial"/>
                    <w:szCs w:val="22"/>
                    <w:lang w:val="en-CA"/>
                  </w:rPr>
                  <m:t>j+3</m:t>
                </m:r>
                <m:ctrlPr>
                  <w:rPr>
                    <w:rFonts w:ascii="Cambria Math" w:hAnsi="Cambria Math" w:cs="Arial"/>
                    <w:i/>
                    <w:szCs w:val="22"/>
                    <w:lang w:val="en-CA"/>
                  </w:rPr>
                </m:ctrlPr>
              </m:sup>
              <m:e>
                <m:sSub>
                  <m:sSubPr>
                    <m:ctrlPr>
                      <w:rPr>
                        <w:rFonts w:ascii="Cambria Math" w:hAnsi="Cambria Math" w:cs="Arial"/>
                        <w:i/>
                        <w:szCs w:val="22"/>
                        <w:lang w:val="en-CA"/>
                      </w:rPr>
                    </m:ctrlPr>
                  </m:sSubPr>
                  <m:e>
                    <m:r>
                      <w:rPr>
                        <w:rFonts w:ascii="Cambria Math" w:hAnsi="Cambria Math" w:cs="Arial"/>
                        <w:szCs w:val="22"/>
                        <w:lang w:val="en-CA"/>
                      </w:rPr>
                      <m:t>H</m:t>
                    </m:r>
                    <m:ctrlPr>
                      <w:rPr>
                        <w:rFonts w:ascii="Cambria Math" w:hAnsi="Cambria Math" w:cs="Arial"/>
                        <w:i/>
                        <w:szCs w:val="22"/>
                        <w:lang w:val="en-CA"/>
                      </w:rPr>
                    </m:ctrlPr>
                  </m:e>
                  <m:sub>
                    <m:r>
                      <w:rPr>
                        <w:rFonts w:ascii="Cambria Math" w:hAnsi="Cambria Math" w:cs="Arial"/>
                        <w:szCs w:val="22"/>
                        <w:lang w:val="en-CA"/>
                      </w:rPr>
                      <m:t>k,l</m:t>
                    </m:r>
                    <m:ctrlPr>
                      <w:rPr>
                        <w:rFonts w:ascii="Cambria Math" w:hAnsi="Cambria Math" w:cs="Arial"/>
                        <w:i/>
                        <w:szCs w:val="22"/>
                        <w:lang w:val="en-CA"/>
                      </w:rPr>
                    </m:ctrlPr>
                  </m:sub>
                </m:sSub>
                <m:ctrlPr>
                  <w:rPr>
                    <w:rFonts w:ascii="Cambria Math" w:hAnsi="Cambria Math" w:cs="Arial"/>
                    <w:i/>
                    <w:szCs w:val="22"/>
                    <w:lang w:val="en-CA"/>
                  </w:rPr>
                </m:ctrlPr>
              </m:e>
            </m:nary>
            <m:r>
              <w:rPr>
                <w:rFonts w:ascii="Cambria Math" w:hAnsi="Cambria Math" w:cs="Arial"/>
                <w:szCs w:val="22"/>
                <w:lang w:val="en-CA"/>
              </w:rPr>
              <m:t>,</m:t>
            </m:r>
            <m:r>
              <m:rPr>
                <m:nor/>
                <m:sty m:val="p"/>
              </m:rPr>
              <w:rPr>
                <w:rFonts w:ascii="Cambria Math" w:hAnsi="Cambria Math" w:cs="Arial"/>
                <w:b w:val="0"/>
                <w:i w:val="0"/>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H</m:t>
                </m:r>
                <m:ctrlPr>
                  <w:rPr>
                    <w:rFonts w:ascii="Cambria Math" w:hAnsi="Cambria Math" w:cs="Arial"/>
                    <w:i/>
                    <w:szCs w:val="22"/>
                    <w:lang w:val="en-CA"/>
                  </w:rPr>
                </m:ctrlPr>
              </m:e>
              <m:sub>
                <m:r>
                  <w:rPr>
                    <w:rFonts w:ascii="Cambria Math" w:hAnsi="Cambria Math" w:cs="Arial"/>
                    <w:szCs w:val="22"/>
                    <w:lang w:val="en-CA"/>
                  </w:rPr>
                  <m:t>k,l</m:t>
                </m:r>
                <m:ctrlPr>
                  <w:rPr>
                    <w:rFonts w:ascii="Cambria Math" w:hAnsi="Cambria Math" w:cs="Arial"/>
                    <w:i/>
                    <w:szCs w:val="22"/>
                    <w:lang w:val="en-CA"/>
                  </w:rPr>
                </m:ctrlP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ctrlPr>
                      <w:rPr>
                        <w:rFonts w:ascii="Cambria Math" w:hAnsi="Cambria Math" w:cs="Arial"/>
                        <w:i/>
                        <w:szCs w:val="22"/>
                        <w:lang w:val="en-CA"/>
                      </w:rPr>
                    </m:ctrlP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m:t>
                    </m:r>
                    <m:ctrlPr>
                      <w:rPr>
                        <w:rFonts w:ascii="Cambria Math" w:hAnsi="Cambria Math" w:cs="Arial"/>
                        <w:i/>
                        <w:szCs w:val="22"/>
                        <w:lang w:val="en-CA"/>
                      </w:rPr>
                    </m:ctrlP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m:t>
                    </m:r>
                    <m:ctrlPr>
                      <w:rPr>
                        <w:rFonts w:ascii="Cambria Math" w:hAnsi="Cambria Math" w:cs="Arial"/>
                        <w:i/>
                        <w:szCs w:val="22"/>
                        <w:lang w:val="en-CA"/>
                      </w:rPr>
                    </m:ctrlPr>
                  </m:e>
                </m:d>
                <m:ctrlPr>
                  <w:rPr>
                    <w:rFonts w:ascii="Cambria Math" w:hAnsi="Cambria Math" w:cs="Arial"/>
                    <w:i/>
                    <w:szCs w:val="22"/>
                    <w:lang w:val="en-CA"/>
                  </w:rPr>
                </m:ctrlPr>
              </m:e>
            </m:d>
            <m:r>
              <w:rPr>
                <w:rFonts w:ascii="Cambria Math" w:hAnsi="Cambria Math" w:cs="Arial"/>
                <w:szCs w:val="22"/>
                <w:lang w:val="en-CA"/>
              </w:rPr>
              <m:t xml:space="preserve">  </m:t>
            </m:r>
            <m:ctrlPr>
              <w:rPr>
                <w:rFonts w:ascii="Cambria Math" w:hAnsi="Cambria Math" w:cs="Arial"/>
                <w:i/>
                <w:szCs w:val="22"/>
                <w:lang w:val="en-CA"/>
              </w:rPr>
            </m:ctrlPr>
          </m:e>
        </m:nary>
      </m:oMath>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58</w:t>
      </w:r>
      <w:r>
        <w:rPr>
          <w:szCs w:val="22"/>
          <w:lang w:val="en-CA"/>
        </w:rPr>
        <w:fldChar w:fldCharType="end"/>
      </w:r>
      <w:r>
        <w:rPr>
          <w:szCs w:val="22"/>
          <w:lang w:val="en-CA"/>
        </w:rPr>
        <w:t>)</w:t>
      </w:r>
    </w:p>
    <w:p>
      <w:pPr>
        <w:spacing w:after="120"/>
        <w:jc w:val="right"/>
        <w:rPr>
          <w:szCs w:val="22"/>
          <w:lang w:val="en-CA"/>
        </w:rPr>
      </w:pPr>
    </w:p>
    <w:p>
      <w:pPr>
        <w:spacing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ctrlPr>
              <w:rPr>
                <w:rFonts w:ascii="Cambria Math" w:hAnsi="Cambria Math" w:cs="Arial"/>
                <w:i/>
                <w:szCs w:val="22"/>
                <w:lang w:val="en-CA"/>
              </w:rPr>
            </m:ctrlPr>
          </m:e>
          <m:sub>
            <m:r>
              <w:rPr>
                <w:rFonts w:ascii="Cambria Math" w:hAnsi="Cambria Math" w:cs="Arial"/>
                <w:szCs w:val="22"/>
                <w:lang w:val="en-CA"/>
              </w:rPr>
              <m:t>d1</m:t>
            </m:r>
            <m:ctrlPr>
              <w:rPr>
                <w:rFonts w:ascii="Cambria Math" w:hAnsi="Cambria Math" w:cs="Arial"/>
                <w:i/>
                <w:szCs w:val="22"/>
                <w:lang w:val="en-CA"/>
              </w:rPr>
            </m:ctrlP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ctrlPr>
              <w:rPr>
                <w:rFonts w:ascii="Cambria Math" w:hAnsi="Cambria Math" w:cs="Arial"/>
                <w:i/>
                <w:szCs w:val="22"/>
                <w:lang w:val="en-CA"/>
              </w:rPr>
            </m:ctrlPr>
          </m:sub>
          <m:sup>
            <m:r>
              <w:rPr>
                <w:rFonts w:ascii="Cambria Math" w:hAnsi="Cambria Math" w:cs="Arial"/>
                <w:szCs w:val="22"/>
                <w:lang w:val="en-CA"/>
              </w:rPr>
              <m:t>i+3</m:t>
            </m:r>
            <m:ctrlPr>
              <w:rPr>
                <w:rFonts w:ascii="Cambria Math" w:hAnsi="Cambria Math" w:cs="Arial"/>
                <w:i/>
                <w:szCs w:val="22"/>
                <w:lang w:val="en-CA"/>
              </w:rPr>
            </m:ctrlPr>
          </m:sup>
          <m:e>
            <m:nary>
              <m:naryPr>
                <m:chr m:val="∑"/>
                <m:limLoc m:val="undOvr"/>
                <m:ctrlPr>
                  <w:rPr>
                    <w:rFonts w:ascii="Cambria Math" w:hAnsi="Cambria Math" w:cs="Arial"/>
                    <w:i/>
                    <w:szCs w:val="22"/>
                    <w:lang w:val="en-CA"/>
                  </w:rPr>
                </m:ctrlPr>
              </m:naryPr>
              <m:sub>
                <m:r>
                  <w:rPr>
                    <w:rFonts w:ascii="Cambria Math" w:hAnsi="Cambria Math" w:cs="Arial"/>
                    <w:szCs w:val="22"/>
                    <w:lang w:val="en-CA"/>
                  </w:rPr>
                  <m:t>l=j-3</m:t>
                </m:r>
                <m:ctrlPr>
                  <w:rPr>
                    <w:rFonts w:ascii="Cambria Math" w:hAnsi="Cambria Math" w:cs="Arial"/>
                    <w:i/>
                    <w:szCs w:val="22"/>
                    <w:lang w:val="en-CA"/>
                  </w:rPr>
                </m:ctrlPr>
              </m:sub>
              <m:sup>
                <m:r>
                  <w:rPr>
                    <w:rFonts w:ascii="Cambria Math" w:hAnsi="Cambria Math" w:cs="Arial"/>
                    <w:szCs w:val="22"/>
                    <w:lang w:val="en-CA"/>
                  </w:rPr>
                  <m:t>j+3</m:t>
                </m:r>
                <m:ctrlPr>
                  <w:rPr>
                    <w:rFonts w:ascii="Cambria Math" w:hAnsi="Cambria Math" w:cs="Arial"/>
                    <w:i/>
                    <w:szCs w:val="22"/>
                    <w:lang w:val="en-CA"/>
                  </w:rPr>
                </m:ctrlPr>
              </m:sup>
              <m:e>
                <m:sSub>
                  <m:sSubPr>
                    <m:ctrlPr>
                      <w:rPr>
                        <w:rFonts w:ascii="Cambria Math" w:hAnsi="Cambria Math" w:cs="Arial"/>
                        <w:i/>
                        <w:szCs w:val="22"/>
                        <w:lang w:val="en-CA"/>
                      </w:rPr>
                    </m:ctrlPr>
                  </m:sSubPr>
                  <m:e>
                    <m:r>
                      <w:rPr>
                        <w:rFonts w:ascii="Cambria Math" w:hAnsi="Cambria Math" w:cs="Arial"/>
                        <w:szCs w:val="22"/>
                        <w:lang w:val="en-CA"/>
                      </w:rPr>
                      <m:t>D1</m:t>
                    </m:r>
                    <m:ctrlPr>
                      <w:rPr>
                        <w:rFonts w:ascii="Cambria Math" w:hAnsi="Cambria Math" w:cs="Arial"/>
                        <w:i/>
                        <w:szCs w:val="22"/>
                        <w:lang w:val="en-CA"/>
                      </w:rPr>
                    </m:ctrlPr>
                  </m:e>
                  <m:sub>
                    <m:r>
                      <w:rPr>
                        <w:rFonts w:ascii="Cambria Math" w:hAnsi="Cambria Math" w:cs="Arial"/>
                        <w:szCs w:val="22"/>
                        <w:lang w:val="en-CA"/>
                      </w:rPr>
                      <m:t>k,l</m:t>
                    </m:r>
                    <m:ctrlPr>
                      <w:rPr>
                        <w:rFonts w:ascii="Cambria Math" w:hAnsi="Cambria Math" w:cs="Arial"/>
                        <w:i/>
                        <w:szCs w:val="22"/>
                        <w:lang w:val="en-CA"/>
                      </w:rPr>
                    </m:ctrlPr>
                  </m:sub>
                </m:sSub>
                <m:ctrlPr>
                  <w:rPr>
                    <w:rFonts w:ascii="Cambria Math" w:hAnsi="Cambria Math" w:cs="Arial"/>
                    <w:i/>
                    <w:szCs w:val="22"/>
                    <w:lang w:val="en-CA"/>
                  </w:rPr>
                </m:ctrlPr>
              </m:e>
            </m:nary>
            <m:r>
              <w:rPr>
                <w:rFonts w:ascii="Cambria Math" w:hAnsi="Cambria Math" w:cs="Arial"/>
                <w:szCs w:val="22"/>
                <w:lang w:val="en-CA"/>
              </w:rPr>
              <m:t>,</m:t>
            </m:r>
            <m:r>
              <m:rPr>
                <m:nor/>
                <m:sty m:val="p"/>
              </m:rPr>
              <w:rPr>
                <w:rFonts w:ascii="Cambria Math" w:hAnsi="Cambria Math" w:cs="Arial"/>
                <w:b w:val="0"/>
                <w:i w:val="0"/>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D1</m:t>
                </m:r>
                <m:ctrlPr>
                  <w:rPr>
                    <w:rFonts w:ascii="Cambria Math" w:hAnsi="Cambria Math" w:cs="Arial"/>
                    <w:i/>
                    <w:szCs w:val="22"/>
                    <w:lang w:val="en-CA"/>
                  </w:rPr>
                </m:ctrlPr>
              </m:e>
              <m:sub>
                <m:r>
                  <w:rPr>
                    <w:rFonts w:ascii="Cambria Math" w:hAnsi="Cambria Math" w:cs="Arial"/>
                    <w:szCs w:val="22"/>
                    <w:lang w:val="en-CA"/>
                  </w:rPr>
                  <m:t>k,l</m:t>
                </m:r>
                <m:ctrlPr>
                  <w:rPr>
                    <w:rFonts w:ascii="Cambria Math" w:hAnsi="Cambria Math" w:cs="Arial"/>
                    <w:i/>
                    <w:szCs w:val="22"/>
                    <w:lang w:val="en-CA"/>
                  </w:rPr>
                </m:ctrlP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ctrlPr>
                      <w:rPr>
                        <w:rFonts w:ascii="Cambria Math" w:hAnsi="Cambria Math" w:cs="Arial"/>
                        <w:i/>
                        <w:szCs w:val="22"/>
                        <w:lang w:val="en-CA"/>
                      </w:rPr>
                    </m:ctrlP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ctrlPr>
                      <w:rPr>
                        <w:rFonts w:ascii="Cambria Math" w:hAnsi="Cambria Math" w:cs="Arial"/>
                        <w:i/>
                        <w:szCs w:val="22"/>
                        <w:lang w:val="en-CA"/>
                      </w:rPr>
                    </m:ctrlP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ctrlPr>
                      <w:rPr>
                        <w:rFonts w:ascii="Cambria Math" w:hAnsi="Cambria Math" w:cs="Arial"/>
                        <w:i/>
                        <w:szCs w:val="22"/>
                        <w:lang w:val="en-CA"/>
                      </w:rPr>
                    </m:ctrlPr>
                  </m:e>
                </m:d>
                <m:ctrlPr>
                  <w:rPr>
                    <w:rFonts w:ascii="Cambria Math" w:hAnsi="Cambria Math" w:cs="Arial"/>
                    <w:i/>
                    <w:szCs w:val="22"/>
                    <w:lang w:val="en-CA"/>
                  </w:rPr>
                </m:ctrlPr>
              </m:e>
            </m:d>
            <m:ctrlPr>
              <w:rPr>
                <w:rFonts w:ascii="Cambria Math" w:hAnsi="Cambria Math" w:cs="Arial"/>
                <w:i/>
                <w:szCs w:val="22"/>
                <w:lang w:val="en-CA"/>
              </w:rPr>
            </m:ctrlPr>
          </m:e>
        </m:nary>
      </m:oMath>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59</w:t>
      </w:r>
      <w:r>
        <w:rPr>
          <w:szCs w:val="22"/>
          <w:lang w:val="en-CA"/>
        </w:rPr>
        <w:fldChar w:fldCharType="end"/>
      </w:r>
      <w:r>
        <w:rPr>
          <w:szCs w:val="22"/>
          <w:lang w:val="en-CA"/>
        </w:rPr>
        <w:t>)</w:t>
      </w:r>
    </w:p>
    <w:p>
      <w:pPr>
        <w:spacing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ctrlPr>
              <w:rPr>
                <w:rFonts w:ascii="Cambria Math" w:hAnsi="Cambria Math" w:cs="Arial"/>
                <w:i/>
                <w:szCs w:val="22"/>
                <w:lang w:val="en-CA"/>
              </w:rPr>
            </m:ctrlPr>
          </m:e>
          <m:sub>
            <m:r>
              <w:rPr>
                <w:rFonts w:ascii="Cambria Math" w:hAnsi="Cambria Math" w:cs="Arial"/>
                <w:szCs w:val="22"/>
                <w:lang w:val="en-CA"/>
              </w:rPr>
              <m:t>d2</m:t>
            </m:r>
            <m:ctrlPr>
              <w:rPr>
                <w:rFonts w:ascii="Cambria Math" w:hAnsi="Cambria Math" w:cs="Arial"/>
                <w:i/>
                <w:szCs w:val="22"/>
                <w:lang w:val="en-CA"/>
              </w:rPr>
            </m:ctrlP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ctrlPr>
              <w:rPr>
                <w:rFonts w:ascii="Cambria Math" w:hAnsi="Cambria Math" w:cs="Arial"/>
                <w:i/>
                <w:szCs w:val="22"/>
                <w:lang w:val="en-CA"/>
              </w:rPr>
            </m:ctrlPr>
          </m:sub>
          <m:sup>
            <m:r>
              <w:rPr>
                <w:rFonts w:ascii="Cambria Math" w:hAnsi="Cambria Math" w:cs="Arial"/>
                <w:szCs w:val="22"/>
                <w:lang w:val="en-CA"/>
              </w:rPr>
              <m:t>i+3</m:t>
            </m:r>
            <m:ctrlPr>
              <w:rPr>
                <w:rFonts w:ascii="Cambria Math" w:hAnsi="Cambria Math" w:cs="Arial"/>
                <w:i/>
                <w:szCs w:val="22"/>
                <w:lang w:val="en-CA"/>
              </w:rPr>
            </m:ctrlPr>
          </m:sup>
          <m:e>
            <m:nary>
              <m:naryPr>
                <m:chr m:val="∑"/>
                <m:limLoc m:val="undOvr"/>
                <m:ctrlPr>
                  <w:rPr>
                    <w:rFonts w:ascii="Cambria Math" w:hAnsi="Cambria Math" w:cs="Arial"/>
                    <w:i/>
                    <w:szCs w:val="22"/>
                    <w:lang w:val="en-CA"/>
                  </w:rPr>
                </m:ctrlPr>
              </m:naryPr>
              <m:sub>
                <m:r>
                  <w:rPr>
                    <w:rFonts w:ascii="Cambria Math" w:hAnsi="Cambria Math" w:cs="Arial"/>
                    <w:szCs w:val="22"/>
                    <w:lang w:val="en-CA"/>
                  </w:rPr>
                  <m:t>j=j-2</m:t>
                </m:r>
                <m:ctrlPr>
                  <w:rPr>
                    <w:rFonts w:ascii="Cambria Math" w:hAnsi="Cambria Math" w:cs="Arial"/>
                    <w:i/>
                    <w:szCs w:val="22"/>
                    <w:lang w:val="en-CA"/>
                  </w:rPr>
                </m:ctrlPr>
              </m:sub>
              <m:sup>
                <m:r>
                  <w:rPr>
                    <w:rFonts w:ascii="Cambria Math" w:hAnsi="Cambria Math" w:cs="Arial"/>
                    <w:szCs w:val="22"/>
                    <w:lang w:val="en-CA"/>
                  </w:rPr>
                  <m:t>j+3</m:t>
                </m:r>
                <m:ctrlPr>
                  <w:rPr>
                    <w:rFonts w:ascii="Cambria Math" w:hAnsi="Cambria Math" w:cs="Arial"/>
                    <w:i/>
                    <w:szCs w:val="22"/>
                    <w:lang w:val="en-CA"/>
                  </w:rPr>
                </m:ctrlPr>
              </m:sup>
              <m:e>
                <m:sSub>
                  <m:sSubPr>
                    <m:ctrlPr>
                      <w:rPr>
                        <w:rFonts w:ascii="Cambria Math" w:hAnsi="Cambria Math" w:cs="Arial"/>
                        <w:i/>
                        <w:szCs w:val="22"/>
                        <w:lang w:val="en-CA"/>
                      </w:rPr>
                    </m:ctrlPr>
                  </m:sSubPr>
                  <m:e>
                    <m:r>
                      <w:rPr>
                        <w:rFonts w:ascii="Cambria Math" w:hAnsi="Cambria Math" w:cs="Arial"/>
                        <w:szCs w:val="22"/>
                        <w:lang w:val="en-CA"/>
                      </w:rPr>
                      <m:t>D2</m:t>
                    </m:r>
                    <m:ctrlPr>
                      <w:rPr>
                        <w:rFonts w:ascii="Cambria Math" w:hAnsi="Cambria Math" w:cs="Arial"/>
                        <w:i/>
                        <w:szCs w:val="22"/>
                        <w:lang w:val="en-CA"/>
                      </w:rPr>
                    </m:ctrlPr>
                  </m:e>
                  <m:sub>
                    <m:r>
                      <w:rPr>
                        <w:rFonts w:ascii="Cambria Math" w:hAnsi="Cambria Math" w:cs="Arial"/>
                        <w:szCs w:val="22"/>
                        <w:lang w:val="en-CA"/>
                      </w:rPr>
                      <m:t>k,l</m:t>
                    </m:r>
                    <m:ctrlPr>
                      <w:rPr>
                        <w:rFonts w:ascii="Cambria Math" w:hAnsi="Cambria Math" w:cs="Arial"/>
                        <w:i/>
                        <w:szCs w:val="22"/>
                        <w:lang w:val="en-CA"/>
                      </w:rPr>
                    </m:ctrlPr>
                  </m:sub>
                </m:sSub>
                <m:ctrlPr>
                  <w:rPr>
                    <w:rFonts w:ascii="Cambria Math" w:hAnsi="Cambria Math" w:cs="Arial"/>
                    <w:i/>
                    <w:szCs w:val="22"/>
                    <w:lang w:val="en-CA"/>
                  </w:rPr>
                </m:ctrlPr>
              </m:e>
            </m:nary>
            <m:r>
              <w:rPr>
                <w:rFonts w:ascii="Cambria Math" w:hAnsi="Cambria Math" w:cs="Arial"/>
                <w:szCs w:val="22"/>
                <w:lang w:val="en-CA"/>
              </w:rPr>
              <m:t>,</m:t>
            </m:r>
            <m:ctrlPr>
              <w:rPr>
                <w:rFonts w:ascii="Cambria Math" w:hAnsi="Cambria Math" w:cs="Arial"/>
                <w:i/>
                <w:szCs w:val="22"/>
                <w:lang w:val="en-CA"/>
              </w:rPr>
            </m:ctrlPr>
          </m:e>
        </m:nary>
        <m:r>
          <m:rPr>
            <m:nor/>
            <m:sty m:val="p"/>
          </m:rPr>
          <w:rPr>
            <w:rFonts w:ascii="Cambria Math" w:hAnsi="Cambria Math" w:cs="Arial"/>
            <w:b w:val="0"/>
            <w:i w:val="0"/>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D2</m:t>
            </m:r>
            <m:ctrlPr>
              <w:rPr>
                <w:rFonts w:ascii="Cambria Math" w:hAnsi="Cambria Math" w:cs="Arial"/>
                <w:i/>
                <w:szCs w:val="22"/>
                <w:lang w:val="en-CA"/>
              </w:rPr>
            </m:ctrlPr>
          </m:e>
          <m:sub>
            <m:r>
              <w:rPr>
                <w:rFonts w:ascii="Cambria Math" w:hAnsi="Cambria Math" w:cs="Arial"/>
                <w:szCs w:val="22"/>
                <w:lang w:val="en-CA"/>
              </w:rPr>
              <m:t>k,l</m:t>
            </m:r>
            <m:ctrlPr>
              <w:rPr>
                <w:rFonts w:ascii="Cambria Math" w:hAnsi="Cambria Math" w:cs="Arial"/>
                <w:i/>
                <w:szCs w:val="22"/>
                <w:lang w:val="en-CA"/>
              </w:rPr>
            </m:ctrlP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ctrlPr>
                  <w:rPr>
                    <w:rFonts w:ascii="Cambria Math" w:hAnsi="Cambria Math" w:cs="Arial"/>
                    <w:i/>
                    <w:szCs w:val="22"/>
                    <w:lang w:val="en-CA"/>
                  </w:rPr>
                </m:ctrlP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ctrlPr>
                  <w:rPr>
                    <w:rFonts w:ascii="Cambria Math" w:hAnsi="Cambria Math" w:cs="Arial"/>
                    <w:i/>
                    <w:szCs w:val="22"/>
                    <w:lang w:val="en-CA"/>
                  </w:rPr>
                </m:ctrlP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ctrlPr>
                  <w:rPr>
                    <w:rFonts w:ascii="Cambria Math" w:hAnsi="Cambria Math" w:cs="Arial"/>
                    <w:i/>
                    <w:szCs w:val="22"/>
                    <w:lang w:val="en-CA"/>
                  </w:rPr>
                </m:ctrlPr>
              </m:e>
            </m:d>
            <m:ctrlPr>
              <w:rPr>
                <w:rFonts w:ascii="Cambria Math" w:hAnsi="Cambria Math" w:cs="Arial"/>
                <w:i/>
                <w:szCs w:val="22"/>
                <w:lang w:val="en-CA"/>
              </w:rPr>
            </m:ctrlPr>
          </m:e>
        </m:d>
      </m:oMath>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60</w:t>
      </w:r>
      <w:r>
        <w:rPr>
          <w:szCs w:val="22"/>
          <w:lang w:val="en-CA"/>
        </w:rPr>
        <w:fldChar w:fldCharType="end"/>
      </w:r>
      <w:r>
        <w:rPr>
          <w:szCs w:val="22"/>
          <w:lang w:val="en-CA"/>
        </w:rPr>
        <w:t>)</w:t>
      </w:r>
    </w:p>
    <w:p>
      <w:pPr>
        <w:pStyle w:val="59"/>
        <w:spacing w:before="136" w:after="0"/>
        <w:ind w:left="0"/>
        <w:rPr>
          <w:rFonts w:ascii="Times New Roman" w:hAnsi="Times New Roman"/>
          <w:szCs w:val="22"/>
          <w:lang w:val="en-CA"/>
        </w:rPr>
      </w:pPr>
      <w:r>
        <w:rPr>
          <w:rFonts w:ascii="Times New Roman" w:hAnsi="Times New Roman"/>
          <w:szCs w:val="22"/>
          <w:lang w:val="en-CA"/>
        </w:rPr>
        <w:t xml:space="preserve">Where indices </w:t>
      </w:r>
      <m:oMath>
        <m:r>
          <w:rPr>
            <w:rFonts w:ascii="Cambria Math" w:hAnsi="Cambria Math"/>
            <w:szCs w:val="22"/>
            <w:lang w:val="en-CA"/>
          </w:rPr>
          <m:t>i</m:t>
        </m:r>
      </m:oMath>
      <w:r>
        <w:rPr>
          <w:rFonts w:ascii="Times New Roman" w:hAnsi="Times New Roman"/>
          <w:szCs w:val="22"/>
          <w:lang w:val="en-CA"/>
        </w:rPr>
        <w:t xml:space="preserve"> and </w:t>
      </w:r>
      <m:oMath>
        <m:r>
          <w:rPr>
            <w:rFonts w:ascii="Cambria Math" w:hAnsi="Cambria Math"/>
            <w:szCs w:val="22"/>
            <w:lang w:val="en-CA"/>
          </w:rPr>
          <m:t>j</m:t>
        </m:r>
      </m:oMath>
      <w:r>
        <w:rPr>
          <w:rFonts w:ascii="Times New Roman" w:hAnsi="Times New Roman"/>
          <w:szCs w:val="22"/>
          <w:lang w:val="en-CA"/>
        </w:rPr>
        <w:t xml:space="preserve"> refer to the coordinates of the upper left sample within the </w:t>
      </w:r>
      <m:oMath>
        <m:r>
          <w:rPr>
            <w:rFonts w:ascii="Cambria Math" w:hAnsi="Cambria Math"/>
            <w:szCs w:val="22"/>
            <w:lang w:val="en-CA"/>
          </w:rPr>
          <m:t>4×4</m:t>
        </m:r>
      </m:oMath>
      <w:r>
        <w:rPr>
          <w:rFonts w:ascii="Times New Roman" w:hAnsi="Times New Roman"/>
          <w:szCs w:val="22"/>
          <w:lang w:val="en-CA"/>
        </w:rPr>
        <w:t xml:space="preserve"> block and </w:t>
      </w:r>
      <m:oMath>
        <m:r>
          <w:rPr>
            <w:rFonts w:ascii="Cambria Math" w:hAnsi="Cambria Math"/>
            <w:szCs w:val="22"/>
            <w:lang w:val="en-CA"/>
          </w:rPr>
          <m:t>R(i,j)</m:t>
        </m:r>
      </m:oMath>
      <w:r>
        <w:rPr>
          <w:rFonts w:ascii="Times New Roman" w:hAnsi="Times New Roman"/>
          <w:szCs w:val="22"/>
          <w:lang w:val="en-CA"/>
        </w:rPr>
        <w:t xml:space="preserve"> indicates a reconstructed sample at coordinate </w:t>
      </w:r>
      <m:oMath>
        <m:r>
          <w:rPr>
            <w:rFonts w:ascii="Cambria Math" w:hAnsi="Cambria Math"/>
            <w:szCs w:val="22"/>
            <w:lang w:val="en-CA"/>
          </w:rPr>
          <m:t>(i,j)</m:t>
        </m:r>
      </m:oMath>
      <w:r>
        <w:rPr>
          <w:rFonts w:ascii="Times New Roman" w:hAnsi="Times New Roman"/>
          <w:szCs w:val="22"/>
          <w:lang w:val="en-CA"/>
        </w:rPr>
        <w:t>.</w:t>
      </w:r>
    </w:p>
    <w:p>
      <w:pPr>
        <w:pStyle w:val="59"/>
        <w:spacing w:before="136" w:after="0"/>
        <w:ind w:left="0"/>
        <w:rPr>
          <w:rFonts w:ascii="Times New Roman" w:hAnsi="Times New Roman"/>
          <w:szCs w:val="22"/>
          <w:lang w:val="en-CA"/>
        </w:rPr>
      </w:pPr>
      <w:r>
        <w:rPr>
          <w:rFonts w:ascii="Times New Roman" w:hAnsi="Times New Roman"/>
          <w:szCs w:val="22"/>
          <w:lang w:val="en-CA"/>
        </w:rPr>
        <w:t xml:space="preserve">To reduce the complexity of block classification, the subsampled 1-D Laplacian calculation is applied. As shown in </w:t>
      </w:r>
      <w:r>
        <w:rPr>
          <w:rFonts w:ascii="Times New Roman" w:hAnsi="Times New Roman"/>
          <w:szCs w:val="22"/>
          <w:lang w:val="en-CA"/>
        </w:rPr>
        <w:fldChar w:fldCharType="begin"/>
      </w:r>
      <w:r>
        <w:rPr>
          <w:rFonts w:ascii="Times New Roman" w:hAnsi="Times New Roman"/>
          <w:szCs w:val="22"/>
          <w:lang w:val="en-CA"/>
        </w:rPr>
        <w:instrText xml:space="preserve"> REF _Ref531112899 \h  \* MERGEFORMAT </w:instrText>
      </w:r>
      <w:r>
        <w:rPr>
          <w:rFonts w:ascii="Times New Roman" w:hAnsi="Times New Roman"/>
          <w:szCs w:val="22"/>
          <w:lang w:val="en-CA"/>
        </w:rPr>
        <w:fldChar w:fldCharType="separate"/>
      </w:r>
      <w:r>
        <w:rPr>
          <w:rFonts w:ascii="Times New Roman" w:hAnsi="Times New Roman"/>
          <w:szCs w:val="22"/>
          <w:lang w:val="en-GB"/>
        </w:rPr>
        <w:t>Figure 49</w:t>
      </w:r>
      <w:r>
        <w:rPr>
          <w:rFonts w:ascii="Times New Roman" w:hAnsi="Times New Roman"/>
          <w:szCs w:val="22"/>
          <w:lang w:val="en-CA"/>
        </w:rPr>
        <w:fldChar w:fldCharType="end"/>
      </w:r>
      <w:r>
        <w:rPr>
          <w:rFonts w:ascii="Times New Roman" w:hAnsi="Times New Roman"/>
          <w:szCs w:val="22"/>
          <w:lang w:val="en-CA"/>
        </w:rPr>
        <w:t>, the same subsampled positions are used for gradient calculation of all directions.</w:t>
      </w:r>
    </w:p>
    <w:tbl>
      <w:tblPr>
        <w:tblStyle w:val="31"/>
        <w:tblW w:w="8504"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99" w:type="dxa"/>
          <w:bottom w:w="0" w:type="dxa"/>
          <w:right w:w="99" w:type="dxa"/>
        </w:tblCellMar>
      </w:tblPr>
      <w:tblGrid>
        <w:gridCol w:w="4252"/>
        <w:gridCol w:w="42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99" w:type="dxa"/>
            <w:bottom w:w="0" w:type="dxa"/>
            <w:right w:w="99" w:type="dxa"/>
          </w:tblCellMar>
        </w:tblPrEx>
        <w:trPr>
          <w:jc w:val="center"/>
        </w:trPr>
        <w:tc>
          <w:tcPr>
            <w:tcW w:w="4252" w:type="dxa"/>
          </w:tcPr>
          <w:p>
            <w:pPr>
              <w:keepNext/>
              <w:keepLines/>
              <w:jc w:val="center"/>
              <w:rPr>
                <w:rFonts w:ascii="Calibri" w:hAnsi="Calibri" w:eastAsia="PMingLiU"/>
                <w:szCs w:val="22"/>
                <w:lang w:eastAsia="ko-KR"/>
              </w:rPr>
            </w:pPr>
            <w:r>
              <w:rPr>
                <w:rFonts w:ascii="Calibri" w:hAnsi="Calibri" w:eastAsia="PMingLiU"/>
                <w:szCs w:val="22"/>
                <w:lang w:eastAsia="zh-CN"/>
              </w:rPr>
              <w:drawing>
                <wp:inline distT="0" distB="0" distL="0" distR="0">
                  <wp:extent cx="1457960" cy="1338580"/>
                  <wp:effectExtent l="0" t="0" r="8890"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그림 7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458000" cy="1339200"/>
                          </a:xfrm>
                          <a:prstGeom prst="rect">
                            <a:avLst/>
                          </a:prstGeom>
                          <a:noFill/>
                          <a:ln>
                            <a:noFill/>
                          </a:ln>
                        </pic:spPr>
                      </pic:pic>
                    </a:graphicData>
                  </a:graphic>
                </wp:inline>
              </w:drawing>
            </w:r>
          </w:p>
        </w:tc>
        <w:tc>
          <w:tcPr>
            <w:tcW w:w="4252" w:type="dxa"/>
          </w:tcPr>
          <w:p>
            <w:pPr>
              <w:keepNext/>
              <w:keepLines/>
              <w:jc w:val="center"/>
              <w:rPr>
                <w:rFonts w:ascii="Calibri" w:hAnsi="Calibri" w:eastAsia="PMingLiU"/>
                <w:szCs w:val="22"/>
                <w:lang w:eastAsia="ko-KR"/>
              </w:rPr>
            </w:pPr>
            <w:r>
              <w:rPr>
                <w:rFonts w:ascii="Calibri" w:hAnsi="Calibri" w:eastAsia="PMingLiU"/>
                <w:szCs w:val="22"/>
                <w:lang w:eastAsia="zh-CN"/>
              </w:rPr>
              <w:drawing>
                <wp:inline distT="0" distB="0" distL="0" distR="0">
                  <wp:extent cx="1457960" cy="1338580"/>
                  <wp:effectExtent l="0" t="0" r="8890"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그림 7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458000" cy="133920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99" w:type="dxa"/>
            <w:bottom w:w="0" w:type="dxa"/>
            <w:right w:w="99" w:type="dxa"/>
          </w:tblCellMar>
        </w:tblPrEx>
        <w:trPr>
          <w:trHeight w:val="283" w:hRule="atLeast"/>
          <w:jc w:val="center"/>
        </w:trPr>
        <w:tc>
          <w:tcPr>
            <w:tcW w:w="4252" w:type="dxa"/>
          </w:tcPr>
          <w:p>
            <w:pPr>
              <w:keepNext/>
              <w:keepLines/>
              <w:jc w:val="center"/>
              <w:rPr>
                <w:rFonts w:ascii="Calibri" w:hAnsi="Calibri" w:eastAsia="PMingLiU"/>
                <w:szCs w:val="22"/>
                <w:lang w:eastAsia="ko-KR"/>
              </w:rPr>
            </w:pPr>
            <w:r>
              <w:rPr>
                <w:rFonts w:ascii="Calibri" w:hAnsi="Calibri" w:eastAsia="Malgun Gothic"/>
                <w:sz w:val="20"/>
                <w:szCs w:val="22"/>
                <w:lang w:eastAsia="ko-KR"/>
              </w:rPr>
              <w:t>(a) Subsampled positions for vertical gradient</w:t>
            </w:r>
          </w:p>
        </w:tc>
        <w:tc>
          <w:tcPr>
            <w:tcW w:w="4252" w:type="dxa"/>
          </w:tcPr>
          <w:p>
            <w:pPr>
              <w:keepNext/>
              <w:keepLines/>
              <w:jc w:val="center"/>
              <w:rPr>
                <w:rFonts w:ascii="Calibri" w:hAnsi="Calibri" w:eastAsia="PMingLiU"/>
                <w:szCs w:val="22"/>
                <w:lang w:eastAsia="ko-KR"/>
              </w:rPr>
            </w:pPr>
            <w:r>
              <w:rPr>
                <w:rFonts w:ascii="Calibri" w:hAnsi="Calibri" w:eastAsia="Malgun Gothic"/>
                <w:sz w:val="20"/>
                <w:szCs w:val="22"/>
                <w:lang w:eastAsia="ko-KR"/>
              </w:rPr>
              <w:t>(b) Subsampled positions for horizontal gradient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99" w:type="dxa"/>
            <w:bottom w:w="0" w:type="dxa"/>
            <w:right w:w="99" w:type="dxa"/>
          </w:tblCellMar>
        </w:tblPrEx>
        <w:trPr>
          <w:jc w:val="center"/>
        </w:trPr>
        <w:tc>
          <w:tcPr>
            <w:tcW w:w="4252" w:type="dxa"/>
          </w:tcPr>
          <w:p>
            <w:pPr>
              <w:keepNext/>
              <w:keepLines/>
              <w:jc w:val="center"/>
              <w:rPr>
                <w:rFonts w:ascii="Calibri" w:hAnsi="Calibri" w:eastAsia="PMingLiU"/>
                <w:szCs w:val="22"/>
                <w:lang w:eastAsia="ko-KR"/>
              </w:rPr>
            </w:pPr>
            <w:r>
              <w:rPr>
                <w:rFonts w:ascii="Calibri" w:hAnsi="Calibri" w:eastAsia="PMingLiU"/>
                <w:szCs w:val="22"/>
                <w:lang w:eastAsia="zh-CN"/>
              </w:rPr>
              <w:drawing>
                <wp:inline distT="0" distB="0" distL="0" distR="0">
                  <wp:extent cx="1457960" cy="1338580"/>
                  <wp:effectExtent l="0" t="0" r="8890" b="0"/>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그림 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458000" cy="1339200"/>
                          </a:xfrm>
                          <a:prstGeom prst="rect">
                            <a:avLst/>
                          </a:prstGeom>
                          <a:noFill/>
                          <a:ln>
                            <a:noFill/>
                          </a:ln>
                        </pic:spPr>
                      </pic:pic>
                    </a:graphicData>
                  </a:graphic>
                </wp:inline>
              </w:drawing>
            </w:r>
          </w:p>
        </w:tc>
        <w:tc>
          <w:tcPr>
            <w:tcW w:w="4252" w:type="dxa"/>
          </w:tcPr>
          <w:p>
            <w:pPr>
              <w:keepNext/>
              <w:keepLines/>
              <w:jc w:val="center"/>
              <w:rPr>
                <w:rFonts w:ascii="Calibri" w:hAnsi="Calibri" w:eastAsia="PMingLiU"/>
                <w:szCs w:val="22"/>
                <w:lang w:eastAsia="ko-KR"/>
              </w:rPr>
            </w:pPr>
            <w:r>
              <w:rPr>
                <w:rFonts w:ascii="Calibri" w:hAnsi="Calibri" w:eastAsia="PMingLiU"/>
                <w:szCs w:val="22"/>
                <w:lang w:eastAsia="zh-CN"/>
              </w:rPr>
              <w:drawing>
                <wp:inline distT="0" distB="0" distL="0" distR="0">
                  <wp:extent cx="1457960" cy="1338580"/>
                  <wp:effectExtent l="0" t="0" r="8890" b="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그림 7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458000" cy="133920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3" w:hRule="atLeast"/>
          <w:jc w:val="center"/>
        </w:trPr>
        <w:tc>
          <w:tcPr>
            <w:tcW w:w="4252" w:type="dxa"/>
          </w:tcPr>
          <w:p>
            <w:pPr>
              <w:keepNext/>
              <w:keepLines/>
              <w:jc w:val="center"/>
              <w:rPr>
                <w:rFonts w:ascii="Calibri" w:hAnsi="Calibri" w:eastAsia="PMingLiU"/>
                <w:szCs w:val="22"/>
                <w:lang w:eastAsia="ko-KR"/>
              </w:rPr>
            </w:pPr>
            <w:r>
              <w:rPr>
                <w:rFonts w:ascii="Calibri" w:hAnsi="Calibri" w:eastAsia="Malgun Gothic"/>
                <w:sz w:val="20"/>
                <w:szCs w:val="22"/>
                <w:lang w:eastAsia="ko-KR"/>
              </w:rPr>
              <w:t>(c) Subsampled positions for diagonal gradient</w:t>
            </w:r>
          </w:p>
        </w:tc>
        <w:tc>
          <w:tcPr>
            <w:tcW w:w="4252" w:type="dxa"/>
          </w:tcPr>
          <w:p>
            <w:pPr>
              <w:keepNext/>
              <w:keepLines/>
              <w:jc w:val="center"/>
              <w:rPr>
                <w:rFonts w:ascii="Calibri" w:hAnsi="Calibri" w:eastAsia="PMingLiU"/>
                <w:szCs w:val="22"/>
                <w:lang w:eastAsia="ko-KR"/>
              </w:rPr>
            </w:pPr>
            <w:r>
              <w:rPr>
                <w:rFonts w:ascii="Calibri" w:hAnsi="Calibri" w:eastAsia="Malgun Gothic"/>
                <w:sz w:val="20"/>
                <w:szCs w:val="22"/>
                <w:lang w:eastAsia="ko-KR"/>
              </w:rPr>
              <w:t>(d) Subsampled positions for diagonal gradient</w:t>
            </w:r>
          </w:p>
        </w:tc>
      </w:tr>
    </w:tbl>
    <w:p>
      <w:pPr>
        <w:pStyle w:val="59"/>
        <w:keepNext/>
        <w:keepLines/>
        <w:spacing w:before="136" w:after="0"/>
        <w:ind w:left="0"/>
        <w:jc w:val="center"/>
        <w:rPr>
          <w:rFonts w:ascii="Times New Roman" w:hAnsi="Times New Roman"/>
          <w:b/>
          <w:szCs w:val="22"/>
          <w:lang w:val="en-CA"/>
        </w:rPr>
      </w:pPr>
      <w:bookmarkStart w:id="235" w:name="_Ref531112899"/>
      <w:r>
        <w:rPr>
          <w:rFonts w:ascii="Times New Roman" w:hAnsi="Times New Roman"/>
          <w:b/>
          <w:sz w:val="20"/>
          <w:lang w:val="en-GB"/>
        </w:rPr>
        <w:t xml:space="preserve">Figure </w:t>
      </w:r>
      <w:r>
        <w:rPr>
          <w:rFonts w:ascii="Times New Roman" w:hAnsi="Times New Roman"/>
          <w:b/>
          <w:sz w:val="20"/>
          <w:lang w:val="en-GB"/>
        </w:rPr>
        <w:fldChar w:fldCharType="begin"/>
      </w:r>
      <w:r>
        <w:rPr>
          <w:rFonts w:ascii="Times New Roman" w:hAnsi="Times New Roman"/>
          <w:b/>
          <w:sz w:val="20"/>
          <w:lang w:val="en-GB"/>
        </w:rPr>
        <w:instrText xml:space="preserve"> SEQ Figure \* ARABIC </w:instrText>
      </w:r>
      <w:r>
        <w:rPr>
          <w:rFonts w:ascii="Times New Roman" w:hAnsi="Times New Roman"/>
          <w:b/>
          <w:sz w:val="20"/>
          <w:lang w:val="en-GB"/>
        </w:rPr>
        <w:fldChar w:fldCharType="separate"/>
      </w:r>
      <w:r>
        <w:rPr>
          <w:rFonts w:ascii="Times New Roman" w:hAnsi="Times New Roman"/>
          <w:b/>
          <w:sz w:val="20"/>
          <w:lang w:val="en-GB"/>
        </w:rPr>
        <w:t>49</w:t>
      </w:r>
      <w:r>
        <w:rPr>
          <w:rFonts w:ascii="Times New Roman" w:hAnsi="Times New Roman"/>
          <w:b/>
          <w:sz w:val="20"/>
          <w:lang w:val="en-GB"/>
        </w:rPr>
        <w:fldChar w:fldCharType="end"/>
      </w:r>
      <w:bookmarkEnd w:id="235"/>
      <w:r>
        <w:rPr>
          <w:rFonts w:ascii="Times New Roman" w:hAnsi="Times New Roman"/>
          <w:b/>
          <w:sz w:val="20"/>
          <w:lang w:val="en-CA"/>
        </w:rPr>
        <w:t xml:space="preserve"> </w:t>
      </w:r>
      <w:r>
        <w:rPr>
          <w:rFonts w:ascii="Times New Roman" w:hAnsi="Times New Roman"/>
          <w:b/>
          <w:sz w:val="20"/>
        </w:rPr>
        <w:t>–</w:t>
      </w:r>
      <w:r>
        <w:rPr>
          <w:rFonts w:ascii="Times New Roman" w:hAnsi="Times New Roman"/>
          <w:b/>
          <w:sz w:val="20"/>
          <w:lang w:val="en-CA"/>
        </w:rPr>
        <w:t xml:space="preserve"> Subsampled Laplacian calculation</w:t>
      </w:r>
    </w:p>
    <w:p>
      <w:pPr>
        <w:keepNext/>
        <w:spacing w:after="120"/>
        <w:jc w:val="both"/>
        <w:rPr>
          <w:szCs w:val="22"/>
          <w:lang w:val="en-CA"/>
        </w:rPr>
      </w:pPr>
      <w:r>
        <w:rPr>
          <w:szCs w:val="22"/>
          <w:lang w:val="en-CA"/>
        </w:rPr>
        <w:t xml:space="preserve">Then </w:t>
      </w:r>
      <m:oMath>
        <m:r>
          <w:rPr>
            <w:rFonts w:ascii="Cambria Math" w:hAnsi="Cambria Math"/>
            <w:szCs w:val="22"/>
            <w:lang w:val="en-CA"/>
          </w:rPr>
          <m:t xml:space="preserve">D </m:t>
        </m:r>
      </m:oMath>
      <w:r>
        <w:rPr>
          <w:szCs w:val="22"/>
          <w:lang w:val="en-CA"/>
        </w:rPr>
        <w:t>maximum and minimum values of the gradients of horizontal and vertical directions are set as:</w:t>
      </w:r>
    </w:p>
    <w:p>
      <w:pPr>
        <w:keepNext/>
        <w:spacing w:after="120"/>
        <w:jc w:val="right"/>
        <w:rPr>
          <w:szCs w:val="22"/>
          <w:lang w:val="en-CA"/>
        </w:rPr>
      </w:pPr>
      <m:oMath>
        <m:sSubSup>
          <m:sSubSupPr>
            <m:ctrlPr>
              <w:rPr>
                <w:rFonts w:ascii="Cambria Math" w:hAnsi="Cambria Math" w:eastAsia="Times New Roman"/>
                <w:i/>
                <w:szCs w:val="22"/>
                <w:lang w:val="en-CA"/>
              </w:rPr>
            </m:ctrlPr>
          </m:sSubSupPr>
          <m:e>
            <m:r>
              <w:rPr>
                <w:rFonts w:ascii="Cambria Math" w:hAnsi="Cambria Math"/>
                <w:szCs w:val="22"/>
                <w:lang w:val="en-CA"/>
              </w:rPr>
              <m:t>g</m:t>
            </m:r>
            <m:ctrlPr>
              <w:rPr>
                <w:rFonts w:ascii="Cambria Math" w:hAnsi="Cambria Math" w:eastAsia="Times New Roman"/>
                <w:i/>
                <w:szCs w:val="22"/>
                <w:lang w:val="en-CA"/>
              </w:rPr>
            </m:ctrlPr>
          </m:e>
          <m:sub>
            <m:r>
              <w:rPr>
                <w:rFonts w:ascii="Cambria Math" w:hAnsi="Cambria Math"/>
                <w:szCs w:val="22"/>
                <w:lang w:val="en-CA"/>
              </w:rPr>
              <m:t>h,v</m:t>
            </m:r>
            <m:ctrlPr>
              <w:rPr>
                <w:rFonts w:ascii="Cambria Math" w:hAnsi="Cambria Math" w:eastAsia="Times New Roman"/>
                <w:i/>
                <w:szCs w:val="22"/>
                <w:lang w:val="en-CA"/>
              </w:rPr>
            </m:ctrlPr>
          </m:sub>
          <m:sup>
            <m:r>
              <w:rPr>
                <w:rFonts w:ascii="Cambria Math" w:hAnsi="Cambria Math"/>
                <w:szCs w:val="22"/>
                <w:lang w:val="en-CA"/>
              </w:rPr>
              <m:t>max</m:t>
            </m:r>
            <m:ctrlPr>
              <w:rPr>
                <w:rFonts w:ascii="Cambria Math" w:hAnsi="Cambria Math" w:eastAsia="Times New Roman"/>
                <w:i/>
                <w:szCs w:val="22"/>
                <w:lang w:val="en-CA"/>
              </w:rPr>
            </m:ctrlPr>
          </m:sup>
        </m:sSubSup>
        <m:r>
          <w:rPr>
            <w:rFonts w:ascii="Cambria Math" w:hAnsi="Cambria Math"/>
            <w:szCs w:val="22"/>
            <w:lang w:val="en-CA"/>
          </w:rPr>
          <m:t>=max</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h</m:t>
                </m:r>
                <m:ctrlPr>
                  <w:rPr>
                    <w:rFonts w:ascii="Cambria Math" w:hAnsi="Cambria Math"/>
                    <w:i/>
                    <w:szCs w:val="22"/>
                    <w:lang w:val="en-CA"/>
                  </w:rPr>
                </m:ctrlP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v</m:t>
                </m:r>
                <m:ctrlPr>
                  <w:rPr>
                    <w:rFonts w:ascii="Cambria Math" w:hAnsi="Cambria Math"/>
                    <w:i/>
                    <w:szCs w:val="22"/>
                    <w:lang w:val="en-CA"/>
                  </w:rPr>
                </m:ctrlPr>
              </m:sub>
            </m:sSub>
            <m:ctrlPr>
              <w:rPr>
                <w:rFonts w:ascii="Cambria Math" w:hAnsi="Cambria Math"/>
                <w:i/>
                <w:szCs w:val="22"/>
                <w:lang w:val="en-CA"/>
              </w:rPr>
            </m:ctrlPr>
          </m:e>
        </m:d>
      </m:oMath>
      <w:r>
        <w:rPr>
          <w:rFonts w:eastAsia="MS Mincho"/>
          <w:szCs w:val="22"/>
          <w:lang w:val="en-CA"/>
        </w:rPr>
        <w:t xml:space="preserve">,  </w:t>
      </w:r>
      <m:oMath>
        <m:r>
          <w:rPr>
            <w:rFonts w:ascii="Cambria Math" w:hAnsi="Cambria Math"/>
            <w:szCs w:val="22"/>
            <w:lang w:val="en-CA"/>
          </w:rPr>
          <m:t xml:space="preserve"> </m:t>
        </m:r>
        <m:sSubSup>
          <m:sSubSupPr>
            <m:ctrlPr>
              <w:rPr>
                <w:rFonts w:ascii="Cambria Math" w:hAnsi="Cambria Math" w:eastAsia="Times New Roman"/>
                <w:i/>
                <w:szCs w:val="22"/>
                <w:lang w:val="en-CA"/>
              </w:rPr>
            </m:ctrlPr>
          </m:sSubSupPr>
          <m:e>
            <m:r>
              <w:rPr>
                <w:rFonts w:ascii="Cambria Math" w:hAnsi="Cambria Math"/>
                <w:szCs w:val="22"/>
                <w:lang w:val="en-CA"/>
              </w:rPr>
              <m:t>g</m:t>
            </m:r>
            <m:ctrlPr>
              <w:rPr>
                <w:rFonts w:ascii="Cambria Math" w:hAnsi="Cambria Math" w:eastAsia="Times New Roman"/>
                <w:i/>
                <w:szCs w:val="22"/>
                <w:lang w:val="en-CA"/>
              </w:rPr>
            </m:ctrlPr>
          </m:e>
          <m:sub>
            <m:r>
              <w:rPr>
                <w:rFonts w:ascii="Cambria Math" w:hAnsi="Cambria Math"/>
                <w:szCs w:val="22"/>
                <w:lang w:val="en-CA"/>
              </w:rPr>
              <m:t>h,v</m:t>
            </m:r>
            <m:ctrlPr>
              <w:rPr>
                <w:rFonts w:ascii="Cambria Math" w:hAnsi="Cambria Math" w:eastAsia="Times New Roman"/>
                <w:i/>
                <w:szCs w:val="22"/>
                <w:lang w:val="en-CA"/>
              </w:rPr>
            </m:ctrlPr>
          </m:sub>
          <m:sup>
            <m:r>
              <w:rPr>
                <w:rFonts w:ascii="Cambria Math" w:hAnsi="Cambria Math"/>
                <w:szCs w:val="22"/>
                <w:lang w:val="en-CA"/>
              </w:rPr>
              <m:t>min</m:t>
            </m:r>
            <m:ctrlPr>
              <w:rPr>
                <w:rFonts w:ascii="Cambria Math" w:hAnsi="Cambria Math" w:eastAsia="Times New Roman"/>
                <w:i/>
                <w:szCs w:val="22"/>
                <w:lang w:val="en-CA"/>
              </w:rPr>
            </m:ctrlPr>
          </m:sup>
        </m:sSubSup>
        <m:r>
          <w:rPr>
            <w:rFonts w:ascii="Cambria Math" w:hAnsi="Cambria Math"/>
            <w:szCs w:val="22"/>
            <w:lang w:val="en-CA"/>
          </w:rPr>
          <m:t>=min</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h</m:t>
                </m:r>
                <m:ctrlPr>
                  <w:rPr>
                    <w:rFonts w:ascii="Cambria Math" w:hAnsi="Cambria Math"/>
                    <w:i/>
                    <w:szCs w:val="22"/>
                    <w:lang w:val="en-CA"/>
                  </w:rPr>
                </m:ctrlP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v</m:t>
                </m:r>
                <m:ctrlPr>
                  <w:rPr>
                    <w:rFonts w:ascii="Cambria Math" w:hAnsi="Cambria Math"/>
                    <w:i/>
                    <w:szCs w:val="22"/>
                    <w:lang w:val="en-CA"/>
                  </w:rPr>
                </m:ctrlPr>
              </m:sub>
            </m:sSub>
            <m:ctrlPr>
              <w:rPr>
                <w:rFonts w:ascii="Cambria Math" w:hAnsi="Cambria Math"/>
                <w:i/>
                <w:szCs w:val="22"/>
                <w:lang w:val="en-CA"/>
              </w:rPr>
            </m:ctrlPr>
          </m:e>
        </m:d>
      </m:oMath>
      <w:r>
        <w:rPr>
          <w:rFonts w:hint="eastAsia" w:eastAsia="MS Mincho"/>
          <w:szCs w:val="22"/>
          <w:lang w:val="en-CA"/>
        </w:rPr>
        <w:t xml:space="preserve"> </w:t>
      </w:r>
      <w:r>
        <w:rPr>
          <w:rFonts w:eastAsia="MS Mincho"/>
          <w:szCs w:val="22"/>
          <w:lang w:val="en-CA"/>
        </w:rPr>
        <w:tab/>
      </w:r>
      <w:r>
        <w:rPr>
          <w:rFonts w:eastAsia="MS Mincho"/>
          <w:szCs w:val="22"/>
          <w:lang w:val="en-CA"/>
        </w:rPr>
        <w:tab/>
      </w:r>
      <w:r>
        <w:rPr>
          <w:rFonts w:eastAsia="MS Mincho"/>
          <w:szCs w:val="22"/>
          <w:lang w:val="en-CA"/>
        </w:rPr>
        <w:tab/>
      </w:r>
      <w:r>
        <w:rPr>
          <w:rFonts w:eastAsia="MS Mincho"/>
          <w:szCs w:val="22"/>
          <w:lang w:val="en-CA"/>
        </w:rPr>
        <w:tab/>
      </w:r>
      <w:r>
        <w:rPr>
          <w:szCs w:val="22"/>
          <w:lang w:val="en-CA"/>
        </w:rPr>
        <w:t>(</w:t>
      </w:r>
      <w:r>
        <w:rPr>
          <w:rFonts w:eastAsia="Malgun Gothic"/>
          <w:szCs w:val="22"/>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61</w:t>
      </w:r>
      <w:r>
        <w:rPr>
          <w:szCs w:val="22"/>
          <w:lang w:val="en-CA"/>
        </w:rPr>
        <w:fldChar w:fldCharType="end"/>
      </w:r>
      <w:r>
        <w:rPr>
          <w:szCs w:val="22"/>
          <w:lang w:val="en-CA"/>
        </w:rPr>
        <w:t>)</w:t>
      </w:r>
    </w:p>
    <w:p>
      <w:pPr>
        <w:spacing w:after="120"/>
        <w:jc w:val="both"/>
        <w:rPr>
          <w:szCs w:val="22"/>
          <w:lang w:val="en-CA"/>
        </w:rPr>
      </w:pPr>
      <w:r>
        <w:rPr>
          <w:szCs w:val="22"/>
          <w:lang w:val="en-CA"/>
        </w:rPr>
        <w:t>The maximum and minimum values of the gradient of two diagonal directions are set as:</w:t>
      </w:r>
    </w:p>
    <w:p>
      <w:pPr>
        <w:keepNext/>
        <w:spacing w:after="120"/>
        <w:jc w:val="right"/>
        <w:rPr>
          <w:szCs w:val="22"/>
          <w:lang w:val="en-CA"/>
        </w:rPr>
      </w:pPr>
      <m:oMath>
        <m:sSubSup>
          <m:sSubSupPr>
            <m:ctrlPr>
              <w:rPr>
                <w:rFonts w:ascii="Cambria Math" w:hAnsi="Cambria Math" w:eastAsia="Times New Roman"/>
                <w:i/>
                <w:szCs w:val="22"/>
                <w:lang w:val="en-CA"/>
              </w:rPr>
            </m:ctrlPr>
          </m:sSubSupPr>
          <m:e>
            <m:r>
              <w:rPr>
                <w:rFonts w:ascii="Cambria Math" w:hAnsi="Cambria Math"/>
                <w:szCs w:val="22"/>
                <w:lang w:val="en-CA"/>
              </w:rPr>
              <m:t>g</m:t>
            </m:r>
            <m:ctrlPr>
              <w:rPr>
                <w:rFonts w:ascii="Cambria Math" w:hAnsi="Cambria Math" w:eastAsia="Times New Roman"/>
                <w:i/>
                <w:szCs w:val="22"/>
                <w:lang w:val="en-CA"/>
              </w:rPr>
            </m:ctrlPr>
          </m:e>
          <m:sub>
            <m:r>
              <w:rPr>
                <w:rFonts w:ascii="Cambria Math" w:hAnsi="Cambria Math"/>
                <w:szCs w:val="22"/>
                <w:lang w:val="en-CA"/>
              </w:rPr>
              <m:t>d0,d1</m:t>
            </m:r>
            <m:ctrlPr>
              <w:rPr>
                <w:rFonts w:ascii="Cambria Math" w:hAnsi="Cambria Math" w:eastAsia="Times New Roman"/>
                <w:i/>
                <w:szCs w:val="22"/>
                <w:lang w:val="en-CA"/>
              </w:rPr>
            </m:ctrlPr>
          </m:sub>
          <m:sup>
            <m:r>
              <w:rPr>
                <w:rFonts w:ascii="Cambria Math" w:hAnsi="Cambria Math"/>
                <w:szCs w:val="22"/>
                <w:lang w:val="en-CA"/>
              </w:rPr>
              <m:t>max</m:t>
            </m:r>
            <m:ctrlPr>
              <w:rPr>
                <w:rFonts w:ascii="Cambria Math" w:hAnsi="Cambria Math" w:eastAsia="Times New Roman"/>
                <w:i/>
                <w:szCs w:val="22"/>
                <w:lang w:val="en-CA"/>
              </w:rPr>
            </m:ctrlPr>
          </m:sup>
        </m:sSubSup>
        <m:r>
          <w:rPr>
            <w:rFonts w:ascii="Cambria Math" w:hAnsi="Cambria Math"/>
            <w:szCs w:val="22"/>
            <w:lang w:val="en-CA"/>
          </w:rPr>
          <m:t>=max</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d0</m:t>
                </m:r>
                <m:ctrlPr>
                  <w:rPr>
                    <w:rFonts w:ascii="Cambria Math" w:hAnsi="Cambria Math"/>
                    <w:i/>
                    <w:szCs w:val="22"/>
                    <w:lang w:val="en-CA"/>
                  </w:rPr>
                </m:ctrlP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d1</m:t>
                </m:r>
                <m:ctrlPr>
                  <w:rPr>
                    <w:rFonts w:ascii="Cambria Math" w:hAnsi="Cambria Math"/>
                    <w:i/>
                    <w:szCs w:val="22"/>
                    <w:lang w:val="en-CA"/>
                  </w:rPr>
                </m:ctrlPr>
              </m:sub>
            </m:sSub>
            <m:ctrlPr>
              <w:rPr>
                <w:rFonts w:ascii="Cambria Math" w:hAnsi="Cambria Math"/>
                <w:i/>
                <w:szCs w:val="22"/>
                <w:lang w:val="en-CA"/>
              </w:rPr>
            </m:ctrlPr>
          </m:e>
        </m:d>
      </m:oMath>
      <w:r>
        <w:rPr>
          <w:rFonts w:eastAsia="MS Mincho"/>
          <w:szCs w:val="22"/>
          <w:lang w:val="en-CA"/>
        </w:rPr>
        <w:t xml:space="preserve">,  </w:t>
      </w:r>
      <m:oMath>
        <m:sSubSup>
          <m:sSubSupPr>
            <m:ctrlPr>
              <w:rPr>
                <w:rFonts w:ascii="Cambria Math" w:hAnsi="Cambria Math" w:eastAsia="Times New Roman"/>
                <w:i/>
                <w:szCs w:val="22"/>
                <w:lang w:val="en-CA"/>
              </w:rPr>
            </m:ctrlPr>
          </m:sSubSupPr>
          <m:e>
            <m:r>
              <w:rPr>
                <w:rFonts w:ascii="Cambria Math" w:hAnsi="Cambria Math"/>
                <w:szCs w:val="22"/>
                <w:lang w:val="en-CA"/>
              </w:rPr>
              <m:t>g</m:t>
            </m:r>
            <m:ctrlPr>
              <w:rPr>
                <w:rFonts w:ascii="Cambria Math" w:hAnsi="Cambria Math" w:eastAsia="Times New Roman"/>
                <w:i/>
                <w:szCs w:val="22"/>
                <w:lang w:val="en-CA"/>
              </w:rPr>
            </m:ctrlPr>
          </m:e>
          <m:sub>
            <m:r>
              <w:rPr>
                <w:rFonts w:ascii="Cambria Math" w:hAnsi="Cambria Math"/>
                <w:szCs w:val="22"/>
                <w:lang w:val="en-CA"/>
              </w:rPr>
              <m:t>d0,d1</m:t>
            </m:r>
            <m:ctrlPr>
              <w:rPr>
                <w:rFonts w:ascii="Cambria Math" w:hAnsi="Cambria Math" w:eastAsia="Times New Roman"/>
                <w:i/>
                <w:szCs w:val="22"/>
                <w:lang w:val="en-CA"/>
              </w:rPr>
            </m:ctrlPr>
          </m:sub>
          <m:sup>
            <m:r>
              <w:rPr>
                <w:rFonts w:ascii="Cambria Math" w:hAnsi="Cambria Math"/>
                <w:szCs w:val="22"/>
                <w:lang w:val="en-CA"/>
              </w:rPr>
              <m:t>min</m:t>
            </m:r>
            <m:ctrlPr>
              <w:rPr>
                <w:rFonts w:ascii="Cambria Math" w:hAnsi="Cambria Math" w:eastAsia="Times New Roman"/>
                <w:i/>
                <w:szCs w:val="22"/>
                <w:lang w:val="en-CA"/>
              </w:rPr>
            </m:ctrlPr>
          </m:sup>
        </m:sSubSup>
        <m:r>
          <w:rPr>
            <w:rFonts w:ascii="Cambria Math" w:hAnsi="Cambria Math"/>
            <w:szCs w:val="22"/>
            <w:lang w:val="en-CA"/>
          </w:rPr>
          <m:t>=min</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d0</m:t>
                </m:r>
                <m:ctrlPr>
                  <w:rPr>
                    <w:rFonts w:ascii="Cambria Math" w:hAnsi="Cambria Math"/>
                    <w:i/>
                    <w:szCs w:val="22"/>
                    <w:lang w:val="en-CA"/>
                  </w:rPr>
                </m:ctrlP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d1</m:t>
                </m:r>
                <m:ctrlPr>
                  <w:rPr>
                    <w:rFonts w:ascii="Cambria Math" w:hAnsi="Cambria Math"/>
                    <w:i/>
                    <w:szCs w:val="22"/>
                    <w:lang w:val="en-CA"/>
                  </w:rPr>
                </m:ctrlPr>
              </m:sub>
            </m:sSub>
            <m:ctrlPr>
              <w:rPr>
                <w:rFonts w:ascii="Cambria Math" w:hAnsi="Cambria Math"/>
                <w:i/>
                <w:szCs w:val="22"/>
                <w:lang w:val="en-CA"/>
              </w:rPr>
            </m:ctrlPr>
          </m:e>
        </m:d>
      </m:oMath>
      <w:r>
        <w:rPr>
          <w:rFonts w:eastAsia="MS Mincho"/>
          <w:szCs w:val="22"/>
          <w:lang w:val="en-CA"/>
        </w:rPr>
        <w:tab/>
      </w:r>
      <w:r>
        <w:rPr>
          <w:rFonts w:eastAsia="MS Mincho"/>
          <w:szCs w:val="22"/>
          <w:lang w:val="en-CA"/>
        </w:rPr>
        <w:tab/>
      </w:r>
      <w:r>
        <w:rPr>
          <w:rFonts w:eastAsia="MS Mincho"/>
          <w:szCs w:val="22"/>
          <w:lang w:val="en-CA"/>
        </w:rPr>
        <w:tab/>
      </w:r>
      <w:r>
        <w:rPr>
          <w:rFonts w:eastAsia="MS Mincho"/>
          <w:szCs w:val="22"/>
          <w:lang w:val="en-CA"/>
        </w:rPr>
        <w:tab/>
      </w:r>
      <w:r>
        <w:rPr>
          <w:szCs w:val="22"/>
          <w:lang w:val="en-CA"/>
        </w:rPr>
        <w:t>(</w:t>
      </w:r>
      <w:r>
        <w:rPr>
          <w:rFonts w:eastAsia="Malgun Gothic"/>
          <w:szCs w:val="22"/>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62</w:t>
      </w:r>
      <w:r>
        <w:rPr>
          <w:szCs w:val="22"/>
          <w:lang w:val="en-CA"/>
        </w:rPr>
        <w:fldChar w:fldCharType="end"/>
      </w:r>
      <w:r>
        <w:rPr>
          <w:szCs w:val="22"/>
          <w:lang w:val="en-CA"/>
        </w:rPr>
        <w:t>)</w:t>
      </w:r>
    </w:p>
    <w:p>
      <w:pPr>
        <w:spacing w:after="120"/>
        <w:jc w:val="both"/>
        <w:rPr>
          <w:szCs w:val="22"/>
          <w:lang w:val="en-CA"/>
        </w:rPr>
      </w:pPr>
      <w:r>
        <w:rPr>
          <w:szCs w:val="22"/>
          <w:lang w:val="en-CA"/>
        </w:rPr>
        <w:t xml:space="preserve">To derive the value of the directionality </w:t>
      </w:r>
      <m:oMath>
        <m:r>
          <w:rPr>
            <w:rFonts w:ascii="Cambria Math" w:hAnsi="Cambria Math"/>
            <w:szCs w:val="22"/>
            <w:lang w:val="en-CA"/>
          </w:rPr>
          <m:t>D</m:t>
        </m:r>
      </m:oMath>
      <w:r>
        <w:rPr>
          <w:szCs w:val="22"/>
          <w:lang w:val="en-CA"/>
        </w:rPr>
        <w:t xml:space="preserve">, these values are compared against each other and with two thresholds </w:t>
      </w:r>
      <m:oMath>
        <m:sSub>
          <m:sSubPr>
            <m:ctrlPr>
              <w:rPr>
                <w:rFonts w:ascii="Cambria Math" w:hAnsi="Cambria Math"/>
                <w:i/>
                <w:szCs w:val="22"/>
                <w:lang w:val="en-CA"/>
              </w:rPr>
            </m:ctrlPr>
          </m:sSubPr>
          <m:e>
            <m:r>
              <w:rPr>
                <w:rFonts w:ascii="Cambria Math" w:hAnsi="Cambria Math"/>
                <w:szCs w:val="22"/>
                <w:lang w:val="en-CA"/>
              </w:rPr>
              <m:t>t</m:t>
            </m:r>
            <m:ctrlPr>
              <w:rPr>
                <w:rFonts w:ascii="Cambria Math" w:hAnsi="Cambria Math"/>
                <w:i/>
                <w:szCs w:val="22"/>
                <w:lang w:val="en-CA"/>
              </w:rPr>
            </m:ctrlPr>
          </m:e>
          <m:sub>
            <m:r>
              <w:rPr>
                <w:rFonts w:ascii="Cambria Math" w:hAnsi="Cambria Math"/>
                <w:szCs w:val="22"/>
                <w:lang w:val="en-CA"/>
              </w:rPr>
              <m:t>1</m:t>
            </m:r>
            <m:ctrlPr>
              <w:rPr>
                <w:rFonts w:ascii="Cambria Math" w:hAnsi="Cambria Math"/>
                <w:i/>
                <w:szCs w:val="22"/>
                <w:lang w:val="en-CA"/>
              </w:rPr>
            </m:ctrlPr>
          </m:sub>
        </m:sSub>
      </m:oMath>
      <w:r>
        <w:rPr>
          <w:szCs w:val="22"/>
          <w:lang w:val="en-CA"/>
        </w:rPr>
        <w:t xml:space="preserve"> and </w:t>
      </w:r>
      <m:oMath>
        <m:sSub>
          <m:sSubPr>
            <m:ctrlPr>
              <w:rPr>
                <w:rFonts w:ascii="Cambria Math" w:hAnsi="Cambria Math"/>
                <w:i/>
                <w:szCs w:val="22"/>
                <w:lang w:val="en-CA"/>
              </w:rPr>
            </m:ctrlPr>
          </m:sSubPr>
          <m:e>
            <m:r>
              <w:rPr>
                <w:rFonts w:ascii="Cambria Math" w:hAnsi="Cambria Math"/>
                <w:szCs w:val="22"/>
                <w:lang w:val="en-CA"/>
              </w:rPr>
              <m:t>t</m:t>
            </m:r>
            <m:ctrlPr>
              <w:rPr>
                <w:rFonts w:ascii="Cambria Math" w:hAnsi="Cambria Math"/>
                <w:i/>
                <w:szCs w:val="22"/>
                <w:lang w:val="en-CA"/>
              </w:rPr>
            </m:ctrlPr>
          </m:e>
          <m:sub>
            <m:r>
              <w:rPr>
                <w:rFonts w:ascii="Cambria Math" w:hAnsi="Cambria Math"/>
                <w:szCs w:val="22"/>
                <w:lang w:val="en-CA"/>
              </w:rPr>
              <m:t>2</m:t>
            </m:r>
            <m:ctrlPr>
              <w:rPr>
                <w:rFonts w:ascii="Cambria Math" w:hAnsi="Cambria Math"/>
                <w:i/>
                <w:szCs w:val="22"/>
                <w:lang w:val="en-CA"/>
              </w:rPr>
            </m:ctrlPr>
          </m:sub>
        </m:sSub>
      </m:oMath>
      <w:r>
        <w:rPr>
          <w:szCs w:val="22"/>
          <w:lang w:val="en-CA"/>
        </w:rPr>
        <w:t>:</w:t>
      </w:r>
    </w:p>
    <w:p>
      <w:pPr>
        <w:pStyle w:val="59"/>
        <w:tabs>
          <w:tab w:val="left" w:pos="810"/>
        </w:tabs>
        <w:spacing w:before="136"/>
        <w:ind w:left="0"/>
        <w:jc w:val="both"/>
        <w:rPr>
          <w:rFonts w:ascii="Times New Roman" w:hAnsi="Times New Roman"/>
          <w:szCs w:val="22"/>
          <w:lang w:val="en-CA"/>
        </w:rPr>
      </w:pPr>
      <w:r>
        <w:rPr>
          <w:rFonts w:ascii="Times New Roman" w:hAnsi="Times New Roman"/>
          <w:b/>
          <w:szCs w:val="22"/>
          <w:lang w:val="en-CA"/>
        </w:rPr>
        <w:t>Step 1</w:t>
      </w:r>
      <w:r>
        <w:rPr>
          <w:rFonts w:ascii="Times New Roman" w:hAnsi="Times New Roman"/>
          <w:szCs w:val="22"/>
          <w:lang w:val="en-CA"/>
        </w:rPr>
        <w:t>.</w:t>
      </w:r>
      <w:r>
        <w:rPr>
          <w:rFonts w:ascii="Times New Roman" w:hAnsi="Times New Roman"/>
          <w:szCs w:val="22"/>
          <w:lang w:val="en-CA"/>
        </w:rPr>
        <w:tab/>
      </w:r>
      <w:r>
        <w:rPr>
          <w:rFonts w:ascii="Times New Roman" w:hAnsi="Times New Roman"/>
          <w:szCs w:val="22"/>
          <w:lang w:val="en-CA"/>
        </w:rPr>
        <w:t xml:space="preserve">If both </w:t>
      </w:r>
      <m:oMath>
        <m:sSubSup>
          <m:sSubSupPr>
            <m:ctrlPr>
              <w:rPr>
                <w:rFonts w:ascii="Cambria Math" w:hAnsi="Cambria Math"/>
                <w:i/>
                <w:szCs w:val="22"/>
                <w:lang w:val="en-CA"/>
              </w:rPr>
            </m:ctrlPr>
          </m:sSubSup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h,v</m:t>
            </m:r>
            <m:ctrlPr>
              <w:rPr>
                <w:rFonts w:ascii="Cambria Math" w:hAnsi="Cambria Math"/>
                <w:i/>
                <w:szCs w:val="22"/>
                <w:lang w:val="en-CA"/>
              </w:rPr>
            </m:ctrlPr>
          </m:sub>
          <m:sup>
            <m:r>
              <w:rPr>
                <w:rFonts w:ascii="Cambria Math" w:hAnsi="Cambria Math"/>
                <w:szCs w:val="22"/>
                <w:lang w:val="en-CA"/>
              </w:rPr>
              <m:t>max</m:t>
            </m:r>
            <m:ctrlPr>
              <w:rPr>
                <w:rFonts w:ascii="Cambria Math" w:hAnsi="Cambria Math"/>
                <w:i/>
                <w:szCs w:val="22"/>
                <w:lang w:val="en-CA"/>
              </w:rPr>
            </m:ctrlPr>
          </m:sup>
        </m:sSubSup>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t</m:t>
            </m:r>
            <m:ctrlPr>
              <w:rPr>
                <w:rFonts w:ascii="Cambria Math" w:hAnsi="Cambria Math"/>
                <w:i/>
                <w:szCs w:val="22"/>
                <w:lang w:val="en-CA"/>
              </w:rPr>
            </m:ctrlPr>
          </m:e>
          <m:sub>
            <m:r>
              <w:rPr>
                <w:rFonts w:ascii="Cambria Math" w:hAnsi="Cambria Math"/>
                <w:szCs w:val="22"/>
                <w:lang w:val="en-CA"/>
              </w:rPr>
              <m:t>1</m:t>
            </m:r>
            <m:ctrlPr>
              <w:rPr>
                <w:rFonts w:ascii="Cambria Math" w:hAnsi="Cambria Math"/>
                <w:i/>
                <w:szCs w:val="22"/>
                <w:lang w:val="en-CA"/>
              </w:rPr>
            </m:ctrlPr>
          </m:sub>
        </m:sSub>
        <m:r>
          <w:rPr>
            <w:rFonts w:ascii="Cambria Math" w:hAnsi="Cambria Math"/>
            <w:szCs w:val="22"/>
            <w:lang w:val="en-CA"/>
          </w:rPr>
          <m:t>∙</m:t>
        </m:r>
        <m:sSubSup>
          <m:sSubSupPr>
            <m:ctrlPr>
              <w:rPr>
                <w:rFonts w:ascii="Cambria Math" w:hAnsi="Cambria Math"/>
                <w:i/>
                <w:szCs w:val="22"/>
                <w:lang w:val="en-CA"/>
              </w:rPr>
            </m:ctrlPr>
          </m:sSubSup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h,v</m:t>
            </m:r>
            <m:ctrlPr>
              <w:rPr>
                <w:rFonts w:ascii="Cambria Math" w:hAnsi="Cambria Math"/>
                <w:i/>
                <w:szCs w:val="22"/>
                <w:lang w:val="en-CA"/>
              </w:rPr>
            </m:ctrlPr>
          </m:sub>
          <m:sup>
            <m:r>
              <w:rPr>
                <w:rFonts w:ascii="Cambria Math" w:hAnsi="Cambria Math"/>
                <w:szCs w:val="22"/>
                <w:lang w:val="en-CA"/>
              </w:rPr>
              <m:t>min</m:t>
            </m:r>
            <m:ctrlPr>
              <w:rPr>
                <w:rFonts w:ascii="Cambria Math" w:hAnsi="Cambria Math"/>
                <w:i/>
                <w:szCs w:val="22"/>
                <w:lang w:val="en-CA"/>
              </w:rPr>
            </m:ctrlPr>
          </m:sup>
        </m:sSubSup>
      </m:oMath>
      <w:r>
        <w:rPr>
          <w:rFonts w:ascii="Times New Roman" w:hAnsi="Times New Roman"/>
          <w:szCs w:val="22"/>
          <w:lang w:val="en-CA"/>
        </w:rPr>
        <w:t xml:space="preserve"> and </w:t>
      </w:r>
      <m:oMath>
        <m:sSubSup>
          <m:sSubSupPr>
            <m:ctrlPr>
              <w:rPr>
                <w:rFonts w:ascii="Cambria Math" w:hAnsi="Cambria Math"/>
                <w:i/>
                <w:szCs w:val="22"/>
                <w:lang w:val="en-CA"/>
              </w:rPr>
            </m:ctrlPr>
          </m:sSubSup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d0,d1</m:t>
            </m:r>
            <m:ctrlPr>
              <w:rPr>
                <w:rFonts w:ascii="Cambria Math" w:hAnsi="Cambria Math"/>
                <w:i/>
                <w:szCs w:val="22"/>
                <w:lang w:val="en-CA"/>
              </w:rPr>
            </m:ctrlPr>
          </m:sub>
          <m:sup>
            <m:r>
              <w:rPr>
                <w:rFonts w:ascii="Cambria Math" w:hAnsi="Cambria Math"/>
                <w:szCs w:val="22"/>
                <w:lang w:val="en-CA"/>
              </w:rPr>
              <m:t>max</m:t>
            </m:r>
            <m:ctrlPr>
              <w:rPr>
                <w:rFonts w:ascii="Cambria Math" w:hAnsi="Cambria Math"/>
                <w:i/>
                <w:szCs w:val="22"/>
                <w:lang w:val="en-CA"/>
              </w:rPr>
            </m:ctrlPr>
          </m:sup>
        </m:sSubSup>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t</m:t>
            </m:r>
            <m:ctrlPr>
              <w:rPr>
                <w:rFonts w:ascii="Cambria Math" w:hAnsi="Cambria Math"/>
                <w:i/>
                <w:szCs w:val="22"/>
                <w:lang w:val="en-CA"/>
              </w:rPr>
            </m:ctrlPr>
          </m:e>
          <m:sub>
            <m:r>
              <w:rPr>
                <w:rFonts w:ascii="Cambria Math" w:hAnsi="Cambria Math"/>
                <w:szCs w:val="22"/>
                <w:lang w:val="en-CA"/>
              </w:rPr>
              <m:t>1</m:t>
            </m:r>
            <m:ctrlPr>
              <w:rPr>
                <w:rFonts w:ascii="Cambria Math" w:hAnsi="Cambria Math"/>
                <w:i/>
                <w:szCs w:val="22"/>
                <w:lang w:val="en-CA"/>
              </w:rPr>
            </m:ctrlPr>
          </m:sub>
        </m:sSub>
        <m:r>
          <w:rPr>
            <w:rFonts w:ascii="Cambria Math" w:hAnsi="Cambria Math"/>
            <w:szCs w:val="22"/>
            <w:lang w:val="en-CA"/>
          </w:rPr>
          <m:t xml:space="preserve">∙ </m:t>
        </m:r>
        <m:sSubSup>
          <m:sSubSupPr>
            <m:ctrlPr>
              <w:rPr>
                <w:rFonts w:ascii="Cambria Math" w:hAnsi="Cambria Math"/>
                <w:i/>
                <w:szCs w:val="22"/>
                <w:lang w:val="en-CA"/>
              </w:rPr>
            </m:ctrlPr>
          </m:sSubSup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d0,d1</m:t>
            </m:r>
            <m:ctrlPr>
              <w:rPr>
                <w:rFonts w:ascii="Cambria Math" w:hAnsi="Cambria Math"/>
                <w:i/>
                <w:szCs w:val="22"/>
                <w:lang w:val="en-CA"/>
              </w:rPr>
            </m:ctrlPr>
          </m:sub>
          <m:sup>
            <m:r>
              <w:rPr>
                <w:rFonts w:ascii="Cambria Math" w:hAnsi="Cambria Math"/>
                <w:szCs w:val="22"/>
                <w:lang w:val="en-CA"/>
              </w:rPr>
              <m:t>min</m:t>
            </m:r>
            <m:ctrlPr>
              <w:rPr>
                <w:rFonts w:ascii="Cambria Math" w:hAnsi="Cambria Math"/>
                <w:i/>
                <w:szCs w:val="22"/>
                <w:lang w:val="en-CA"/>
              </w:rPr>
            </m:ctrlPr>
          </m:sup>
        </m:sSubSup>
      </m:oMath>
      <w:r>
        <w:rPr>
          <w:rFonts w:ascii="Times New Roman" w:hAnsi="Times New Roman"/>
          <w:szCs w:val="22"/>
          <w:lang w:val="en-CA"/>
        </w:rPr>
        <w:t xml:space="preserve"> are true, </w:t>
      </w:r>
      <m:oMath>
        <m:r>
          <w:rPr>
            <w:rFonts w:ascii="Cambria Math" w:hAnsi="Cambria Math"/>
            <w:szCs w:val="22"/>
            <w:lang w:val="en-CA"/>
          </w:rPr>
          <m:t>D</m:t>
        </m:r>
      </m:oMath>
      <w:r>
        <w:rPr>
          <w:rFonts w:ascii="Times New Roman" w:hAnsi="Times New Roman"/>
          <w:szCs w:val="22"/>
          <w:lang w:val="en-CA"/>
        </w:rPr>
        <w:t xml:space="preserve"> is set to </w:t>
      </w:r>
      <m:oMath>
        <m:r>
          <w:rPr>
            <w:rFonts w:ascii="Cambria Math" w:hAnsi="Cambria Math"/>
            <w:szCs w:val="22"/>
            <w:lang w:val="en-CA"/>
          </w:rPr>
          <m:t>0</m:t>
        </m:r>
      </m:oMath>
      <w:r>
        <w:rPr>
          <w:rFonts w:ascii="Times New Roman" w:hAnsi="Times New Roman"/>
          <w:szCs w:val="22"/>
          <w:lang w:val="en-CA"/>
        </w:rPr>
        <w:t>.</w:t>
      </w:r>
    </w:p>
    <w:p>
      <w:pPr>
        <w:pStyle w:val="59"/>
        <w:tabs>
          <w:tab w:val="left" w:pos="810"/>
        </w:tabs>
        <w:spacing w:before="136"/>
        <w:ind w:left="0"/>
        <w:jc w:val="both"/>
        <w:rPr>
          <w:rFonts w:ascii="Times New Roman" w:hAnsi="Times New Roman"/>
          <w:szCs w:val="22"/>
          <w:lang w:val="en-CA"/>
        </w:rPr>
      </w:pPr>
      <w:r>
        <w:rPr>
          <w:rFonts w:ascii="Times New Roman" w:hAnsi="Times New Roman"/>
          <w:b/>
          <w:szCs w:val="22"/>
          <w:lang w:val="en-CA"/>
        </w:rPr>
        <w:t>Step 2</w:t>
      </w:r>
      <w:r>
        <w:rPr>
          <w:rFonts w:ascii="Times New Roman" w:hAnsi="Times New Roman"/>
          <w:szCs w:val="22"/>
          <w:lang w:val="en-CA"/>
        </w:rPr>
        <w:t>.</w:t>
      </w:r>
      <w:r>
        <w:rPr>
          <w:rFonts w:ascii="Times New Roman" w:hAnsi="Times New Roman"/>
          <w:szCs w:val="22"/>
          <w:lang w:val="en-CA"/>
        </w:rPr>
        <w:tab/>
      </w:r>
      <w:r>
        <w:rPr>
          <w:rFonts w:ascii="Times New Roman" w:hAnsi="Times New Roman"/>
          <w:szCs w:val="22"/>
          <w:lang w:val="en-CA"/>
        </w:rPr>
        <w:t xml:space="preserve">If </w:t>
      </w:r>
      <m:oMath>
        <m:f>
          <m:fPr>
            <m:type m:val="lin"/>
            <m:ctrlPr>
              <w:rPr>
                <w:rFonts w:ascii="Cambria Math" w:hAnsi="Cambria Math"/>
                <w:i/>
                <w:szCs w:val="22"/>
                <w:lang w:val="en-CA"/>
              </w:rPr>
            </m:ctrlPr>
          </m:fPr>
          <m:num>
            <m:sSubSup>
              <m:sSubSupPr>
                <m:ctrlPr>
                  <w:rPr>
                    <w:rFonts w:ascii="Cambria Math" w:hAnsi="Cambria Math"/>
                    <w:i/>
                    <w:szCs w:val="22"/>
                    <w:lang w:val="en-CA"/>
                  </w:rPr>
                </m:ctrlPr>
              </m:sSubSup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h,v</m:t>
                </m:r>
                <m:ctrlPr>
                  <w:rPr>
                    <w:rFonts w:ascii="Cambria Math" w:hAnsi="Cambria Math"/>
                    <w:i/>
                    <w:szCs w:val="22"/>
                    <w:lang w:val="en-CA"/>
                  </w:rPr>
                </m:ctrlPr>
              </m:sub>
              <m:sup>
                <m:r>
                  <w:rPr>
                    <w:rFonts w:ascii="Cambria Math" w:hAnsi="Cambria Math"/>
                    <w:szCs w:val="22"/>
                    <w:lang w:val="en-CA"/>
                  </w:rPr>
                  <m:t>max</m:t>
                </m:r>
                <m:ctrlPr>
                  <w:rPr>
                    <w:rFonts w:ascii="Cambria Math" w:hAnsi="Cambria Math"/>
                    <w:i/>
                    <w:szCs w:val="22"/>
                    <w:lang w:val="en-CA"/>
                  </w:rPr>
                </m:ctrlPr>
              </m:sup>
            </m:sSubSup>
            <m:ctrlPr>
              <w:rPr>
                <w:rFonts w:ascii="Cambria Math" w:hAnsi="Cambria Math"/>
                <w:i/>
                <w:szCs w:val="22"/>
                <w:lang w:val="en-CA"/>
              </w:rPr>
            </m:ctrlPr>
          </m:num>
          <m:den>
            <m:sSubSup>
              <m:sSubSupPr>
                <m:ctrlPr>
                  <w:rPr>
                    <w:rFonts w:ascii="Cambria Math" w:hAnsi="Cambria Math"/>
                    <w:i/>
                    <w:szCs w:val="22"/>
                    <w:lang w:val="en-CA"/>
                  </w:rPr>
                </m:ctrlPr>
              </m:sSubSup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h,v</m:t>
                </m:r>
                <m:ctrlPr>
                  <w:rPr>
                    <w:rFonts w:ascii="Cambria Math" w:hAnsi="Cambria Math"/>
                    <w:i/>
                    <w:szCs w:val="22"/>
                    <w:lang w:val="en-CA"/>
                  </w:rPr>
                </m:ctrlPr>
              </m:sub>
              <m:sup>
                <m:r>
                  <w:rPr>
                    <w:rFonts w:ascii="Cambria Math" w:hAnsi="Cambria Math"/>
                    <w:szCs w:val="22"/>
                    <w:lang w:val="en-CA"/>
                  </w:rPr>
                  <m:t>min</m:t>
                </m:r>
                <m:ctrlPr>
                  <w:rPr>
                    <w:rFonts w:ascii="Cambria Math" w:hAnsi="Cambria Math"/>
                    <w:i/>
                    <w:szCs w:val="22"/>
                    <w:lang w:val="en-CA"/>
                  </w:rPr>
                </m:ctrlPr>
              </m:sup>
            </m:sSubSup>
            <m:ctrlPr>
              <w:rPr>
                <w:rFonts w:ascii="Cambria Math" w:hAnsi="Cambria Math"/>
                <w:i/>
                <w:szCs w:val="22"/>
                <w:lang w:val="en-CA"/>
              </w:rPr>
            </m:ctrlPr>
          </m:den>
        </m:f>
        <m:r>
          <w:rPr>
            <w:rFonts w:ascii="Cambria Math" w:hAnsi="Cambria Math"/>
            <w:szCs w:val="22"/>
            <w:lang w:val="en-CA"/>
          </w:rPr>
          <m:t>&gt;</m:t>
        </m:r>
        <m:f>
          <m:fPr>
            <m:type m:val="lin"/>
            <m:ctrlPr>
              <w:rPr>
                <w:rFonts w:ascii="Cambria Math" w:hAnsi="Cambria Math"/>
                <w:i/>
                <w:szCs w:val="22"/>
                <w:lang w:val="en-CA"/>
              </w:rPr>
            </m:ctrlPr>
          </m:fPr>
          <m:num>
            <m:sSubSup>
              <m:sSubSupPr>
                <m:ctrlPr>
                  <w:rPr>
                    <w:rFonts w:ascii="Cambria Math" w:hAnsi="Cambria Math"/>
                    <w:i/>
                    <w:szCs w:val="22"/>
                    <w:lang w:val="en-CA"/>
                  </w:rPr>
                </m:ctrlPr>
              </m:sSubSup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d0,d1</m:t>
                </m:r>
                <m:ctrlPr>
                  <w:rPr>
                    <w:rFonts w:ascii="Cambria Math" w:hAnsi="Cambria Math"/>
                    <w:i/>
                    <w:szCs w:val="22"/>
                    <w:lang w:val="en-CA"/>
                  </w:rPr>
                </m:ctrlPr>
              </m:sub>
              <m:sup>
                <m:r>
                  <w:rPr>
                    <w:rFonts w:ascii="Cambria Math" w:hAnsi="Cambria Math"/>
                    <w:szCs w:val="22"/>
                    <w:lang w:val="en-CA"/>
                  </w:rPr>
                  <m:t>max</m:t>
                </m:r>
                <m:ctrlPr>
                  <w:rPr>
                    <w:rFonts w:ascii="Cambria Math" w:hAnsi="Cambria Math"/>
                    <w:i/>
                    <w:szCs w:val="22"/>
                    <w:lang w:val="en-CA"/>
                  </w:rPr>
                </m:ctrlPr>
              </m:sup>
            </m:sSubSup>
            <m:ctrlPr>
              <w:rPr>
                <w:rFonts w:ascii="Cambria Math" w:hAnsi="Cambria Math"/>
                <w:i/>
                <w:szCs w:val="22"/>
                <w:lang w:val="en-CA"/>
              </w:rPr>
            </m:ctrlPr>
          </m:num>
          <m:den>
            <m:sSubSup>
              <m:sSubSupPr>
                <m:ctrlPr>
                  <w:rPr>
                    <w:rFonts w:ascii="Cambria Math" w:hAnsi="Cambria Math"/>
                    <w:i/>
                    <w:szCs w:val="22"/>
                    <w:lang w:val="en-CA"/>
                  </w:rPr>
                </m:ctrlPr>
              </m:sSubSup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d0,d1</m:t>
                </m:r>
                <m:ctrlPr>
                  <w:rPr>
                    <w:rFonts w:ascii="Cambria Math" w:hAnsi="Cambria Math"/>
                    <w:i/>
                    <w:szCs w:val="22"/>
                    <w:lang w:val="en-CA"/>
                  </w:rPr>
                </m:ctrlPr>
              </m:sub>
              <m:sup>
                <m:r>
                  <w:rPr>
                    <w:rFonts w:ascii="Cambria Math" w:hAnsi="Cambria Math"/>
                    <w:szCs w:val="22"/>
                    <w:lang w:val="en-CA"/>
                  </w:rPr>
                  <m:t>min</m:t>
                </m:r>
                <m:ctrlPr>
                  <w:rPr>
                    <w:rFonts w:ascii="Cambria Math" w:hAnsi="Cambria Math"/>
                    <w:i/>
                    <w:szCs w:val="22"/>
                    <w:lang w:val="en-CA"/>
                  </w:rPr>
                </m:ctrlPr>
              </m:sup>
            </m:sSubSup>
            <m:ctrlPr>
              <w:rPr>
                <w:rFonts w:ascii="Cambria Math" w:hAnsi="Cambria Math"/>
                <w:i/>
                <w:szCs w:val="22"/>
                <w:lang w:val="en-CA"/>
              </w:rPr>
            </m:ctrlPr>
          </m:den>
        </m:f>
      </m:oMath>
      <w:r>
        <w:rPr>
          <w:rFonts w:ascii="Times New Roman" w:hAnsi="Times New Roman"/>
          <w:szCs w:val="22"/>
          <w:lang w:val="en-CA"/>
        </w:rPr>
        <w:t>, continue from Step 3; otherwise continue from Step 4.</w:t>
      </w:r>
    </w:p>
    <w:p>
      <w:pPr>
        <w:pStyle w:val="59"/>
        <w:tabs>
          <w:tab w:val="left" w:pos="810"/>
        </w:tabs>
        <w:spacing w:before="136"/>
        <w:ind w:left="0"/>
        <w:jc w:val="both"/>
        <w:rPr>
          <w:rFonts w:ascii="Times New Roman" w:hAnsi="Times New Roman"/>
          <w:szCs w:val="22"/>
          <w:lang w:val="en-CA"/>
        </w:rPr>
      </w:pPr>
      <w:r>
        <w:rPr>
          <w:rFonts w:ascii="Times New Roman" w:hAnsi="Times New Roman"/>
          <w:b/>
          <w:szCs w:val="22"/>
          <w:lang w:val="en-CA"/>
        </w:rPr>
        <w:t>Step 3</w:t>
      </w:r>
      <w:r>
        <w:rPr>
          <w:rFonts w:ascii="Times New Roman" w:hAnsi="Times New Roman"/>
          <w:szCs w:val="22"/>
          <w:lang w:val="en-CA"/>
        </w:rPr>
        <w:t>.</w:t>
      </w:r>
      <w:r>
        <w:rPr>
          <w:rFonts w:ascii="Times New Roman" w:hAnsi="Times New Roman"/>
          <w:szCs w:val="22"/>
          <w:lang w:val="en-CA"/>
        </w:rPr>
        <w:tab/>
      </w:r>
      <w:r>
        <w:rPr>
          <w:rFonts w:ascii="Times New Roman" w:hAnsi="Times New Roman"/>
          <w:szCs w:val="22"/>
          <w:lang w:val="en-CA"/>
        </w:rPr>
        <w:t xml:space="preserve">If </w:t>
      </w:r>
      <m:oMath>
        <m:sSubSup>
          <m:sSubSupPr>
            <m:ctrlPr>
              <w:rPr>
                <w:rFonts w:ascii="Cambria Math" w:hAnsi="Cambria Math"/>
                <w:i/>
                <w:szCs w:val="22"/>
                <w:lang w:val="en-CA"/>
              </w:rPr>
            </m:ctrlPr>
          </m:sSubSup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h,v</m:t>
            </m:r>
            <m:ctrlPr>
              <w:rPr>
                <w:rFonts w:ascii="Cambria Math" w:hAnsi="Cambria Math"/>
                <w:i/>
                <w:szCs w:val="22"/>
                <w:lang w:val="en-CA"/>
              </w:rPr>
            </m:ctrlPr>
          </m:sub>
          <m:sup>
            <m:r>
              <w:rPr>
                <w:rFonts w:ascii="Cambria Math" w:hAnsi="Cambria Math"/>
                <w:szCs w:val="22"/>
                <w:lang w:val="en-CA"/>
              </w:rPr>
              <m:t>max</m:t>
            </m:r>
            <m:ctrlPr>
              <w:rPr>
                <w:rFonts w:ascii="Cambria Math" w:hAnsi="Cambria Math"/>
                <w:i/>
                <w:szCs w:val="22"/>
                <w:lang w:val="en-CA"/>
              </w:rPr>
            </m:ctrlPr>
          </m:sup>
        </m:sSubSup>
        <m:r>
          <w:rPr>
            <w:rFonts w:ascii="Cambria Math" w:hAnsi="Cambria Math"/>
            <w:szCs w:val="22"/>
            <w:lang w:val="en-CA"/>
          </w:rPr>
          <m:t>&gt;</m:t>
        </m:r>
        <m:sSub>
          <m:sSubPr>
            <m:ctrlPr>
              <w:rPr>
                <w:rFonts w:ascii="Cambria Math" w:hAnsi="Cambria Math"/>
                <w:i/>
                <w:szCs w:val="22"/>
                <w:lang w:val="en-CA"/>
              </w:rPr>
            </m:ctrlPr>
          </m:sSubPr>
          <m:e>
            <m:r>
              <w:rPr>
                <w:rFonts w:ascii="Cambria Math" w:hAnsi="Cambria Math"/>
                <w:szCs w:val="22"/>
                <w:lang w:val="en-CA"/>
              </w:rPr>
              <m:t>t</m:t>
            </m:r>
            <m:ctrlPr>
              <w:rPr>
                <w:rFonts w:ascii="Cambria Math" w:hAnsi="Cambria Math"/>
                <w:i/>
                <w:szCs w:val="22"/>
                <w:lang w:val="en-CA"/>
              </w:rPr>
            </m:ctrlPr>
          </m:e>
          <m:sub>
            <m:r>
              <w:rPr>
                <w:rFonts w:ascii="Cambria Math" w:hAnsi="Cambria Math"/>
                <w:szCs w:val="22"/>
                <w:lang w:val="en-CA"/>
              </w:rPr>
              <m:t>2</m:t>
            </m:r>
            <m:ctrlPr>
              <w:rPr>
                <w:rFonts w:ascii="Cambria Math" w:hAnsi="Cambria Math"/>
                <w:i/>
                <w:szCs w:val="22"/>
                <w:lang w:val="en-CA"/>
              </w:rPr>
            </m:ctrlPr>
          </m:sub>
        </m:sSub>
        <m:r>
          <w:rPr>
            <w:rFonts w:ascii="Cambria Math" w:hAnsi="Cambria Math"/>
            <w:szCs w:val="22"/>
            <w:lang w:val="en-CA"/>
          </w:rPr>
          <m:t>∙</m:t>
        </m:r>
        <m:sSubSup>
          <m:sSubSupPr>
            <m:ctrlPr>
              <w:rPr>
                <w:rFonts w:ascii="Cambria Math" w:hAnsi="Cambria Math"/>
                <w:i/>
                <w:szCs w:val="22"/>
                <w:lang w:val="en-CA"/>
              </w:rPr>
            </m:ctrlPr>
          </m:sSubSup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h,v</m:t>
            </m:r>
            <m:ctrlPr>
              <w:rPr>
                <w:rFonts w:ascii="Cambria Math" w:hAnsi="Cambria Math"/>
                <w:i/>
                <w:szCs w:val="22"/>
                <w:lang w:val="en-CA"/>
              </w:rPr>
            </m:ctrlPr>
          </m:sub>
          <m:sup>
            <m:r>
              <w:rPr>
                <w:rFonts w:ascii="Cambria Math" w:hAnsi="Cambria Math"/>
                <w:szCs w:val="22"/>
                <w:lang w:val="en-CA"/>
              </w:rPr>
              <m:t>min</m:t>
            </m:r>
            <m:ctrlPr>
              <w:rPr>
                <w:rFonts w:ascii="Cambria Math" w:hAnsi="Cambria Math"/>
                <w:i/>
                <w:szCs w:val="22"/>
                <w:lang w:val="en-CA"/>
              </w:rPr>
            </m:ctrlPr>
          </m:sup>
        </m:sSubSup>
      </m:oMath>
      <w:r>
        <w:rPr>
          <w:rFonts w:ascii="Times New Roman" w:hAnsi="Times New Roman"/>
          <w:szCs w:val="22"/>
          <w:lang w:val="en-CA"/>
        </w:rPr>
        <w:t xml:space="preserve">, </w:t>
      </w:r>
      <m:oMath>
        <m:r>
          <w:rPr>
            <w:rFonts w:ascii="Cambria Math" w:hAnsi="Cambria Math"/>
            <w:szCs w:val="22"/>
            <w:lang w:val="en-CA"/>
          </w:rPr>
          <m:t>D</m:t>
        </m:r>
      </m:oMath>
      <w:r>
        <w:rPr>
          <w:rFonts w:ascii="Times New Roman" w:hAnsi="Times New Roman"/>
          <w:szCs w:val="22"/>
          <w:lang w:val="en-CA"/>
        </w:rPr>
        <w:t xml:space="preserve"> is set to </w:t>
      </w:r>
      <m:oMath>
        <m:r>
          <w:rPr>
            <w:rFonts w:ascii="Cambria Math" w:hAnsi="Cambria Math"/>
            <w:szCs w:val="22"/>
            <w:lang w:val="en-CA"/>
          </w:rPr>
          <m:t>2</m:t>
        </m:r>
      </m:oMath>
      <w:r>
        <w:rPr>
          <w:rFonts w:ascii="Times New Roman" w:hAnsi="Times New Roman"/>
          <w:szCs w:val="22"/>
          <w:lang w:val="en-CA"/>
        </w:rPr>
        <w:t xml:space="preserve">; otherwise </w:t>
      </w:r>
      <m:oMath>
        <m:r>
          <w:rPr>
            <w:rFonts w:ascii="Cambria Math" w:hAnsi="Cambria Math"/>
            <w:szCs w:val="22"/>
            <w:lang w:val="en-CA"/>
          </w:rPr>
          <m:t>D</m:t>
        </m:r>
      </m:oMath>
      <w:r>
        <w:rPr>
          <w:rFonts w:ascii="Times New Roman" w:hAnsi="Times New Roman"/>
          <w:szCs w:val="22"/>
          <w:lang w:val="en-CA"/>
        </w:rPr>
        <w:t xml:space="preserve"> is set to </w:t>
      </w:r>
      <m:oMath>
        <m:r>
          <w:rPr>
            <w:rFonts w:ascii="Cambria Math" w:hAnsi="Cambria Math"/>
            <w:szCs w:val="22"/>
            <w:lang w:val="en-CA"/>
          </w:rPr>
          <m:t>1</m:t>
        </m:r>
      </m:oMath>
      <w:r>
        <w:rPr>
          <w:rFonts w:ascii="Times New Roman" w:hAnsi="Times New Roman"/>
          <w:szCs w:val="22"/>
          <w:lang w:val="en-CA"/>
        </w:rPr>
        <w:t>.</w:t>
      </w:r>
    </w:p>
    <w:p>
      <w:pPr>
        <w:pStyle w:val="59"/>
        <w:tabs>
          <w:tab w:val="left" w:pos="810"/>
        </w:tabs>
        <w:spacing w:before="136"/>
        <w:ind w:left="0"/>
        <w:jc w:val="both"/>
        <w:rPr>
          <w:rFonts w:ascii="Times New Roman" w:hAnsi="Times New Roman"/>
          <w:szCs w:val="22"/>
          <w:lang w:val="en-CA"/>
        </w:rPr>
      </w:pPr>
      <w:r>
        <w:rPr>
          <w:rFonts w:ascii="Times New Roman" w:hAnsi="Times New Roman"/>
          <w:b/>
          <w:szCs w:val="22"/>
          <w:lang w:val="en-CA"/>
        </w:rPr>
        <w:t>Step 4</w:t>
      </w:r>
      <w:r>
        <w:rPr>
          <w:rFonts w:ascii="Times New Roman" w:hAnsi="Times New Roman"/>
          <w:szCs w:val="22"/>
          <w:lang w:val="en-CA"/>
        </w:rPr>
        <w:t>.</w:t>
      </w:r>
      <w:r>
        <w:rPr>
          <w:rFonts w:ascii="Times New Roman" w:hAnsi="Times New Roman"/>
          <w:szCs w:val="22"/>
          <w:lang w:val="en-CA"/>
        </w:rPr>
        <w:tab/>
      </w:r>
      <w:r>
        <w:rPr>
          <w:rFonts w:ascii="Times New Roman" w:hAnsi="Times New Roman"/>
          <w:szCs w:val="22"/>
          <w:lang w:val="en-CA"/>
        </w:rPr>
        <w:t xml:space="preserve">If </w:t>
      </w:r>
      <m:oMath>
        <m:sSubSup>
          <m:sSubSupPr>
            <m:ctrlPr>
              <w:rPr>
                <w:rFonts w:ascii="Cambria Math" w:hAnsi="Cambria Math"/>
                <w:i/>
                <w:szCs w:val="22"/>
                <w:lang w:val="en-CA"/>
              </w:rPr>
            </m:ctrlPr>
          </m:sSubSup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d0,d1</m:t>
            </m:r>
            <m:ctrlPr>
              <w:rPr>
                <w:rFonts w:ascii="Cambria Math" w:hAnsi="Cambria Math"/>
                <w:i/>
                <w:szCs w:val="22"/>
                <w:lang w:val="en-CA"/>
              </w:rPr>
            </m:ctrlPr>
          </m:sub>
          <m:sup>
            <m:r>
              <w:rPr>
                <w:rFonts w:ascii="Cambria Math" w:hAnsi="Cambria Math"/>
                <w:szCs w:val="22"/>
                <w:lang w:val="en-CA"/>
              </w:rPr>
              <m:t>max</m:t>
            </m:r>
            <m:ctrlPr>
              <w:rPr>
                <w:rFonts w:ascii="Cambria Math" w:hAnsi="Cambria Math"/>
                <w:i/>
                <w:szCs w:val="22"/>
                <w:lang w:val="en-CA"/>
              </w:rPr>
            </m:ctrlPr>
          </m:sup>
        </m:sSubSup>
        <m:r>
          <w:rPr>
            <w:rFonts w:ascii="Cambria Math" w:hAnsi="Cambria Math"/>
            <w:szCs w:val="22"/>
            <w:lang w:val="en-CA"/>
          </w:rPr>
          <m:t>&gt;</m:t>
        </m:r>
        <m:sSub>
          <m:sSubPr>
            <m:ctrlPr>
              <w:rPr>
                <w:rFonts w:ascii="Cambria Math" w:hAnsi="Cambria Math"/>
                <w:i/>
                <w:szCs w:val="22"/>
                <w:lang w:val="en-CA"/>
              </w:rPr>
            </m:ctrlPr>
          </m:sSubPr>
          <m:e>
            <m:r>
              <w:rPr>
                <w:rFonts w:ascii="Cambria Math" w:hAnsi="Cambria Math"/>
                <w:szCs w:val="22"/>
                <w:lang w:val="en-CA"/>
              </w:rPr>
              <m:t>t</m:t>
            </m:r>
            <m:ctrlPr>
              <w:rPr>
                <w:rFonts w:ascii="Cambria Math" w:hAnsi="Cambria Math"/>
                <w:i/>
                <w:szCs w:val="22"/>
                <w:lang w:val="en-CA"/>
              </w:rPr>
            </m:ctrlPr>
          </m:e>
          <m:sub>
            <m:r>
              <w:rPr>
                <w:rFonts w:ascii="Cambria Math" w:hAnsi="Cambria Math"/>
                <w:szCs w:val="22"/>
                <w:lang w:val="en-CA"/>
              </w:rPr>
              <m:t>2</m:t>
            </m:r>
            <m:ctrlPr>
              <w:rPr>
                <w:rFonts w:ascii="Cambria Math" w:hAnsi="Cambria Math"/>
                <w:i/>
                <w:szCs w:val="22"/>
                <w:lang w:val="en-CA"/>
              </w:rPr>
            </m:ctrlPr>
          </m:sub>
        </m:sSub>
        <m:r>
          <w:rPr>
            <w:rFonts w:ascii="Cambria Math" w:hAnsi="Cambria Math"/>
            <w:szCs w:val="22"/>
            <w:lang w:val="en-CA"/>
          </w:rPr>
          <m:t>∙</m:t>
        </m:r>
        <m:sSubSup>
          <m:sSubSupPr>
            <m:ctrlPr>
              <w:rPr>
                <w:rFonts w:ascii="Cambria Math" w:hAnsi="Cambria Math"/>
                <w:i/>
                <w:szCs w:val="22"/>
                <w:lang w:val="en-CA"/>
              </w:rPr>
            </m:ctrlPr>
          </m:sSubSupPr>
          <m:e>
            <m:r>
              <w:rPr>
                <w:rFonts w:ascii="Cambria Math" w:hAnsi="Cambria Math"/>
                <w:szCs w:val="22"/>
                <w:lang w:val="en-CA"/>
              </w:rPr>
              <m:t>g</m:t>
            </m:r>
            <m:ctrlPr>
              <w:rPr>
                <w:rFonts w:ascii="Cambria Math" w:hAnsi="Cambria Math"/>
                <w:i/>
                <w:szCs w:val="22"/>
                <w:lang w:val="en-CA"/>
              </w:rPr>
            </m:ctrlPr>
          </m:e>
          <m:sub>
            <m:r>
              <w:rPr>
                <w:rFonts w:ascii="Cambria Math" w:hAnsi="Cambria Math"/>
                <w:szCs w:val="22"/>
                <w:lang w:val="en-CA"/>
              </w:rPr>
              <m:t>d0,d1</m:t>
            </m:r>
            <m:ctrlPr>
              <w:rPr>
                <w:rFonts w:ascii="Cambria Math" w:hAnsi="Cambria Math"/>
                <w:i/>
                <w:szCs w:val="22"/>
                <w:lang w:val="en-CA"/>
              </w:rPr>
            </m:ctrlPr>
          </m:sub>
          <m:sup>
            <m:r>
              <w:rPr>
                <w:rFonts w:ascii="Cambria Math" w:hAnsi="Cambria Math"/>
                <w:szCs w:val="22"/>
                <w:lang w:val="en-CA"/>
              </w:rPr>
              <m:t>min</m:t>
            </m:r>
            <m:ctrlPr>
              <w:rPr>
                <w:rFonts w:ascii="Cambria Math" w:hAnsi="Cambria Math"/>
                <w:i/>
                <w:szCs w:val="22"/>
                <w:lang w:val="en-CA"/>
              </w:rPr>
            </m:ctrlPr>
          </m:sup>
        </m:sSubSup>
      </m:oMath>
      <w:r>
        <w:rPr>
          <w:rFonts w:ascii="Times New Roman" w:hAnsi="Times New Roman"/>
          <w:szCs w:val="22"/>
          <w:lang w:val="en-CA"/>
        </w:rPr>
        <w:t xml:space="preserve">, </w:t>
      </w:r>
      <m:oMath>
        <m:r>
          <w:rPr>
            <w:rFonts w:ascii="Cambria Math" w:hAnsi="Cambria Math"/>
            <w:szCs w:val="22"/>
            <w:lang w:val="en-CA"/>
          </w:rPr>
          <m:t>D</m:t>
        </m:r>
      </m:oMath>
      <w:r>
        <w:rPr>
          <w:rFonts w:ascii="Times New Roman" w:hAnsi="Times New Roman"/>
          <w:szCs w:val="22"/>
          <w:lang w:val="en-CA"/>
        </w:rPr>
        <w:t xml:space="preserve"> is set to </w:t>
      </w:r>
      <m:oMath>
        <m:r>
          <w:rPr>
            <w:rFonts w:ascii="Cambria Math" w:hAnsi="Cambria Math"/>
            <w:szCs w:val="22"/>
            <w:lang w:val="en-CA"/>
          </w:rPr>
          <m:t>4</m:t>
        </m:r>
      </m:oMath>
      <w:r>
        <w:rPr>
          <w:rFonts w:ascii="Times New Roman" w:hAnsi="Times New Roman"/>
          <w:szCs w:val="22"/>
          <w:lang w:val="en-CA"/>
        </w:rPr>
        <w:t xml:space="preserve">; otherwise </w:t>
      </w:r>
      <m:oMath>
        <m:r>
          <w:rPr>
            <w:rFonts w:ascii="Cambria Math" w:hAnsi="Cambria Math"/>
            <w:szCs w:val="22"/>
            <w:lang w:val="en-CA"/>
          </w:rPr>
          <m:t>D</m:t>
        </m:r>
      </m:oMath>
      <w:r>
        <w:rPr>
          <w:rFonts w:ascii="Times New Roman" w:hAnsi="Times New Roman"/>
          <w:szCs w:val="22"/>
          <w:lang w:val="en-CA"/>
        </w:rPr>
        <w:t xml:space="preserve"> is set to </w:t>
      </w:r>
      <m:oMath>
        <m:r>
          <w:rPr>
            <w:rFonts w:ascii="Cambria Math" w:hAnsi="Cambria Math"/>
            <w:szCs w:val="22"/>
            <w:lang w:val="en-CA"/>
          </w:rPr>
          <m:t>3</m:t>
        </m:r>
      </m:oMath>
      <w:r>
        <w:rPr>
          <w:rFonts w:ascii="Times New Roman" w:hAnsi="Times New Roman"/>
          <w:szCs w:val="22"/>
          <w:lang w:val="en-CA"/>
        </w:rPr>
        <w:t>.</w:t>
      </w:r>
    </w:p>
    <w:p>
      <w:pPr>
        <w:pStyle w:val="59"/>
        <w:tabs>
          <w:tab w:val="left" w:pos="810"/>
        </w:tabs>
        <w:spacing w:before="136"/>
        <w:ind w:left="0"/>
        <w:jc w:val="both"/>
        <w:rPr>
          <w:rFonts w:ascii="Times New Roman" w:hAnsi="Times New Roman"/>
          <w:szCs w:val="22"/>
          <w:lang w:val="en-CA"/>
        </w:rPr>
      </w:pPr>
      <w:r>
        <w:rPr>
          <w:rFonts w:ascii="Times New Roman" w:hAnsi="Times New Roman"/>
          <w:szCs w:val="22"/>
          <w:lang w:val="en-CA"/>
        </w:rPr>
        <w:t xml:space="preserve">The activity value </w:t>
      </w:r>
      <m:oMath>
        <m:r>
          <w:rPr>
            <w:rFonts w:ascii="Cambria Math" w:hAnsi="Cambria Math"/>
            <w:szCs w:val="22"/>
            <w:lang w:val="en-CA"/>
          </w:rPr>
          <m:t>A</m:t>
        </m:r>
      </m:oMath>
      <w:r>
        <w:rPr>
          <w:rFonts w:ascii="Times New Roman" w:hAnsi="Times New Roman"/>
          <w:szCs w:val="22"/>
          <w:lang w:val="en-CA"/>
        </w:rPr>
        <w:t xml:space="preserve"> is calculated as:</w:t>
      </w:r>
    </w:p>
    <w:p>
      <w:pPr>
        <w:keepNext/>
        <w:spacing w:after="120"/>
        <w:jc w:val="right"/>
        <w:rPr>
          <w:szCs w:val="22"/>
          <w:lang w:val="en-CA"/>
        </w:rPr>
      </w:pPr>
      <m:oMath>
        <m:r>
          <w:rPr>
            <w:rFonts w:ascii="Cambria Math" w:hAnsi="Cambria Math" w:eastAsia="Calibri"/>
            <w:szCs w:val="22"/>
            <w:lang w:val="en-CA"/>
          </w:rPr>
          <m:t>A=</m:t>
        </m:r>
        <m:nary>
          <m:naryPr>
            <m:chr m:val="∑"/>
            <m:limLoc m:val="undOvr"/>
            <m:ctrlPr>
              <w:rPr>
                <w:rFonts w:ascii="Cambria Math" w:hAnsi="Cambria Math" w:eastAsia="Calibri"/>
                <w:i/>
                <w:szCs w:val="22"/>
                <w:lang w:val="en-CA"/>
              </w:rPr>
            </m:ctrlPr>
          </m:naryPr>
          <m:sub>
            <m:r>
              <w:rPr>
                <w:rFonts w:ascii="Cambria Math" w:hAnsi="Cambria Math" w:eastAsia="Calibri"/>
                <w:szCs w:val="22"/>
                <w:lang w:val="en-CA"/>
              </w:rPr>
              <m:t>k=i-2</m:t>
            </m:r>
            <m:ctrlPr>
              <w:rPr>
                <w:rFonts w:ascii="Cambria Math" w:hAnsi="Cambria Math" w:eastAsia="Calibri"/>
                <w:i/>
                <w:szCs w:val="22"/>
                <w:lang w:val="en-CA"/>
              </w:rPr>
            </m:ctrlPr>
          </m:sub>
          <m:sup>
            <m:r>
              <w:rPr>
                <w:rFonts w:ascii="Cambria Math" w:hAnsi="Cambria Math" w:eastAsia="Calibri"/>
                <w:szCs w:val="22"/>
                <w:lang w:val="en-CA"/>
              </w:rPr>
              <m:t>i+3</m:t>
            </m:r>
            <m:ctrlPr>
              <w:rPr>
                <w:rFonts w:ascii="Cambria Math" w:hAnsi="Cambria Math" w:eastAsia="Calibri"/>
                <w:i/>
                <w:szCs w:val="22"/>
                <w:lang w:val="en-CA"/>
              </w:rPr>
            </m:ctrlPr>
          </m:sup>
          <m:e>
            <m:nary>
              <m:naryPr>
                <m:chr m:val="∑"/>
                <m:limLoc m:val="undOvr"/>
                <m:ctrlPr>
                  <w:rPr>
                    <w:rFonts w:ascii="Cambria Math" w:hAnsi="Cambria Math" w:eastAsia="Calibri"/>
                    <w:i/>
                    <w:szCs w:val="22"/>
                    <w:lang w:val="en-CA"/>
                  </w:rPr>
                </m:ctrlPr>
              </m:naryPr>
              <m:sub>
                <m:r>
                  <w:rPr>
                    <w:rFonts w:ascii="Cambria Math" w:hAnsi="Cambria Math" w:eastAsia="Calibri"/>
                    <w:szCs w:val="22"/>
                    <w:lang w:val="en-CA"/>
                  </w:rPr>
                  <m:t>l=j-2</m:t>
                </m:r>
                <m:ctrlPr>
                  <w:rPr>
                    <w:rFonts w:ascii="Cambria Math" w:hAnsi="Cambria Math" w:eastAsia="Calibri"/>
                    <w:i/>
                    <w:szCs w:val="22"/>
                    <w:lang w:val="en-CA"/>
                  </w:rPr>
                </m:ctrlPr>
              </m:sub>
              <m:sup>
                <m:r>
                  <w:rPr>
                    <w:rFonts w:ascii="Cambria Math" w:hAnsi="Cambria Math" w:eastAsia="Calibri"/>
                    <w:szCs w:val="22"/>
                    <w:lang w:val="en-CA"/>
                  </w:rPr>
                  <m:t>j+3</m:t>
                </m:r>
                <m:ctrlPr>
                  <w:rPr>
                    <w:rFonts w:ascii="Cambria Math" w:hAnsi="Cambria Math" w:eastAsia="Calibri"/>
                    <w:i/>
                    <w:szCs w:val="22"/>
                    <w:lang w:val="en-CA"/>
                  </w:rPr>
                </m:ctrlPr>
              </m:sup>
              <m:e>
                <m:d>
                  <m:dPr>
                    <m:ctrlPr>
                      <w:rPr>
                        <w:rFonts w:ascii="Cambria Math" w:hAnsi="Cambria Math" w:eastAsia="Calibri"/>
                        <w:i/>
                        <w:szCs w:val="22"/>
                        <w:lang w:val="en-CA"/>
                      </w:rPr>
                    </m:ctrlPr>
                  </m:dPr>
                  <m:e>
                    <m:sSub>
                      <m:sSubPr>
                        <m:ctrlPr>
                          <w:rPr>
                            <w:rFonts w:ascii="Cambria Math" w:hAnsi="Cambria Math" w:eastAsia="Calibri"/>
                            <w:i/>
                            <w:szCs w:val="22"/>
                            <w:lang w:val="en-CA"/>
                          </w:rPr>
                        </m:ctrlPr>
                      </m:sSubPr>
                      <m:e>
                        <m:r>
                          <w:rPr>
                            <w:rFonts w:ascii="Cambria Math" w:hAnsi="Cambria Math" w:eastAsia="Calibri"/>
                            <w:szCs w:val="22"/>
                            <w:lang w:val="en-CA"/>
                          </w:rPr>
                          <m:t>V</m:t>
                        </m:r>
                        <m:ctrlPr>
                          <w:rPr>
                            <w:rFonts w:ascii="Cambria Math" w:hAnsi="Cambria Math" w:eastAsia="Calibri"/>
                            <w:i/>
                            <w:szCs w:val="22"/>
                            <w:lang w:val="en-CA"/>
                          </w:rPr>
                        </m:ctrlPr>
                      </m:e>
                      <m:sub>
                        <m:r>
                          <w:rPr>
                            <w:rFonts w:ascii="Cambria Math" w:hAnsi="Cambria Math" w:eastAsia="Calibri"/>
                            <w:szCs w:val="22"/>
                            <w:lang w:val="en-CA"/>
                          </w:rPr>
                          <m:t>k,l</m:t>
                        </m:r>
                        <m:ctrlPr>
                          <w:rPr>
                            <w:rFonts w:ascii="Cambria Math" w:hAnsi="Cambria Math" w:eastAsia="Calibri"/>
                            <w:i/>
                            <w:szCs w:val="22"/>
                            <w:lang w:val="en-CA"/>
                          </w:rPr>
                        </m:ctrlPr>
                      </m:sub>
                    </m:sSub>
                    <m:r>
                      <w:rPr>
                        <w:rFonts w:ascii="Cambria Math" w:hAnsi="Cambria Math" w:eastAsia="Calibri"/>
                        <w:szCs w:val="22"/>
                        <w:lang w:val="en-CA"/>
                      </w:rPr>
                      <m:t>+</m:t>
                    </m:r>
                    <m:sSub>
                      <m:sSubPr>
                        <m:ctrlPr>
                          <w:rPr>
                            <w:rFonts w:ascii="Cambria Math" w:hAnsi="Cambria Math" w:eastAsia="Calibri"/>
                            <w:i/>
                            <w:szCs w:val="22"/>
                            <w:lang w:val="en-CA"/>
                          </w:rPr>
                        </m:ctrlPr>
                      </m:sSubPr>
                      <m:e>
                        <m:r>
                          <w:rPr>
                            <w:rFonts w:ascii="Cambria Math" w:hAnsi="Cambria Math" w:eastAsia="Calibri"/>
                            <w:szCs w:val="22"/>
                            <w:lang w:val="en-CA"/>
                          </w:rPr>
                          <m:t>H</m:t>
                        </m:r>
                        <m:ctrlPr>
                          <w:rPr>
                            <w:rFonts w:ascii="Cambria Math" w:hAnsi="Cambria Math" w:eastAsia="Calibri"/>
                            <w:i/>
                            <w:szCs w:val="22"/>
                            <w:lang w:val="en-CA"/>
                          </w:rPr>
                        </m:ctrlPr>
                      </m:e>
                      <m:sub>
                        <m:r>
                          <w:rPr>
                            <w:rFonts w:ascii="Cambria Math" w:hAnsi="Cambria Math" w:eastAsia="Calibri"/>
                            <w:szCs w:val="22"/>
                            <w:lang w:val="en-CA"/>
                          </w:rPr>
                          <m:t>k,l</m:t>
                        </m:r>
                        <m:ctrlPr>
                          <w:rPr>
                            <w:rFonts w:ascii="Cambria Math" w:hAnsi="Cambria Math" w:eastAsia="Calibri"/>
                            <w:i/>
                            <w:szCs w:val="22"/>
                            <w:lang w:val="en-CA"/>
                          </w:rPr>
                        </m:ctrlPr>
                      </m:sub>
                    </m:sSub>
                    <m:ctrlPr>
                      <w:rPr>
                        <w:rFonts w:ascii="Cambria Math" w:hAnsi="Cambria Math" w:eastAsia="Calibri"/>
                        <w:i/>
                        <w:szCs w:val="22"/>
                        <w:lang w:val="en-CA"/>
                      </w:rPr>
                    </m:ctrlPr>
                  </m:e>
                </m:d>
                <m:ctrlPr>
                  <w:rPr>
                    <w:rFonts w:ascii="Cambria Math" w:hAnsi="Cambria Math" w:eastAsia="Calibri"/>
                    <w:i/>
                    <w:szCs w:val="22"/>
                    <w:lang w:val="en-CA"/>
                  </w:rPr>
                </m:ctrlPr>
              </m:e>
            </m:nary>
            <m:ctrlPr>
              <w:rPr>
                <w:rFonts w:ascii="Cambria Math" w:hAnsi="Cambria Math" w:eastAsia="Calibri"/>
                <w:i/>
                <w:szCs w:val="22"/>
                <w:lang w:val="en-CA"/>
              </w:rPr>
            </m:ctrlPr>
          </m:e>
        </m:nary>
      </m:oMath>
      <w:r>
        <w:rPr>
          <w:rFonts w:eastAsia="MS Mincho"/>
          <w:szCs w:val="22"/>
          <w:lang w:val="en-CA"/>
        </w:rPr>
        <w:tab/>
      </w:r>
      <w:r>
        <w:rPr>
          <w:rFonts w:eastAsia="MS Mincho"/>
          <w:szCs w:val="22"/>
          <w:lang w:val="en-CA"/>
        </w:rPr>
        <w:tab/>
      </w:r>
      <w:r>
        <w:rPr>
          <w:rFonts w:eastAsia="MS Mincho"/>
          <w:szCs w:val="22"/>
          <w:lang w:val="en-CA"/>
        </w:rPr>
        <w:tab/>
      </w:r>
      <w:r>
        <w:rPr>
          <w:rFonts w:eastAsia="MS Mincho"/>
          <w:szCs w:val="22"/>
          <w:lang w:val="en-CA"/>
        </w:rPr>
        <w:tab/>
      </w:r>
      <w:r>
        <w:rPr>
          <w:rFonts w:eastAsia="MS Mincho"/>
          <w:szCs w:val="22"/>
          <w:lang w:val="en-CA"/>
        </w:rPr>
        <w:tab/>
      </w:r>
      <w:r>
        <w:rPr>
          <w:szCs w:val="22"/>
          <w:lang w:val="en-CA"/>
        </w:rPr>
        <w:t>(</w:t>
      </w:r>
      <w:r>
        <w:rPr>
          <w:rFonts w:eastAsia="Malgun Gothic"/>
          <w:szCs w:val="22"/>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63</w:t>
      </w:r>
      <w:r>
        <w:rPr>
          <w:szCs w:val="22"/>
          <w:lang w:val="en-CA"/>
        </w:rPr>
        <w:fldChar w:fldCharType="end"/>
      </w:r>
      <w:r>
        <w:rPr>
          <w:szCs w:val="22"/>
          <w:lang w:val="en-CA"/>
        </w:rPr>
        <w:t>)</w:t>
      </w:r>
    </w:p>
    <w:p>
      <w:pPr>
        <w:spacing w:after="120"/>
        <w:jc w:val="both"/>
        <w:rPr>
          <w:szCs w:val="22"/>
          <w:lang w:val="en-CA"/>
        </w:rPr>
      </w:pPr>
      <m:oMath>
        <m:r>
          <w:rPr>
            <w:rFonts w:ascii="Cambria Math" w:hAnsi="Cambria Math"/>
            <w:szCs w:val="22"/>
            <w:lang w:val="en-CA"/>
          </w:rPr>
          <m:t>A</m:t>
        </m:r>
      </m:oMath>
      <w:r>
        <w:rPr>
          <w:szCs w:val="22"/>
          <w:lang w:val="en-CA"/>
        </w:rPr>
        <w:t xml:space="preserve"> is further quantized to the range of 0 to 4, inclusively, and the quantized value is denoted as </w:t>
      </w:r>
      <m:oMath>
        <m:acc>
          <m:accPr>
            <m:ctrlPr>
              <w:rPr>
                <w:rFonts w:ascii="Cambria Math" w:hAnsi="Cambria Math"/>
                <w:i/>
                <w:szCs w:val="22"/>
                <w:lang w:val="en-CA"/>
              </w:rPr>
            </m:ctrlPr>
          </m:accPr>
          <m:e>
            <m:r>
              <w:rPr>
                <w:rFonts w:ascii="Cambria Math" w:hAnsi="Cambria Math"/>
                <w:szCs w:val="22"/>
                <w:lang w:val="en-CA"/>
              </w:rPr>
              <m:t>A</m:t>
            </m:r>
            <m:ctrlPr>
              <w:rPr>
                <w:rFonts w:ascii="Cambria Math" w:hAnsi="Cambria Math"/>
                <w:i/>
                <w:szCs w:val="22"/>
                <w:lang w:val="en-CA"/>
              </w:rPr>
            </m:ctrlPr>
          </m:e>
        </m:acc>
      </m:oMath>
      <w:r>
        <w:rPr>
          <w:szCs w:val="22"/>
          <w:lang w:val="en-CA"/>
        </w:rPr>
        <w:t>.</w:t>
      </w:r>
    </w:p>
    <w:p>
      <w:pPr>
        <w:spacing w:after="120"/>
        <w:jc w:val="both"/>
        <w:rPr>
          <w:szCs w:val="22"/>
          <w:lang w:val="en-CA"/>
        </w:rPr>
      </w:pPr>
      <w:r>
        <w:rPr>
          <w:szCs w:val="22"/>
          <w:lang w:val="en-CA"/>
        </w:rPr>
        <w:t>For chroma components in a picture, no classification method is applied.</w:t>
      </w:r>
    </w:p>
    <w:p>
      <w:pPr>
        <w:pStyle w:val="5"/>
        <w:tabs>
          <w:tab w:val="clear" w:pos="360"/>
          <w:tab w:val="clear" w:pos="720"/>
          <w:tab w:val="clear" w:pos="1080"/>
          <w:tab w:val="clear" w:pos="1440"/>
        </w:tabs>
        <w:overflowPunct/>
        <w:autoSpaceDE/>
        <w:autoSpaceDN/>
        <w:adjustRightInd/>
        <w:spacing w:before="136"/>
        <w:ind w:right="0"/>
        <w:textAlignment w:val="auto"/>
        <w:rPr>
          <w:lang w:val="en-CA"/>
        </w:rPr>
      </w:pPr>
      <w:r>
        <w:rPr>
          <w:lang w:val="en-CA"/>
        </w:rPr>
        <w:t>Geometric transformations of filter coefficients and clipping values</w:t>
      </w:r>
    </w:p>
    <w:p>
      <w:pPr>
        <w:pStyle w:val="59"/>
        <w:tabs>
          <w:tab w:val="left" w:pos="810"/>
        </w:tabs>
        <w:spacing w:before="136"/>
        <w:ind w:left="0"/>
        <w:jc w:val="both"/>
        <w:rPr>
          <w:rFonts w:asciiTheme="majorBidi" w:hAnsiTheme="majorBidi" w:cstheme="majorBidi"/>
          <w:szCs w:val="22"/>
          <w:lang w:val="en-CA"/>
        </w:rPr>
      </w:pPr>
      <w:r>
        <w:rPr>
          <w:rFonts w:ascii="Times New Roman" w:hAnsi="Times New Roman"/>
          <w:szCs w:val="22"/>
          <w:lang w:val="en-CA"/>
        </w:rPr>
        <w:t xml:space="preserve">Before filtering each 4×4 luma block, geometric transformations such as rotation or diagonal and vertical flipping are applied to the filter coefficients </w:t>
      </w:r>
      <m:oMath>
        <m:r>
          <w:rPr>
            <w:rFonts w:ascii="Cambria Math" w:hAnsi="Cambria Math"/>
            <w:lang w:val="en-CA"/>
          </w:rPr>
          <m:t>f(k, l)</m:t>
        </m:r>
      </m:oMath>
      <w:r>
        <w:rPr>
          <w:rFonts w:ascii="Times New Roman" w:hAnsi="Times New Roman"/>
          <w:szCs w:val="22"/>
          <w:lang w:val="en-CA"/>
        </w:rPr>
        <w:t xml:space="preserve"> and to the corresponding filter clipping values </w:t>
      </w:r>
      <m:oMath>
        <m:r>
          <w:rPr>
            <w:rFonts w:ascii="Cambria Math" w:hAnsi="Cambria Math"/>
            <w:lang w:val="en-CA"/>
          </w:rPr>
          <m:t>c(k, l)</m:t>
        </m:r>
      </m:oMath>
      <w:r>
        <w:rPr>
          <w:rFonts w:ascii="Times New Roman" w:hAnsi="Times New Roman"/>
          <w:lang w:val="en-CA"/>
        </w:rPr>
        <w:t xml:space="preserve"> </w:t>
      </w:r>
      <w:r>
        <w:rPr>
          <w:rFonts w:ascii="Times New Roman" w:hAnsi="Times New Roman"/>
          <w:szCs w:val="22"/>
          <w:lang w:val="en-CA"/>
        </w:rPr>
        <w:t>depending on gradient values calculated for that block. This is equivalent to applying these transformations to the samples in the filter support region. The idea is to make different blocks to which ALF is applied more similar by aligning their directionality.</w:t>
      </w:r>
    </w:p>
    <w:p>
      <w:pPr>
        <w:pStyle w:val="59"/>
        <w:tabs>
          <w:tab w:val="left" w:pos="810"/>
        </w:tabs>
        <w:spacing w:before="136"/>
        <w:ind w:left="0"/>
        <w:jc w:val="both"/>
        <w:rPr>
          <w:rFonts w:ascii="Times New Roman" w:hAnsi="Times New Roman"/>
          <w:szCs w:val="22"/>
          <w:lang w:val="en-CA"/>
        </w:rPr>
      </w:pPr>
      <w:r>
        <w:rPr>
          <w:rFonts w:ascii="Times New Roman" w:hAnsi="Times New Roman"/>
          <w:szCs w:val="22"/>
          <w:lang w:val="en-CA"/>
        </w:rPr>
        <w:t>Three geometric transformations, including diagonal, vertical flip and rotation are introduced:</w:t>
      </w:r>
    </w:p>
    <w:p>
      <w:pPr>
        <w:keepNext/>
        <w:spacing w:after="120"/>
        <w:jc w:val="right"/>
        <w:rPr>
          <w:szCs w:val="22"/>
          <w:lang w:val="en-CA"/>
        </w:rPr>
      </w:pPr>
      <w:r>
        <w:rPr>
          <w:szCs w:val="22"/>
          <w:lang w:val="en-CA"/>
        </w:rPr>
        <w:t xml:space="preserve">Diagonal: </w:t>
      </w:r>
      <m:oMath>
        <m:sSub>
          <m:sSubPr>
            <m:ctrlPr>
              <w:rPr>
                <w:rFonts w:ascii="Cambria Math" w:hAnsi="Cambria Math"/>
                <w:i/>
                <w:szCs w:val="22"/>
                <w:lang w:val="en-CA"/>
              </w:rPr>
            </m:ctrlPr>
          </m:sSubPr>
          <m:e>
            <m:r>
              <w:rPr>
                <w:rFonts w:ascii="Cambria Math" w:hAnsi="Cambria Math"/>
                <w:szCs w:val="22"/>
                <w:lang w:val="en-CA"/>
              </w:rPr>
              <m:t>f</m:t>
            </m:r>
            <m:ctrlPr>
              <w:rPr>
                <w:rFonts w:ascii="Cambria Math" w:hAnsi="Cambria Math"/>
                <w:i/>
                <w:szCs w:val="22"/>
                <w:lang w:val="en-CA"/>
              </w:rPr>
            </m:ctrlPr>
          </m:e>
          <m:sub>
            <m:r>
              <w:rPr>
                <w:rFonts w:ascii="Cambria Math" w:hAnsi="Cambria Math"/>
                <w:szCs w:val="22"/>
                <w:lang w:val="en-CA"/>
              </w:rPr>
              <m:t>D</m:t>
            </m:r>
            <m:ctrlPr>
              <w:rPr>
                <w:rFonts w:ascii="Cambria Math" w:hAnsi="Cambria Math"/>
                <w:i/>
                <w:szCs w:val="22"/>
                <w:lang w:val="en-CA"/>
              </w:rPr>
            </m:ctrlPr>
          </m:sub>
        </m:sSub>
        <m:d>
          <m:dPr>
            <m:ctrlPr>
              <w:rPr>
                <w:rFonts w:ascii="Cambria Math" w:hAnsi="Cambria Math"/>
                <w:i/>
                <w:szCs w:val="22"/>
                <w:lang w:val="en-CA"/>
              </w:rPr>
            </m:ctrlPr>
          </m:dPr>
          <m:e>
            <m:r>
              <w:rPr>
                <w:rFonts w:ascii="Cambria Math" w:hAnsi="Cambria Math"/>
                <w:szCs w:val="22"/>
                <w:lang w:val="en-CA"/>
              </w:rPr>
              <m:t>k,l</m:t>
            </m:r>
            <m:ctrlPr>
              <w:rPr>
                <w:rFonts w:ascii="Cambria Math" w:hAnsi="Cambria Math"/>
                <w:i/>
                <w:szCs w:val="22"/>
                <w:lang w:val="en-CA"/>
              </w:rPr>
            </m:ctrlPr>
          </m:e>
        </m:d>
        <m:r>
          <w:rPr>
            <w:rFonts w:ascii="Cambria Math" w:hAnsi="Cambria Math"/>
            <w:szCs w:val="22"/>
            <w:lang w:val="en-CA"/>
          </w:rPr>
          <m:t>=f</m:t>
        </m:r>
        <m:d>
          <m:dPr>
            <m:ctrlPr>
              <w:rPr>
                <w:rFonts w:ascii="Cambria Math" w:hAnsi="Cambria Math"/>
                <w:i/>
                <w:szCs w:val="22"/>
                <w:lang w:val="en-CA"/>
              </w:rPr>
            </m:ctrlPr>
          </m:dPr>
          <m:e>
            <m:r>
              <w:rPr>
                <w:rFonts w:ascii="Cambria Math" w:hAnsi="Cambria Math"/>
                <w:szCs w:val="22"/>
                <w:lang w:val="en-CA"/>
              </w:rPr>
              <m:t>l,k</m:t>
            </m:r>
            <m:ctrlPr>
              <w:rPr>
                <w:rFonts w:ascii="Cambria Math" w:hAnsi="Cambria Math"/>
                <w:i/>
                <w:szCs w:val="22"/>
                <w:lang w:val="en-CA"/>
              </w:rPr>
            </m:ctrlPr>
          </m:e>
        </m:d>
        <m:r>
          <w:rPr>
            <w:rFonts w:ascii="Cambria Math" w:hAnsi="Cambria Math"/>
            <w:szCs w:val="22"/>
            <w:lang w:val="en-CA"/>
          </w:rPr>
          <m:t>,</m:t>
        </m:r>
      </m:oMath>
      <w:r>
        <w:rPr>
          <w:rFonts w:hint="eastAsia"/>
          <w:szCs w:val="22"/>
          <w:lang w:val="en-CA"/>
        </w:rPr>
        <w:t xml:space="preserve"> </w:t>
      </w:r>
      <m:oMath>
        <m:sSub>
          <m:sSubPr>
            <m:ctrlPr>
              <w:rPr>
                <w:rFonts w:ascii="Cambria Math" w:hAnsi="Cambria Math"/>
                <w:i/>
                <w:szCs w:val="22"/>
                <w:lang w:val="en-CA"/>
              </w:rPr>
            </m:ctrlPr>
          </m:sSubPr>
          <m:e>
            <m:r>
              <w:rPr>
                <w:rFonts w:ascii="Cambria Math" w:hAnsi="Cambria Math"/>
                <w:szCs w:val="22"/>
                <w:lang w:val="en-CA"/>
              </w:rPr>
              <m:t>c</m:t>
            </m:r>
            <m:ctrlPr>
              <w:rPr>
                <w:rFonts w:ascii="Cambria Math" w:hAnsi="Cambria Math"/>
                <w:i/>
                <w:szCs w:val="22"/>
                <w:lang w:val="en-CA"/>
              </w:rPr>
            </m:ctrlPr>
          </m:e>
          <m:sub>
            <m:r>
              <w:rPr>
                <w:rFonts w:ascii="Cambria Math" w:hAnsi="Cambria Math"/>
                <w:szCs w:val="22"/>
                <w:lang w:val="en-CA"/>
              </w:rPr>
              <m:t>D</m:t>
            </m:r>
            <m:ctrlPr>
              <w:rPr>
                <w:rFonts w:ascii="Cambria Math" w:hAnsi="Cambria Math"/>
                <w:i/>
                <w:szCs w:val="22"/>
                <w:lang w:val="en-CA"/>
              </w:rPr>
            </m:ctrlPr>
          </m:sub>
        </m:sSub>
        <m:d>
          <m:dPr>
            <m:ctrlPr>
              <w:rPr>
                <w:rFonts w:ascii="Cambria Math" w:hAnsi="Cambria Math"/>
                <w:i/>
                <w:szCs w:val="22"/>
                <w:lang w:val="en-CA"/>
              </w:rPr>
            </m:ctrlPr>
          </m:dPr>
          <m:e>
            <m:r>
              <w:rPr>
                <w:rFonts w:ascii="Cambria Math" w:hAnsi="Cambria Math"/>
                <w:szCs w:val="22"/>
                <w:lang w:val="en-CA"/>
              </w:rPr>
              <m:t>k,l</m:t>
            </m:r>
            <m:ctrlPr>
              <w:rPr>
                <w:rFonts w:ascii="Cambria Math" w:hAnsi="Cambria Math"/>
                <w:i/>
                <w:szCs w:val="22"/>
                <w:lang w:val="en-CA"/>
              </w:rPr>
            </m:ctrlPr>
          </m:e>
        </m:d>
        <m:r>
          <w:rPr>
            <w:rFonts w:ascii="Cambria Math" w:hAnsi="Cambria Math"/>
            <w:szCs w:val="22"/>
            <w:lang w:val="en-CA"/>
          </w:rPr>
          <m:t>=c</m:t>
        </m:r>
        <m:d>
          <m:dPr>
            <m:ctrlPr>
              <w:rPr>
                <w:rFonts w:ascii="Cambria Math" w:hAnsi="Cambria Math"/>
                <w:i/>
                <w:szCs w:val="22"/>
                <w:lang w:val="en-CA"/>
              </w:rPr>
            </m:ctrlPr>
          </m:dPr>
          <m:e>
            <m:r>
              <w:rPr>
                <w:rFonts w:ascii="Cambria Math" w:hAnsi="Cambria Math"/>
                <w:szCs w:val="22"/>
                <w:lang w:val="en-CA"/>
              </w:rPr>
              <m:t>l,k</m:t>
            </m:r>
            <m:ctrlPr>
              <w:rPr>
                <w:rFonts w:ascii="Cambria Math" w:hAnsi="Cambria Math"/>
                <w:i/>
                <w:szCs w:val="22"/>
                <w:lang w:val="en-CA"/>
              </w:rPr>
            </m:ctrlPr>
          </m:e>
        </m:d>
        <m:r>
          <w:rPr>
            <w:rFonts w:ascii="Cambria Math" w:hAnsi="Cambria Math"/>
            <w:szCs w:val="22"/>
            <w:lang w:val="en-CA"/>
          </w:rPr>
          <m:t>,</m:t>
        </m:r>
      </m:oMath>
      <w:r>
        <w:rPr>
          <w:szCs w:val="22"/>
          <w:lang w:val="en-CA"/>
        </w:rPr>
        <w:tab/>
      </w:r>
      <w:r>
        <w:rPr>
          <w:rFonts w:eastAsia="MS Mincho"/>
          <w:szCs w:val="22"/>
          <w:lang w:val="en-CA"/>
        </w:rPr>
        <w:tab/>
      </w:r>
      <w:r>
        <w:rPr>
          <w:rFonts w:eastAsia="MS Mincho"/>
          <w:szCs w:val="22"/>
          <w:lang w:val="en-CA"/>
        </w:rPr>
        <w:tab/>
      </w:r>
      <w:r>
        <w:rPr>
          <w:rFonts w:eastAsia="MS Mincho"/>
          <w:szCs w:val="22"/>
          <w:lang w:val="en-CA"/>
        </w:rPr>
        <w:tab/>
      </w:r>
      <w:r>
        <w:rPr>
          <w:rFonts w:eastAsia="MS Mincho"/>
          <w:szCs w:val="22"/>
          <w:lang w:val="en-CA"/>
        </w:rPr>
        <w:tab/>
      </w:r>
      <w:r>
        <w:rPr>
          <w:szCs w:val="22"/>
          <w:lang w:val="en-CA"/>
        </w:rPr>
        <w:t>(</w:t>
      </w:r>
      <w:r>
        <w:rPr>
          <w:rFonts w:eastAsia="Malgun Gothic"/>
          <w:szCs w:val="22"/>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64</w:t>
      </w:r>
      <w:r>
        <w:rPr>
          <w:szCs w:val="22"/>
          <w:lang w:val="en-CA"/>
        </w:rPr>
        <w:fldChar w:fldCharType="end"/>
      </w:r>
      <w:r>
        <w:rPr>
          <w:szCs w:val="22"/>
          <w:lang w:val="en-CA"/>
        </w:rPr>
        <w:t>)</w:t>
      </w:r>
    </w:p>
    <w:p>
      <w:pPr>
        <w:keepNext/>
        <w:spacing w:after="120"/>
        <w:jc w:val="right"/>
        <w:rPr>
          <w:szCs w:val="22"/>
          <w:lang w:val="en-CA"/>
        </w:rPr>
      </w:pPr>
      <w:r>
        <w:rPr>
          <w:szCs w:val="22"/>
          <w:lang w:val="en-CA"/>
        </w:rPr>
        <w:t xml:space="preserve">Vertical flip: </w:t>
      </w:r>
      <m:oMath>
        <m:sSub>
          <m:sSubPr>
            <m:ctrlPr>
              <w:rPr>
                <w:rFonts w:ascii="Cambria Math" w:hAnsi="Cambria Math"/>
                <w:i/>
                <w:szCs w:val="22"/>
                <w:lang w:val="en-CA"/>
              </w:rPr>
            </m:ctrlPr>
          </m:sSubPr>
          <m:e>
            <m:r>
              <w:rPr>
                <w:rFonts w:ascii="Cambria Math" w:hAnsi="Cambria Math"/>
                <w:szCs w:val="22"/>
                <w:lang w:val="en-CA"/>
              </w:rPr>
              <m:t>f</m:t>
            </m:r>
            <m:ctrlPr>
              <w:rPr>
                <w:rFonts w:ascii="Cambria Math" w:hAnsi="Cambria Math"/>
                <w:i/>
                <w:szCs w:val="22"/>
                <w:lang w:val="en-CA"/>
              </w:rPr>
            </m:ctrlPr>
          </m:e>
          <m:sub>
            <m:r>
              <w:rPr>
                <w:rFonts w:ascii="Cambria Math" w:hAnsi="Cambria Math"/>
                <w:szCs w:val="22"/>
                <w:lang w:val="en-CA"/>
              </w:rPr>
              <m:t>V</m:t>
            </m:r>
            <m:ctrlPr>
              <w:rPr>
                <w:rFonts w:ascii="Cambria Math" w:hAnsi="Cambria Math"/>
                <w:i/>
                <w:szCs w:val="22"/>
                <w:lang w:val="en-CA"/>
              </w:rPr>
            </m:ctrlPr>
          </m:sub>
        </m:sSub>
        <m:d>
          <m:dPr>
            <m:ctrlPr>
              <w:rPr>
                <w:rFonts w:ascii="Cambria Math" w:hAnsi="Cambria Math"/>
                <w:i/>
                <w:szCs w:val="22"/>
                <w:lang w:val="en-CA"/>
              </w:rPr>
            </m:ctrlPr>
          </m:dPr>
          <m:e>
            <m:r>
              <w:rPr>
                <w:rFonts w:ascii="Cambria Math" w:hAnsi="Cambria Math"/>
                <w:szCs w:val="22"/>
                <w:lang w:val="en-CA"/>
              </w:rPr>
              <m:t>k,l</m:t>
            </m:r>
            <m:ctrlPr>
              <w:rPr>
                <w:rFonts w:ascii="Cambria Math" w:hAnsi="Cambria Math"/>
                <w:i/>
                <w:szCs w:val="22"/>
                <w:lang w:val="en-CA"/>
              </w:rPr>
            </m:ctrlPr>
          </m:e>
        </m:d>
        <m:r>
          <w:rPr>
            <w:rFonts w:ascii="Cambria Math" w:hAnsi="Cambria Math"/>
            <w:szCs w:val="22"/>
            <w:lang w:val="en-CA"/>
          </w:rPr>
          <m:t>=f</m:t>
        </m:r>
        <m:d>
          <m:dPr>
            <m:ctrlPr>
              <w:rPr>
                <w:rFonts w:ascii="Cambria Math" w:hAnsi="Cambria Math"/>
                <w:i/>
                <w:szCs w:val="22"/>
                <w:lang w:val="en-CA"/>
              </w:rPr>
            </m:ctrlPr>
          </m:dPr>
          <m:e>
            <m:r>
              <w:rPr>
                <w:rFonts w:ascii="Cambria Math" w:hAnsi="Cambria Math"/>
                <w:szCs w:val="22"/>
                <w:lang w:val="en-CA"/>
              </w:rPr>
              <m:t>k,K-l-1</m:t>
            </m:r>
            <m:ctrlPr>
              <w:rPr>
                <w:rFonts w:ascii="Cambria Math" w:hAnsi="Cambria Math"/>
                <w:i/>
                <w:szCs w:val="22"/>
                <w:lang w:val="en-CA"/>
              </w:rPr>
            </m:ctrlPr>
          </m:e>
        </m:d>
      </m:oMath>
      <w:r>
        <w:rPr>
          <w:rFonts w:hint="eastAsia"/>
          <w:szCs w:val="22"/>
          <w:lang w:val="en-CA"/>
        </w:rPr>
        <w:t xml:space="preserve">, </w:t>
      </w:r>
      <m:oMath>
        <m:sSub>
          <m:sSubPr>
            <m:ctrlPr>
              <w:rPr>
                <w:rFonts w:ascii="Cambria Math" w:hAnsi="Cambria Math"/>
                <w:i/>
                <w:szCs w:val="22"/>
                <w:lang w:val="en-CA"/>
              </w:rPr>
            </m:ctrlPr>
          </m:sSubPr>
          <m:e>
            <m:r>
              <w:rPr>
                <w:rFonts w:ascii="Cambria Math" w:hAnsi="Cambria Math"/>
                <w:szCs w:val="22"/>
                <w:lang w:val="en-CA"/>
              </w:rPr>
              <m:t>c</m:t>
            </m:r>
            <m:ctrlPr>
              <w:rPr>
                <w:rFonts w:ascii="Cambria Math" w:hAnsi="Cambria Math"/>
                <w:i/>
                <w:szCs w:val="22"/>
                <w:lang w:val="en-CA"/>
              </w:rPr>
            </m:ctrlPr>
          </m:e>
          <m:sub>
            <m:r>
              <w:rPr>
                <w:rFonts w:ascii="Cambria Math" w:hAnsi="Cambria Math"/>
                <w:szCs w:val="22"/>
                <w:lang w:val="en-CA"/>
              </w:rPr>
              <m:t>V</m:t>
            </m:r>
            <m:ctrlPr>
              <w:rPr>
                <w:rFonts w:ascii="Cambria Math" w:hAnsi="Cambria Math"/>
                <w:i/>
                <w:szCs w:val="22"/>
                <w:lang w:val="en-CA"/>
              </w:rPr>
            </m:ctrlPr>
          </m:sub>
        </m:sSub>
        <m:d>
          <m:dPr>
            <m:ctrlPr>
              <w:rPr>
                <w:rFonts w:ascii="Cambria Math" w:hAnsi="Cambria Math"/>
                <w:i/>
                <w:szCs w:val="22"/>
                <w:lang w:val="en-CA"/>
              </w:rPr>
            </m:ctrlPr>
          </m:dPr>
          <m:e>
            <m:r>
              <w:rPr>
                <w:rFonts w:ascii="Cambria Math" w:hAnsi="Cambria Math"/>
                <w:szCs w:val="22"/>
                <w:lang w:val="en-CA"/>
              </w:rPr>
              <m:t>k,l</m:t>
            </m:r>
            <m:ctrlPr>
              <w:rPr>
                <w:rFonts w:ascii="Cambria Math" w:hAnsi="Cambria Math"/>
                <w:i/>
                <w:szCs w:val="22"/>
                <w:lang w:val="en-CA"/>
              </w:rPr>
            </m:ctrlPr>
          </m:e>
        </m:d>
        <m:r>
          <w:rPr>
            <w:rFonts w:ascii="Cambria Math" w:hAnsi="Cambria Math"/>
            <w:szCs w:val="22"/>
            <w:lang w:val="en-CA"/>
          </w:rPr>
          <m:t>=c</m:t>
        </m:r>
        <m:d>
          <m:dPr>
            <m:ctrlPr>
              <w:rPr>
                <w:rFonts w:ascii="Cambria Math" w:hAnsi="Cambria Math"/>
                <w:i/>
                <w:szCs w:val="22"/>
                <w:lang w:val="en-CA"/>
              </w:rPr>
            </m:ctrlPr>
          </m:dPr>
          <m:e>
            <m:r>
              <w:rPr>
                <w:rFonts w:ascii="Cambria Math" w:hAnsi="Cambria Math"/>
                <w:szCs w:val="22"/>
                <w:lang w:val="en-CA"/>
              </w:rPr>
              <m:t>k,K-l-1</m:t>
            </m:r>
            <m:ctrlPr>
              <w:rPr>
                <w:rFonts w:ascii="Cambria Math" w:hAnsi="Cambria Math"/>
                <w:i/>
                <w:szCs w:val="22"/>
                <w:lang w:val="en-CA"/>
              </w:rPr>
            </m:ctrlPr>
          </m:e>
        </m:d>
      </m:oMath>
      <w:r>
        <w:rPr>
          <w:szCs w:val="22"/>
          <w:lang w:val="en-CA"/>
        </w:rPr>
        <w:tab/>
      </w:r>
      <w:r>
        <w:rPr>
          <w:rFonts w:eastAsia="MS Mincho"/>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65</w:t>
      </w:r>
      <w:r>
        <w:rPr>
          <w:szCs w:val="22"/>
          <w:lang w:val="en-CA"/>
        </w:rPr>
        <w:fldChar w:fldCharType="end"/>
      </w:r>
      <w:r>
        <w:rPr>
          <w:szCs w:val="22"/>
          <w:lang w:val="en-CA"/>
        </w:rPr>
        <w:t>)</w:t>
      </w:r>
    </w:p>
    <w:p>
      <w:pPr>
        <w:keepNext/>
        <w:spacing w:after="120"/>
        <w:jc w:val="right"/>
        <w:rPr>
          <w:szCs w:val="22"/>
          <w:lang w:val="en-CA"/>
        </w:rPr>
      </w:pPr>
      <w:r>
        <w:rPr>
          <w:szCs w:val="22"/>
          <w:lang w:val="en-CA"/>
        </w:rPr>
        <w:t xml:space="preserve">Rotation: </w:t>
      </w:r>
      <m:oMath>
        <m:sSub>
          <m:sSubPr>
            <m:ctrlPr>
              <w:rPr>
                <w:rFonts w:ascii="Cambria Math" w:hAnsi="Cambria Math"/>
                <w:i/>
                <w:szCs w:val="22"/>
                <w:lang w:val="en-CA"/>
              </w:rPr>
            </m:ctrlPr>
          </m:sSubPr>
          <m:e>
            <m:r>
              <w:rPr>
                <w:rFonts w:ascii="Cambria Math" w:hAnsi="Cambria Math"/>
                <w:szCs w:val="22"/>
                <w:lang w:val="en-CA"/>
              </w:rPr>
              <m:t>f</m:t>
            </m:r>
            <m:ctrlPr>
              <w:rPr>
                <w:rFonts w:ascii="Cambria Math" w:hAnsi="Cambria Math"/>
                <w:i/>
                <w:szCs w:val="22"/>
                <w:lang w:val="en-CA"/>
              </w:rPr>
            </m:ctrlPr>
          </m:e>
          <m:sub>
            <m:r>
              <w:rPr>
                <w:rFonts w:ascii="Cambria Math" w:hAnsi="Cambria Math"/>
                <w:szCs w:val="22"/>
                <w:lang w:val="en-CA"/>
              </w:rPr>
              <m:t>R</m:t>
            </m:r>
            <m:ctrlPr>
              <w:rPr>
                <w:rFonts w:ascii="Cambria Math" w:hAnsi="Cambria Math"/>
                <w:i/>
                <w:szCs w:val="22"/>
                <w:lang w:val="en-CA"/>
              </w:rPr>
            </m:ctrlPr>
          </m:sub>
        </m:sSub>
        <m:d>
          <m:dPr>
            <m:ctrlPr>
              <w:rPr>
                <w:rFonts w:ascii="Cambria Math" w:hAnsi="Cambria Math"/>
                <w:i/>
                <w:szCs w:val="22"/>
                <w:lang w:val="en-CA"/>
              </w:rPr>
            </m:ctrlPr>
          </m:dPr>
          <m:e>
            <m:r>
              <w:rPr>
                <w:rFonts w:ascii="Cambria Math" w:hAnsi="Cambria Math"/>
                <w:szCs w:val="22"/>
                <w:lang w:val="en-CA"/>
              </w:rPr>
              <m:t>k,l</m:t>
            </m:r>
            <m:ctrlPr>
              <w:rPr>
                <w:rFonts w:ascii="Cambria Math" w:hAnsi="Cambria Math"/>
                <w:i/>
                <w:szCs w:val="22"/>
                <w:lang w:val="en-CA"/>
              </w:rPr>
            </m:ctrlPr>
          </m:e>
        </m:d>
        <m:r>
          <w:rPr>
            <w:rFonts w:ascii="Cambria Math" w:hAnsi="Cambria Math"/>
            <w:szCs w:val="22"/>
            <w:lang w:val="en-CA"/>
          </w:rPr>
          <m:t>=f</m:t>
        </m:r>
        <m:d>
          <m:dPr>
            <m:ctrlPr>
              <w:rPr>
                <w:rFonts w:ascii="Cambria Math" w:hAnsi="Cambria Math"/>
                <w:i/>
                <w:szCs w:val="22"/>
                <w:lang w:val="en-CA"/>
              </w:rPr>
            </m:ctrlPr>
          </m:dPr>
          <m:e>
            <m:r>
              <w:rPr>
                <w:rFonts w:ascii="Cambria Math" w:hAnsi="Cambria Math"/>
                <w:szCs w:val="22"/>
                <w:lang w:val="en-CA"/>
              </w:rPr>
              <m:t>K-l-1,k</m:t>
            </m:r>
            <m:ctrlPr>
              <w:rPr>
                <w:rFonts w:ascii="Cambria Math" w:hAnsi="Cambria Math"/>
                <w:i/>
                <w:szCs w:val="22"/>
                <w:lang w:val="en-CA"/>
              </w:rPr>
            </m:ctrlPr>
          </m:e>
        </m:d>
      </m:oMath>
      <w:r>
        <w:rPr>
          <w:rFonts w:hint="eastAsia"/>
          <w:szCs w:val="22"/>
          <w:lang w:val="en-CA"/>
        </w:rPr>
        <w:t xml:space="preserve">, </w:t>
      </w:r>
      <m:oMath>
        <m:sSub>
          <m:sSubPr>
            <m:ctrlPr>
              <w:rPr>
                <w:rFonts w:ascii="Cambria Math" w:hAnsi="Cambria Math"/>
                <w:i/>
                <w:szCs w:val="22"/>
                <w:lang w:val="en-CA"/>
              </w:rPr>
            </m:ctrlPr>
          </m:sSubPr>
          <m:e>
            <m:r>
              <w:rPr>
                <w:rFonts w:ascii="Cambria Math" w:hAnsi="Cambria Math"/>
                <w:szCs w:val="22"/>
                <w:lang w:val="en-CA"/>
              </w:rPr>
              <m:t>c</m:t>
            </m:r>
            <m:ctrlPr>
              <w:rPr>
                <w:rFonts w:ascii="Cambria Math" w:hAnsi="Cambria Math"/>
                <w:i/>
                <w:szCs w:val="22"/>
                <w:lang w:val="en-CA"/>
              </w:rPr>
            </m:ctrlPr>
          </m:e>
          <m:sub>
            <m:r>
              <w:rPr>
                <w:rFonts w:ascii="Cambria Math" w:hAnsi="Cambria Math"/>
                <w:szCs w:val="22"/>
                <w:lang w:val="en-CA"/>
              </w:rPr>
              <m:t>R</m:t>
            </m:r>
            <m:ctrlPr>
              <w:rPr>
                <w:rFonts w:ascii="Cambria Math" w:hAnsi="Cambria Math"/>
                <w:i/>
                <w:szCs w:val="22"/>
                <w:lang w:val="en-CA"/>
              </w:rPr>
            </m:ctrlPr>
          </m:sub>
        </m:sSub>
        <m:d>
          <m:dPr>
            <m:ctrlPr>
              <w:rPr>
                <w:rFonts w:ascii="Cambria Math" w:hAnsi="Cambria Math"/>
                <w:i/>
                <w:szCs w:val="22"/>
                <w:lang w:val="en-CA"/>
              </w:rPr>
            </m:ctrlPr>
          </m:dPr>
          <m:e>
            <m:r>
              <w:rPr>
                <w:rFonts w:ascii="Cambria Math" w:hAnsi="Cambria Math"/>
                <w:szCs w:val="22"/>
                <w:lang w:val="en-CA"/>
              </w:rPr>
              <m:t>k,l</m:t>
            </m:r>
            <m:ctrlPr>
              <w:rPr>
                <w:rFonts w:ascii="Cambria Math" w:hAnsi="Cambria Math"/>
                <w:i/>
                <w:szCs w:val="22"/>
                <w:lang w:val="en-CA"/>
              </w:rPr>
            </m:ctrlPr>
          </m:e>
        </m:d>
        <m:r>
          <w:rPr>
            <w:rFonts w:ascii="Cambria Math" w:hAnsi="Cambria Math"/>
            <w:szCs w:val="22"/>
            <w:lang w:val="en-CA"/>
          </w:rPr>
          <m:t>=c</m:t>
        </m:r>
        <m:d>
          <m:dPr>
            <m:ctrlPr>
              <w:rPr>
                <w:rFonts w:ascii="Cambria Math" w:hAnsi="Cambria Math"/>
                <w:i/>
                <w:szCs w:val="22"/>
                <w:lang w:val="en-CA"/>
              </w:rPr>
            </m:ctrlPr>
          </m:dPr>
          <m:e>
            <m:r>
              <w:rPr>
                <w:rFonts w:ascii="Cambria Math" w:hAnsi="Cambria Math"/>
                <w:szCs w:val="22"/>
                <w:lang w:val="en-CA"/>
              </w:rPr>
              <m:t>K-l-1,k</m:t>
            </m:r>
            <m:ctrlPr>
              <w:rPr>
                <w:rFonts w:ascii="Cambria Math" w:hAnsi="Cambria Math"/>
                <w:i/>
                <w:szCs w:val="22"/>
                <w:lang w:val="en-CA"/>
              </w:rPr>
            </m:ctrlPr>
          </m:e>
        </m:d>
      </m:oMath>
      <w:r>
        <w:rPr>
          <w:szCs w:val="22"/>
          <w:lang w:val="en-CA"/>
        </w:rPr>
        <w:tab/>
      </w:r>
      <w:r>
        <w:rPr>
          <w:rFonts w:eastAsia="MS Mincho"/>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66</w:t>
      </w:r>
      <w:r>
        <w:rPr>
          <w:szCs w:val="22"/>
          <w:lang w:val="en-CA"/>
        </w:rPr>
        <w:fldChar w:fldCharType="end"/>
      </w:r>
      <w:r>
        <w:rPr>
          <w:szCs w:val="22"/>
          <w:lang w:val="en-CA"/>
        </w:rPr>
        <w:t>)</w:t>
      </w:r>
    </w:p>
    <w:p>
      <w:pPr>
        <w:pStyle w:val="59"/>
        <w:tabs>
          <w:tab w:val="left" w:pos="810"/>
        </w:tabs>
        <w:spacing w:before="136"/>
        <w:ind w:left="0"/>
        <w:jc w:val="both"/>
        <w:rPr>
          <w:szCs w:val="22"/>
          <w:lang w:val="en-CA"/>
        </w:rPr>
      </w:pPr>
      <w:r>
        <w:rPr>
          <w:rFonts w:ascii="Times New Roman" w:hAnsi="Times New Roman"/>
          <w:szCs w:val="22"/>
          <w:lang w:val="en-CA"/>
        </w:rPr>
        <w:t xml:space="preserve">where </w:t>
      </w:r>
      <m:oMath>
        <m:r>
          <w:rPr>
            <w:rFonts w:ascii="Cambria Math" w:hAnsi="Cambria Math"/>
            <w:szCs w:val="22"/>
            <w:lang w:val="en-CA"/>
          </w:rPr>
          <m:t>K</m:t>
        </m:r>
      </m:oMath>
      <w:r>
        <w:rPr>
          <w:rFonts w:ascii="Times New Roman" w:hAnsi="Times New Roman"/>
          <w:i/>
          <w:szCs w:val="22"/>
          <w:lang w:val="en-CA"/>
        </w:rPr>
        <w:t xml:space="preserve"> </w:t>
      </w:r>
      <w:r>
        <w:rPr>
          <w:rFonts w:ascii="Times New Roman" w:hAnsi="Times New Roman"/>
          <w:szCs w:val="22"/>
          <w:lang w:val="en-CA"/>
        </w:rPr>
        <w:t xml:space="preserve">is the size of the filter and </w:t>
      </w:r>
      <m:oMath>
        <m:r>
          <w:rPr>
            <w:rFonts w:ascii="Cambria Math" w:hAnsi="Cambria Math"/>
            <w:szCs w:val="22"/>
            <w:lang w:val="en-CA"/>
          </w:rPr>
          <m:t>0≤k,l≤K-1</m:t>
        </m:r>
      </m:oMath>
      <w:r>
        <w:rPr>
          <w:rFonts w:ascii="Times New Roman" w:hAnsi="Times New Roman"/>
          <w:szCs w:val="22"/>
          <w:lang w:val="en-CA"/>
        </w:rPr>
        <w:t xml:space="preserve"> are coefficients coordinates, such that location </w:t>
      </w:r>
      <m:oMath>
        <m:d>
          <m:dPr>
            <m:ctrlPr>
              <w:rPr>
                <w:rFonts w:ascii="Cambria Math" w:hAnsi="Cambria Math"/>
                <w:i/>
                <w:szCs w:val="22"/>
                <w:lang w:val="en-CA"/>
              </w:rPr>
            </m:ctrlPr>
          </m:dPr>
          <m:e>
            <m:r>
              <w:rPr>
                <w:rFonts w:ascii="Cambria Math" w:hAnsi="Cambria Math"/>
                <w:szCs w:val="22"/>
                <w:lang w:val="en-CA"/>
              </w:rPr>
              <m:t>0,0</m:t>
            </m:r>
            <m:ctrlPr>
              <w:rPr>
                <w:rFonts w:ascii="Cambria Math" w:hAnsi="Cambria Math"/>
                <w:i/>
                <w:szCs w:val="22"/>
                <w:lang w:val="en-CA"/>
              </w:rPr>
            </m:ctrlPr>
          </m:e>
        </m:d>
      </m:oMath>
      <w:r>
        <w:rPr>
          <w:rFonts w:ascii="Times New Roman" w:hAnsi="Times New Roman"/>
          <w:szCs w:val="22"/>
          <w:lang w:val="en-CA"/>
        </w:rPr>
        <w:t xml:space="preserve"> is at the upper left corner and location </w:t>
      </w:r>
      <m:oMath>
        <m:d>
          <m:dPr>
            <m:ctrlPr>
              <w:rPr>
                <w:rFonts w:ascii="Cambria Math" w:hAnsi="Cambria Math"/>
                <w:i/>
                <w:szCs w:val="22"/>
                <w:lang w:val="en-CA"/>
              </w:rPr>
            </m:ctrlPr>
          </m:dPr>
          <m:e>
            <m:r>
              <w:rPr>
                <w:rFonts w:ascii="Cambria Math" w:hAnsi="Cambria Math"/>
                <w:szCs w:val="22"/>
                <w:lang w:val="en-CA"/>
              </w:rPr>
              <m:t>K-1,K-1</m:t>
            </m:r>
            <m:ctrlPr>
              <w:rPr>
                <w:rFonts w:ascii="Cambria Math" w:hAnsi="Cambria Math"/>
                <w:i/>
                <w:szCs w:val="22"/>
                <w:lang w:val="en-CA"/>
              </w:rPr>
            </m:ctrlPr>
          </m:e>
        </m:d>
      </m:oMath>
      <w:r>
        <w:rPr>
          <w:rFonts w:ascii="Times New Roman" w:hAnsi="Times New Roman"/>
          <w:szCs w:val="22"/>
          <w:lang w:val="en-CA"/>
        </w:rPr>
        <w:t xml:space="preserve"> is at the lower right corner. The transformations are applied to the filter coefficients </w:t>
      </w:r>
      <w:r>
        <w:rPr>
          <w:rFonts w:ascii="Times New Roman" w:hAnsi="Times New Roman"/>
          <w:i/>
          <w:szCs w:val="22"/>
          <w:lang w:val="en-CA"/>
        </w:rPr>
        <w:t>f</w:t>
      </w:r>
      <w:r>
        <w:rPr>
          <w:rFonts w:ascii="Times New Roman" w:hAnsi="Times New Roman"/>
          <w:szCs w:val="22"/>
          <w:lang w:val="en-CA"/>
        </w:rPr>
        <w:t xml:space="preserve"> (</w:t>
      </w:r>
      <w:r>
        <w:rPr>
          <w:rFonts w:ascii="Times New Roman" w:hAnsi="Times New Roman"/>
          <w:i/>
          <w:szCs w:val="22"/>
          <w:lang w:val="en-CA"/>
        </w:rPr>
        <w:t>k</w:t>
      </w:r>
      <w:r>
        <w:rPr>
          <w:rFonts w:ascii="Times New Roman" w:hAnsi="Times New Roman"/>
          <w:szCs w:val="22"/>
          <w:lang w:val="en-CA"/>
        </w:rPr>
        <w:t xml:space="preserve">, </w:t>
      </w:r>
      <w:r>
        <w:rPr>
          <w:rFonts w:ascii="Times New Roman" w:hAnsi="Times New Roman"/>
          <w:i/>
          <w:szCs w:val="22"/>
          <w:lang w:val="en-CA"/>
        </w:rPr>
        <w:t>l</w:t>
      </w:r>
      <w:r>
        <w:rPr>
          <w:rFonts w:ascii="Times New Roman" w:hAnsi="Times New Roman"/>
          <w:szCs w:val="22"/>
          <w:lang w:val="en-CA"/>
        </w:rPr>
        <w:t xml:space="preserve">) and to the clipping values </w:t>
      </w:r>
      <m:oMath>
        <m:r>
          <w:rPr>
            <w:rFonts w:ascii="Cambria Math" w:hAnsi="Cambria Math"/>
            <w:lang w:val="en-CA"/>
          </w:rPr>
          <m:t>c(k, l)</m:t>
        </m:r>
      </m:oMath>
      <w:r>
        <w:rPr>
          <w:rFonts w:ascii="Times New Roman" w:hAnsi="Times New Roman"/>
          <w:szCs w:val="22"/>
          <w:lang w:val="en-CA"/>
        </w:rPr>
        <w:t xml:space="preserve"> depending on gradient values calculated for that block. </w:t>
      </w:r>
      <w:r>
        <w:rPr>
          <w:rFonts w:ascii="Times New Roman" w:hAnsi="Times New Roman"/>
          <w:szCs w:val="22"/>
          <w:lang w:val="en-CA" w:eastAsia="ja-JP"/>
        </w:rPr>
        <w:t>The relationship between the transformation and the four gradients of the four directions are summarized in the following table.</w:t>
      </w:r>
    </w:p>
    <w:p>
      <w:pPr>
        <w:keepNext/>
        <w:keepLines/>
        <w:spacing w:after="120"/>
        <w:jc w:val="center"/>
        <w:rPr>
          <w:b/>
          <w:sz w:val="20"/>
          <w:lang w:val="en-CA" w:eastAsia="ja-JP"/>
        </w:rPr>
      </w:pPr>
      <w:r>
        <w:rPr>
          <w:b/>
          <w:sz w:val="20"/>
          <w:lang w:val="en-GB"/>
        </w:rPr>
        <w:t>Table </w:t>
      </w:r>
      <w:r>
        <w:rPr>
          <w:b/>
          <w:sz w:val="20"/>
          <w:lang w:val="en-GB"/>
        </w:rPr>
        <w:fldChar w:fldCharType="begin"/>
      </w:r>
      <w:r>
        <w:rPr>
          <w:b/>
          <w:sz w:val="20"/>
          <w:lang w:val="en-GB"/>
        </w:rPr>
        <w:instrText xml:space="preserve"> STYLEREF 1 \s </w:instrText>
      </w:r>
      <w:r>
        <w:rPr>
          <w:b/>
          <w:sz w:val="20"/>
          <w:lang w:val="en-GB"/>
        </w:rPr>
        <w:fldChar w:fldCharType="separate"/>
      </w:r>
      <w:r>
        <w:rPr>
          <w:b/>
          <w:sz w:val="20"/>
          <w:lang w:val="en-GB"/>
        </w:rPr>
        <w:t>3</w:t>
      </w:r>
      <w:r>
        <w:rPr>
          <w:b/>
          <w:sz w:val="20"/>
          <w:lang w:val="en-GB"/>
        </w:rPr>
        <w:fldChar w:fldCharType="end"/>
      </w:r>
      <w:r>
        <w:rPr>
          <w:b/>
          <w:sz w:val="20"/>
          <w:lang w:val="en-GB"/>
        </w:rPr>
        <w:noBreakHyphen/>
      </w:r>
      <w:r>
        <w:rPr>
          <w:b/>
          <w:sz w:val="20"/>
          <w:lang w:val="en-GB"/>
        </w:rPr>
        <w:fldChar w:fldCharType="begin"/>
      </w:r>
      <w:r>
        <w:rPr>
          <w:b/>
          <w:sz w:val="20"/>
          <w:lang w:val="en-GB"/>
        </w:rPr>
        <w:instrText xml:space="preserve"> SEQ Table \* ARABIC \s 1 </w:instrText>
      </w:r>
      <w:r>
        <w:rPr>
          <w:b/>
          <w:sz w:val="20"/>
          <w:lang w:val="en-GB"/>
        </w:rPr>
        <w:fldChar w:fldCharType="separate"/>
      </w:r>
      <w:r>
        <w:rPr>
          <w:b/>
          <w:sz w:val="20"/>
          <w:lang w:val="en-GB"/>
        </w:rPr>
        <w:t>14</w:t>
      </w:r>
      <w:r>
        <w:rPr>
          <w:b/>
          <w:sz w:val="20"/>
          <w:lang w:val="en-GB"/>
        </w:rPr>
        <w:fldChar w:fldCharType="end"/>
      </w:r>
      <w:r>
        <w:rPr>
          <w:b/>
          <w:sz w:val="20"/>
          <w:lang w:val="en-GB"/>
        </w:rPr>
        <w:t xml:space="preserve"> </w:t>
      </w:r>
      <w:r>
        <w:rPr>
          <w:b/>
          <w:sz w:val="20"/>
        </w:rPr>
        <w:t>-</w:t>
      </w:r>
      <w:r>
        <w:rPr>
          <w:b/>
          <w:sz w:val="20"/>
          <w:lang w:val="en-CA"/>
        </w:rPr>
        <w:t xml:space="preserve"> Mapping of the gradient calculated for one block and the transformations</w:t>
      </w:r>
    </w:p>
    <w:tbl>
      <w:tblPr>
        <w:tblStyle w:val="31"/>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8"/>
        <w:gridCol w:w="4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8" w:type="dxa"/>
          </w:tcPr>
          <w:p>
            <w:pPr>
              <w:keepNext/>
              <w:keepLines/>
              <w:spacing w:after="40"/>
              <w:jc w:val="center"/>
              <w:rPr>
                <w:rFonts w:ascii="Times New Roman" w:hAnsi="Times New Roman" w:eastAsia="PMingLiU"/>
                <w:szCs w:val="22"/>
                <w:lang w:val="en-CA"/>
              </w:rPr>
            </w:pPr>
            <w:r>
              <w:rPr>
                <w:rFonts w:ascii="Times New Roman" w:hAnsi="Times New Roman" w:eastAsia="PMingLiU"/>
                <w:szCs w:val="22"/>
                <w:lang w:val="en-CA"/>
              </w:rPr>
              <w:t>Gradient values</w:t>
            </w:r>
          </w:p>
        </w:tc>
        <w:tc>
          <w:tcPr>
            <w:tcW w:w="4544" w:type="dxa"/>
          </w:tcPr>
          <w:p>
            <w:pPr>
              <w:keepNext/>
              <w:keepLines/>
              <w:spacing w:after="40"/>
              <w:jc w:val="center"/>
              <w:rPr>
                <w:rFonts w:ascii="Times New Roman" w:hAnsi="Times New Roman" w:eastAsia="PMingLiU"/>
                <w:szCs w:val="22"/>
                <w:lang w:val="en-CA"/>
              </w:rPr>
            </w:pPr>
            <w:r>
              <w:rPr>
                <w:rFonts w:ascii="Times New Roman" w:hAnsi="Times New Roman" w:eastAsia="PMingLiU"/>
                <w:szCs w:val="22"/>
                <w:lang w:val="en-CA"/>
              </w:rPr>
              <w:t xml:space="preserve">Transformation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8" w:type="dxa"/>
          </w:tcPr>
          <w:p>
            <w:pPr>
              <w:keepNext/>
              <w:keepLines/>
              <w:spacing w:after="40"/>
              <w:jc w:val="center"/>
              <w:rPr>
                <w:rFonts w:ascii="Times New Roman" w:hAnsi="Times New Roman" w:eastAsia="PMingLiU"/>
                <w:szCs w:val="22"/>
                <w:lang w:val="en-CA"/>
              </w:rPr>
            </w:pPr>
            <w:r>
              <w:rPr>
                <w:rFonts w:ascii="Times New Roman" w:hAnsi="Times New Roman" w:eastAsia="PMingLiU"/>
                <w:szCs w:val="22"/>
                <w:lang w:val="en-CA"/>
              </w:rPr>
              <w:t>g</w:t>
            </w:r>
            <w:r>
              <w:rPr>
                <w:rFonts w:ascii="Times New Roman" w:hAnsi="Times New Roman" w:eastAsia="PMingLiU"/>
                <w:szCs w:val="22"/>
                <w:vertAlign w:val="subscript"/>
                <w:lang w:val="en-CA"/>
              </w:rPr>
              <w:t xml:space="preserve">d2 </w:t>
            </w:r>
            <w:r>
              <w:rPr>
                <w:rFonts w:ascii="Times New Roman" w:hAnsi="Times New Roman" w:eastAsia="PMingLiU"/>
                <w:szCs w:val="22"/>
                <w:lang w:val="en-CA"/>
              </w:rPr>
              <w:t>&lt; g</w:t>
            </w:r>
            <w:r>
              <w:rPr>
                <w:rFonts w:ascii="Times New Roman" w:hAnsi="Times New Roman" w:eastAsia="PMingLiU"/>
                <w:szCs w:val="22"/>
                <w:vertAlign w:val="subscript"/>
                <w:lang w:val="en-CA"/>
              </w:rPr>
              <w:t>d1</w:t>
            </w:r>
            <w:r>
              <w:rPr>
                <w:rFonts w:ascii="Times New Roman" w:hAnsi="Times New Roman" w:eastAsia="PMingLiU"/>
                <w:szCs w:val="22"/>
                <w:lang w:val="en-CA"/>
              </w:rPr>
              <w:t xml:space="preserve"> and g</w:t>
            </w:r>
            <w:r>
              <w:rPr>
                <w:rFonts w:ascii="Times New Roman" w:hAnsi="Times New Roman" w:eastAsia="PMingLiU"/>
                <w:szCs w:val="22"/>
                <w:vertAlign w:val="subscript"/>
                <w:lang w:val="en-CA"/>
              </w:rPr>
              <w:t xml:space="preserve">h </w:t>
            </w:r>
            <w:r>
              <w:rPr>
                <w:rFonts w:ascii="Times New Roman" w:hAnsi="Times New Roman" w:eastAsia="PMingLiU"/>
                <w:szCs w:val="22"/>
                <w:lang w:val="en-CA"/>
              </w:rPr>
              <w:t>&lt; g</w:t>
            </w:r>
            <w:r>
              <w:rPr>
                <w:rFonts w:ascii="Times New Roman" w:hAnsi="Times New Roman" w:eastAsia="PMingLiU"/>
                <w:szCs w:val="22"/>
                <w:vertAlign w:val="subscript"/>
                <w:lang w:val="en-CA"/>
              </w:rPr>
              <w:t>v</w:t>
            </w:r>
          </w:p>
        </w:tc>
        <w:tc>
          <w:tcPr>
            <w:tcW w:w="4544" w:type="dxa"/>
          </w:tcPr>
          <w:p>
            <w:pPr>
              <w:keepNext/>
              <w:keepLines/>
              <w:spacing w:after="40"/>
              <w:jc w:val="center"/>
              <w:rPr>
                <w:rFonts w:ascii="Times New Roman" w:hAnsi="Times New Roman" w:eastAsia="PMingLiU"/>
                <w:szCs w:val="22"/>
                <w:lang w:val="en-CA"/>
              </w:rPr>
            </w:pPr>
            <w:r>
              <w:rPr>
                <w:rFonts w:ascii="Times New Roman" w:hAnsi="Times New Roman" w:eastAsia="PMingLiU"/>
                <w:szCs w:val="22"/>
                <w:lang w:val="en-CA"/>
              </w:rPr>
              <w:t>No transformation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8" w:type="dxa"/>
          </w:tcPr>
          <w:p>
            <w:pPr>
              <w:keepNext/>
              <w:keepLines/>
              <w:spacing w:after="40"/>
              <w:jc w:val="center"/>
              <w:rPr>
                <w:rFonts w:ascii="Times New Roman" w:hAnsi="Times New Roman" w:eastAsia="PMingLiU"/>
                <w:szCs w:val="22"/>
                <w:lang w:val="en-CA"/>
              </w:rPr>
            </w:pPr>
            <w:r>
              <w:rPr>
                <w:rFonts w:ascii="Times New Roman" w:hAnsi="Times New Roman" w:eastAsia="PMingLiU"/>
                <w:szCs w:val="22"/>
                <w:lang w:val="en-CA"/>
              </w:rPr>
              <w:t>g</w:t>
            </w:r>
            <w:r>
              <w:rPr>
                <w:rFonts w:ascii="Times New Roman" w:hAnsi="Times New Roman" w:eastAsia="PMingLiU"/>
                <w:szCs w:val="22"/>
                <w:vertAlign w:val="subscript"/>
                <w:lang w:val="en-CA"/>
              </w:rPr>
              <w:t xml:space="preserve">d2 </w:t>
            </w:r>
            <w:r>
              <w:rPr>
                <w:rFonts w:ascii="Times New Roman" w:hAnsi="Times New Roman" w:eastAsia="PMingLiU"/>
                <w:szCs w:val="22"/>
                <w:lang w:val="en-CA"/>
              </w:rPr>
              <w:t>&lt; g</w:t>
            </w:r>
            <w:r>
              <w:rPr>
                <w:rFonts w:ascii="Times New Roman" w:hAnsi="Times New Roman" w:eastAsia="PMingLiU"/>
                <w:szCs w:val="22"/>
                <w:vertAlign w:val="subscript"/>
                <w:lang w:val="en-CA"/>
              </w:rPr>
              <w:t>d1</w:t>
            </w:r>
            <w:r>
              <w:rPr>
                <w:rFonts w:ascii="Times New Roman" w:hAnsi="Times New Roman" w:eastAsia="PMingLiU"/>
                <w:szCs w:val="22"/>
                <w:lang w:val="en-CA"/>
              </w:rPr>
              <w:t xml:space="preserve"> and g</w:t>
            </w:r>
            <w:r>
              <w:rPr>
                <w:rFonts w:ascii="Times New Roman" w:hAnsi="Times New Roman" w:eastAsia="PMingLiU"/>
                <w:szCs w:val="22"/>
                <w:vertAlign w:val="subscript"/>
                <w:lang w:val="en-CA"/>
              </w:rPr>
              <w:t xml:space="preserve">v </w:t>
            </w:r>
            <w:r>
              <w:rPr>
                <w:rFonts w:ascii="Times New Roman" w:hAnsi="Times New Roman" w:eastAsia="PMingLiU"/>
                <w:szCs w:val="22"/>
                <w:lang w:val="en-CA"/>
              </w:rPr>
              <w:t>&lt; g</w:t>
            </w:r>
            <w:r>
              <w:rPr>
                <w:rFonts w:ascii="Times New Roman" w:hAnsi="Times New Roman" w:eastAsia="PMingLiU"/>
                <w:szCs w:val="22"/>
                <w:vertAlign w:val="subscript"/>
                <w:lang w:val="en-CA"/>
              </w:rPr>
              <w:t>h</w:t>
            </w:r>
          </w:p>
        </w:tc>
        <w:tc>
          <w:tcPr>
            <w:tcW w:w="4544" w:type="dxa"/>
          </w:tcPr>
          <w:p>
            <w:pPr>
              <w:keepNext/>
              <w:keepLines/>
              <w:spacing w:after="40"/>
              <w:jc w:val="center"/>
              <w:rPr>
                <w:rFonts w:ascii="Times New Roman" w:hAnsi="Times New Roman" w:eastAsia="PMingLiU"/>
                <w:szCs w:val="22"/>
                <w:lang w:val="en-CA"/>
              </w:rPr>
            </w:pPr>
            <w:r>
              <w:rPr>
                <w:rFonts w:ascii="Times New Roman" w:hAnsi="Times New Roman" w:eastAsia="PMingLiU"/>
                <w:szCs w:val="22"/>
                <w:lang w:val="en-CA"/>
              </w:rPr>
              <w:t>Diagonal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8" w:type="dxa"/>
          </w:tcPr>
          <w:p>
            <w:pPr>
              <w:keepNext/>
              <w:keepLines/>
              <w:spacing w:after="40"/>
              <w:jc w:val="center"/>
              <w:rPr>
                <w:rFonts w:ascii="Times New Roman" w:hAnsi="Times New Roman" w:eastAsia="PMingLiU"/>
                <w:szCs w:val="22"/>
                <w:lang w:val="en-CA"/>
              </w:rPr>
            </w:pPr>
            <w:r>
              <w:rPr>
                <w:rFonts w:ascii="Times New Roman" w:hAnsi="Times New Roman" w:eastAsia="PMingLiU"/>
                <w:szCs w:val="22"/>
                <w:lang w:val="en-CA"/>
              </w:rPr>
              <w:t>g</w:t>
            </w:r>
            <w:r>
              <w:rPr>
                <w:rFonts w:ascii="Times New Roman" w:hAnsi="Times New Roman" w:eastAsia="PMingLiU"/>
                <w:szCs w:val="22"/>
                <w:vertAlign w:val="subscript"/>
                <w:lang w:val="en-CA"/>
              </w:rPr>
              <w:t xml:space="preserve">d1 </w:t>
            </w:r>
            <w:r>
              <w:rPr>
                <w:rFonts w:ascii="Times New Roman" w:hAnsi="Times New Roman" w:eastAsia="PMingLiU"/>
                <w:szCs w:val="22"/>
                <w:lang w:val="en-CA"/>
              </w:rPr>
              <w:t>&lt; g</w:t>
            </w:r>
            <w:r>
              <w:rPr>
                <w:rFonts w:ascii="Times New Roman" w:hAnsi="Times New Roman" w:eastAsia="PMingLiU"/>
                <w:szCs w:val="22"/>
                <w:vertAlign w:val="subscript"/>
                <w:lang w:val="en-CA"/>
              </w:rPr>
              <w:t>d2</w:t>
            </w:r>
            <w:r>
              <w:rPr>
                <w:rFonts w:ascii="Times New Roman" w:hAnsi="Times New Roman" w:eastAsia="PMingLiU"/>
                <w:szCs w:val="22"/>
                <w:lang w:val="en-CA"/>
              </w:rPr>
              <w:t xml:space="preserve"> and g</w:t>
            </w:r>
            <w:r>
              <w:rPr>
                <w:rFonts w:ascii="Times New Roman" w:hAnsi="Times New Roman" w:eastAsia="PMingLiU"/>
                <w:szCs w:val="22"/>
                <w:vertAlign w:val="subscript"/>
                <w:lang w:val="en-CA"/>
              </w:rPr>
              <w:t xml:space="preserve">h </w:t>
            </w:r>
            <w:r>
              <w:rPr>
                <w:rFonts w:ascii="Times New Roman" w:hAnsi="Times New Roman" w:eastAsia="PMingLiU"/>
                <w:szCs w:val="22"/>
                <w:lang w:val="en-CA"/>
              </w:rPr>
              <w:t>&lt; g</w:t>
            </w:r>
            <w:r>
              <w:rPr>
                <w:rFonts w:ascii="Times New Roman" w:hAnsi="Times New Roman" w:eastAsia="PMingLiU"/>
                <w:szCs w:val="22"/>
                <w:vertAlign w:val="subscript"/>
                <w:lang w:val="en-CA"/>
              </w:rPr>
              <w:t>v</w:t>
            </w:r>
          </w:p>
        </w:tc>
        <w:tc>
          <w:tcPr>
            <w:tcW w:w="4544" w:type="dxa"/>
          </w:tcPr>
          <w:p>
            <w:pPr>
              <w:keepNext/>
              <w:keepLines/>
              <w:spacing w:after="40"/>
              <w:jc w:val="center"/>
              <w:rPr>
                <w:rFonts w:ascii="Times New Roman" w:hAnsi="Times New Roman" w:eastAsia="PMingLiU"/>
                <w:szCs w:val="22"/>
                <w:lang w:val="en-CA"/>
              </w:rPr>
            </w:pPr>
            <w:r>
              <w:rPr>
                <w:rFonts w:ascii="Times New Roman" w:hAnsi="Times New Roman" w:eastAsia="PMingLiU"/>
                <w:szCs w:val="22"/>
                <w:lang w:val="en-CA"/>
              </w:rPr>
              <w:t>Vertical flip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8" w:type="dxa"/>
          </w:tcPr>
          <w:p>
            <w:pPr>
              <w:keepLines/>
              <w:spacing w:after="40"/>
              <w:jc w:val="center"/>
              <w:rPr>
                <w:rFonts w:ascii="Times New Roman" w:hAnsi="Times New Roman" w:eastAsia="PMingLiU"/>
                <w:szCs w:val="22"/>
                <w:lang w:val="en-CA"/>
              </w:rPr>
            </w:pPr>
            <w:r>
              <w:rPr>
                <w:rFonts w:ascii="Times New Roman" w:hAnsi="Times New Roman" w:eastAsia="PMingLiU"/>
                <w:szCs w:val="22"/>
                <w:lang w:val="en-CA"/>
              </w:rPr>
              <w:t>g</w:t>
            </w:r>
            <w:r>
              <w:rPr>
                <w:rFonts w:ascii="Times New Roman" w:hAnsi="Times New Roman" w:eastAsia="PMingLiU"/>
                <w:szCs w:val="22"/>
                <w:vertAlign w:val="subscript"/>
                <w:lang w:val="en-CA"/>
              </w:rPr>
              <w:t xml:space="preserve">d1 </w:t>
            </w:r>
            <w:r>
              <w:rPr>
                <w:rFonts w:ascii="Times New Roman" w:hAnsi="Times New Roman" w:eastAsia="PMingLiU"/>
                <w:szCs w:val="22"/>
                <w:lang w:val="en-CA"/>
              </w:rPr>
              <w:t>&lt; g</w:t>
            </w:r>
            <w:r>
              <w:rPr>
                <w:rFonts w:ascii="Times New Roman" w:hAnsi="Times New Roman" w:eastAsia="PMingLiU"/>
                <w:szCs w:val="22"/>
                <w:vertAlign w:val="subscript"/>
                <w:lang w:val="en-CA"/>
              </w:rPr>
              <w:t>d2</w:t>
            </w:r>
            <w:r>
              <w:rPr>
                <w:rFonts w:ascii="Times New Roman" w:hAnsi="Times New Roman" w:eastAsia="PMingLiU"/>
                <w:szCs w:val="22"/>
                <w:lang w:val="en-CA"/>
              </w:rPr>
              <w:t xml:space="preserve"> and g</w:t>
            </w:r>
            <w:r>
              <w:rPr>
                <w:rFonts w:ascii="Times New Roman" w:hAnsi="Times New Roman" w:eastAsia="PMingLiU"/>
                <w:szCs w:val="22"/>
                <w:vertAlign w:val="subscript"/>
                <w:lang w:val="en-CA"/>
              </w:rPr>
              <w:t xml:space="preserve">v </w:t>
            </w:r>
            <w:r>
              <w:rPr>
                <w:rFonts w:ascii="Times New Roman" w:hAnsi="Times New Roman" w:eastAsia="PMingLiU"/>
                <w:szCs w:val="22"/>
                <w:lang w:val="en-CA"/>
              </w:rPr>
              <w:t>&lt; g</w:t>
            </w:r>
            <w:r>
              <w:rPr>
                <w:rFonts w:ascii="Times New Roman" w:hAnsi="Times New Roman" w:eastAsia="PMingLiU"/>
                <w:szCs w:val="22"/>
                <w:vertAlign w:val="subscript"/>
                <w:lang w:val="en-CA"/>
              </w:rPr>
              <w:t>h</w:t>
            </w:r>
          </w:p>
        </w:tc>
        <w:tc>
          <w:tcPr>
            <w:tcW w:w="4544" w:type="dxa"/>
          </w:tcPr>
          <w:p>
            <w:pPr>
              <w:keepLines/>
              <w:spacing w:after="40"/>
              <w:jc w:val="center"/>
              <w:rPr>
                <w:rFonts w:ascii="Times New Roman" w:hAnsi="Times New Roman" w:eastAsia="PMingLiU"/>
                <w:szCs w:val="22"/>
                <w:lang w:val="en-CA"/>
              </w:rPr>
            </w:pPr>
            <w:r>
              <w:rPr>
                <w:rFonts w:ascii="Times New Roman" w:hAnsi="Times New Roman" w:eastAsia="PMingLiU"/>
                <w:szCs w:val="22"/>
                <w:lang w:val="en-CA"/>
              </w:rPr>
              <w:t>Rotation</w:t>
            </w:r>
          </w:p>
        </w:tc>
      </w:tr>
    </w:tbl>
    <w:p>
      <w:pPr>
        <w:pStyle w:val="5"/>
        <w:tabs>
          <w:tab w:val="clear" w:pos="360"/>
          <w:tab w:val="clear" w:pos="720"/>
          <w:tab w:val="clear" w:pos="1080"/>
          <w:tab w:val="clear" w:pos="1440"/>
        </w:tabs>
        <w:overflowPunct/>
        <w:autoSpaceDE/>
        <w:autoSpaceDN/>
        <w:adjustRightInd/>
        <w:spacing w:before="136"/>
        <w:ind w:right="0"/>
        <w:textAlignment w:val="auto"/>
        <w:rPr>
          <w:ins w:id="462" w:author="Jianle Chen" w:date="2020-03-04T22:41:00Z"/>
          <w:lang w:val="en-CA"/>
        </w:rPr>
      </w:pPr>
      <w:ins w:id="463" w:author="Jianle Chen" w:date="2020-03-04T22:41:00Z">
        <w:r>
          <w:rPr>
            <w:lang w:val="en-CA"/>
          </w:rPr>
          <w:t>Filtering process</w:t>
        </w:r>
      </w:ins>
    </w:p>
    <w:p>
      <w:pPr>
        <w:spacing w:after="120"/>
        <w:jc w:val="both"/>
        <w:rPr>
          <w:ins w:id="464" w:author="Jianle Chen" w:date="2020-03-04T22:41:00Z"/>
          <w:szCs w:val="22"/>
          <w:lang w:val="en-CA"/>
        </w:rPr>
      </w:pPr>
      <w:ins w:id="465" w:author="Jianle Chen" w:date="2020-03-04T22:41:00Z">
        <w:r>
          <w:rPr>
            <w:szCs w:val="22"/>
            <w:lang w:val="en-CA"/>
          </w:rPr>
          <w:t xml:space="preserve">At decoder side, when ALF is enabled for a CTB, each sample </w:t>
        </w:r>
      </w:ins>
      <m:oMath>
        <w:ins w:id="466" w:author="Jianle Chen" w:date="2020-03-04T22:41:00Z">
          <m:r>
            <w:rPr>
              <w:rFonts w:ascii="Cambria Math" w:hAnsi="Cambria Math"/>
              <w:szCs w:val="22"/>
              <w:lang w:val="en-CA"/>
            </w:rPr>
            <m:t xml:space="preserve">R(i,j) </m:t>
          </m:r>
        </w:ins>
      </m:oMath>
      <w:ins w:id="467" w:author="Jianle Chen" w:date="2020-03-04T22:41:00Z">
        <w:r>
          <w:rPr>
            <w:szCs w:val="22"/>
            <w:lang w:val="en-CA"/>
          </w:rPr>
          <w:t xml:space="preserve">within the CU is filtered, resulting in sample value </w:t>
        </w:r>
      </w:ins>
      <m:oMath>
        <w:ins w:id="468" w:author="Jianle Chen" w:date="2020-03-04T22:41:00Z">
          <m:r>
            <w:rPr>
              <w:rFonts w:ascii="Cambria Math" w:hAnsi="Cambria Math"/>
              <w:szCs w:val="22"/>
              <w:lang w:val="en-CA"/>
            </w:rPr>
            <m:t>R'(i,j)</m:t>
          </m:r>
        </w:ins>
      </m:oMath>
      <w:ins w:id="469" w:author="Jianle Chen" w:date="2020-03-04T22:41:00Z">
        <w:r>
          <w:rPr>
            <w:szCs w:val="22"/>
            <w:lang w:val="en-CA"/>
          </w:rPr>
          <w:t xml:space="preserve"> as shown below,</w:t>
        </w:r>
      </w:ins>
    </w:p>
    <w:p>
      <w:pPr>
        <w:jc w:val="right"/>
        <w:rPr>
          <w:ins w:id="470" w:author="Jianle Chen" w:date="2020-03-04T22:41:00Z"/>
          <w:szCs w:val="22"/>
          <w:lang w:val="en-CA"/>
        </w:rPr>
      </w:pPr>
      <m:oMath>
        <m:sSup>
          <m:sSupPr>
            <m:ctrlPr>
              <w:ins w:id="471" w:author="Jianle Chen" w:date="2020-03-04T22:41:00Z">
                <w:rPr>
                  <w:rFonts w:ascii="Cambria Math" w:hAnsi="Cambria Math"/>
                  <w:i/>
                  <w:szCs w:val="22"/>
                  <w:lang w:val="en-CA"/>
                </w:rPr>
              </w:ins>
            </m:ctrlPr>
          </m:sSupPr>
          <m:e>
            <w:ins w:id="472" w:author="Jianle Chen" w:date="2020-03-04T22:41:00Z">
              <m:r>
                <w:rPr>
                  <w:rFonts w:ascii="Cambria Math" w:hAnsi="Cambria Math"/>
                  <w:szCs w:val="22"/>
                  <w:lang w:val="en-CA"/>
                </w:rPr>
                <m:t>R</m:t>
              </m:r>
            </w:ins>
            <m:ctrlPr>
              <w:ins w:id="473" w:author="Jianle Chen" w:date="2020-03-04T22:41:00Z">
                <w:rPr>
                  <w:rFonts w:ascii="Cambria Math" w:hAnsi="Cambria Math"/>
                  <w:i/>
                  <w:szCs w:val="22"/>
                  <w:lang w:val="en-CA"/>
                </w:rPr>
              </w:ins>
            </m:ctrlPr>
          </m:e>
          <m:sup>
            <w:ins w:id="474" w:author="Jianle Chen" w:date="2020-03-04T22:41:00Z">
              <m:r>
                <w:rPr>
                  <w:rFonts w:ascii="Cambria Math" w:hAnsi="Cambria Math"/>
                  <w:szCs w:val="22"/>
                  <w:lang w:val="en-CA"/>
                </w:rPr>
                <m:t>'</m:t>
              </m:r>
            </w:ins>
            <m:ctrlPr>
              <w:ins w:id="475" w:author="Jianle Chen" w:date="2020-03-04T22:41:00Z">
                <w:rPr>
                  <w:rFonts w:ascii="Cambria Math" w:hAnsi="Cambria Math"/>
                  <w:i/>
                  <w:szCs w:val="22"/>
                  <w:lang w:val="en-CA"/>
                </w:rPr>
              </w:ins>
            </m:ctrlPr>
          </m:sup>
        </m:sSup>
        <m:d>
          <m:dPr>
            <m:ctrlPr>
              <w:ins w:id="476" w:author="Jianle Chen" w:date="2020-03-04T22:41:00Z">
                <w:rPr>
                  <w:rFonts w:ascii="Cambria Math" w:hAnsi="Cambria Math"/>
                  <w:i/>
                  <w:szCs w:val="22"/>
                  <w:lang w:val="en-CA"/>
                </w:rPr>
              </w:ins>
            </m:ctrlPr>
          </m:dPr>
          <m:e>
            <w:ins w:id="477" w:author="Jianle Chen" w:date="2020-03-04T22:41:00Z">
              <m:r>
                <w:rPr>
                  <w:rFonts w:ascii="Cambria Math" w:hAnsi="Cambria Math"/>
                  <w:szCs w:val="22"/>
                  <w:lang w:val="en-CA"/>
                </w:rPr>
                <m:t>i,j</m:t>
              </m:r>
            </w:ins>
            <m:ctrlPr>
              <w:ins w:id="478" w:author="Jianle Chen" w:date="2020-03-04T22:41:00Z">
                <w:rPr>
                  <w:rFonts w:ascii="Cambria Math" w:hAnsi="Cambria Math"/>
                  <w:i/>
                  <w:szCs w:val="22"/>
                  <w:lang w:val="en-CA"/>
                </w:rPr>
              </w:ins>
            </m:ctrlPr>
          </m:e>
        </m:d>
        <w:ins w:id="479" w:author="Jianle Chen" w:date="2020-03-04T22:41:00Z">
          <m:r>
            <w:rPr>
              <w:rFonts w:ascii="Cambria Math" w:hAnsi="Cambria Math"/>
              <w:szCs w:val="22"/>
              <w:lang w:val="en-CA"/>
            </w:rPr>
            <m:t>=R</m:t>
          </m:r>
        </w:ins>
        <m:d>
          <m:dPr>
            <m:ctrlPr>
              <w:ins w:id="480" w:author="Jianle Chen" w:date="2020-03-04T22:41:00Z">
                <w:rPr>
                  <w:rFonts w:ascii="Cambria Math" w:hAnsi="Cambria Math"/>
                  <w:i/>
                  <w:szCs w:val="22"/>
                  <w:lang w:val="en-CA"/>
                </w:rPr>
              </w:ins>
            </m:ctrlPr>
          </m:dPr>
          <m:e>
            <w:ins w:id="481" w:author="Jianle Chen" w:date="2020-03-04T22:41:00Z">
              <m:r>
                <w:rPr>
                  <w:rFonts w:ascii="Cambria Math" w:hAnsi="Cambria Math"/>
                  <w:szCs w:val="22"/>
                  <w:lang w:val="en-CA"/>
                </w:rPr>
                <m:t>i,j</m:t>
              </m:r>
            </w:ins>
            <m:ctrlPr>
              <w:ins w:id="482" w:author="Jianle Chen" w:date="2020-03-04T22:41:00Z">
                <w:rPr>
                  <w:rFonts w:ascii="Cambria Math" w:hAnsi="Cambria Math"/>
                  <w:i/>
                  <w:szCs w:val="22"/>
                  <w:lang w:val="en-CA"/>
                </w:rPr>
              </w:ins>
            </m:ctrlPr>
          </m:e>
        </m:d>
        <w:ins w:id="483" w:author="Jianle Chen" w:date="2020-03-04T22:41:00Z">
          <m:r>
            <w:rPr>
              <w:rFonts w:ascii="Cambria Math" w:hAnsi="Cambria Math"/>
              <w:szCs w:val="22"/>
              <w:lang w:val="en-CA"/>
            </w:rPr>
            <m:t>+</m:t>
          </m:r>
        </w:ins>
        <m:d>
          <m:dPr>
            <m:ctrlPr>
              <w:ins w:id="484" w:author="Jianle Chen" w:date="2020-03-04T22:41:00Z">
                <w:rPr>
                  <w:rFonts w:ascii="Cambria Math" w:hAnsi="Cambria Math"/>
                  <w:i/>
                  <w:szCs w:val="22"/>
                  <w:lang w:val="en-CA"/>
                </w:rPr>
              </w:ins>
            </m:ctrlPr>
          </m:dPr>
          <m:e>
            <m:d>
              <m:dPr>
                <m:begChr m:val="（"/>
                <m:endChr m:val="）"/>
                <m:ctrlPr>
                  <w:ins w:id="485" w:author="Jianle Chen" w:date="2020-03-04T22:41:00Z">
                    <w:rPr>
                      <w:rFonts w:ascii="Cambria Math" w:hAnsi="Cambria Math"/>
                      <w:szCs w:val="22"/>
                      <w:lang w:val="en-CA" w:eastAsia="zh-CN"/>
                    </w:rPr>
                  </w:ins>
                </m:ctrlPr>
              </m:dPr>
              <m:e>
                <m:nary>
                  <m:naryPr>
                    <m:chr m:val="∑"/>
                    <m:limLoc m:val="undOvr"/>
                    <m:supHide m:val="1"/>
                    <m:ctrlPr>
                      <w:ins w:id="486" w:author="Jianle Chen" w:date="2020-03-04T22:41:00Z">
                        <w:rPr>
                          <w:rFonts w:ascii="Cambria Math" w:hAnsi="Cambria Math"/>
                          <w:i/>
                          <w:szCs w:val="22"/>
                          <w:lang w:val="en-CA"/>
                        </w:rPr>
                      </w:ins>
                    </m:ctrlPr>
                  </m:naryPr>
                  <m:sub>
                    <w:ins w:id="487" w:author="Jianle Chen" w:date="2020-03-04T22:41:00Z">
                      <m:r>
                        <w:rPr>
                          <w:rFonts w:ascii="Cambria Math" w:hAnsi="Cambria Math"/>
                          <w:szCs w:val="22"/>
                          <w:lang w:val="en-CA"/>
                        </w:rPr>
                        <m:t>k≠0</m:t>
                      </m:r>
                    </w:ins>
                    <m:ctrlPr>
                      <w:ins w:id="488" w:author="Jianle Chen" w:date="2020-03-04T22:41:00Z">
                        <w:rPr>
                          <w:rFonts w:ascii="Cambria Math" w:hAnsi="Cambria Math"/>
                          <w:i/>
                          <w:szCs w:val="22"/>
                          <w:lang w:val="en-CA"/>
                        </w:rPr>
                      </w:ins>
                    </m:ctrlPr>
                  </m:sub>
                  <m:sup>
                    <m:ctrlPr>
                      <w:ins w:id="489" w:author="Jianle Chen" w:date="2020-03-04T22:41:00Z">
                        <w:rPr>
                          <w:rFonts w:ascii="Cambria Math" w:hAnsi="Cambria Math"/>
                          <w:i/>
                          <w:szCs w:val="22"/>
                          <w:lang w:val="en-CA"/>
                        </w:rPr>
                      </w:ins>
                    </m:ctrlPr>
                  </m:sup>
                  <m:e>
                    <m:nary>
                      <m:naryPr>
                        <m:chr m:val="∑"/>
                        <m:limLoc m:val="undOvr"/>
                        <m:supHide m:val="1"/>
                        <m:ctrlPr>
                          <w:ins w:id="490" w:author="Jianle Chen" w:date="2020-03-04T22:41:00Z">
                            <w:rPr>
                              <w:rFonts w:ascii="Cambria Math" w:hAnsi="Cambria Math"/>
                              <w:i/>
                              <w:szCs w:val="22"/>
                              <w:lang w:val="en-CA"/>
                            </w:rPr>
                          </w:ins>
                        </m:ctrlPr>
                      </m:naryPr>
                      <m:sub>
                        <w:ins w:id="491" w:author="Jianle Chen" w:date="2020-03-04T22:41:00Z">
                          <m:r>
                            <w:rPr>
                              <w:rFonts w:ascii="Cambria Math" w:hAnsi="Cambria Math"/>
                              <w:szCs w:val="22"/>
                              <w:lang w:val="en-CA"/>
                            </w:rPr>
                            <m:t>l≠0</m:t>
                          </m:r>
                        </w:ins>
                        <m:ctrlPr>
                          <w:ins w:id="492" w:author="Jianle Chen" w:date="2020-03-04T22:41:00Z">
                            <w:rPr>
                              <w:rFonts w:ascii="Cambria Math" w:hAnsi="Cambria Math"/>
                              <w:i/>
                              <w:szCs w:val="22"/>
                              <w:lang w:val="en-CA"/>
                            </w:rPr>
                          </w:ins>
                        </m:ctrlPr>
                      </m:sub>
                      <m:sup>
                        <m:ctrlPr>
                          <w:ins w:id="493" w:author="Jianle Chen" w:date="2020-03-04T22:41:00Z">
                            <w:rPr>
                              <w:rFonts w:ascii="Cambria Math" w:hAnsi="Cambria Math"/>
                              <w:i/>
                              <w:szCs w:val="22"/>
                              <w:lang w:val="en-CA"/>
                            </w:rPr>
                          </w:ins>
                        </m:ctrlPr>
                      </m:sup>
                      <m:e>
                        <w:ins w:id="494" w:author="Jianle Chen" w:date="2020-03-04T22:41:00Z">
                          <m:r>
                            <w:rPr>
                              <w:rFonts w:ascii="Cambria Math" w:hAnsi="Cambria Math"/>
                              <w:szCs w:val="22"/>
                              <w:lang w:val="en-CA"/>
                            </w:rPr>
                            <m:t>f</m:t>
                          </m:r>
                        </w:ins>
                        <m:d>
                          <m:dPr>
                            <m:ctrlPr>
                              <w:ins w:id="495" w:author="Jianle Chen" w:date="2020-03-04T22:41:00Z">
                                <w:rPr>
                                  <w:rFonts w:ascii="Cambria Math" w:hAnsi="Cambria Math"/>
                                  <w:i/>
                                  <w:szCs w:val="22"/>
                                  <w:lang w:val="en-CA"/>
                                </w:rPr>
                              </w:ins>
                            </m:ctrlPr>
                          </m:dPr>
                          <m:e>
                            <w:ins w:id="496" w:author="Jianle Chen" w:date="2020-03-04T22:41:00Z">
                              <m:r>
                                <w:rPr>
                                  <w:rFonts w:ascii="Cambria Math" w:hAnsi="Cambria Math"/>
                                  <w:szCs w:val="22"/>
                                  <w:lang w:val="en-CA"/>
                                </w:rPr>
                                <m:t>k, l</m:t>
                              </m:r>
                            </w:ins>
                            <m:ctrlPr>
                              <w:ins w:id="497" w:author="Jianle Chen" w:date="2020-03-04T22:41:00Z">
                                <w:rPr>
                                  <w:rFonts w:ascii="Cambria Math" w:hAnsi="Cambria Math"/>
                                  <w:i/>
                                  <w:szCs w:val="22"/>
                                  <w:lang w:val="en-CA"/>
                                </w:rPr>
                              </w:ins>
                            </m:ctrlPr>
                          </m:e>
                        </m:d>
                        <w:ins w:id="498" w:author="Jianle Chen" w:date="2020-03-04T22:41:00Z">
                          <m:r>
                            <w:rPr>
                              <w:rFonts w:ascii="Cambria Math" w:hAnsi="Cambria Math"/>
                              <w:szCs w:val="22"/>
                              <w:lang w:val="en-CA"/>
                            </w:rPr>
                            <m:t>×K</m:t>
                          </m:r>
                        </w:ins>
                        <m:d>
                          <m:dPr>
                            <m:ctrlPr>
                              <w:ins w:id="499" w:author="Jianle Chen" w:date="2020-03-04T22:41:00Z">
                                <w:rPr>
                                  <w:rFonts w:ascii="Cambria Math" w:hAnsi="Cambria Math"/>
                                  <w:i/>
                                  <w:szCs w:val="22"/>
                                  <w:lang w:val="en-CA"/>
                                </w:rPr>
                              </w:ins>
                            </m:ctrlPr>
                          </m:dPr>
                          <m:e>
                            <w:ins w:id="500" w:author="Jianle Chen" w:date="2020-03-04T22:41:00Z">
                              <m:r>
                                <w:rPr>
                                  <w:rFonts w:ascii="Cambria Math" w:hAnsi="Cambria Math"/>
                                  <w:szCs w:val="22"/>
                                  <w:lang w:val="en-CA"/>
                                </w:rPr>
                                <m:t>R</m:t>
                              </m:r>
                            </w:ins>
                            <m:d>
                              <m:dPr>
                                <m:ctrlPr>
                                  <w:ins w:id="501" w:author="Jianle Chen" w:date="2020-03-04T22:41:00Z">
                                    <w:rPr>
                                      <w:rFonts w:ascii="Cambria Math" w:hAnsi="Cambria Math"/>
                                      <w:i/>
                                      <w:szCs w:val="22"/>
                                      <w:lang w:val="en-CA"/>
                                    </w:rPr>
                                  </w:ins>
                                </m:ctrlPr>
                              </m:dPr>
                              <m:e>
                                <w:ins w:id="502" w:author="Jianle Chen" w:date="2020-03-04T22:41:00Z">
                                  <m:r>
                                    <w:rPr>
                                      <w:rFonts w:ascii="Cambria Math" w:hAnsi="Cambria Math"/>
                                      <w:szCs w:val="22"/>
                                      <w:lang w:val="en-CA"/>
                                    </w:rPr>
                                    <m:t>i+k,j+l</m:t>
                                  </m:r>
                                </w:ins>
                                <m:ctrlPr>
                                  <w:ins w:id="503" w:author="Jianle Chen" w:date="2020-03-04T22:41:00Z">
                                    <w:rPr>
                                      <w:rFonts w:ascii="Cambria Math" w:hAnsi="Cambria Math"/>
                                      <w:i/>
                                      <w:szCs w:val="22"/>
                                      <w:lang w:val="en-CA"/>
                                    </w:rPr>
                                  </w:ins>
                                </m:ctrlPr>
                              </m:e>
                            </m:d>
                            <w:ins w:id="504" w:author="Jianle Chen" w:date="2020-03-04T22:41:00Z">
                              <m:r>
                                <w:rPr>
                                  <w:rFonts w:ascii="Cambria Math" w:hAnsi="Cambria Math"/>
                                  <w:szCs w:val="22"/>
                                  <w:lang w:val="en-CA"/>
                                </w:rPr>
                                <m:t>-R</m:t>
                              </m:r>
                            </w:ins>
                            <m:d>
                              <m:dPr>
                                <m:ctrlPr>
                                  <w:ins w:id="505" w:author="Jianle Chen" w:date="2020-03-04T22:41:00Z">
                                    <w:rPr>
                                      <w:rFonts w:ascii="Cambria Math" w:hAnsi="Cambria Math"/>
                                      <w:i/>
                                      <w:szCs w:val="22"/>
                                      <w:lang w:val="en-CA"/>
                                    </w:rPr>
                                  </w:ins>
                                </m:ctrlPr>
                              </m:dPr>
                              <m:e>
                                <w:ins w:id="506" w:author="Jianle Chen" w:date="2020-03-04T22:41:00Z">
                                  <m:r>
                                    <w:rPr>
                                      <w:rFonts w:ascii="Cambria Math" w:hAnsi="Cambria Math"/>
                                      <w:szCs w:val="22"/>
                                      <w:lang w:val="en-CA"/>
                                    </w:rPr>
                                    <m:t>i,j</m:t>
                                  </m:r>
                                </w:ins>
                                <m:ctrlPr>
                                  <w:ins w:id="507" w:author="Jianle Chen" w:date="2020-03-04T22:41:00Z">
                                    <w:rPr>
                                      <w:rFonts w:ascii="Cambria Math" w:hAnsi="Cambria Math"/>
                                      <w:i/>
                                      <w:szCs w:val="22"/>
                                      <w:lang w:val="en-CA"/>
                                    </w:rPr>
                                  </w:ins>
                                </m:ctrlPr>
                              </m:e>
                            </m:d>
                            <w:ins w:id="508" w:author="Jianle Chen" w:date="2020-03-04T22:41:00Z">
                              <m:r>
                                <w:rPr>
                                  <w:rFonts w:ascii="Cambria Math" w:hAnsi="Cambria Math"/>
                                  <w:szCs w:val="22"/>
                                  <w:lang w:val="en-CA"/>
                                </w:rPr>
                                <m:t>,</m:t>
                              </m:r>
                            </w:ins>
                            <w:ins w:id="509" w:author="Jianle Chen" w:date="2020-03-04T22:41:00Z">
                              <m:r>
                                <w:rPr>
                                  <w:rFonts w:ascii="Cambria Math" w:hAnsi="Cambria Math"/>
                                  <w:lang w:val="en-CA"/>
                                </w:rPr>
                                <m:t>c</m:t>
                              </m:r>
                            </w:ins>
                            <m:d>
                              <m:dPr>
                                <m:ctrlPr>
                                  <w:ins w:id="510" w:author="Jianle Chen" w:date="2020-03-04T22:41:00Z">
                                    <w:rPr>
                                      <w:rFonts w:ascii="Cambria Math" w:hAnsi="Cambria Math"/>
                                      <w:i/>
                                      <w:lang w:val="en-CA"/>
                                    </w:rPr>
                                  </w:ins>
                                </m:ctrlPr>
                              </m:dPr>
                              <m:e>
                                <w:ins w:id="511" w:author="Jianle Chen" w:date="2020-03-04T22:41:00Z">
                                  <m:r>
                                    <w:rPr>
                                      <w:rFonts w:ascii="Cambria Math" w:hAnsi="Cambria Math"/>
                                      <w:lang w:val="en-CA"/>
                                    </w:rPr>
                                    <m:t>k, l</m:t>
                                  </m:r>
                                </w:ins>
                                <m:ctrlPr>
                                  <w:ins w:id="512" w:author="Jianle Chen" w:date="2020-03-04T22:41:00Z">
                                    <w:rPr>
                                      <w:rFonts w:ascii="Cambria Math" w:hAnsi="Cambria Math"/>
                                      <w:i/>
                                      <w:lang w:val="en-CA"/>
                                    </w:rPr>
                                  </w:ins>
                                </m:ctrlPr>
                              </m:e>
                            </m:d>
                            <m:ctrlPr>
                              <w:ins w:id="513" w:author="Jianle Chen" w:date="2020-03-04T22:41:00Z">
                                <w:rPr>
                                  <w:rFonts w:ascii="Cambria Math" w:hAnsi="Cambria Math"/>
                                  <w:i/>
                                  <w:szCs w:val="22"/>
                                  <w:lang w:val="en-CA"/>
                                </w:rPr>
                              </w:ins>
                            </m:ctrlPr>
                          </m:e>
                        </m:d>
                        <m:ctrlPr>
                          <w:ins w:id="514" w:author="Jianle Chen" w:date="2020-03-04T22:41:00Z">
                            <w:rPr>
                              <w:rFonts w:ascii="Cambria Math" w:hAnsi="Cambria Math"/>
                              <w:i/>
                              <w:szCs w:val="22"/>
                              <w:lang w:val="en-CA"/>
                            </w:rPr>
                          </w:ins>
                        </m:ctrlPr>
                      </m:e>
                    </m:nary>
                    <m:ctrlPr>
                      <w:ins w:id="515" w:author="Jianle Chen" w:date="2020-03-04T22:41:00Z">
                        <w:rPr>
                          <w:rFonts w:ascii="Cambria Math" w:hAnsi="Cambria Math"/>
                          <w:i/>
                          <w:szCs w:val="22"/>
                          <w:lang w:val="en-CA"/>
                        </w:rPr>
                      </w:ins>
                    </m:ctrlPr>
                  </m:e>
                </m:nary>
                <w:ins w:id="516" w:author="Jianle Chen" w:date="2020-03-04T22:41:00Z">
                  <m:r>
                    <m:rPr>
                      <m:sty m:val="p"/>
                    </m:rPr>
                    <w:rPr>
                      <w:rFonts w:ascii="Cambria Math" w:hAnsi="Cambria Math"/>
                      <w:szCs w:val="22"/>
                      <w:lang w:val="en-CA"/>
                    </w:rPr>
                    <m:t>+</m:t>
                  </m:r>
                </w:ins>
                <w:ins w:id="517" w:author="Jianle Chen" w:date="2020-03-04T22:41:00Z">
                  <m:r>
                    <w:rPr>
                      <w:rFonts w:ascii="Cambria Math" w:hAnsi="Cambria Math"/>
                      <w:szCs w:val="22"/>
                    </w:rPr>
                    <m:t>64</m:t>
                  </m:r>
                </w:ins>
                <m:ctrlPr>
                  <w:ins w:id="518" w:author="Jianle Chen" w:date="2020-03-04T22:41:00Z">
                    <w:rPr>
                      <w:rFonts w:ascii="Cambria Math" w:hAnsi="Cambria Math"/>
                      <w:i/>
                      <w:szCs w:val="22"/>
                    </w:rPr>
                  </w:ins>
                </m:ctrlPr>
              </m:e>
            </m:d>
            <w:ins w:id="519" w:author="Jianle Chen" w:date="2020-03-04T22:41:00Z">
              <m:r>
                <w:rPr>
                  <w:rFonts w:ascii="Cambria Math" w:hAnsi="Cambria Math"/>
                  <w:szCs w:val="22"/>
                </w:rPr>
                <m:t>≫7</m:t>
              </m:r>
            </w:ins>
            <m:ctrlPr>
              <w:ins w:id="520" w:author="Jianle Chen" w:date="2020-03-04T22:41:00Z">
                <w:rPr>
                  <w:rFonts w:ascii="Cambria Math" w:hAnsi="Cambria Math"/>
                  <w:i/>
                  <w:szCs w:val="22"/>
                </w:rPr>
              </w:ins>
            </m:ctrlPr>
          </m:e>
        </m:d>
      </m:oMath>
      <w:ins w:id="521" w:author="Jianle Chen" w:date="2020-03-04T22:41:00Z">
        <w:r>
          <w:rPr>
            <w:szCs w:val="22"/>
            <w:lang w:val="en-CA"/>
          </w:rPr>
          <w:tab/>
        </w:r>
      </w:ins>
      <w:ins w:id="522" w:author="Jianle Chen" w:date="2020-03-04T22:41:00Z">
        <w:r>
          <w:rPr>
            <w:szCs w:val="22"/>
            <w:lang w:val="en-CA"/>
          </w:rPr>
          <w:t>(</w:t>
        </w:r>
      </w:ins>
      <w:ins w:id="523" w:author="Jianle Chen" w:date="2020-03-04T22:41:00Z">
        <w:r>
          <w:rPr>
            <w:rFonts w:hint="eastAsia" w:eastAsia="Malgun Gothic"/>
            <w:szCs w:val="22"/>
            <w:lang w:val="en-CA" w:eastAsia="ko-KR"/>
          </w:rPr>
          <w:t>3</w:t>
        </w:r>
      </w:ins>
      <w:ins w:id="524" w:author="Jianle Chen" w:date="2020-03-04T22:41:00Z">
        <w:r>
          <w:rPr>
            <w:rFonts w:eastAsia="Malgun Gothic"/>
            <w:szCs w:val="22"/>
            <w:lang w:val="en-CA" w:eastAsia="ko-KR"/>
          </w:rPr>
          <w:t>-</w:t>
        </w:r>
      </w:ins>
      <w:ins w:id="525" w:author="Jianle Chen" w:date="2020-03-04T22:41:00Z">
        <w:r>
          <w:rPr>
            <w:szCs w:val="22"/>
            <w:lang w:val="en-CA"/>
          </w:rPr>
          <w:fldChar w:fldCharType="begin"/>
        </w:r>
      </w:ins>
      <w:ins w:id="526" w:author="Jianle Chen" w:date="2020-03-04T22:41:00Z">
        <w:r>
          <w:rPr>
            <w:szCs w:val="22"/>
            <w:lang w:val="en-CA"/>
          </w:rPr>
          <w:instrText xml:space="preserve"> SEQ Eq \* MERGEFORMAT </w:instrText>
        </w:r>
      </w:ins>
      <w:ins w:id="527" w:author="Jianle Chen" w:date="2020-03-04T22:41:00Z">
        <w:r>
          <w:rPr>
            <w:szCs w:val="22"/>
            <w:lang w:val="en-CA"/>
          </w:rPr>
          <w:fldChar w:fldCharType="separate"/>
        </w:r>
      </w:ins>
      <w:ins w:id="528" w:author="Jianle Chen" w:date="2020-03-22T21:08:00Z">
        <w:r>
          <w:rPr>
            <w:szCs w:val="22"/>
            <w:lang w:val="en-CA"/>
          </w:rPr>
          <w:t>67</w:t>
        </w:r>
      </w:ins>
      <w:ins w:id="529" w:author="Jianle Chen" w:date="2020-03-04T22:41:00Z">
        <w:r>
          <w:rPr>
            <w:szCs w:val="22"/>
            <w:lang w:val="en-CA"/>
          </w:rPr>
          <w:fldChar w:fldCharType="end"/>
        </w:r>
      </w:ins>
      <w:ins w:id="530" w:author="Jianle Chen" w:date="2020-03-04T22:41:00Z">
        <w:r>
          <w:rPr>
            <w:szCs w:val="22"/>
            <w:lang w:val="en-CA"/>
          </w:rPr>
          <w:t>)</w:t>
        </w:r>
      </w:ins>
    </w:p>
    <w:p>
      <w:pPr>
        <w:spacing w:after="120"/>
        <w:jc w:val="both"/>
        <w:rPr>
          <w:ins w:id="531" w:author="Jianle Chen" w:date="2020-03-04T22:41:00Z"/>
          <w:rFonts w:eastAsiaTheme="minorEastAsia"/>
          <w:lang w:val="en-CA" w:eastAsia="ko-KR"/>
        </w:rPr>
      </w:pPr>
      <w:ins w:id="532" w:author="Jianle Chen" w:date="2020-03-04T22:41:00Z">
        <w:r>
          <w:rPr>
            <w:szCs w:val="22"/>
            <w:lang w:val="en-CA"/>
          </w:rPr>
          <w:t xml:space="preserve">where </w:t>
        </w:r>
      </w:ins>
      <m:oMath>
        <w:ins w:id="533" w:author="Jianle Chen" w:date="2020-03-04T22:41:00Z">
          <m:r>
            <w:rPr>
              <w:rFonts w:ascii="Cambria Math" w:hAnsi="Cambria Math"/>
              <w:szCs w:val="22"/>
              <w:lang w:val="en-CA"/>
            </w:rPr>
            <m:t>f(k, l)</m:t>
          </m:r>
        </w:ins>
      </m:oMath>
      <w:ins w:id="534" w:author="Jianle Chen" w:date="2020-03-04T22:41:00Z">
        <w:r>
          <w:rPr>
            <w:szCs w:val="22"/>
            <w:lang w:val="en-CA"/>
          </w:rPr>
          <w:t xml:space="preserve"> denotes the decoded filter coefficients, </w:t>
        </w:r>
      </w:ins>
      <m:oMath>
        <w:ins w:id="535" w:author="Jianle Chen" w:date="2020-03-04T22:41:00Z">
          <m:r>
            <w:rPr>
              <w:rFonts w:ascii="Cambria Math" w:hAnsi="Cambria Math"/>
              <w:szCs w:val="22"/>
              <w:lang w:val="en-CA"/>
            </w:rPr>
            <m:t>K</m:t>
          </m:r>
        </w:ins>
        <m:d>
          <m:dPr>
            <m:ctrlPr>
              <w:ins w:id="536" w:author="Jianle Chen" w:date="2020-03-04T22:41:00Z">
                <w:rPr>
                  <w:rFonts w:ascii="Cambria Math" w:hAnsi="Cambria Math"/>
                  <w:i/>
                  <w:szCs w:val="22"/>
                  <w:lang w:val="en-CA"/>
                </w:rPr>
              </w:ins>
            </m:ctrlPr>
          </m:dPr>
          <m:e>
            <w:ins w:id="537" w:author="Jianle Chen" w:date="2020-03-04T22:41:00Z">
              <m:r>
                <w:rPr>
                  <w:rFonts w:ascii="Cambria Math" w:hAnsi="Cambria Math"/>
                  <w:szCs w:val="22"/>
                  <w:lang w:val="en-CA"/>
                </w:rPr>
                <m:t>x,y</m:t>
              </m:r>
            </w:ins>
            <m:ctrlPr>
              <w:ins w:id="538" w:author="Jianle Chen" w:date="2020-03-04T22:41:00Z">
                <w:rPr>
                  <w:rFonts w:ascii="Cambria Math" w:hAnsi="Cambria Math"/>
                  <w:i/>
                  <w:szCs w:val="22"/>
                  <w:lang w:val="en-CA"/>
                </w:rPr>
              </w:ins>
            </m:ctrlPr>
          </m:e>
        </m:d>
        <w:ins w:id="539" w:author="Jianle Chen" w:date="2020-03-04T22:41:00Z">
          <m:r>
            <w:rPr>
              <w:rFonts w:ascii="Cambria Math" w:hAnsi="Cambria Math"/>
              <w:szCs w:val="22"/>
              <w:lang w:val="en-CA"/>
            </w:rPr>
            <m:t xml:space="preserve"> </m:t>
          </m:r>
        </w:ins>
      </m:oMath>
      <w:ins w:id="540" w:author="Jianle Chen" w:date="2020-03-04T22:41:00Z">
        <w:r>
          <w:rPr>
            <w:szCs w:val="22"/>
            <w:lang w:val="en-CA"/>
          </w:rPr>
          <w:t xml:space="preserve">is the clipping function and </w:t>
        </w:r>
      </w:ins>
      <m:oMath>
        <w:ins w:id="541" w:author="Jianle Chen" w:date="2020-03-04T22:41:00Z">
          <m:r>
            <w:rPr>
              <w:rFonts w:ascii="Cambria Math" w:hAnsi="Cambria Math"/>
              <w:lang w:val="en-CA"/>
            </w:rPr>
            <m:t>c(k, l)</m:t>
          </m:r>
        </w:ins>
      </m:oMath>
      <w:ins w:id="542" w:author="Jianle Chen" w:date="2020-03-04T22:41:00Z">
        <w:r>
          <w:rPr>
            <w:lang w:val="en-CA"/>
          </w:rPr>
          <w:t xml:space="preserve"> denotes the decoded clipping parameters. The variable </w:t>
        </w:r>
      </w:ins>
      <w:ins w:id="543" w:author="Jianle Chen" w:date="2020-03-04T22:41:00Z">
        <w:r>
          <w:rPr>
            <w:szCs w:val="22"/>
            <w:lang w:val="en-CA"/>
          </w:rPr>
          <w:t xml:space="preserve">k and l varies between </w:t>
        </w:r>
      </w:ins>
      <m:oMath>
        <w:ins w:id="544" w:author="Jianle Chen" w:date="2020-03-04T22:41:00Z">
          <m:r>
            <w:rPr>
              <w:rFonts w:ascii="Cambria Math" w:hAnsi="Cambria Math"/>
              <w:szCs w:val="22"/>
              <w:lang w:val="en-CA"/>
            </w:rPr>
            <m:t>-</m:t>
          </m:r>
        </w:ins>
        <m:f>
          <m:fPr>
            <m:ctrlPr>
              <w:ins w:id="545" w:author="Jianle Chen" w:date="2020-03-04T22:41:00Z">
                <w:rPr>
                  <w:rFonts w:ascii="Cambria Math" w:hAnsi="Cambria Math"/>
                  <w:i/>
                  <w:szCs w:val="22"/>
                  <w:lang w:val="en-CA"/>
                </w:rPr>
              </w:ins>
            </m:ctrlPr>
          </m:fPr>
          <m:num>
            <w:ins w:id="546" w:author="Jianle Chen" w:date="2020-03-04T22:41:00Z">
              <m:r>
                <w:rPr>
                  <w:rFonts w:ascii="Cambria Math" w:hAnsi="Cambria Math"/>
                  <w:szCs w:val="22"/>
                  <w:lang w:val="en-CA"/>
                </w:rPr>
                <m:t>L</m:t>
              </m:r>
            </w:ins>
            <m:ctrlPr>
              <w:ins w:id="547" w:author="Jianle Chen" w:date="2020-03-04T22:41:00Z">
                <w:rPr>
                  <w:rFonts w:ascii="Cambria Math" w:hAnsi="Cambria Math"/>
                  <w:i/>
                  <w:szCs w:val="22"/>
                  <w:lang w:val="en-CA"/>
                </w:rPr>
              </w:ins>
            </m:ctrlPr>
          </m:num>
          <m:den>
            <w:ins w:id="548" w:author="Jianle Chen" w:date="2020-03-04T22:41:00Z">
              <m:r>
                <w:rPr>
                  <w:rFonts w:ascii="Cambria Math" w:hAnsi="Cambria Math"/>
                  <w:szCs w:val="22"/>
                  <w:lang w:val="en-CA"/>
                </w:rPr>
                <m:t>2</m:t>
              </m:r>
            </w:ins>
            <m:ctrlPr>
              <w:ins w:id="549" w:author="Jianle Chen" w:date="2020-03-04T22:41:00Z">
                <w:rPr>
                  <w:rFonts w:ascii="Cambria Math" w:hAnsi="Cambria Math"/>
                  <w:i/>
                  <w:szCs w:val="22"/>
                  <w:lang w:val="en-CA"/>
                </w:rPr>
              </w:ins>
            </m:ctrlPr>
          </m:den>
        </m:f>
      </m:oMath>
      <w:ins w:id="550" w:author="Jianle Chen" w:date="2020-03-04T22:41:00Z">
        <w:r>
          <w:rPr>
            <w:szCs w:val="22"/>
            <w:lang w:val="en-CA"/>
          </w:rPr>
          <w:t xml:space="preserve"> and </w:t>
        </w:r>
      </w:ins>
      <m:oMath>
        <m:f>
          <m:fPr>
            <m:ctrlPr>
              <w:ins w:id="551" w:author="Jianle Chen" w:date="2020-03-04T22:41:00Z">
                <w:rPr>
                  <w:rFonts w:ascii="Cambria Math" w:hAnsi="Cambria Math"/>
                  <w:i/>
                  <w:szCs w:val="22"/>
                  <w:lang w:val="en-CA"/>
                </w:rPr>
              </w:ins>
            </m:ctrlPr>
          </m:fPr>
          <m:num>
            <w:ins w:id="552" w:author="Jianle Chen" w:date="2020-03-04T22:41:00Z">
              <m:r>
                <w:rPr>
                  <w:rFonts w:ascii="Cambria Math" w:hAnsi="Cambria Math"/>
                  <w:szCs w:val="22"/>
                  <w:lang w:val="en-CA"/>
                </w:rPr>
                <m:t>L</m:t>
              </m:r>
            </w:ins>
            <m:ctrlPr>
              <w:ins w:id="553" w:author="Jianle Chen" w:date="2020-03-04T22:41:00Z">
                <w:rPr>
                  <w:rFonts w:ascii="Cambria Math" w:hAnsi="Cambria Math"/>
                  <w:i/>
                  <w:szCs w:val="22"/>
                  <w:lang w:val="en-CA"/>
                </w:rPr>
              </w:ins>
            </m:ctrlPr>
          </m:num>
          <m:den>
            <w:ins w:id="554" w:author="Jianle Chen" w:date="2020-03-04T22:41:00Z">
              <m:r>
                <w:rPr>
                  <w:rFonts w:ascii="Cambria Math" w:hAnsi="Cambria Math"/>
                  <w:szCs w:val="22"/>
                  <w:lang w:val="en-CA"/>
                </w:rPr>
                <m:t>2</m:t>
              </m:r>
            </w:ins>
            <m:ctrlPr>
              <w:ins w:id="555" w:author="Jianle Chen" w:date="2020-03-04T22:41:00Z">
                <w:rPr>
                  <w:rFonts w:ascii="Cambria Math" w:hAnsi="Cambria Math"/>
                  <w:i/>
                  <w:szCs w:val="22"/>
                  <w:lang w:val="en-CA"/>
                </w:rPr>
              </w:ins>
            </m:ctrlPr>
          </m:den>
        </m:f>
      </m:oMath>
      <w:ins w:id="556" w:author="Jianle Chen" w:date="2020-03-04T22:41:00Z">
        <w:r>
          <w:rPr>
            <w:szCs w:val="22"/>
            <w:lang w:val="en-CA"/>
          </w:rPr>
          <w:t xml:space="preserve"> where </w:t>
        </w:r>
      </w:ins>
      <w:ins w:id="557" w:author="Jianle Chen" w:date="2020-03-04T22:41:00Z">
        <w:r>
          <w:rPr>
            <w:i/>
            <w:szCs w:val="22"/>
            <w:lang w:val="en-CA"/>
          </w:rPr>
          <w:t>L</w:t>
        </w:r>
      </w:ins>
      <w:ins w:id="558" w:author="Jianle Chen" w:date="2020-03-04T22:41:00Z">
        <w:r>
          <w:rPr>
            <w:szCs w:val="22"/>
            <w:lang w:val="en-CA"/>
          </w:rPr>
          <w:t xml:space="preserve"> denotes the filter length. The clipping function </w:t>
        </w:r>
      </w:ins>
      <m:oMath>
        <w:ins w:id="559" w:author="Jianle Chen" w:date="2020-03-04T22:41:00Z">
          <m:r>
            <w:rPr>
              <w:rFonts w:ascii="Cambria Math" w:hAnsi="Cambria Math"/>
              <w:szCs w:val="22"/>
              <w:lang w:val="en-CA"/>
            </w:rPr>
            <m:t>K</m:t>
          </m:r>
        </w:ins>
        <m:d>
          <m:dPr>
            <m:ctrlPr>
              <w:ins w:id="560" w:author="Jianle Chen" w:date="2020-03-04T22:41:00Z">
                <w:rPr>
                  <w:rFonts w:ascii="Cambria Math" w:hAnsi="Cambria Math"/>
                  <w:i/>
                  <w:szCs w:val="22"/>
                  <w:lang w:val="en-CA"/>
                </w:rPr>
              </w:ins>
            </m:ctrlPr>
          </m:dPr>
          <m:e>
            <w:ins w:id="561" w:author="Jianle Chen" w:date="2020-03-04T22:41:00Z">
              <m:r>
                <w:rPr>
                  <w:rFonts w:ascii="Cambria Math" w:hAnsi="Cambria Math"/>
                  <w:szCs w:val="22"/>
                  <w:lang w:val="en-CA"/>
                </w:rPr>
                <m:t>x,y</m:t>
              </m:r>
            </w:ins>
            <m:ctrlPr>
              <w:ins w:id="562" w:author="Jianle Chen" w:date="2020-03-04T22:41:00Z">
                <w:rPr>
                  <w:rFonts w:ascii="Cambria Math" w:hAnsi="Cambria Math"/>
                  <w:i/>
                  <w:szCs w:val="22"/>
                  <w:lang w:val="en-CA"/>
                </w:rPr>
              </w:ins>
            </m:ctrlPr>
          </m:e>
        </m:d>
        <w:ins w:id="563" w:author="Jianle Chen" w:date="2020-03-04T22:41:00Z">
          <m:r>
            <w:rPr>
              <w:rFonts w:ascii="Cambria Math" w:hAnsi="Cambria Math"/>
              <w:szCs w:val="22"/>
              <w:lang w:val="en-CA"/>
            </w:rPr>
            <m:t>=</m:t>
          </m:r>
        </w:ins>
        <w:ins w:id="564" w:author="Jianle Chen" w:date="2020-03-04T22:41:00Z">
          <m:r>
            <m:rPr>
              <m:sty m:val="p"/>
            </m:rPr>
            <w:rPr>
              <w:rFonts w:ascii="Cambria Math" w:hAnsi="Cambria Math"/>
              <w:szCs w:val="22"/>
              <w:lang w:val="en-CA"/>
            </w:rPr>
            <m:t>min⁡</m:t>
          </m:r>
        </w:ins>
        <w:ins w:id="565" w:author="Jianle Chen" w:date="2020-03-04T22:41:00Z">
          <m:r>
            <w:rPr>
              <w:rFonts w:ascii="Cambria Math" w:hAnsi="Cambria Math"/>
              <w:szCs w:val="22"/>
              <w:lang w:val="en-CA"/>
            </w:rPr>
            <m:t>(y,</m:t>
          </m:r>
        </w:ins>
        <m:func>
          <m:funcPr>
            <m:ctrlPr>
              <w:ins w:id="566" w:author="Jianle Chen" w:date="2020-03-04T22:41:00Z">
                <w:rPr>
                  <w:rFonts w:ascii="Cambria Math" w:hAnsi="Cambria Math"/>
                  <w:szCs w:val="22"/>
                  <w:lang w:val="en-CA"/>
                </w:rPr>
              </w:ins>
            </m:ctrlPr>
          </m:funcPr>
          <m:fName>
            <w:ins w:id="567" w:author="Jianle Chen" w:date="2020-03-04T22:41:00Z">
              <m:r>
                <m:rPr>
                  <m:sty m:val="p"/>
                </m:rPr>
                <w:rPr>
                  <w:rFonts w:ascii="Cambria Math" w:hAnsi="Cambria Math"/>
                  <w:szCs w:val="22"/>
                  <w:lang w:val="en-CA"/>
                </w:rPr>
                <m:t>max</m:t>
              </m:r>
            </w:ins>
            <m:ctrlPr>
              <w:ins w:id="568" w:author="Jianle Chen" w:date="2020-03-04T22:41:00Z">
                <w:rPr>
                  <w:rFonts w:ascii="Cambria Math" w:hAnsi="Cambria Math"/>
                  <w:i/>
                  <w:szCs w:val="22"/>
                  <w:lang w:val="en-CA"/>
                </w:rPr>
              </w:ins>
            </m:ctrlPr>
          </m:fName>
          <m:e>
            <m:d>
              <m:dPr>
                <m:ctrlPr>
                  <w:ins w:id="569" w:author="Jianle Chen" w:date="2020-03-04T22:41:00Z">
                    <w:rPr>
                      <w:rFonts w:ascii="Cambria Math" w:hAnsi="Cambria Math"/>
                      <w:i/>
                      <w:szCs w:val="22"/>
                      <w:lang w:val="en-CA"/>
                    </w:rPr>
                  </w:ins>
                </m:ctrlPr>
              </m:dPr>
              <m:e>
                <w:ins w:id="570" w:author="Jianle Chen" w:date="2020-03-04T22:41:00Z">
                  <m:r>
                    <w:rPr>
                      <w:rFonts w:ascii="Cambria Math" w:hAnsi="Cambria Math"/>
                      <w:szCs w:val="22"/>
                      <w:lang w:val="en-CA"/>
                    </w:rPr>
                    <m:t>-y,x</m:t>
                  </m:r>
                </w:ins>
                <m:ctrlPr>
                  <w:ins w:id="571" w:author="Jianle Chen" w:date="2020-03-04T22:41:00Z">
                    <w:rPr>
                      <w:rFonts w:ascii="Cambria Math" w:hAnsi="Cambria Math"/>
                      <w:i/>
                      <w:szCs w:val="22"/>
                      <w:lang w:val="en-CA"/>
                    </w:rPr>
                  </w:ins>
                </m:ctrlPr>
              </m:e>
            </m:d>
            <m:ctrlPr>
              <w:ins w:id="572" w:author="Jianle Chen" w:date="2020-03-04T22:41:00Z">
                <w:rPr>
                  <w:rFonts w:ascii="Cambria Math" w:hAnsi="Cambria Math"/>
                  <w:szCs w:val="22"/>
                  <w:lang w:val="en-CA"/>
                </w:rPr>
              </w:ins>
            </m:ctrlPr>
          </m:e>
        </m:func>
        <w:ins w:id="573" w:author="Jianle Chen" w:date="2020-03-04T22:41:00Z">
          <m:r>
            <w:rPr>
              <w:rFonts w:ascii="Cambria Math" w:hAnsi="Cambria Math"/>
              <w:szCs w:val="22"/>
              <w:lang w:val="en-CA"/>
            </w:rPr>
            <m:t>)</m:t>
          </m:r>
        </w:ins>
      </m:oMath>
      <w:ins w:id="574" w:author="Jianle Chen" w:date="2020-03-04T22:41:00Z">
        <w:r>
          <w:rPr>
            <w:szCs w:val="22"/>
            <w:lang w:val="en-CA"/>
          </w:rPr>
          <w:t xml:space="preserve"> which corresponds to the function </w:t>
        </w:r>
      </w:ins>
      <m:oMath>
        <w:ins w:id="575" w:author="Jianle Chen" w:date="2020-03-04T22:41:00Z">
          <m:r>
            <w:rPr>
              <w:rFonts w:ascii="Cambria Math" w:hAnsi="Cambria Math"/>
              <w:szCs w:val="22"/>
              <w:lang w:val="en-CA"/>
            </w:rPr>
            <m:t xml:space="preserve">Clip3 </m:t>
          </m:r>
        </w:ins>
        <m:d>
          <m:dPr>
            <m:ctrlPr>
              <w:ins w:id="576" w:author="Jianle Chen" w:date="2020-03-04T22:41:00Z">
                <w:rPr>
                  <w:rFonts w:ascii="Cambria Math" w:hAnsi="Cambria Math"/>
                  <w:i/>
                  <w:szCs w:val="22"/>
                  <w:lang w:val="en-CA"/>
                </w:rPr>
              </w:ins>
            </m:ctrlPr>
          </m:dPr>
          <m:e>
            <w:ins w:id="577" w:author="Jianle Chen" w:date="2020-03-04T22:41:00Z">
              <m:r>
                <w:rPr>
                  <w:rFonts w:ascii="Cambria Math" w:hAnsi="Cambria Math"/>
                  <w:szCs w:val="22"/>
                  <w:lang w:val="en-CA"/>
                </w:rPr>
                <m:t>-y,y,x</m:t>
              </m:r>
            </w:ins>
            <m:ctrlPr>
              <w:ins w:id="578" w:author="Jianle Chen" w:date="2020-03-04T22:41:00Z">
                <w:rPr>
                  <w:rFonts w:ascii="Cambria Math" w:hAnsi="Cambria Math"/>
                  <w:i/>
                  <w:szCs w:val="22"/>
                  <w:lang w:val="en-CA"/>
                </w:rPr>
              </w:ins>
            </m:ctrlPr>
          </m:e>
        </m:d>
        <w:ins w:id="579" w:author="Jianle Chen" w:date="2020-03-04T22:41:00Z">
          <m:r>
            <w:rPr>
              <w:rFonts w:ascii="Cambria Math" w:hAnsi="Cambria Math"/>
              <w:szCs w:val="22"/>
              <w:lang w:val="en-CA"/>
            </w:rPr>
            <m:t>.</m:t>
          </m:r>
        </w:ins>
      </m:oMath>
      <w:ins w:id="580" w:author="Jianle Chen" w:date="2020-03-04T22:41:00Z">
        <w:r>
          <w:rPr>
            <w:szCs w:val="22"/>
            <w:lang w:val="en-CA"/>
          </w:rPr>
          <w:t xml:space="preserve"> The </w:t>
        </w:r>
      </w:ins>
      <w:ins w:id="581" w:author="Jianle Chen" w:date="2020-03-04T22:41:00Z">
        <w:r>
          <w:rPr>
            <w:lang w:val="en-CA"/>
          </w:rPr>
          <w:t xml:space="preserve">clipping operation introduces non-linearity to make ALF more efficient by reducing the impact of </w:t>
        </w:r>
      </w:ins>
      <w:ins w:id="582" w:author="Jianle Chen" w:date="2020-03-04T22:41:00Z">
        <w:r>
          <w:rPr>
            <w:szCs w:val="22"/>
            <w:lang w:val="en-CA"/>
          </w:rPr>
          <w:t>neighbor</w:t>
        </w:r>
      </w:ins>
      <w:ins w:id="583" w:author="Jianle Chen" w:date="2020-03-04T22:41:00Z">
        <w:r>
          <w:rPr>
            <w:lang w:val="en-CA"/>
          </w:rPr>
          <w:t xml:space="preserve"> sample values that are too different with the current sample value</w:t>
        </w:r>
      </w:ins>
      <w:ins w:id="584" w:author="Jianle Chen" w:date="2020-03-04T22:41:00Z">
        <w:r>
          <w:rPr>
            <w:szCs w:val="22"/>
            <w:lang w:val="en-CA"/>
          </w:rPr>
          <w:t>.</w:t>
        </w:r>
      </w:ins>
    </w:p>
    <w:p>
      <w:pPr>
        <w:pStyle w:val="5"/>
        <w:tabs>
          <w:tab w:val="clear" w:pos="360"/>
          <w:tab w:val="clear" w:pos="720"/>
          <w:tab w:val="clear" w:pos="1080"/>
          <w:tab w:val="clear" w:pos="1440"/>
        </w:tabs>
        <w:overflowPunct/>
        <w:autoSpaceDE/>
        <w:autoSpaceDN/>
        <w:adjustRightInd/>
        <w:spacing w:before="136"/>
        <w:ind w:right="0"/>
        <w:textAlignment w:val="auto"/>
        <w:rPr>
          <w:ins w:id="585" w:author="JVET-0795" w:date="2020-03-05T13:45:00Z"/>
          <w:szCs w:val="22"/>
          <w:lang w:val="en-CA"/>
        </w:rPr>
      </w:pPr>
      <w:ins w:id="586" w:author="JVET-0795" w:date="2020-03-05T13:45:00Z">
        <w:r>
          <w:rPr>
            <w:szCs w:val="22"/>
            <w:lang w:val="en-CA"/>
          </w:rPr>
          <w:t xml:space="preserve">Cross </w:t>
        </w:r>
      </w:ins>
      <w:ins w:id="587" w:author="JVET-0795" w:date="2020-03-05T13:45:00Z">
        <w:r>
          <w:rPr>
            <w:lang w:val="en-CA"/>
          </w:rPr>
          <w:t>component</w:t>
        </w:r>
      </w:ins>
      <w:ins w:id="588" w:author="JVET-0795" w:date="2020-03-05T13:45:00Z">
        <w:r>
          <w:rPr>
            <w:szCs w:val="22"/>
            <w:lang w:val="en-CA"/>
          </w:rPr>
          <w:t xml:space="preserve"> </w:t>
        </w:r>
      </w:ins>
      <w:ins w:id="589" w:author="JVET-0795" w:date="2020-03-05T13:46:00Z">
        <w:r>
          <w:rPr>
            <w:szCs w:val="22"/>
            <w:lang w:val="en-CA"/>
          </w:rPr>
          <w:t>a</w:t>
        </w:r>
      </w:ins>
      <w:ins w:id="590" w:author="JVET-0795" w:date="2020-03-05T13:45:00Z">
        <w:r>
          <w:rPr>
            <w:szCs w:val="22"/>
            <w:lang w:val="en-CA"/>
          </w:rPr>
          <w:t xml:space="preserve">daptive </w:t>
        </w:r>
      </w:ins>
      <w:ins w:id="591" w:author="JVET-0795" w:date="2020-03-05T13:46:00Z">
        <w:r>
          <w:rPr>
            <w:szCs w:val="22"/>
            <w:lang w:val="en-CA"/>
          </w:rPr>
          <w:t>l</w:t>
        </w:r>
      </w:ins>
      <w:ins w:id="592" w:author="JVET-0795" w:date="2020-03-05T13:45:00Z">
        <w:r>
          <w:rPr>
            <w:szCs w:val="22"/>
            <w:lang w:val="en-CA"/>
          </w:rPr>
          <w:t xml:space="preserve">oop </w:t>
        </w:r>
      </w:ins>
      <w:ins w:id="593" w:author="JVET-0795" w:date="2020-03-05T13:46:00Z">
        <w:r>
          <w:rPr>
            <w:szCs w:val="22"/>
            <w:lang w:val="en-CA"/>
          </w:rPr>
          <w:t>f</w:t>
        </w:r>
      </w:ins>
      <w:ins w:id="594" w:author="JVET-0795" w:date="2020-03-05T13:45:00Z">
        <w:r>
          <w:rPr>
            <w:szCs w:val="22"/>
            <w:lang w:val="en-CA"/>
          </w:rPr>
          <w:t>ilter</w:t>
        </w:r>
      </w:ins>
    </w:p>
    <w:p>
      <w:pPr>
        <w:spacing w:after="120"/>
        <w:jc w:val="both"/>
        <w:rPr>
          <w:ins w:id="595" w:author="JVET-0795" w:date="2020-03-05T13:45:00Z"/>
          <w:szCs w:val="22"/>
          <w:lang w:val="en-CA"/>
        </w:rPr>
      </w:pPr>
      <w:ins w:id="596" w:author="JVET-0795" w:date="2020-03-05T13:45:00Z">
        <w:r>
          <w:rPr>
            <w:szCs w:val="22"/>
            <w:lang w:val="en-CA"/>
          </w:rPr>
          <w:t xml:space="preserve">CC-ALF uses luma sample values to refine each chroma component by applying an adaptive, linear filter to the luma channel and then using the output of this filtering operation for chroma refinement. </w:t>
        </w:r>
      </w:ins>
      <w:ins w:id="597" w:author="Jianle Chen" w:date="2020-03-22T21:43:00Z">
        <w:r>
          <w:rPr>
            <w:szCs w:val="22"/>
            <w:lang w:val="en-CA"/>
          </w:rPr>
          <w:fldChar w:fldCharType="begin"/>
        </w:r>
      </w:ins>
      <w:ins w:id="598" w:author="Jianle Chen" w:date="2020-03-22T21:43:00Z">
        <w:r>
          <w:rPr>
            <w:szCs w:val="22"/>
            <w:lang w:val="en-CA"/>
          </w:rPr>
          <w:instrText xml:space="preserve"> REF _Ref35805807 \h </w:instrText>
        </w:r>
      </w:ins>
      <w:r>
        <w:rPr>
          <w:szCs w:val="22"/>
          <w:lang w:val="en-CA"/>
        </w:rPr>
        <w:fldChar w:fldCharType="separate"/>
      </w:r>
      <w:ins w:id="599" w:author="Jianle Chen" w:date="2020-03-22T21:44:00Z">
        <w:r>
          <w:rPr/>
          <w:t>Figure 50</w:t>
        </w:r>
      </w:ins>
      <w:ins w:id="600" w:author="Jianle Chen" w:date="2020-03-22T21:43:00Z">
        <w:r>
          <w:rPr>
            <w:szCs w:val="22"/>
            <w:lang w:val="en-CA"/>
          </w:rPr>
          <w:fldChar w:fldCharType="end"/>
        </w:r>
      </w:ins>
      <w:ins w:id="601" w:author="JVET-0795" w:date="2020-03-05T13:47:00Z">
        <w:r>
          <w:rPr>
            <w:szCs w:val="22"/>
            <w:lang w:val="en-CA"/>
          </w:rPr>
          <w:t> (</w:t>
        </w:r>
      </w:ins>
      <w:ins w:id="602" w:author="JVET-0795" w:date="2020-03-05T13:45:00Z">
        <w:r>
          <w:rPr>
            <w:szCs w:val="22"/>
            <w:lang w:val="en-CA"/>
          </w:rPr>
          <w:t>a</w:t>
        </w:r>
      </w:ins>
      <w:ins w:id="603" w:author="JVET-0795" w:date="2020-03-05T13:47:00Z">
        <w:r>
          <w:rPr>
            <w:szCs w:val="22"/>
            <w:lang w:val="en-CA"/>
          </w:rPr>
          <w:t>)</w:t>
        </w:r>
      </w:ins>
      <w:ins w:id="604" w:author="JVET-0795" w:date="2020-03-05T13:45:00Z">
        <w:r>
          <w:rPr>
            <w:szCs w:val="22"/>
            <w:lang w:val="en-CA"/>
          </w:rPr>
          <w:t xml:space="preserve"> provides a system level diagram of the CC-ALF process with respect to the SAO, luma ALF and chroma ALF processes.</w:t>
        </w:r>
      </w:ins>
    </w:p>
    <w:p>
      <w:pPr>
        <w:spacing w:after="120"/>
        <w:jc w:val="both"/>
        <w:rPr>
          <w:ins w:id="605" w:author="JVET-0795" w:date="2020-03-05T13:45:00Z"/>
          <w:szCs w:val="22"/>
          <w:lang w:val="en-CA"/>
        </w:rPr>
      </w:pPr>
      <w:ins w:id="606" w:author="JVET-0795" w:date="2020-03-05T13:45:00Z">
        <w:r>
          <w:rPr>
            <w:szCs w:val="22"/>
            <w:lang w:val="en-CA"/>
          </w:rPr>
          <w:t>Filtering in CC-ALF is accomplished by applying a linear, diamond shaped filter (</w:t>
        </w:r>
      </w:ins>
      <w:ins w:id="607" w:author="Jianle Chen" w:date="2020-03-22T21:43:00Z">
        <w:r>
          <w:rPr>
            <w:szCs w:val="22"/>
            <w:lang w:val="en-CA"/>
          </w:rPr>
          <w:fldChar w:fldCharType="begin"/>
        </w:r>
      </w:ins>
      <w:ins w:id="608" w:author="Jianle Chen" w:date="2020-03-22T21:43:00Z">
        <w:r>
          <w:rPr>
            <w:szCs w:val="22"/>
            <w:lang w:val="en-CA"/>
          </w:rPr>
          <w:instrText xml:space="preserve"> REF _Ref35805807 \h </w:instrText>
        </w:r>
      </w:ins>
      <w:r>
        <w:rPr>
          <w:szCs w:val="22"/>
          <w:lang w:val="en-CA"/>
        </w:rPr>
        <w:fldChar w:fldCharType="separate"/>
      </w:r>
      <w:ins w:id="609" w:author="Jianle Chen" w:date="2020-03-22T21:44:00Z">
        <w:r>
          <w:rPr/>
          <w:t>Figure 50</w:t>
        </w:r>
      </w:ins>
      <w:ins w:id="610" w:author="Jianle Chen" w:date="2020-03-22T21:43:00Z">
        <w:r>
          <w:rPr>
            <w:szCs w:val="22"/>
            <w:lang w:val="en-CA"/>
          </w:rPr>
          <w:fldChar w:fldCharType="end"/>
        </w:r>
      </w:ins>
      <w:ins w:id="611" w:author="JVET-0795" w:date="2020-03-05T13:47:00Z">
        <w:r>
          <w:rPr>
            <w:szCs w:val="22"/>
            <w:lang w:val="en-CA"/>
          </w:rPr>
          <w:t> (b)</w:t>
        </w:r>
      </w:ins>
      <w:ins w:id="612" w:author="JVET-0795" w:date="2020-03-05T13:45:00Z">
        <w:r>
          <w:rPr>
            <w:szCs w:val="22"/>
            <w:lang w:val="en-CA"/>
          </w:rPr>
          <w:t>) to the luma channel. One filter is used for each chroma channel, and the operation is expressed as</w:t>
        </w:r>
      </w:ins>
    </w:p>
    <w:p>
      <w:pPr>
        <w:keepNext/>
        <w:spacing w:after="120"/>
        <w:jc w:val="right"/>
        <w:rPr>
          <w:ins w:id="613" w:author="JVET-0795" w:date="2020-03-05T13:48:00Z"/>
          <w:szCs w:val="22"/>
          <w:lang w:val="en-CA"/>
        </w:rPr>
      </w:pPr>
      <m:oMath>
        <m:sSub>
          <m:sSubPr>
            <m:ctrlPr>
              <w:ins w:id="614" w:author="JVET-0795" w:date="2020-03-05T13:45:00Z">
                <w:rPr>
                  <w:rFonts w:ascii="Cambria Math" w:hAnsi="Cambria Math"/>
                  <w:i/>
                  <w:iCs/>
                  <w:szCs w:val="22"/>
                </w:rPr>
              </w:ins>
            </m:ctrlPr>
          </m:sSubPr>
          <m:e>
            <w:ins w:id="615" w:author="JVET-0795" w:date="2020-03-05T13:45:00Z">
              <m:r>
                <m:rPr>
                  <m:sty m:val="p"/>
                </m:rPr>
                <w:rPr>
                  <w:rFonts w:ascii="Cambria Math" w:hAnsi="Cambria Math"/>
                  <w:szCs w:val="22"/>
                </w:rPr>
                <m:t>Δ</m:t>
              </m:r>
            </w:ins>
            <w:ins w:id="616" w:author="JVET-0795" w:date="2020-03-05T13:45:00Z">
              <m:r>
                <w:rPr>
                  <w:rFonts w:ascii="Cambria Math" w:hAnsi="Cambria Math"/>
                  <w:szCs w:val="22"/>
                </w:rPr>
                <m:t>I</m:t>
              </m:r>
            </w:ins>
            <m:ctrlPr>
              <w:ins w:id="617" w:author="JVET-0795" w:date="2020-03-05T13:45:00Z">
                <w:rPr>
                  <w:rFonts w:ascii="Cambria Math" w:hAnsi="Cambria Math"/>
                  <w:i/>
                  <w:iCs/>
                  <w:szCs w:val="22"/>
                </w:rPr>
              </w:ins>
            </m:ctrlPr>
          </m:e>
          <m:sub>
            <w:ins w:id="618" w:author="JVET-0795" w:date="2020-03-05T13:45:00Z">
              <m:r>
                <w:rPr>
                  <w:rFonts w:ascii="Cambria Math" w:hAnsi="Cambria Math"/>
                  <w:szCs w:val="22"/>
                </w:rPr>
                <m:t>i</m:t>
              </m:r>
            </w:ins>
            <m:ctrlPr>
              <w:ins w:id="619" w:author="JVET-0795" w:date="2020-03-05T13:45:00Z">
                <w:rPr>
                  <w:rFonts w:ascii="Cambria Math" w:hAnsi="Cambria Math"/>
                  <w:i/>
                  <w:iCs/>
                  <w:szCs w:val="22"/>
                </w:rPr>
              </w:ins>
            </m:ctrlPr>
          </m:sub>
        </m:sSub>
        <m:d>
          <m:dPr>
            <m:ctrlPr>
              <w:ins w:id="620" w:author="JVET-0795" w:date="2020-03-05T13:45:00Z">
                <w:rPr>
                  <w:rFonts w:ascii="Cambria Math" w:hAnsi="Cambria Math"/>
                  <w:i/>
                  <w:iCs/>
                  <w:szCs w:val="22"/>
                </w:rPr>
              </w:ins>
            </m:ctrlPr>
          </m:dPr>
          <m:e>
            <w:ins w:id="621" w:author="JVET-0795" w:date="2020-03-05T13:45:00Z">
              <m:r>
                <w:rPr>
                  <w:rFonts w:ascii="Cambria Math" w:hAnsi="Cambria Math"/>
                  <w:szCs w:val="22"/>
                </w:rPr>
                <m:t>x,y</m:t>
              </m:r>
            </w:ins>
            <m:ctrlPr>
              <w:ins w:id="622" w:author="JVET-0795" w:date="2020-03-05T13:45:00Z">
                <w:rPr>
                  <w:rFonts w:ascii="Cambria Math" w:hAnsi="Cambria Math"/>
                  <w:i/>
                  <w:iCs/>
                  <w:szCs w:val="22"/>
                </w:rPr>
              </w:ins>
            </m:ctrlPr>
          </m:e>
        </m:d>
        <w:ins w:id="623" w:author="JVET-0795" w:date="2020-03-05T13:45:00Z">
          <m:r>
            <w:rPr>
              <w:rFonts w:ascii="Cambria Math" w:hAnsi="Cambria Math"/>
              <w:szCs w:val="22"/>
            </w:rPr>
            <m:t>=</m:t>
          </m:r>
        </w:ins>
        <m:nary>
          <m:naryPr>
            <m:chr m:val="∑"/>
            <m:supHide m:val="1"/>
            <m:ctrlPr>
              <w:ins w:id="624" w:author="JVET-0795" w:date="2020-03-05T13:45:00Z">
                <w:rPr>
                  <w:rFonts w:ascii="Cambria Math" w:hAnsi="Cambria Math"/>
                  <w:i/>
                  <w:iCs/>
                  <w:szCs w:val="22"/>
                </w:rPr>
              </w:ins>
            </m:ctrlPr>
          </m:naryPr>
          <m:sub>
            <m:d>
              <m:dPr>
                <m:ctrlPr>
                  <w:ins w:id="625" w:author="JVET-0795" w:date="2020-03-05T13:45:00Z">
                    <w:rPr>
                      <w:rFonts w:ascii="Cambria Math" w:hAnsi="Cambria Math"/>
                      <w:i/>
                      <w:iCs/>
                      <w:szCs w:val="22"/>
                    </w:rPr>
                  </w:ins>
                </m:ctrlPr>
              </m:dPr>
              <m:e>
                <m:sSub>
                  <m:sSubPr>
                    <m:ctrlPr>
                      <w:ins w:id="626" w:author="JVET-0795" w:date="2020-03-05T13:45:00Z">
                        <w:rPr>
                          <w:rFonts w:ascii="Cambria Math" w:hAnsi="Cambria Math"/>
                          <w:i/>
                          <w:iCs/>
                          <w:szCs w:val="22"/>
                        </w:rPr>
                      </w:ins>
                    </m:ctrlPr>
                  </m:sSubPr>
                  <m:e>
                    <w:ins w:id="627" w:author="JVET-0795" w:date="2020-03-05T13:45:00Z">
                      <m:r>
                        <w:rPr>
                          <w:rFonts w:ascii="Cambria Math" w:hAnsi="Cambria Math"/>
                          <w:szCs w:val="22"/>
                        </w:rPr>
                        <m:t>x</m:t>
                      </m:r>
                    </w:ins>
                    <m:ctrlPr>
                      <w:ins w:id="628" w:author="JVET-0795" w:date="2020-03-05T13:45:00Z">
                        <w:rPr>
                          <w:rFonts w:ascii="Cambria Math" w:hAnsi="Cambria Math"/>
                          <w:i/>
                          <w:iCs/>
                          <w:szCs w:val="22"/>
                        </w:rPr>
                      </w:ins>
                    </m:ctrlPr>
                  </m:e>
                  <m:sub>
                    <w:ins w:id="629" w:author="JVET-0795" w:date="2020-03-05T13:45:00Z">
                      <m:r>
                        <w:rPr>
                          <w:rFonts w:ascii="Cambria Math" w:hAnsi="Cambria Math"/>
                          <w:szCs w:val="22"/>
                        </w:rPr>
                        <m:t>0</m:t>
                      </m:r>
                    </w:ins>
                    <m:ctrlPr>
                      <w:ins w:id="630" w:author="JVET-0795" w:date="2020-03-05T13:45:00Z">
                        <w:rPr>
                          <w:rFonts w:ascii="Cambria Math" w:hAnsi="Cambria Math"/>
                          <w:i/>
                          <w:iCs/>
                          <w:szCs w:val="22"/>
                        </w:rPr>
                      </w:ins>
                    </m:ctrlPr>
                  </m:sub>
                </m:sSub>
                <w:ins w:id="631" w:author="JVET-0795" w:date="2020-03-05T13:45:00Z">
                  <m:r>
                    <w:rPr>
                      <w:rFonts w:ascii="Cambria Math" w:hAnsi="Cambria Math"/>
                      <w:szCs w:val="22"/>
                    </w:rPr>
                    <m:t>,</m:t>
                  </m:r>
                </w:ins>
                <m:sSub>
                  <m:sSubPr>
                    <m:ctrlPr>
                      <w:ins w:id="632" w:author="JVET-0795" w:date="2020-03-05T13:45:00Z">
                        <w:rPr>
                          <w:rFonts w:ascii="Cambria Math" w:hAnsi="Cambria Math"/>
                          <w:i/>
                          <w:iCs/>
                          <w:szCs w:val="22"/>
                        </w:rPr>
                      </w:ins>
                    </m:ctrlPr>
                  </m:sSubPr>
                  <m:e>
                    <w:ins w:id="633" w:author="JVET-0795" w:date="2020-03-05T13:45:00Z">
                      <m:r>
                        <w:rPr>
                          <w:rFonts w:ascii="Cambria Math" w:hAnsi="Cambria Math"/>
                          <w:szCs w:val="22"/>
                        </w:rPr>
                        <m:t>y</m:t>
                      </m:r>
                    </w:ins>
                    <m:ctrlPr>
                      <w:ins w:id="634" w:author="JVET-0795" w:date="2020-03-05T13:45:00Z">
                        <w:rPr>
                          <w:rFonts w:ascii="Cambria Math" w:hAnsi="Cambria Math"/>
                          <w:i/>
                          <w:iCs/>
                          <w:szCs w:val="22"/>
                        </w:rPr>
                      </w:ins>
                    </m:ctrlPr>
                  </m:e>
                  <m:sub>
                    <w:ins w:id="635" w:author="JVET-0795" w:date="2020-03-05T13:45:00Z">
                      <m:r>
                        <w:rPr>
                          <w:rFonts w:ascii="Cambria Math" w:hAnsi="Cambria Math"/>
                          <w:szCs w:val="22"/>
                        </w:rPr>
                        <m:t>0</m:t>
                      </m:r>
                    </w:ins>
                    <m:ctrlPr>
                      <w:ins w:id="636" w:author="JVET-0795" w:date="2020-03-05T13:45:00Z">
                        <w:rPr>
                          <w:rFonts w:ascii="Cambria Math" w:hAnsi="Cambria Math"/>
                          <w:i/>
                          <w:iCs/>
                          <w:szCs w:val="22"/>
                        </w:rPr>
                      </w:ins>
                    </m:ctrlPr>
                  </m:sub>
                </m:sSub>
                <m:ctrlPr>
                  <w:ins w:id="637" w:author="JVET-0795" w:date="2020-03-05T13:45:00Z">
                    <w:rPr>
                      <w:rFonts w:ascii="Cambria Math" w:hAnsi="Cambria Math"/>
                      <w:i/>
                      <w:iCs/>
                      <w:szCs w:val="22"/>
                    </w:rPr>
                  </w:ins>
                </m:ctrlPr>
              </m:e>
            </m:d>
            <w:ins w:id="638" w:author="JVET-0795" w:date="2020-03-05T13:45:00Z">
              <m:r>
                <w:rPr>
                  <w:rFonts w:ascii="Cambria Math" w:hAnsi="Cambria Math"/>
                  <w:szCs w:val="22"/>
                </w:rPr>
                <m:t>∈</m:t>
              </m:r>
            </w:ins>
            <m:sSub>
              <m:sSubPr>
                <m:ctrlPr>
                  <w:ins w:id="639" w:author="JVET-0795" w:date="2020-03-05T13:45:00Z">
                    <w:rPr>
                      <w:rFonts w:ascii="Cambria Math" w:hAnsi="Cambria Math"/>
                      <w:i/>
                      <w:iCs/>
                      <w:szCs w:val="22"/>
                    </w:rPr>
                  </w:ins>
                </m:ctrlPr>
              </m:sSubPr>
              <m:e>
                <w:ins w:id="640" w:author="JVET-0795" w:date="2020-03-05T13:45:00Z">
                  <m:r>
                    <w:rPr>
                      <w:rFonts w:ascii="Cambria Math" w:hAnsi="Cambria Math"/>
                      <w:szCs w:val="22"/>
                    </w:rPr>
                    <m:t>S</m:t>
                  </m:r>
                </w:ins>
                <m:ctrlPr>
                  <w:ins w:id="641" w:author="JVET-0795" w:date="2020-03-05T13:45:00Z">
                    <w:rPr>
                      <w:rFonts w:ascii="Cambria Math" w:hAnsi="Cambria Math"/>
                      <w:i/>
                      <w:iCs/>
                      <w:szCs w:val="22"/>
                    </w:rPr>
                  </w:ins>
                </m:ctrlPr>
              </m:e>
              <m:sub>
                <w:ins w:id="642" w:author="JVET-0795" w:date="2020-03-05T13:45:00Z">
                  <m:r>
                    <w:rPr>
                      <w:rFonts w:ascii="Cambria Math" w:hAnsi="Cambria Math"/>
                      <w:szCs w:val="22"/>
                    </w:rPr>
                    <m:t>i</m:t>
                  </m:r>
                </w:ins>
                <m:ctrlPr>
                  <w:ins w:id="643" w:author="JVET-0795" w:date="2020-03-05T13:45:00Z">
                    <w:rPr>
                      <w:rFonts w:ascii="Cambria Math" w:hAnsi="Cambria Math"/>
                      <w:i/>
                      <w:iCs/>
                      <w:szCs w:val="22"/>
                    </w:rPr>
                  </w:ins>
                </m:ctrlPr>
              </m:sub>
            </m:sSub>
            <m:ctrlPr>
              <w:ins w:id="644" w:author="JVET-0795" w:date="2020-03-05T13:45:00Z">
                <w:rPr>
                  <w:rFonts w:ascii="Cambria Math" w:hAnsi="Cambria Math"/>
                  <w:i/>
                  <w:iCs/>
                  <w:szCs w:val="22"/>
                </w:rPr>
              </w:ins>
            </m:ctrlPr>
          </m:sub>
          <m:sup>
            <m:ctrlPr>
              <w:ins w:id="645" w:author="JVET-0795" w:date="2020-03-05T13:45:00Z">
                <w:rPr>
                  <w:rFonts w:ascii="Cambria Math" w:hAnsi="Cambria Math"/>
                  <w:i/>
                  <w:iCs/>
                  <w:szCs w:val="22"/>
                </w:rPr>
              </w:ins>
            </m:ctrlPr>
          </m:sup>
          <m:e>
            <m:sSub>
              <m:sSubPr>
                <m:ctrlPr>
                  <w:ins w:id="646" w:author="JVET-0795" w:date="2020-03-05T13:45:00Z">
                    <w:rPr>
                      <w:rFonts w:ascii="Cambria Math" w:hAnsi="Cambria Math"/>
                      <w:i/>
                      <w:iCs/>
                      <w:szCs w:val="22"/>
                    </w:rPr>
                  </w:ins>
                </m:ctrlPr>
              </m:sSubPr>
              <m:e>
                <w:ins w:id="647" w:author="JVET-0795" w:date="2020-03-05T13:45:00Z">
                  <m:r>
                    <w:rPr>
                      <w:rFonts w:ascii="Cambria Math" w:hAnsi="Cambria Math"/>
                      <w:szCs w:val="22"/>
                    </w:rPr>
                    <m:t>I</m:t>
                  </m:r>
                </w:ins>
                <m:ctrlPr>
                  <w:ins w:id="648" w:author="JVET-0795" w:date="2020-03-05T13:45:00Z">
                    <w:rPr>
                      <w:rFonts w:ascii="Cambria Math" w:hAnsi="Cambria Math"/>
                      <w:i/>
                      <w:iCs/>
                      <w:szCs w:val="22"/>
                    </w:rPr>
                  </w:ins>
                </m:ctrlPr>
              </m:e>
              <m:sub>
                <w:ins w:id="649" w:author="JVET-0795" w:date="2020-03-05T13:45:00Z">
                  <m:r>
                    <w:rPr>
                      <w:rFonts w:ascii="Cambria Math" w:hAnsi="Cambria Math"/>
                      <w:szCs w:val="22"/>
                    </w:rPr>
                    <m:t>0</m:t>
                  </m:r>
                </w:ins>
                <m:ctrlPr>
                  <w:ins w:id="650" w:author="JVET-0795" w:date="2020-03-05T13:45:00Z">
                    <w:rPr>
                      <w:rFonts w:ascii="Cambria Math" w:hAnsi="Cambria Math"/>
                      <w:i/>
                      <w:iCs/>
                      <w:szCs w:val="22"/>
                    </w:rPr>
                  </w:ins>
                </m:ctrlPr>
              </m:sub>
            </m:sSub>
            <m:d>
              <m:dPr>
                <m:ctrlPr>
                  <w:ins w:id="651" w:author="JVET-0795" w:date="2020-03-05T13:45:00Z">
                    <w:rPr>
                      <w:rFonts w:ascii="Cambria Math" w:hAnsi="Cambria Math"/>
                      <w:i/>
                      <w:iCs/>
                      <w:szCs w:val="22"/>
                    </w:rPr>
                  </w:ins>
                </m:ctrlPr>
              </m:dPr>
              <m:e>
                <m:sSub>
                  <m:sSubPr>
                    <m:ctrlPr>
                      <w:ins w:id="652" w:author="JVET-0795" w:date="2020-03-05T13:45:00Z">
                        <w:rPr>
                          <w:rFonts w:ascii="Cambria Math" w:hAnsi="Cambria Math"/>
                          <w:i/>
                          <w:iCs/>
                          <w:szCs w:val="22"/>
                        </w:rPr>
                      </w:ins>
                    </m:ctrlPr>
                  </m:sSubPr>
                  <m:e>
                    <m:sSub>
                      <m:sSubPr>
                        <m:ctrlPr>
                          <w:ins w:id="653" w:author="JVET-0795" w:date="2020-03-05T13:45:00Z">
                            <w:rPr>
                              <w:rFonts w:ascii="Cambria Math" w:hAnsi="Cambria Math"/>
                              <w:i/>
                              <w:iCs/>
                              <w:szCs w:val="22"/>
                            </w:rPr>
                          </w:ins>
                        </m:ctrlPr>
                      </m:sSubPr>
                      <m:e>
                        <w:ins w:id="654" w:author="JVET-0795" w:date="2020-03-05T13:45:00Z">
                          <m:r>
                            <w:rPr>
                              <w:rFonts w:ascii="Cambria Math" w:hAnsi="Cambria Math"/>
                              <w:szCs w:val="22"/>
                            </w:rPr>
                            <m:t>x</m:t>
                          </m:r>
                        </w:ins>
                        <m:ctrlPr>
                          <w:ins w:id="655" w:author="JVET-0795" w:date="2020-03-05T13:45:00Z">
                            <w:rPr>
                              <w:rFonts w:ascii="Cambria Math" w:hAnsi="Cambria Math"/>
                              <w:i/>
                              <w:iCs/>
                              <w:szCs w:val="22"/>
                            </w:rPr>
                          </w:ins>
                        </m:ctrlPr>
                      </m:e>
                      <m:sub>
                        <w:ins w:id="656" w:author="JVET-0795" w:date="2020-03-05T13:58:00Z">
                          <m:r>
                            <w:rPr>
                              <w:rFonts w:ascii="Cambria Math" w:hAnsi="Cambria Math"/>
                              <w:szCs w:val="22"/>
                            </w:rPr>
                            <m:t>Y</m:t>
                          </m:r>
                        </w:ins>
                        <m:ctrlPr>
                          <w:ins w:id="657" w:author="JVET-0795" w:date="2020-03-05T13:45:00Z">
                            <w:rPr>
                              <w:rFonts w:ascii="Cambria Math" w:hAnsi="Cambria Math"/>
                              <w:i/>
                              <w:iCs/>
                              <w:szCs w:val="22"/>
                            </w:rPr>
                          </w:ins>
                        </m:ctrlPr>
                      </m:sub>
                    </m:sSub>
                    <w:ins w:id="658" w:author="JVET-0795" w:date="2020-03-05T13:45:00Z">
                      <m:r>
                        <w:rPr>
                          <w:rFonts w:ascii="Cambria Math" w:hAnsi="Cambria Math"/>
                          <w:szCs w:val="22"/>
                        </w:rPr>
                        <m:t>+x</m:t>
                      </m:r>
                    </w:ins>
                    <m:ctrlPr>
                      <w:ins w:id="659" w:author="JVET-0795" w:date="2020-03-05T13:45:00Z">
                        <w:rPr>
                          <w:rFonts w:ascii="Cambria Math" w:hAnsi="Cambria Math"/>
                          <w:i/>
                          <w:iCs/>
                          <w:szCs w:val="22"/>
                        </w:rPr>
                      </w:ins>
                    </m:ctrlPr>
                  </m:e>
                  <m:sub>
                    <w:ins w:id="660" w:author="JVET-0795" w:date="2020-03-05T13:45:00Z">
                      <m:r>
                        <w:rPr>
                          <w:rFonts w:ascii="Cambria Math" w:hAnsi="Cambria Math"/>
                          <w:szCs w:val="22"/>
                        </w:rPr>
                        <m:t>0</m:t>
                      </m:r>
                    </w:ins>
                    <m:ctrlPr>
                      <w:ins w:id="661" w:author="JVET-0795" w:date="2020-03-05T13:45:00Z">
                        <w:rPr>
                          <w:rFonts w:ascii="Cambria Math" w:hAnsi="Cambria Math"/>
                          <w:i/>
                          <w:iCs/>
                          <w:szCs w:val="22"/>
                        </w:rPr>
                      </w:ins>
                    </m:ctrlPr>
                  </m:sub>
                </m:sSub>
                <w:ins w:id="662" w:author="JVET-0795" w:date="2020-03-05T13:45:00Z">
                  <m:r>
                    <w:rPr>
                      <w:rFonts w:ascii="Cambria Math" w:hAnsi="Cambria Math"/>
                      <w:szCs w:val="22"/>
                    </w:rPr>
                    <m:t>,</m:t>
                  </m:r>
                </w:ins>
                <m:sSub>
                  <m:sSubPr>
                    <m:ctrlPr>
                      <w:ins w:id="663" w:author="JVET-0795" w:date="2020-03-05T13:45:00Z">
                        <w:rPr>
                          <w:rFonts w:ascii="Cambria Math" w:hAnsi="Cambria Math"/>
                          <w:i/>
                          <w:iCs/>
                          <w:szCs w:val="22"/>
                        </w:rPr>
                      </w:ins>
                    </m:ctrlPr>
                  </m:sSubPr>
                  <m:e>
                    <m:sSub>
                      <m:sSubPr>
                        <m:ctrlPr>
                          <w:ins w:id="664" w:author="JVET-0795" w:date="2020-03-05T13:45:00Z">
                            <w:rPr>
                              <w:rFonts w:ascii="Cambria Math" w:hAnsi="Cambria Math"/>
                              <w:i/>
                              <w:iCs/>
                              <w:szCs w:val="22"/>
                            </w:rPr>
                          </w:ins>
                        </m:ctrlPr>
                      </m:sSubPr>
                      <m:e>
                        <w:ins w:id="665" w:author="JVET-0795" w:date="2020-03-05T13:45:00Z">
                          <m:r>
                            <w:rPr>
                              <w:rFonts w:ascii="Cambria Math" w:hAnsi="Cambria Math"/>
                              <w:szCs w:val="22"/>
                            </w:rPr>
                            <m:t>y</m:t>
                          </m:r>
                        </w:ins>
                        <m:ctrlPr>
                          <w:ins w:id="666" w:author="JVET-0795" w:date="2020-03-05T13:45:00Z">
                            <w:rPr>
                              <w:rFonts w:ascii="Cambria Math" w:hAnsi="Cambria Math"/>
                              <w:i/>
                              <w:iCs/>
                              <w:szCs w:val="22"/>
                            </w:rPr>
                          </w:ins>
                        </m:ctrlPr>
                      </m:e>
                      <m:sub>
                        <w:ins w:id="667" w:author="JVET-0795" w:date="2020-03-05T13:51:00Z">
                          <m:r>
                            <w:rPr>
                              <w:rFonts w:ascii="Cambria Math" w:hAnsi="Cambria Math"/>
                              <w:szCs w:val="22"/>
                            </w:rPr>
                            <m:t>Y</m:t>
                          </m:r>
                        </w:ins>
                        <m:ctrlPr>
                          <w:ins w:id="668" w:author="JVET-0795" w:date="2020-03-05T13:45:00Z">
                            <w:rPr>
                              <w:rFonts w:ascii="Cambria Math" w:hAnsi="Cambria Math"/>
                              <w:i/>
                              <w:iCs/>
                              <w:szCs w:val="22"/>
                            </w:rPr>
                          </w:ins>
                        </m:ctrlPr>
                      </m:sub>
                    </m:sSub>
                    <w:ins w:id="669" w:author="JVET-0795" w:date="2020-03-05T13:45:00Z">
                      <m:r>
                        <w:rPr>
                          <w:rFonts w:ascii="Cambria Math" w:hAnsi="Cambria Math"/>
                          <w:szCs w:val="22"/>
                        </w:rPr>
                        <m:t>+y</m:t>
                      </m:r>
                    </w:ins>
                    <m:ctrlPr>
                      <w:ins w:id="670" w:author="JVET-0795" w:date="2020-03-05T13:45:00Z">
                        <w:rPr>
                          <w:rFonts w:ascii="Cambria Math" w:hAnsi="Cambria Math"/>
                          <w:i/>
                          <w:iCs/>
                          <w:szCs w:val="22"/>
                        </w:rPr>
                      </w:ins>
                    </m:ctrlPr>
                  </m:e>
                  <m:sub>
                    <w:ins w:id="671" w:author="JVET-0795" w:date="2020-03-05T13:45:00Z">
                      <m:r>
                        <w:rPr>
                          <w:rFonts w:ascii="Cambria Math" w:hAnsi="Cambria Math"/>
                          <w:szCs w:val="22"/>
                        </w:rPr>
                        <m:t>0</m:t>
                      </m:r>
                    </w:ins>
                    <m:ctrlPr>
                      <w:ins w:id="672" w:author="JVET-0795" w:date="2020-03-05T13:45:00Z">
                        <w:rPr>
                          <w:rFonts w:ascii="Cambria Math" w:hAnsi="Cambria Math"/>
                          <w:i/>
                          <w:iCs/>
                          <w:szCs w:val="22"/>
                        </w:rPr>
                      </w:ins>
                    </m:ctrlPr>
                  </m:sub>
                </m:sSub>
                <m:ctrlPr>
                  <w:ins w:id="673" w:author="JVET-0795" w:date="2020-03-05T13:45:00Z">
                    <w:rPr>
                      <w:rFonts w:ascii="Cambria Math" w:hAnsi="Cambria Math"/>
                      <w:i/>
                      <w:iCs/>
                      <w:szCs w:val="22"/>
                    </w:rPr>
                  </w:ins>
                </m:ctrlPr>
              </m:e>
            </m:d>
            <m:sSub>
              <m:sSubPr>
                <m:ctrlPr>
                  <w:ins w:id="674" w:author="JVET-0795" w:date="2020-03-05T13:45:00Z">
                    <w:rPr>
                      <w:rFonts w:ascii="Cambria Math" w:hAnsi="Cambria Math"/>
                      <w:i/>
                      <w:iCs/>
                      <w:szCs w:val="22"/>
                    </w:rPr>
                  </w:ins>
                </m:ctrlPr>
              </m:sSubPr>
              <m:e>
                <w:ins w:id="675" w:author="JVET-0795" w:date="2020-03-05T13:45:00Z">
                  <m:r>
                    <w:rPr>
                      <w:rFonts w:ascii="Cambria Math" w:hAnsi="Cambria Math"/>
                      <w:szCs w:val="22"/>
                    </w:rPr>
                    <m:t>c</m:t>
                  </m:r>
                </w:ins>
                <m:ctrlPr>
                  <w:ins w:id="676" w:author="JVET-0795" w:date="2020-03-05T13:45:00Z">
                    <w:rPr>
                      <w:rFonts w:ascii="Cambria Math" w:hAnsi="Cambria Math"/>
                      <w:i/>
                      <w:iCs/>
                      <w:szCs w:val="22"/>
                    </w:rPr>
                  </w:ins>
                </m:ctrlPr>
              </m:e>
              <m:sub>
                <w:ins w:id="677" w:author="JVET-0795" w:date="2020-03-05T13:45:00Z">
                  <m:r>
                    <w:rPr>
                      <w:rFonts w:ascii="Cambria Math" w:hAnsi="Cambria Math"/>
                      <w:szCs w:val="22"/>
                    </w:rPr>
                    <m:t>i</m:t>
                  </m:r>
                </w:ins>
                <m:ctrlPr>
                  <w:ins w:id="678" w:author="JVET-0795" w:date="2020-03-05T13:45:00Z">
                    <w:rPr>
                      <w:rFonts w:ascii="Cambria Math" w:hAnsi="Cambria Math"/>
                      <w:i/>
                      <w:iCs/>
                      <w:szCs w:val="22"/>
                    </w:rPr>
                  </w:ins>
                </m:ctrlPr>
              </m:sub>
            </m:sSub>
            <m:d>
              <m:dPr>
                <m:ctrlPr>
                  <w:ins w:id="679" w:author="JVET-0795" w:date="2020-03-05T13:45:00Z">
                    <w:rPr>
                      <w:rFonts w:ascii="Cambria Math" w:hAnsi="Cambria Math"/>
                      <w:i/>
                      <w:iCs/>
                      <w:szCs w:val="22"/>
                    </w:rPr>
                  </w:ins>
                </m:ctrlPr>
              </m:dPr>
              <m:e>
                <m:sSub>
                  <m:sSubPr>
                    <m:ctrlPr>
                      <w:ins w:id="680" w:author="JVET-0795" w:date="2020-03-05T13:45:00Z">
                        <w:rPr>
                          <w:rFonts w:ascii="Cambria Math" w:hAnsi="Cambria Math"/>
                          <w:i/>
                          <w:iCs/>
                          <w:szCs w:val="22"/>
                        </w:rPr>
                      </w:ins>
                    </m:ctrlPr>
                  </m:sSubPr>
                  <m:e>
                    <w:ins w:id="681" w:author="JVET-0795" w:date="2020-03-05T13:45:00Z">
                      <m:r>
                        <w:rPr>
                          <w:rFonts w:ascii="Cambria Math" w:hAnsi="Cambria Math"/>
                          <w:szCs w:val="22"/>
                        </w:rPr>
                        <m:t>x</m:t>
                      </m:r>
                    </w:ins>
                    <m:ctrlPr>
                      <w:ins w:id="682" w:author="JVET-0795" w:date="2020-03-05T13:45:00Z">
                        <w:rPr>
                          <w:rFonts w:ascii="Cambria Math" w:hAnsi="Cambria Math"/>
                          <w:i/>
                          <w:iCs/>
                          <w:szCs w:val="22"/>
                        </w:rPr>
                      </w:ins>
                    </m:ctrlPr>
                  </m:e>
                  <m:sub>
                    <w:ins w:id="683" w:author="JVET-0795" w:date="2020-03-05T13:45:00Z">
                      <m:r>
                        <w:rPr>
                          <w:rFonts w:ascii="Cambria Math" w:hAnsi="Cambria Math"/>
                          <w:szCs w:val="22"/>
                        </w:rPr>
                        <m:t>0</m:t>
                      </m:r>
                    </w:ins>
                    <m:ctrlPr>
                      <w:ins w:id="684" w:author="JVET-0795" w:date="2020-03-05T13:45:00Z">
                        <w:rPr>
                          <w:rFonts w:ascii="Cambria Math" w:hAnsi="Cambria Math"/>
                          <w:i/>
                          <w:iCs/>
                          <w:szCs w:val="22"/>
                        </w:rPr>
                      </w:ins>
                    </m:ctrlPr>
                  </m:sub>
                </m:sSub>
                <w:ins w:id="685" w:author="JVET-0795" w:date="2020-03-05T13:45:00Z">
                  <m:r>
                    <w:rPr>
                      <w:rFonts w:ascii="Cambria Math" w:hAnsi="Cambria Math"/>
                      <w:szCs w:val="22"/>
                    </w:rPr>
                    <m:t>,</m:t>
                  </m:r>
                </w:ins>
                <m:sSub>
                  <m:sSubPr>
                    <m:ctrlPr>
                      <w:ins w:id="686" w:author="JVET-0795" w:date="2020-03-05T13:45:00Z">
                        <w:rPr>
                          <w:rFonts w:ascii="Cambria Math" w:hAnsi="Cambria Math"/>
                          <w:i/>
                          <w:iCs/>
                          <w:szCs w:val="22"/>
                        </w:rPr>
                      </w:ins>
                    </m:ctrlPr>
                  </m:sSubPr>
                  <m:e>
                    <w:ins w:id="687" w:author="JVET-0795" w:date="2020-03-05T13:45:00Z">
                      <m:r>
                        <w:rPr>
                          <w:rFonts w:ascii="Cambria Math" w:hAnsi="Cambria Math"/>
                          <w:szCs w:val="22"/>
                        </w:rPr>
                        <m:t>y</m:t>
                      </m:r>
                    </w:ins>
                    <m:ctrlPr>
                      <w:ins w:id="688" w:author="JVET-0795" w:date="2020-03-05T13:45:00Z">
                        <w:rPr>
                          <w:rFonts w:ascii="Cambria Math" w:hAnsi="Cambria Math"/>
                          <w:i/>
                          <w:iCs/>
                          <w:szCs w:val="22"/>
                        </w:rPr>
                      </w:ins>
                    </m:ctrlPr>
                  </m:e>
                  <m:sub>
                    <w:ins w:id="689" w:author="JVET-0795" w:date="2020-03-05T13:45:00Z">
                      <m:r>
                        <w:rPr>
                          <w:rFonts w:ascii="Cambria Math" w:hAnsi="Cambria Math"/>
                          <w:szCs w:val="22"/>
                        </w:rPr>
                        <m:t>0</m:t>
                      </m:r>
                    </w:ins>
                    <m:ctrlPr>
                      <w:ins w:id="690" w:author="JVET-0795" w:date="2020-03-05T13:45:00Z">
                        <w:rPr>
                          <w:rFonts w:ascii="Cambria Math" w:hAnsi="Cambria Math"/>
                          <w:i/>
                          <w:iCs/>
                          <w:szCs w:val="22"/>
                        </w:rPr>
                      </w:ins>
                    </m:ctrlPr>
                  </m:sub>
                </m:sSub>
                <m:ctrlPr>
                  <w:ins w:id="691" w:author="JVET-0795" w:date="2020-03-05T13:45:00Z">
                    <w:rPr>
                      <w:rFonts w:ascii="Cambria Math" w:hAnsi="Cambria Math"/>
                      <w:i/>
                      <w:iCs/>
                      <w:szCs w:val="22"/>
                    </w:rPr>
                  </w:ins>
                </m:ctrlPr>
              </m:e>
            </m:d>
            <m:ctrlPr>
              <w:ins w:id="692" w:author="JVET-0795" w:date="2020-03-05T13:45:00Z">
                <w:rPr>
                  <w:rFonts w:ascii="Cambria Math" w:hAnsi="Cambria Math"/>
                  <w:i/>
                  <w:iCs/>
                  <w:szCs w:val="22"/>
                </w:rPr>
              </w:ins>
            </m:ctrlPr>
          </m:e>
        </m:nary>
      </m:oMath>
      <w:ins w:id="693" w:author="JVET-0795" w:date="2020-03-05T13:48:00Z">
        <w:r>
          <w:rPr>
            <w:rFonts w:eastAsia="MS Mincho"/>
            <w:szCs w:val="22"/>
            <w:lang w:val="en-CA"/>
          </w:rPr>
          <w:tab/>
        </w:r>
      </w:ins>
      <w:ins w:id="694" w:author="JVET-0795" w:date="2020-03-05T13:49:00Z">
        <w:r>
          <w:rPr>
            <w:rFonts w:eastAsia="MS Mincho"/>
            <w:szCs w:val="22"/>
            <w:lang w:val="en-CA"/>
          </w:rPr>
          <w:tab/>
        </w:r>
      </w:ins>
      <w:ins w:id="695" w:author="JVET-0795" w:date="2020-03-05T13:49:00Z">
        <w:r>
          <w:rPr>
            <w:rFonts w:eastAsia="MS Mincho"/>
            <w:szCs w:val="22"/>
            <w:lang w:val="en-CA"/>
          </w:rPr>
          <w:tab/>
        </w:r>
      </w:ins>
      <w:ins w:id="696" w:author="JVET-0795" w:date="2020-03-05T13:48:00Z">
        <w:r>
          <w:rPr>
            <w:szCs w:val="22"/>
            <w:lang w:val="en-CA"/>
          </w:rPr>
          <w:t>(</w:t>
        </w:r>
      </w:ins>
      <w:ins w:id="697" w:author="JVET-0795" w:date="2020-03-05T13:48:00Z">
        <w:r>
          <w:rPr>
            <w:rFonts w:hint="eastAsia" w:eastAsia="Malgun Gothic"/>
            <w:szCs w:val="22"/>
            <w:lang w:val="en-CA" w:eastAsia="ko-KR"/>
          </w:rPr>
          <w:t>3</w:t>
        </w:r>
      </w:ins>
      <w:ins w:id="698" w:author="JVET-0795" w:date="2020-03-05T13:48:00Z">
        <w:r>
          <w:rPr>
            <w:rFonts w:eastAsia="Malgun Gothic"/>
            <w:szCs w:val="22"/>
            <w:lang w:val="en-CA" w:eastAsia="ko-KR"/>
          </w:rPr>
          <w:t>-</w:t>
        </w:r>
      </w:ins>
      <w:ins w:id="699" w:author="JVET-0795" w:date="2020-03-05T13:48:00Z">
        <w:r>
          <w:rPr>
            <w:szCs w:val="22"/>
            <w:lang w:val="en-CA"/>
          </w:rPr>
          <w:fldChar w:fldCharType="begin"/>
        </w:r>
      </w:ins>
      <w:ins w:id="700" w:author="JVET-0795" w:date="2020-03-05T13:48:00Z">
        <w:r>
          <w:rPr>
            <w:szCs w:val="22"/>
            <w:lang w:val="en-CA"/>
          </w:rPr>
          <w:instrText xml:space="preserve"> SEQ Eq \* MERGEFORMAT </w:instrText>
        </w:r>
      </w:ins>
      <w:ins w:id="701" w:author="JVET-0795" w:date="2020-03-05T13:48:00Z">
        <w:r>
          <w:rPr>
            <w:szCs w:val="22"/>
            <w:lang w:val="en-CA"/>
          </w:rPr>
          <w:fldChar w:fldCharType="separate"/>
        </w:r>
      </w:ins>
      <w:ins w:id="702" w:author="Jianle Chen" w:date="2020-03-22T21:44:00Z">
        <w:r>
          <w:rPr>
            <w:szCs w:val="22"/>
            <w:lang w:val="en-CA"/>
          </w:rPr>
          <w:t>68</w:t>
        </w:r>
      </w:ins>
      <w:ins w:id="703" w:author="JVET-0795" w:date="2020-03-05T13:48:00Z">
        <w:r>
          <w:rPr>
            <w:szCs w:val="22"/>
            <w:lang w:val="en-CA"/>
          </w:rPr>
          <w:fldChar w:fldCharType="end"/>
        </w:r>
      </w:ins>
      <w:ins w:id="704" w:author="JVET-0795" w:date="2020-03-05T13:48:00Z">
        <w:r>
          <w:rPr>
            <w:szCs w:val="22"/>
            <w:lang w:val="en-CA"/>
          </w:rPr>
          <w:t>)</w:t>
        </w:r>
      </w:ins>
    </w:p>
    <w:p>
      <w:pPr>
        <w:spacing w:after="120"/>
        <w:jc w:val="both"/>
        <w:rPr>
          <w:ins w:id="705" w:author="JVET-0795" w:date="2020-03-05T13:45:00Z"/>
          <w:szCs w:val="22"/>
          <w:lang w:val="en-CA"/>
        </w:rPr>
      </w:pPr>
      <w:ins w:id="706" w:author="JVET-0795" w:date="2020-03-05T13:49:00Z">
        <w:r>
          <w:rPr>
            <w:szCs w:val="22"/>
          </w:rPr>
          <w:t>w</w:t>
        </w:r>
      </w:ins>
      <w:ins w:id="707" w:author="JVET-0795" w:date="2020-03-05T13:45:00Z">
        <w:r>
          <w:rPr>
            <w:szCs w:val="22"/>
          </w:rPr>
          <w:t>here</w:t>
        </w:r>
      </w:ins>
      <w:ins w:id="708" w:author="JVET-0795" w:date="2020-03-05T13:50:00Z">
        <w:r>
          <w:rPr>
            <w:szCs w:val="22"/>
          </w:rPr>
          <w:t xml:space="preserve"> </w:t>
        </w:r>
      </w:ins>
      <m:oMath>
        <m:d>
          <m:dPr>
            <m:ctrlPr>
              <w:ins w:id="709" w:author="JVET-0795" w:date="2020-03-05T13:50:00Z">
                <w:rPr>
                  <w:rFonts w:ascii="Cambria Math" w:hAnsi="Cambria Math"/>
                  <w:i/>
                  <w:iCs/>
                  <w:szCs w:val="22"/>
                </w:rPr>
              </w:ins>
            </m:ctrlPr>
          </m:dPr>
          <m:e>
            <w:ins w:id="710" w:author="JVET-0795" w:date="2020-03-05T13:50:00Z">
              <m:r>
                <w:rPr>
                  <w:rFonts w:ascii="Cambria Math" w:hAnsi="Cambria Math"/>
                  <w:szCs w:val="22"/>
                </w:rPr>
                <m:t>x,y</m:t>
              </m:r>
            </w:ins>
            <m:ctrlPr>
              <w:ins w:id="711" w:author="JVET-0795" w:date="2020-03-05T13:50:00Z">
                <w:rPr>
                  <w:rFonts w:ascii="Cambria Math" w:hAnsi="Cambria Math"/>
                  <w:i/>
                  <w:iCs/>
                  <w:szCs w:val="22"/>
                </w:rPr>
              </w:ins>
            </m:ctrlPr>
          </m:e>
        </m:d>
      </m:oMath>
      <w:ins w:id="712" w:author="JVET-0795" w:date="2020-03-05T13:50:00Z">
        <w:r>
          <w:rPr>
            <w:iCs/>
            <w:szCs w:val="22"/>
          </w:rPr>
          <w:t xml:space="preserve"> </w:t>
        </w:r>
      </w:ins>
      <w:ins w:id="713" w:author="JVET-0795" w:date="2020-03-05T13:50:00Z">
        <w:r>
          <w:rPr>
            <w:szCs w:val="22"/>
          </w:rPr>
          <w:t xml:space="preserve">is chroma component </w:t>
        </w:r>
      </w:ins>
      <w:ins w:id="714" w:author="JVET-0795" w:date="2020-03-05T13:50:00Z">
        <w:r>
          <w:rPr>
            <w:i/>
            <w:iCs/>
            <w:szCs w:val="22"/>
          </w:rPr>
          <w:t>i</w:t>
        </w:r>
      </w:ins>
      <w:ins w:id="715" w:author="JVET-0795" w:date="2020-03-05T13:50:00Z">
        <w:r>
          <w:rPr>
            <w:szCs w:val="22"/>
          </w:rPr>
          <w:t xml:space="preserve"> location being refined</w:t>
        </w:r>
      </w:ins>
      <m:oMath>
        <w:ins w:id="716" w:author="JVET-0795" w:date="2020-03-05T13:45:00Z">
          <m:r>
            <m:rPr>
              <m:sty m:val="p"/>
            </m:rPr>
            <w:rPr>
              <w:rFonts w:ascii="Cambria Math" w:hAnsi="Cambria Math"/>
              <w:szCs w:val="22"/>
            </w:rPr>
            <m:t> </m:t>
          </m:r>
        </w:ins>
        <m:d>
          <m:dPr>
            <m:ctrlPr>
              <w:ins w:id="717" w:author="JVET-0795" w:date="2020-03-05T13:45:00Z">
                <w:rPr>
                  <w:rFonts w:ascii="Cambria Math" w:hAnsi="Cambria Math"/>
                  <w:i/>
                  <w:iCs/>
                  <w:szCs w:val="22"/>
                </w:rPr>
              </w:ins>
            </m:ctrlPr>
          </m:dPr>
          <m:e>
            <m:sSub>
              <m:sSubPr>
                <m:ctrlPr>
                  <w:ins w:id="718" w:author="JVET-0795" w:date="2020-03-05T13:45:00Z">
                    <w:rPr>
                      <w:rFonts w:ascii="Cambria Math" w:hAnsi="Cambria Math"/>
                      <w:i/>
                      <w:iCs/>
                      <w:szCs w:val="22"/>
                    </w:rPr>
                  </w:ins>
                </m:ctrlPr>
              </m:sSubPr>
              <m:e>
                <w:ins w:id="719" w:author="JVET-0795" w:date="2020-03-05T13:45:00Z">
                  <m:r>
                    <w:rPr>
                      <w:rFonts w:ascii="Cambria Math" w:hAnsi="Cambria Math"/>
                      <w:szCs w:val="22"/>
                    </w:rPr>
                    <m:t>x</m:t>
                  </m:r>
                </w:ins>
                <m:ctrlPr>
                  <w:ins w:id="720" w:author="JVET-0795" w:date="2020-03-05T13:45:00Z">
                    <w:rPr>
                      <w:rFonts w:ascii="Cambria Math" w:hAnsi="Cambria Math"/>
                      <w:i/>
                      <w:iCs/>
                      <w:szCs w:val="22"/>
                    </w:rPr>
                  </w:ins>
                </m:ctrlPr>
              </m:e>
              <m:sub>
                <w:ins w:id="721" w:author="JVET-0795" w:date="2020-03-05T13:58:00Z">
                  <m:r>
                    <w:rPr>
                      <w:rFonts w:ascii="Cambria Math" w:hAnsi="Cambria Math"/>
                      <w:szCs w:val="22"/>
                    </w:rPr>
                    <m:t>Y</m:t>
                  </m:r>
                </w:ins>
                <m:ctrlPr>
                  <w:ins w:id="722" w:author="JVET-0795" w:date="2020-03-05T13:45:00Z">
                    <w:rPr>
                      <w:rFonts w:ascii="Cambria Math" w:hAnsi="Cambria Math"/>
                      <w:i/>
                      <w:iCs/>
                      <w:szCs w:val="22"/>
                    </w:rPr>
                  </w:ins>
                </m:ctrlPr>
              </m:sub>
            </m:sSub>
            <w:ins w:id="723" w:author="JVET-0795" w:date="2020-03-05T13:45:00Z">
              <m:r>
                <w:rPr>
                  <w:rFonts w:ascii="Cambria Math" w:hAnsi="Cambria Math"/>
                  <w:szCs w:val="22"/>
                </w:rPr>
                <m:t>,</m:t>
              </m:r>
            </w:ins>
            <m:sSub>
              <m:sSubPr>
                <m:ctrlPr>
                  <w:ins w:id="724" w:author="JVET-0795" w:date="2020-03-05T13:45:00Z">
                    <w:rPr>
                      <w:rFonts w:ascii="Cambria Math" w:hAnsi="Cambria Math"/>
                      <w:i/>
                      <w:iCs/>
                      <w:szCs w:val="22"/>
                    </w:rPr>
                  </w:ins>
                </m:ctrlPr>
              </m:sSubPr>
              <m:e>
                <w:ins w:id="725" w:author="JVET-0795" w:date="2020-03-05T13:45:00Z">
                  <m:r>
                    <w:rPr>
                      <w:rFonts w:ascii="Cambria Math" w:hAnsi="Cambria Math"/>
                      <w:szCs w:val="22"/>
                    </w:rPr>
                    <m:t>y</m:t>
                  </m:r>
                </w:ins>
                <m:ctrlPr>
                  <w:ins w:id="726" w:author="JVET-0795" w:date="2020-03-05T13:45:00Z">
                    <w:rPr>
                      <w:rFonts w:ascii="Cambria Math" w:hAnsi="Cambria Math"/>
                      <w:i/>
                      <w:iCs/>
                      <w:szCs w:val="22"/>
                    </w:rPr>
                  </w:ins>
                </m:ctrlPr>
              </m:e>
              <m:sub>
                <w:ins w:id="727" w:author="JVET-0795" w:date="2020-03-05T13:58:00Z">
                  <m:r>
                    <w:rPr>
                      <w:rFonts w:ascii="Cambria Math" w:hAnsi="Cambria Math"/>
                      <w:szCs w:val="22"/>
                    </w:rPr>
                    <m:t>Y</m:t>
                  </m:r>
                </w:ins>
                <m:ctrlPr>
                  <w:ins w:id="728" w:author="JVET-0795" w:date="2020-03-05T13:45:00Z">
                    <w:rPr>
                      <w:rFonts w:ascii="Cambria Math" w:hAnsi="Cambria Math"/>
                      <w:i/>
                      <w:iCs/>
                      <w:szCs w:val="22"/>
                    </w:rPr>
                  </w:ins>
                </m:ctrlPr>
              </m:sub>
            </m:sSub>
            <m:ctrlPr>
              <w:ins w:id="729" w:author="JVET-0795" w:date="2020-03-05T13:45:00Z">
                <w:rPr>
                  <w:rFonts w:ascii="Cambria Math" w:hAnsi="Cambria Math"/>
                  <w:i/>
                  <w:iCs/>
                  <w:szCs w:val="22"/>
                </w:rPr>
              </w:ins>
            </m:ctrlPr>
          </m:e>
        </m:d>
        <w:ins w:id="730" w:author="JVET-0795" w:date="2020-03-05T13:45:00Z">
          <m:r>
            <w:rPr>
              <w:rFonts w:ascii="Cambria Math" w:hAnsi="Cambria Math"/>
              <w:szCs w:val="22"/>
            </w:rPr>
            <m:t> </m:t>
          </m:r>
        </w:ins>
      </m:oMath>
      <w:ins w:id="731" w:author="JVET-0795" w:date="2020-03-05T13:51:00Z">
        <w:r>
          <w:rPr>
            <w:szCs w:val="22"/>
          </w:rPr>
          <w:t xml:space="preserve"> is the luma location based on </w:t>
        </w:r>
      </w:ins>
      <m:oMath>
        <m:d>
          <m:dPr>
            <m:ctrlPr>
              <w:ins w:id="732" w:author="JVET-0795" w:date="2020-03-05T13:51:00Z">
                <w:rPr>
                  <w:rFonts w:ascii="Cambria Math" w:hAnsi="Cambria Math"/>
                  <w:i/>
                  <w:iCs/>
                  <w:szCs w:val="22"/>
                </w:rPr>
              </w:ins>
            </m:ctrlPr>
          </m:dPr>
          <m:e>
            <w:ins w:id="733" w:author="JVET-0795" w:date="2020-03-05T13:51:00Z">
              <m:r>
                <w:rPr>
                  <w:rFonts w:ascii="Cambria Math" w:hAnsi="Cambria Math"/>
                  <w:szCs w:val="22"/>
                </w:rPr>
                <m:t>x,y</m:t>
              </m:r>
            </w:ins>
            <m:ctrlPr>
              <w:ins w:id="734" w:author="JVET-0795" w:date="2020-03-05T13:51:00Z">
                <w:rPr>
                  <w:rFonts w:ascii="Cambria Math" w:hAnsi="Cambria Math"/>
                  <w:i/>
                  <w:iCs/>
                  <w:szCs w:val="22"/>
                </w:rPr>
              </w:ins>
            </m:ctrlPr>
          </m:e>
        </m:d>
      </m:oMath>
      <w:ins w:id="735" w:author="JVET-0795" w:date="2020-03-05T13:59:00Z">
        <w:r>
          <w:rPr>
            <w:iCs/>
            <w:szCs w:val="22"/>
          </w:rPr>
          <w:t xml:space="preserve">, </w:t>
        </w:r>
      </w:ins>
      <m:oMath>
        <m:sSub>
          <m:sSubPr>
            <m:ctrlPr>
              <w:ins w:id="736" w:author="JVET-0795" w:date="2020-03-05T13:59:00Z">
                <w:rPr>
                  <w:rFonts w:ascii="Cambria Math" w:hAnsi="Cambria Math"/>
                  <w:i/>
                  <w:iCs/>
                  <w:szCs w:val="22"/>
                </w:rPr>
              </w:ins>
            </m:ctrlPr>
          </m:sSubPr>
          <m:e>
            <w:ins w:id="737" w:author="JVET-0795" w:date="2020-03-05T13:59:00Z">
              <m:r>
                <w:rPr>
                  <w:rFonts w:ascii="Cambria Math" w:hAnsi="Cambria Math"/>
                  <w:szCs w:val="22"/>
                </w:rPr>
                <m:t>S</m:t>
              </m:r>
            </w:ins>
            <m:ctrlPr>
              <w:ins w:id="738" w:author="JVET-0795" w:date="2020-03-05T13:59:00Z">
                <w:rPr>
                  <w:rFonts w:ascii="Cambria Math" w:hAnsi="Cambria Math"/>
                  <w:i/>
                  <w:iCs/>
                  <w:szCs w:val="22"/>
                </w:rPr>
              </w:ins>
            </m:ctrlPr>
          </m:e>
          <m:sub>
            <w:ins w:id="739" w:author="JVET-0795" w:date="2020-03-05T13:59:00Z">
              <m:r>
                <w:rPr>
                  <w:rFonts w:ascii="Cambria Math" w:hAnsi="Cambria Math"/>
                  <w:szCs w:val="22"/>
                </w:rPr>
                <m:t>i</m:t>
              </m:r>
            </w:ins>
            <m:ctrlPr>
              <w:ins w:id="740" w:author="JVET-0795" w:date="2020-03-05T13:59:00Z">
                <w:rPr>
                  <w:rFonts w:ascii="Cambria Math" w:hAnsi="Cambria Math"/>
                  <w:i/>
                  <w:iCs/>
                  <w:szCs w:val="22"/>
                </w:rPr>
              </w:ins>
            </m:ctrlPr>
          </m:sub>
        </m:sSub>
      </m:oMath>
      <w:ins w:id="741" w:author="JVET-0795" w:date="2020-03-05T13:58:00Z">
        <w:r>
          <w:rPr>
            <w:szCs w:val="22"/>
          </w:rPr>
          <w:t xml:space="preserve"> is filter support </w:t>
        </w:r>
      </w:ins>
      <w:ins w:id="742" w:author="JVET-0795" w:date="2020-03-05T13:59:00Z">
        <w:r>
          <w:rPr>
            <w:szCs w:val="22"/>
          </w:rPr>
          <w:t xml:space="preserve">area </w:t>
        </w:r>
      </w:ins>
      <w:ins w:id="743" w:author="JVET-0795" w:date="2020-03-05T13:58:00Z">
        <w:r>
          <w:rPr>
            <w:szCs w:val="22"/>
          </w:rPr>
          <w:t>in luma component</w:t>
        </w:r>
      </w:ins>
      <w:ins w:id="744" w:author="JVET-0795" w:date="2020-03-05T13:59:00Z">
        <w:r>
          <w:rPr>
            <w:szCs w:val="22"/>
          </w:rPr>
          <w:t xml:space="preserve">, </w:t>
        </w:r>
      </w:ins>
      <m:oMath>
        <m:sSub>
          <m:sSubPr>
            <m:ctrlPr>
              <w:ins w:id="745" w:author="JVET-0795" w:date="2020-03-05T13:45:00Z">
                <w:rPr>
                  <w:rFonts w:ascii="Cambria Math" w:hAnsi="Cambria Math"/>
                  <w:i/>
                  <w:iCs/>
                  <w:szCs w:val="22"/>
                </w:rPr>
              </w:ins>
            </m:ctrlPr>
          </m:sSubPr>
          <m:e>
            <w:ins w:id="746" w:author="JVET-0795" w:date="2020-03-05T13:45:00Z">
              <m:r>
                <w:rPr>
                  <w:rFonts w:ascii="Cambria Math" w:hAnsi="Cambria Math"/>
                  <w:szCs w:val="22"/>
                </w:rPr>
                <m:t>c</m:t>
              </m:r>
            </w:ins>
            <m:ctrlPr>
              <w:ins w:id="747" w:author="JVET-0795" w:date="2020-03-05T13:45:00Z">
                <w:rPr>
                  <w:rFonts w:ascii="Cambria Math" w:hAnsi="Cambria Math"/>
                  <w:i/>
                  <w:iCs/>
                  <w:szCs w:val="22"/>
                </w:rPr>
              </w:ins>
            </m:ctrlPr>
          </m:e>
          <m:sub>
            <w:ins w:id="748" w:author="JVET-0795" w:date="2020-03-05T13:45:00Z">
              <m:r>
                <w:rPr>
                  <w:rFonts w:ascii="Cambria Math" w:hAnsi="Cambria Math"/>
                  <w:szCs w:val="22"/>
                </w:rPr>
                <m:t>i</m:t>
              </m:r>
            </w:ins>
            <m:ctrlPr>
              <w:ins w:id="749" w:author="JVET-0795" w:date="2020-03-05T13:45:00Z">
                <w:rPr>
                  <w:rFonts w:ascii="Cambria Math" w:hAnsi="Cambria Math"/>
                  <w:i/>
                  <w:iCs/>
                  <w:szCs w:val="22"/>
                </w:rPr>
              </w:ins>
            </m:ctrlPr>
          </m:sub>
        </m:sSub>
        <m:d>
          <m:dPr>
            <m:ctrlPr>
              <w:ins w:id="750" w:author="JVET-0795" w:date="2020-03-05T13:45:00Z">
                <w:rPr>
                  <w:rFonts w:ascii="Cambria Math" w:hAnsi="Cambria Math"/>
                  <w:i/>
                  <w:iCs/>
                  <w:szCs w:val="22"/>
                </w:rPr>
              </w:ins>
            </m:ctrlPr>
          </m:dPr>
          <m:e>
            <m:sSub>
              <m:sSubPr>
                <m:ctrlPr>
                  <w:ins w:id="751" w:author="JVET-0795" w:date="2020-03-05T13:45:00Z">
                    <w:rPr>
                      <w:rFonts w:ascii="Cambria Math" w:hAnsi="Cambria Math"/>
                      <w:i/>
                      <w:iCs/>
                      <w:szCs w:val="22"/>
                    </w:rPr>
                  </w:ins>
                </m:ctrlPr>
              </m:sSubPr>
              <m:e>
                <w:ins w:id="752" w:author="JVET-0795" w:date="2020-03-05T13:45:00Z">
                  <m:r>
                    <w:rPr>
                      <w:rFonts w:ascii="Cambria Math" w:hAnsi="Cambria Math"/>
                      <w:szCs w:val="22"/>
                    </w:rPr>
                    <m:t>x</m:t>
                  </m:r>
                </w:ins>
                <m:ctrlPr>
                  <w:ins w:id="753" w:author="JVET-0795" w:date="2020-03-05T13:45:00Z">
                    <w:rPr>
                      <w:rFonts w:ascii="Cambria Math" w:hAnsi="Cambria Math"/>
                      <w:i/>
                      <w:iCs/>
                      <w:szCs w:val="22"/>
                    </w:rPr>
                  </w:ins>
                </m:ctrlPr>
              </m:e>
              <m:sub>
                <w:ins w:id="754" w:author="JVET-0795" w:date="2020-03-05T13:45:00Z">
                  <m:r>
                    <w:rPr>
                      <w:rFonts w:ascii="Cambria Math" w:hAnsi="Cambria Math"/>
                      <w:szCs w:val="22"/>
                    </w:rPr>
                    <m:t>0</m:t>
                  </m:r>
                </w:ins>
                <m:ctrlPr>
                  <w:ins w:id="755" w:author="JVET-0795" w:date="2020-03-05T13:45:00Z">
                    <w:rPr>
                      <w:rFonts w:ascii="Cambria Math" w:hAnsi="Cambria Math"/>
                      <w:i/>
                      <w:iCs/>
                      <w:szCs w:val="22"/>
                    </w:rPr>
                  </w:ins>
                </m:ctrlPr>
              </m:sub>
            </m:sSub>
            <w:ins w:id="756" w:author="JVET-0795" w:date="2020-03-05T13:45:00Z">
              <m:r>
                <w:rPr>
                  <w:rFonts w:ascii="Cambria Math" w:hAnsi="Cambria Math"/>
                  <w:szCs w:val="22"/>
                </w:rPr>
                <m:t>,</m:t>
              </m:r>
            </w:ins>
            <m:sSub>
              <m:sSubPr>
                <m:ctrlPr>
                  <w:ins w:id="757" w:author="JVET-0795" w:date="2020-03-05T13:45:00Z">
                    <w:rPr>
                      <w:rFonts w:ascii="Cambria Math" w:hAnsi="Cambria Math"/>
                      <w:i/>
                      <w:iCs/>
                      <w:szCs w:val="22"/>
                    </w:rPr>
                  </w:ins>
                </m:ctrlPr>
              </m:sSubPr>
              <m:e>
                <w:ins w:id="758" w:author="JVET-0795" w:date="2020-03-05T13:45:00Z">
                  <m:r>
                    <w:rPr>
                      <w:rFonts w:ascii="Cambria Math" w:hAnsi="Cambria Math"/>
                      <w:szCs w:val="22"/>
                    </w:rPr>
                    <m:t>y</m:t>
                  </m:r>
                </w:ins>
                <m:ctrlPr>
                  <w:ins w:id="759" w:author="JVET-0795" w:date="2020-03-05T13:45:00Z">
                    <w:rPr>
                      <w:rFonts w:ascii="Cambria Math" w:hAnsi="Cambria Math"/>
                      <w:i/>
                      <w:iCs/>
                      <w:szCs w:val="22"/>
                    </w:rPr>
                  </w:ins>
                </m:ctrlPr>
              </m:e>
              <m:sub>
                <w:ins w:id="760" w:author="JVET-0795" w:date="2020-03-05T13:45:00Z">
                  <m:r>
                    <w:rPr>
                      <w:rFonts w:ascii="Cambria Math" w:hAnsi="Cambria Math"/>
                      <w:szCs w:val="22"/>
                    </w:rPr>
                    <m:t>0</m:t>
                  </m:r>
                </w:ins>
                <m:ctrlPr>
                  <w:ins w:id="761" w:author="JVET-0795" w:date="2020-03-05T13:45:00Z">
                    <w:rPr>
                      <w:rFonts w:ascii="Cambria Math" w:hAnsi="Cambria Math"/>
                      <w:i/>
                      <w:iCs/>
                      <w:szCs w:val="22"/>
                    </w:rPr>
                  </w:ins>
                </m:ctrlPr>
              </m:sub>
            </m:sSub>
            <m:ctrlPr>
              <w:ins w:id="762" w:author="JVET-0795" w:date="2020-03-05T13:45:00Z">
                <w:rPr>
                  <w:rFonts w:ascii="Cambria Math" w:hAnsi="Cambria Math"/>
                  <w:i/>
                  <w:iCs/>
                  <w:szCs w:val="22"/>
                </w:rPr>
              </w:ins>
            </m:ctrlPr>
          </m:e>
        </m:d>
        <w:ins w:id="763" w:author="JVET-0795" w:date="2020-03-05T13:45:00Z">
          <m:r>
            <w:rPr>
              <w:rFonts w:ascii="Cambria Math" w:hAnsi="Cambria Math"/>
              <w:szCs w:val="22"/>
            </w:rPr>
            <m:t> </m:t>
          </m:r>
        </w:ins>
        <w:ins w:id="764" w:author="JVET-0795" w:date="2020-03-05T13:45:00Z">
          <m:r>
            <m:rPr>
              <m:sty m:val="p"/>
            </m:rPr>
            <w:rPr>
              <w:rFonts w:ascii="Cambria Math" w:hAnsi="Cambria Math"/>
              <w:szCs w:val="22"/>
            </w:rPr>
            <m:t>represents the filter coefficients</m:t>
          </m:r>
        </w:ins>
      </m:oMath>
    </w:p>
    <w:p>
      <w:pPr>
        <w:spacing w:after="120"/>
        <w:jc w:val="both"/>
        <w:rPr>
          <w:ins w:id="765" w:author="JVET-0795" w:date="2020-03-05T13:45:00Z"/>
          <w:szCs w:val="22"/>
          <w:lang w:val="en-CA"/>
        </w:rPr>
      </w:pPr>
      <w:ins w:id="766" w:author="JVET-0795" w:date="2020-03-05T13:45:00Z">
        <w:r>
          <w:rPr>
            <w:szCs w:val="22"/>
            <w:lang w:val="en-CA"/>
          </w:rPr>
          <w:t xml:space="preserve">As shown in Figure 51b, the luma filter support is the region collocated with the current chroma sample after accounting for the spatial scaling factor between the luma and chroma planes.  </w:t>
        </w:r>
      </w:ins>
    </w:p>
    <w:p>
      <w:pPr>
        <w:spacing w:after="120"/>
        <w:jc w:val="both"/>
        <w:rPr>
          <w:ins w:id="767" w:author="JVET-0795" w:date="2020-03-05T13:45:00Z"/>
          <w:szCs w:val="22"/>
          <w:lang w:val="en-CA"/>
        </w:rPr>
      </w:pPr>
    </w:p>
    <w:tbl>
      <w:tblPr>
        <w:tblStyle w:val="31"/>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44" w:type="dxa"/>
          <w:left w:w="144" w:type="dxa"/>
          <w:bottom w:w="144" w:type="dxa"/>
          <w:right w:w="144" w:type="dxa"/>
        </w:tblCellMar>
        <w:tblPrChange w:id="768" w:author="Jianle Chen" w:date="2020-03-22T21:34:00Z">
          <w:tblPr>
            <w:tblStyle w:val="31"/>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44" w:type="dxa"/>
              <w:left w:w="144" w:type="dxa"/>
              <w:bottom w:w="144" w:type="dxa"/>
              <w:right w:w="144" w:type="dxa"/>
            </w:tblCellMar>
          </w:tblPr>
        </w:tblPrChange>
      </w:tblPr>
      <w:tblGrid>
        <w:gridCol w:w="4913"/>
        <w:gridCol w:w="4447"/>
        <w:tblGridChange w:id="769">
          <w:tblGrid>
            <w:gridCol w:w="4913"/>
            <w:gridCol w:w="4447"/>
          </w:tblGrid>
        </w:tblGridChange>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44" w:type="dxa"/>
            <w:left w:w="144" w:type="dxa"/>
            <w:bottom w:w="144" w:type="dxa"/>
            <w:right w:w="144" w:type="dxa"/>
          </w:tblCellMar>
          <w:tblPrExChange w:id="771" w:author="Jianle Chen" w:date="2020-03-22T21:34:00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44" w:type="dxa"/>
                <w:left w:w="144" w:type="dxa"/>
                <w:bottom w:w="144" w:type="dxa"/>
                <w:right w:w="144" w:type="dxa"/>
              </w:tblCellMar>
            </w:tblPrEx>
          </w:tblPrExChange>
        </w:tblPrEx>
        <w:trPr>
          <w:ins w:id="770" w:author="JVET-0795" w:date="2020-03-05T13:45:00Z"/>
        </w:trPr>
        <w:tc>
          <w:tcPr>
            <w:tcW w:w="4913" w:type="dxa"/>
            <w:tcPrChange w:id="772" w:author="Jianle Chen" w:date="2020-03-22T21:34:00Z">
              <w:tcPr>
                <w:tcW w:w="4913" w:type="dxa"/>
              </w:tcPr>
            </w:tcPrChange>
          </w:tcPr>
          <w:p>
            <w:pPr>
              <w:spacing w:after="120"/>
              <w:jc w:val="both"/>
              <w:rPr>
                <w:ins w:id="773" w:author="JVET-0795" w:date="2020-03-05T13:45:00Z"/>
                <w:rFonts w:ascii="Times New Roman" w:hAnsi="Times New Roman" w:eastAsia="PMingLiU"/>
                <w:szCs w:val="22"/>
                <w:lang w:val="en-CA"/>
              </w:rPr>
            </w:pPr>
            <w:ins w:id="774" w:author="JVET-0795" w:date="2020-03-05T13:45:00Z">
              <w:r>
                <w:rPr>
                  <w:rFonts w:ascii="Calibri" w:hAnsi="Calibri" w:eastAsia="PMingLiU"/>
                  <w:szCs w:val="22"/>
                </w:rPr>
                <w:drawing>
                  <wp:inline distT="0" distB="0" distL="0" distR="0">
                    <wp:extent cx="2816225" cy="1978660"/>
                    <wp:effectExtent l="0" t="0" r="3175" b="254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pic:cNvPicPr>
                          </pic:nvPicPr>
                          <pic:blipFill>
                            <a:blip r:embed="rId74"/>
                            <a:stretch>
                              <a:fillRect/>
                            </a:stretch>
                          </pic:blipFill>
                          <pic:spPr>
                            <a:xfrm>
                              <a:off x="0" y="0"/>
                              <a:ext cx="2827914" cy="1986655"/>
                            </a:xfrm>
                            <a:prstGeom prst="rect">
                              <a:avLst/>
                            </a:prstGeom>
                          </pic:spPr>
                        </pic:pic>
                      </a:graphicData>
                    </a:graphic>
                  </wp:inline>
                </w:drawing>
              </w:r>
            </w:ins>
          </w:p>
        </w:tc>
        <w:tc>
          <w:tcPr>
            <w:tcW w:w="4447" w:type="dxa"/>
            <w:tcPrChange w:id="776" w:author="Jianle Chen" w:date="2020-03-22T21:34:00Z">
              <w:tcPr>
                <w:tcW w:w="4447" w:type="dxa"/>
              </w:tcPr>
            </w:tcPrChange>
          </w:tcPr>
          <w:p>
            <w:pPr>
              <w:spacing w:after="120"/>
              <w:jc w:val="both"/>
              <w:rPr>
                <w:ins w:id="777" w:author="JVET-0795" w:date="2020-03-05T13:45:00Z"/>
                <w:rFonts w:ascii="Times New Roman" w:hAnsi="Times New Roman" w:eastAsia="PMingLiU"/>
                <w:szCs w:val="22"/>
                <w:lang w:val="en-CA"/>
              </w:rPr>
            </w:pPr>
            <w:ins w:id="778" w:author="JVET-0795" w:date="2020-03-05T13:45:00Z">
              <w:r>
                <w:rPr>
                  <w:rFonts w:ascii="Calibri" w:hAnsi="Calibri" w:eastAsia="PMingLiU"/>
                  <w:szCs w:val="22"/>
                  <w:lang w:val="en-CA"/>
                </w:rPr>
                <w:drawing>
                  <wp:inline distT="0" distB="0" distL="0" distR="0">
                    <wp:extent cx="2640965" cy="1975485"/>
                    <wp:effectExtent l="0" t="0" r="0" b="571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2657403" cy="1987374"/>
                            </a:xfrm>
                            <a:prstGeom prst="rect">
                              <a:avLst/>
                            </a:prstGeom>
                            <a:noFill/>
                            <a:ln>
                              <a:noFill/>
                            </a:ln>
                          </pic:spPr>
                        </pic:pic>
                      </a:graphicData>
                    </a:graphic>
                  </wp:inline>
                </w:drawing>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782" w:author="Jianle Chen" w:date="2020-03-22T21:3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369" w:hRule="atLeast"/>
          <w:ins w:id="780" w:author="JVET-0795" w:date="2020-03-05T14:12:00Z"/>
          <w:del w:id="781" w:author="Jianle Chen" w:date="2020-03-22T21:34:00Z"/>
          <w:trPrChange w:id="782" w:author="Jianle Chen" w:date="2020-03-22T21:34:00Z">
            <w:trPr>
              <w:trHeight w:val="369" w:hRule="atLeast"/>
            </w:trPr>
          </w:trPrChange>
        </w:trPr>
        <w:tc>
          <w:tcPr>
            <w:tcW w:w="4913" w:type="dxa"/>
            <w:tcBorders>
              <w:top w:val="nil"/>
              <w:left w:val="nil"/>
              <w:bottom w:val="nil"/>
              <w:right w:val="nil"/>
            </w:tcBorders>
            <w:tcPrChange w:id="783" w:author="Jianle Chen" w:date="2020-03-22T21:34:00Z">
              <w:tcPr>
                <w:tcW w:w="4913" w:type="dxa"/>
                <w:tcBorders>
                  <w:top w:val="nil"/>
                  <w:left w:val="nil"/>
                  <w:bottom w:val="nil"/>
                  <w:right w:val="nil"/>
                </w:tcBorders>
              </w:tcPr>
            </w:tcPrChange>
          </w:tcPr>
          <w:p>
            <w:pPr>
              <w:spacing w:after="120"/>
              <w:jc w:val="center"/>
              <w:rPr>
                <w:ins w:id="784" w:author="JVET-0795" w:date="2020-03-05T14:12:00Z"/>
                <w:del w:id="785" w:author="Jianle Chen" w:date="2020-03-22T21:34:00Z"/>
                <w:rFonts w:ascii="Times New Roman" w:hAnsi="Times New Roman" w:eastAsia="PMingLiU"/>
                <w:b/>
                <w:bCs/>
                <w:szCs w:val="22"/>
                <w:lang w:val="en-CA"/>
              </w:rPr>
            </w:pPr>
            <w:bookmarkStart w:id="236" w:name="_Ref32912237"/>
          </w:p>
        </w:tc>
        <w:tc>
          <w:tcPr>
            <w:tcW w:w="4447" w:type="dxa"/>
            <w:tcBorders>
              <w:top w:val="nil"/>
              <w:left w:val="nil"/>
              <w:bottom w:val="nil"/>
              <w:right w:val="nil"/>
            </w:tcBorders>
            <w:tcPrChange w:id="786" w:author="Jianle Chen" w:date="2020-03-22T21:34:00Z">
              <w:tcPr>
                <w:tcW w:w="4447" w:type="dxa"/>
                <w:tcBorders>
                  <w:top w:val="nil"/>
                  <w:left w:val="nil"/>
                  <w:bottom w:val="nil"/>
                  <w:right w:val="nil"/>
                </w:tcBorders>
              </w:tcPr>
            </w:tcPrChange>
          </w:tcPr>
          <w:p>
            <w:pPr>
              <w:spacing w:after="120"/>
              <w:jc w:val="center"/>
              <w:rPr>
                <w:ins w:id="787" w:author="JVET-0795" w:date="2020-03-05T14:12:00Z"/>
                <w:del w:id="788" w:author="Jianle Chen" w:date="2020-03-22T21:34:00Z"/>
                <w:rFonts w:ascii="Times New Roman" w:hAnsi="Times New Roman" w:eastAsia="PMingLiU"/>
                <w:b/>
                <w:bCs/>
                <w:szCs w:val="22"/>
                <w:lang w:val="en-CA"/>
              </w:rPr>
            </w:pPr>
          </w:p>
        </w:tc>
      </w:tr>
    </w:tbl>
    <w:p>
      <w:pPr>
        <w:pStyle w:val="13"/>
        <w:rPr>
          <w:ins w:id="789" w:author="Jianle Chen" w:date="2020-03-22T21:34:00Z"/>
        </w:rPr>
      </w:pPr>
      <w:ins w:id="790" w:author="Jianle Chen" w:date="2020-03-22T21:35:00Z">
        <w:r>
          <w:rPr/>
          <w:t>(a)</w:t>
        </w:r>
      </w:ins>
      <w:ins w:id="791" w:author="Jianle Chen" w:date="2020-03-22T21:35:00Z">
        <w:r>
          <w:rPr/>
          <w:tab/>
        </w:r>
      </w:ins>
      <w:ins w:id="792" w:author="Jianle Chen" w:date="2020-03-22T21:35:00Z">
        <w:r>
          <w:rPr/>
          <w:tab/>
        </w:r>
      </w:ins>
      <w:ins w:id="793" w:author="Jianle Chen" w:date="2020-03-22T21:35:00Z">
        <w:r>
          <w:rPr/>
          <w:tab/>
        </w:r>
      </w:ins>
      <w:ins w:id="794" w:author="Jianle Chen" w:date="2020-03-22T21:35:00Z">
        <w:r>
          <w:rPr/>
          <w:tab/>
        </w:r>
      </w:ins>
      <w:ins w:id="795" w:author="Jianle Chen" w:date="2020-03-22T21:35:00Z">
        <w:r>
          <w:rPr/>
          <w:tab/>
        </w:r>
      </w:ins>
      <w:ins w:id="796" w:author="Jianle Chen" w:date="2020-03-22T21:35:00Z">
        <w:r>
          <w:rPr/>
          <w:tab/>
        </w:r>
      </w:ins>
      <w:ins w:id="797" w:author="Jianle Chen" w:date="2020-03-22T21:35:00Z">
        <w:r>
          <w:rPr/>
          <w:tab/>
        </w:r>
      </w:ins>
      <w:ins w:id="798" w:author="Jianle Chen" w:date="2020-03-22T21:34:00Z">
        <w:r>
          <w:rPr/>
          <w:t>(b)</w:t>
        </w:r>
      </w:ins>
    </w:p>
    <w:p>
      <w:pPr>
        <w:pStyle w:val="13"/>
        <w:rPr>
          <w:ins w:id="799" w:author="JVET-0795" w:date="2020-03-05T13:45:00Z"/>
          <w:lang w:val="en-CA"/>
        </w:rPr>
      </w:pPr>
      <w:ins w:id="800" w:author="JVET-0795" w:date="2020-03-05T13:45:00Z">
        <w:bookmarkStart w:id="237" w:name="_Ref35805807"/>
        <w:r>
          <w:rPr/>
          <w:t>Figure</w:t>
        </w:r>
      </w:ins>
      <w:ins w:id="801" w:author="JVET-0795" w:date="2020-03-05T13:47:00Z">
        <w:r>
          <w:rPr/>
          <w:t> </w:t>
        </w:r>
      </w:ins>
      <w:ins w:id="802" w:author="JVET-0795" w:date="2020-03-05T13:45:00Z">
        <w:r>
          <w:rPr/>
          <w:fldChar w:fldCharType="begin"/>
        </w:r>
      </w:ins>
      <w:ins w:id="803" w:author="JVET-0795" w:date="2020-03-05T13:45:00Z">
        <w:r>
          <w:rPr/>
          <w:instrText xml:space="preserve"> SEQ Figure \* ARABIC </w:instrText>
        </w:r>
      </w:ins>
      <w:ins w:id="804" w:author="JVET-0795" w:date="2020-03-05T13:45:00Z">
        <w:r>
          <w:rPr/>
          <w:fldChar w:fldCharType="separate"/>
        </w:r>
      </w:ins>
      <w:ins w:id="805" w:author="Jianle Chen" w:date="2020-03-22T21:08:00Z">
        <w:r>
          <w:rPr/>
          <w:t>50</w:t>
        </w:r>
      </w:ins>
      <w:ins w:id="806" w:author="JVET-0795" w:date="2020-03-05T13:45:00Z">
        <w:del w:id="807" w:author="Jianle Chen" w:date="2020-03-22T21:08:00Z">
          <w:r>
            <w:rPr/>
            <w:delText>49</w:delText>
          </w:r>
        </w:del>
      </w:ins>
      <w:ins w:id="808" w:author="JVET-0795" w:date="2020-03-05T13:45:00Z">
        <w:r>
          <w:rPr/>
          <w:fldChar w:fldCharType="end"/>
        </w:r>
        <w:bookmarkEnd w:id="236"/>
        <w:bookmarkEnd w:id="237"/>
      </w:ins>
      <w:ins w:id="809" w:author="JVET-0795" w:date="2020-03-05T13:45:00Z">
        <w:r>
          <w:rPr>
            <w:b w:val="0"/>
            <w:lang w:val="en-GB"/>
          </w:rPr>
          <w:t xml:space="preserve"> </w:t>
        </w:r>
      </w:ins>
      <w:ins w:id="810" w:author="JVET-0795" w:date="2020-03-05T13:45:00Z">
        <w:r>
          <w:rPr>
            <w:b w:val="0"/>
          </w:rPr>
          <w:t>–</w:t>
        </w:r>
      </w:ins>
      <w:ins w:id="811" w:author="JVET-0795" w:date="2020-03-05T13:45:00Z">
        <w:r>
          <w:rPr>
            <w:b w:val="0"/>
            <w:iCs/>
          </w:rPr>
          <w:t xml:space="preserve"> </w:t>
        </w:r>
      </w:ins>
      <w:ins w:id="812" w:author="JVET-0795" w:date="2020-03-05T13:45:00Z">
        <w:r>
          <w:rPr/>
          <w:t>(a)</w:t>
        </w:r>
      </w:ins>
      <w:ins w:id="813" w:author="JVET-0795" w:date="2020-03-05T13:45:00Z">
        <w:r>
          <w:rPr>
            <w:lang w:val="en-CA"/>
          </w:rPr>
          <w:t xml:space="preserve"> Placement of CC-ALF with respect to other loop filters (b) Diamond shaped filter</w:t>
        </w:r>
      </w:ins>
    </w:p>
    <w:p>
      <w:pPr>
        <w:spacing w:after="120"/>
        <w:jc w:val="both"/>
        <w:rPr>
          <w:ins w:id="814" w:author="JVET-0795" w:date="2020-03-05T13:45:00Z"/>
          <w:szCs w:val="22"/>
          <w:lang w:val="en-CA"/>
        </w:rPr>
      </w:pPr>
      <w:ins w:id="815" w:author="JVET-0795" w:date="2020-03-05T13:45:00Z">
        <w:bookmarkStart w:id="238" w:name="_Hlk33003811"/>
        <w:r>
          <w:rPr>
            <w:szCs w:val="22"/>
            <w:lang w:val="en-CA"/>
          </w:rPr>
          <w:t xml:space="preserve">In the VVC </w:t>
        </w:r>
      </w:ins>
      <w:ins w:id="816" w:author="JVET-0795" w:date="2020-03-05T14:03:00Z">
        <w:r>
          <w:rPr>
            <w:szCs w:val="22"/>
            <w:lang w:val="en-CA"/>
          </w:rPr>
          <w:t>reference software</w:t>
        </w:r>
      </w:ins>
      <w:ins w:id="817" w:author="JVET-0795" w:date="2020-03-05T13:45:00Z">
        <w:r>
          <w:rPr>
            <w:szCs w:val="22"/>
            <w:lang w:val="en-CA"/>
          </w:rPr>
          <w:t xml:space="preserve">, </w:t>
        </w:r>
      </w:ins>
      <w:ins w:id="818" w:author="JVET-0795" w:date="2020-03-05T14:03:00Z">
        <w:r>
          <w:rPr>
            <w:szCs w:val="22"/>
            <w:lang w:val="en-CA"/>
          </w:rPr>
          <w:t xml:space="preserve">CC-ALF filter </w:t>
        </w:r>
      </w:ins>
      <w:ins w:id="819" w:author="JVET-0795" w:date="2020-03-05T13:45:00Z">
        <w:r>
          <w:rPr>
            <w:szCs w:val="22"/>
            <w:lang w:val="en-CA"/>
          </w:rPr>
          <w:t xml:space="preserve">coefficients are computed by minimizing the mean square error of each chroma channels with respect to the original chroma content. To achieve this, the VTM algorithm uses a coefficient derivation process similar to the one used for chroma ALF. Specifically, a correlation matrix is derived, and the coefficients are computed using a Cholesky decomposition solver in an attempt to minimize a mean square error metric. </w:t>
        </w:r>
        <w:bookmarkEnd w:id="238"/>
        <w:r>
          <w:rPr>
            <w:szCs w:val="22"/>
            <w:lang w:val="en-CA"/>
          </w:rPr>
          <w:t xml:space="preserve">In designing the filters, a maximum of 8 CC-ALF filters can be designed and transmitted per picture.  The resulting filters are then indicated for each of the two chroma channels on a CTU basis. </w:t>
        </w:r>
      </w:ins>
    </w:p>
    <w:p>
      <w:pPr>
        <w:spacing w:after="120"/>
        <w:jc w:val="both"/>
        <w:rPr>
          <w:ins w:id="820" w:author="JVET-0795" w:date="2020-03-05T13:45:00Z"/>
          <w:szCs w:val="22"/>
        </w:rPr>
      </w:pPr>
      <w:ins w:id="821" w:author="JVET-0795" w:date="2020-03-05T13:45:00Z">
        <w:r>
          <w:rPr>
            <w:szCs w:val="22"/>
          </w:rPr>
          <w:t>Additional characteristics of CC-ALF include:</w:t>
        </w:r>
      </w:ins>
    </w:p>
    <w:p>
      <w:pPr>
        <w:numPr>
          <w:ilvl w:val="0"/>
          <w:numId w:val="35"/>
        </w:numPr>
        <w:spacing w:after="120"/>
        <w:jc w:val="both"/>
        <w:rPr>
          <w:ins w:id="822" w:author="JVET-0795" w:date="2020-03-05T13:45:00Z"/>
          <w:szCs w:val="22"/>
          <w:lang w:val="en-CA"/>
        </w:rPr>
      </w:pPr>
      <w:ins w:id="823" w:author="JVET-0795" w:date="2020-03-05T13:45:00Z">
        <w:r>
          <w:rPr>
            <w:szCs w:val="22"/>
          </w:rPr>
          <w:t>The design uses a 3x4 diamond shape with 8 taps</w:t>
        </w:r>
      </w:ins>
      <w:ins w:id="824" w:author="JVET-0795" w:date="2020-03-05T13:45:00Z">
        <w:r>
          <w:rPr>
            <w:szCs w:val="22"/>
            <w:lang w:val="en-CA"/>
          </w:rPr>
          <w:t>.</w:t>
        </w:r>
      </w:ins>
    </w:p>
    <w:p>
      <w:pPr>
        <w:numPr>
          <w:ilvl w:val="0"/>
          <w:numId w:val="35"/>
        </w:numPr>
        <w:spacing w:after="120"/>
        <w:jc w:val="both"/>
        <w:rPr>
          <w:ins w:id="825" w:author="JVET-0795" w:date="2020-03-05T13:45:00Z"/>
          <w:szCs w:val="22"/>
          <w:lang w:val="en-CA"/>
        </w:rPr>
      </w:pPr>
      <w:ins w:id="826" w:author="JVET-0795" w:date="2020-03-05T13:45:00Z">
        <w:r>
          <w:rPr>
            <w:szCs w:val="22"/>
            <w:lang w:val="en-CA"/>
          </w:rPr>
          <w:t>Seven filter coefficients are transmitted in the APS.</w:t>
        </w:r>
      </w:ins>
    </w:p>
    <w:p>
      <w:pPr>
        <w:numPr>
          <w:ilvl w:val="0"/>
          <w:numId w:val="35"/>
        </w:numPr>
        <w:spacing w:after="120"/>
        <w:jc w:val="both"/>
        <w:rPr>
          <w:ins w:id="827" w:author="JVET-0795" w:date="2020-03-05T13:45:00Z"/>
          <w:szCs w:val="22"/>
          <w:lang w:val="en-CA"/>
        </w:rPr>
      </w:pPr>
      <w:ins w:id="828" w:author="JVET-0795" w:date="2020-03-05T13:45:00Z">
        <w:r>
          <w:rPr>
            <w:szCs w:val="22"/>
            <w:lang w:val="en-CA"/>
          </w:rPr>
          <w:t xml:space="preserve">Each of the transmitted coefficients has a 6-bit dynamic range and is restricted to power-of-2 values. </w:t>
        </w:r>
      </w:ins>
    </w:p>
    <w:p>
      <w:pPr>
        <w:numPr>
          <w:ilvl w:val="0"/>
          <w:numId w:val="35"/>
        </w:numPr>
        <w:spacing w:after="120"/>
        <w:jc w:val="both"/>
        <w:rPr>
          <w:ins w:id="829" w:author="JVET-0795" w:date="2020-03-05T13:45:00Z"/>
          <w:szCs w:val="22"/>
          <w:lang w:val="en-CA"/>
        </w:rPr>
      </w:pPr>
      <w:ins w:id="830" w:author="JVET-0795" w:date="2020-03-05T13:45:00Z">
        <w:r>
          <w:rPr>
            <w:szCs w:val="22"/>
            <w:lang w:val="en-CA"/>
          </w:rPr>
          <w:t>The eighth filter coefficient is derived at the decoder such that the sum of the filter coefficients is equal to 0.</w:t>
        </w:r>
      </w:ins>
    </w:p>
    <w:p>
      <w:pPr>
        <w:numPr>
          <w:ilvl w:val="0"/>
          <w:numId w:val="35"/>
        </w:numPr>
        <w:spacing w:after="120"/>
        <w:jc w:val="both"/>
        <w:rPr>
          <w:ins w:id="831" w:author="JVET-0795" w:date="2020-03-05T13:45:00Z"/>
          <w:szCs w:val="22"/>
          <w:lang w:val="en-CA"/>
        </w:rPr>
      </w:pPr>
      <w:ins w:id="832" w:author="JVET-0795" w:date="2020-03-05T13:45:00Z">
        <w:r>
          <w:rPr>
            <w:szCs w:val="22"/>
            <w:lang w:val="en-CA"/>
          </w:rPr>
          <w:t xml:space="preserve">An APS may be referenced in the slice header. </w:t>
        </w:r>
      </w:ins>
    </w:p>
    <w:p>
      <w:pPr>
        <w:numPr>
          <w:ilvl w:val="0"/>
          <w:numId w:val="35"/>
        </w:numPr>
        <w:spacing w:after="120"/>
        <w:jc w:val="both"/>
        <w:rPr>
          <w:ins w:id="833" w:author="JVET-0795" w:date="2020-03-05T13:45:00Z"/>
          <w:szCs w:val="22"/>
          <w:lang w:val="en-CA"/>
        </w:rPr>
      </w:pPr>
      <w:ins w:id="834" w:author="JVET-0795" w:date="2020-03-05T13:45:00Z">
        <w:r>
          <w:rPr>
            <w:szCs w:val="22"/>
            <w:lang w:val="en-CA"/>
          </w:rPr>
          <w:t>CC-ALF filter selection is controlled at CTU-level for each chroma component</w:t>
        </w:r>
      </w:ins>
    </w:p>
    <w:p>
      <w:pPr>
        <w:numPr>
          <w:ilvl w:val="0"/>
          <w:numId w:val="35"/>
        </w:numPr>
        <w:spacing w:after="120"/>
        <w:jc w:val="both"/>
        <w:rPr>
          <w:ins w:id="835" w:author="JVET-0795" w:date="2020-03-05T13:45:00Z"/>
          <w:szCs w:val="22"/>
          <w:lang w:val="en-CA"/>
        </w:rPr>
      </w:pPr>
      <w:ins w:id="836" w:author="JVET-0795" w:date="2020-03-05T13:45:00Z">
        <w:r>
          <w:rPr>
            <w:szCs w:val="22"/>
          </w:rPr>
          <w:t>Boundary padding for the horizontal virtual boundaries uses the same memory access pattern as luma ALF.</w:t>
        </w:r>
      </w:ins>
    </w:p>
    <w:p>
      <w:pPr>
        <w:spacing w:after="120"/>
        <w:jc w:val="both"/>
        <w:rPr>
          <w:ins w:id="837" w:author="JVET-0795" w:date="2020-03-05T13:45:00Z"/>
          <w:rFonts w:eastAsia="MS Mincho"/>
          <w:szCs w:val="22"/>
          <w:lang w:val="en-CA" w:eastAsia="ja-JP"/>
        </w:rPr>
      </w:pPr>
      <w:ins w:id="838" w:author="JVET-0795" w:date="2020-03-05T13:45:00Z">
        <w:r>
          <w:rPr>
            <w:rFonts w:eastAsia="MS Mincho"/>
            <w:szCs w:val="22"/>
            <w:lang w:val="en-CA" w:eastAsia="ja-JP"/>
          </w:rPr>
          <w:t>As an additional feature, the reference encoder can be configured to enable some basic subjective tuning through the configuration file. When enabled, the VTM attenuates the application of CC-ALF in regions that are coded with high QP and are either near mid-grey or contain a large amount of luma high frequencies. Algorithmically, this is accomplished by disabling the application of CC-ALF in CTUs where any of the following conditions are true:</w:t>
        </w:r>
      </w:ins>
    </w:p>
    <w:p>
      <w:pPr>
        <w:numPr>
          <w:ilvl w:val="0"/>
          <w:numId w:val="35"/>
        </w:numPr>
        <w:spacing w:after="120"/>
        <w:jc w:val="both"/>
        <w:rPr>
          <w:ins w:id="839" w:author="JVET-0795" w:date="2020-03-05T13:45:00Z"/>
          <w:szCs w:val="22"/>
          <w:lang w:val="en-CA"/>
        </w:rPr>
      </w:pPr>
      <w:ins w:id="840" w:author="JVET-0795" w:date="2020-03-05T13:45:00Z">
        <w:r>
          <w:rPr>
            <w:szCs w:val="22"/>
            <w:lang w:val="en-CA"/>
          </w:rPr>
          <w:t xml:space="preserve">The slice QP value minus 1 is less than or equal to the base QP value </w:t>
        </w:r>
      </w:ins>
    </w:p>
    <w:p>
      <w:pPr>
        <w:numPr>
          <w:ilvl w:val="0"/>
          <w:numId w:val="35"/>
        </w:numPr>
        <w:spacing w:after="120"/>
        <w:jc w:val="both"/>
        <w:rPr>
          <w:ins w:id="841" w:author="JVET-0795" w:date="2020-03-05T13:45:00Z"/>
          <w:szCs w:val="22"/>
          <w:lang w:val="en-CA"/>
        </w:rPr>
      </w:pPr>
      <w:ins w:id="842" w:author="JVET-0795" w:date="2020-03-05T13:45:00Z">
        <w:r>
          <w:rPr>
            <w:szCs w:val="22"/>
            <w:lang w:val="en-CA"/>
          </w:rPr>
          <w:t>The number of chroma samples for which the local contrast is greater than ( 1 &lt;&lt; ( bitDepth – 2 ) ) – 1 exceeds the CTU height, where the local contrast is the difference between the maximum and minimum luma sample values within the filter support region.</w:t>
        </w:r>
      </w:ins>
    </w:p>
    <w:p>
      <w:pPr>
        <w:numPr>
          <w:ilvl w:val="0"/>
          <w:numId w:val="35"/>
        </w:numPr>
        <w:spacing w:after="120"/>
        <w:jc w:val="both"/>
        <w:rPr>
          <w:ins w:id="843" w:author="JVET-0795" w:date="2020-03-05T13:45:00Z"/>
          <w:szCs w:val="22"/>
          <w:lang w:val="en-CA"/>
        </w:rPr>
      </w:pPr>
      <w:ins w:id="844" w:author="JVET-0795" w:date="2020-03-05T13:45:00Z">
        <w:r>
          <w:rPr>
            <w:szCs w:val="22"/>
            <w:lang w:val="en-CA"/>
          </w:rPr>
          <w:t xml:space="preserve">More than a quarter of chroma samples are in the range </w:t>
        </w:r>
      </w:ins>
      <w:ins w:id="845" w:author="JVET-0795" w:date="2020-03-05T14:05:00Z">
        <w:r>
          <w:rPr>
            <w:szCs w:val="22"/>
            <w:lang w:val="en-CA"/>
          </w:rPr>
          <w:t xml:space="preserve">between </w:t>
        </w:r>
      </w:ins>
      <w:ins w:id="846" w:author="JVET-0795" w:date="2020-03-05T13:45:00Z">
        <w:r>
          <w:rPr>
            <w:szCs w:val="22"/>
            <w:lang w:val="en-CA"/>
          </w:rPr>
          <w:t>( 1 &lt;&lt; ( bitDepth – 1 ) ) – 16</w:t>
        </w:r>
      </w:ins>
      <w:ins w:id="847" w:author="JVET-0795" w:date="2020-03-05T14:05:00Z">
        <w:r>
          <w:rPr>
            <w:szCs w:val="22"/>
            <w:lang w:val="en-CA"/>
          </w:rPr>
          <w:t xml:space="preserve"> and </w:t>
        </w:r>
      </w:ins>
      <w:ins w:id="848" w:author="JVET-0795" w:date="2020-03-05T13:45:00Z">
        <w:r>
          <w:rPr>
            <w:szCs w:val="22"/>
            <w:lang w:val="en-CA"/>
          </w:rPr>
          <w:t>( 1 &lt;&lt; ( bitDepth – 1 ) ) + 16</w:t>
        </w:r>
      </w:ins>
    </w:p>
    <w:p>
      <w:pPr>
        <w:spacing w:after="120"/>
        <w:jc w:val="both"/>
        <w:rPr>
          <w:ins w:id="849" w:author="JVET-0795" w:date="2020-03-05T13:45:00Z"/>
          <w:lang w:val="en-CA"/>
        </w:rPr>
      </w:pPr>
      <w:ins w:id="850" w:author="JVET-0795" w:date="2020-03-05T13:45:00Z">
        <w:r>
          <w:rPr>
            <w:rFonts w:eastAsia="MS Mincho"/>
            <w:szCs w:val="22"/>
            <w:lang w:val="en-CA" w:eastAsia="ja-JP"/>
          </w:rPr>
          <w:t>The motivation for this functionality is to provide some assurance that CC-ALF does not amplify artifacts introduced earlier in the decoding path (This is largely due the fact that the VTM currently does not explicitly optimize for chroma subjective quality)</w:t>
        </w:r>
      </w:ins>
      <w:ins w:id="851" w:author="JVET-0795" w:date="2020-03-05T14:06:00Z">
        <w:r>
          <w:rPr>
            <w:rFonts w:eastAsia="MS Mincho"/>
            <w:szCs w:val="22"/>
            <w:lang w:val="en-CA" w:eastAsia="ja-JP"/>
          </w:rPr>
          <w:t>.</w:t>
        </w:r>
      </w:ins>
      <w:ins w:id="852" w:author="JVET-0795" w:date="2020-03-05T13:45:00Z">
        <w:r>
          <w:rPr>
            <w:rFonts w:eastAsia="MS Mincho"/>
            <w:szCs w:val="22"/>
            <w:lang w:val="en-CA" w:eastAsia="ja-JP"/>
          </w:rPr>
          <w:t xml:space="preserve"> It is anticipated that alternative encoder implementations would either not use this functionality or incorporate alternative strategies suitable for their encoding characteristics.</w:t>
        </w:r>
      </w:ins>
    </w:p>
    <w:p>
      <w:pPr>
        <w:pStyle w:val="5"/>
        <w:tabs>
          <w:tab w:val="clear" w:pos="360"/>
          <w:tab w:val="clear" w:pos="720"/>
          <w:tab w:val="clear" w:pos="1080"/>
          <w:tab w:val="clear" w:pos="1440"/>
        </w:tabs>
        <w:overflowPunct/>
        <w:autoSpaceDE/>
        <w:autoSpaceDN/>
        <w:adjustRightInd/>
        <w:spacing w:before="136"/>
        <w:ind w:right="0"/>
        <w:textAlignment w:val="auto"/>
        <w:rPr>
          <w:lang w:val="en-CA"/>
        </w:rPr>
      </w:pPr>
      <w:r>
        <w:rPr>
          <w:lang w:val="en-CA"/>
        </w:rPr>
        <w:t>Filter parameters signalling</w:t>
      </w:r>
    </w:p>
    <w:p>
      <w:pPr>
        <w:spacing w:after="120"/>
        <w:jc w:val="both"/>
        <w:rPr>
          <w:szCs w:val="22"/>
          <w:lang w:val="en-CA"/>
        </w:rPr>
      </w:pPr>
      <w:bookmarkStart w:id="239" w:name="_Hlk32967239"/>
      <w:r>
        <w:rPr>
          <w:szCs w:val="22"/>
          <w:lang w:val="en-CA"/>
        </w:rPr>
        <w:t>ALF filter parameters are signalled in Adaptation Parameter Set (APS). In one APS, up to 25 sets of luma filter coefficients and clipping value indexes, and up to eight sets of chroma filter coefficients and clipping value indexes could be signalled. To reduce bits overhead, filter coefficients of different classification for luma component can be merged. In slice header, the indices of the APSs used for the current slice are signaled.</w:t>
      </w:r>
    </w:p>
    <w:p>
      <w:pPr>
        <w:spacing w:after="120"/>
        <w:jc w:val="both"/>
        <w:rPr>
          <w:szCs w:val="22"/>
          <w:lang w:val="en-CA"/>
        </w:rPr>
      </w:pPr>
      <w:r>
        <w:rPr>
          <w:szCs w:val="22"/>
          <w:lang w:val="en-CA"/>
        </w:rPr>
        <w:t>Clipping value indexes, which are decoded from the APS, allow determining clipping values using a table of clipping values for both luma and Chroma components. These clipping values are dependent of the internal bitdepth. More precisely, the clipping values are obtained by the following formula:</w:t>
      </w:r>
    </w:p>
    <w:p>
      <w:pPr>
        <w:keepNext/>
        <w:spacing w:after="120"/>
        <w:jc w:val="right"/>
        <w:rPr>
          <w:szCs w:val="22"/>
          <w:lang w:val="en-CA"/>
        </w:rPr>
      </w:pPr>
      <w:r>
        <w:rPr>
          <w:szCs w:val="22"/>
        </w:rPr>
        <w:t>AlfClip</w:t>
      </w:r>
      <m:oMath>
        <m:r>
          <w:rPr>
            <w:rFonts w:ascii="Cambria Math" w:hAnsi="Cambria Math"/>
            <w:szCs w:val="22"/>
            <w:vertAlign w:val="subscript"/>
          </w:rPr>
          <m:t>=</m:t>
        </m:r>
        <m:d>
          <m:dPr>
            <m:begChr m:val="{"/>
            <m:endChr m:val="}"/>
            <m:ctrlPr>
              <w:rPr>
                <w:rFonts w:ascii="Cambria Math" w:hAnsi="Cambria Math"/>
                <w:i/>
                <w:sz w:val="24"/>
                <w:szCs w:val="22"/>
              </w:rPr>
            </m:ctrlPr>
          </m:dPr>
          <m:e>
            <m:r>
              <m:rPr>
                <m:sty m:val="p"/>
              </m:rPr>
              <w:rPr>
                <w:rFonts w:ascii="Cambria Math" w:hAnsi="Cambria Math"/>
                <w:szCs w:val="22"/>
              </w:rPr>
              <m:t>round</m:t>
            </m:r>
            <m:d>
              <m:dPr>
                <m:ctrlPr>
                  <w:rPr>
                    <w:rFonts w:ascii="Cambria Math" w:hAnsi="Cambria Math"/>
                    <w:i/>
                    <w:sz w:val="24"/>
                    <w:szCs w:val="22"/>
                  </w:rPr>
                </m:ctrlPr>
              </m:dPr>
              <m:e>
                <m:sSup>
                  <m:sSupPr>
                    <m:ctrlPr>
                      <w:rPr>
                        <w:rFonts w:ascii="Cambria Math" w:hAnsi="Cambria Math"/>
                        <w:i/>
                        <w:sz w:val="24"/>
                        <w:szCs w:val="22"/>
                      </w:rPr>
                    </m:ctrlPr>
                  </m:sSupPr>
                  <m:e>
                    <m:r>
                      <w:rPr>
                        <w:rFonts w:ascii="Cambria Math" w:hAnsi="Cambria Math"/>
                        <w:szCs w:val="22"/>
                      </w:rPr>
                      <m:t>2</m:t>
                    </m:r>
                    <m:ctrlPr>
                      <w:rPr>
                        <w:rFonts w:ascii="Cambria Math" w:hAnsi="Cambria Math"/>
                        <w:i/>
                        <w:sz w:val="24"/>
                        <w:szCs w:val="22"/>
                      </w:rPr>
                    </m:ctrlPr>
                  </m:e>
                  <m:sup>
                    <m:r>
                      <w:rPr>
                        <w:rFonts w:ascii="Cambria Math" w:hAnsi="Cambria Math"/>
                        <w:szCs w:val="22"/>
                      </w:rPr>
                      <m:t>B-</m:t>
                    </m:r>
                    <m:r>
                      <w:rPr>
                        <w:rFonts w:ascii="Cambria Math" w:hAnsi="Cambria Math"/>
                        <w:szCs w:val="22"/>
                      </w:rPr>
                      <w:sym w:font="Symbol" w:char="F061"/>
                    </m:r>
                    <m:r>
                      <m:rPr>
                        <m:sty m:val="p"/>
                      </m:rPr>
                      <w:rPr>
                        <w:rFonts w:ascii="Cambria Math" w:hAnsi="Cambria Math"/>
                        <w:szCs w:val="22"/>
                      </w:rPr>
                      <m:t>*</m:t>
                    </m:r>
                    <m:r>
                      <w:rPr>
                        <w:rFonts w:ascii="Cambria Math" w:hAnsi="Cambria Math"/>
                        <w:szCs w:val="22"/>
                      </w:rPr>
                      <m:t>n</m:t>
                    </m:r>
                    <m:ctrlPr>
                      <w:rPr>
                        <w:rFonts w:ascii="Cambria Math" w:hAnsi="Cambria Math"/>
                        <w:i/>
                        <w:sz w:val="24"/>
                        <w:szCs w:val="22"/>
                      </w:rPr>
                    </m:ctrlPr>
                  </m:sup>
                </m:sSup>
                <m:r>
                  <w:rPr>
                    <w:rFonts w:ascii="Cambria Math" w:hAnsi="Cambria Math"/>
                    <w:szCs w:val="22"/>
                  </w:rPr>
                  <m:t xml:space="preserve"> </m:t>
                </m:r>
                <m:ctrlPr>
                  <w:rPr>
                    <w:rFonts w:ascii="Cambria Math" w:hAnsi="Cambria Math"/>
                    <w:i/>
                    <w:sz w:val="24"/>
                    <w:szCs w:val="22"/>
                  </w:rPr>
                </m:ctrlPr>
              </m:e>
            </m:d>
            <m:r>
              <w:rPr>
                <w:rFonts w:ascii="Cambria Math" w:hAnsi="Cambria Math"/>
                <w:szCs w:val="22"/>
              </w:rPr>
              <m:t xml:space="preserve"> </m:t>
            </m:r>
            <m:r>
              <m:rPr>
                <m:sty m:val="p"/>
              </m:rPr>
              <w:rPr>
                <w:rFonts w:ascii="Cambria Math" w:hAnsi="Cambria Math"/>
                <w:szCs w:val="22"/>
              </w:rPr>
              <m:t>for</m:t>
            </m:r>
            <m:r>
              <w:rPr>
                <w:rFonts w:ascii="Cambria Math" w:hAnsi="Cambria Math"/>
                <w:szCs w:val="22"/>
              </w:rPr>
              <m:t xml:space="preserve"> n∈</m:t>
            </m:r>
            <m:d>
              <m:dPr>
                <m:begChr m:val="["/>
                <m:endChr m:val="]"/>
                <m:ctrlPr>
                  <w:rPr>
                    <w:rFonts w:ascii="Cambria Math" w:hAnsi="Cambria Math"/>
                    <w:i/>
                    <w:sz w:val="24"/>
                    <w:szCs w:val="22"/>
                  </w:rPr>
                </m:ctrlPr>
              </m:dPr>
              <m:e>
                <m:r>
                  <w:rPr>
                    <w:rFonts w:ascii="Cambria Math" w:hAnsi="Cambria Math"/>
                    <w:szCs w:val="22"/>
                  </w:rPr>
                  <m:t>0..N-1</m:t>
                </m:r>
                <m:ctrlPr>
                  <w:rPr>
                    <w:rFonts w:ascii="Cambria Math" w:hAnsi="Cambria Math"/>
                    <w:i/>
                    <w:sz w:val="24"/>
                    <w:szCs w:val="22"/>
                  </w:rPr>
                </m:ctrlPr>
              </m:e>
            </m:d>
            <m:ctrlPr>
              <w:rPr>
                <w:rFonts w:ascii="Cambria Math" w:hAnsi="Cambria Math"/>
                <w:i/>
                <w:sz w:val="24"/>
                <w:szCs w:val="22"/>
              </w:rPr>
            </m:ctrlPr>
          </m:e>
        </m:d>
      </m:oMath>
      <w:r>
        <w:rPr>
          <w:rFonts w:eastAsia="MS Mincho"/>
          <w:szCs w:val="22"/>
          <w:lang w:val="en-CA"/>
        </w:rPr>
        <w:tab/>
      </w:r>
      <w:r>
        <w:rPr>
          <w:rFonts w:eastAsia="MS Mincho"/>
          <w:szCs w:val="22"/>
          <w:lang w:val="en-CA"/>
        </w:rPr>
        <w:tab/>
      </w:r>
      <w:r>
        <w:rPr>
          <w:rFonts w:eastAsia="MS Mincho"/>
          <w:szCs w:val="22"/>
          <w:lang w:val="en-CA"/>
        </w:rPr>
        <w:tab/>
      </w:r>
      <w:r>
        <w:rPr>
          <w:rFonts w:eastAsia="MS Mincho"/>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ins w:id="853" w:author="Jianle Chen" w:date="2020-03-22T21:08:00Z">
        <w:r>
          <w:rPr>
            <w:szCs w:val="22"/>
            <w:lang w:val="en-CA"/>
          </w:rPr>
          <w:t>69</w:t>
        </w:r>
      </w:ins>
      <w:del w:id="854" w:author="Jianle Chen" w:date="2020-03-22T21:08:00Z">
        <w:r>
          <w:rPr>
            <w:szCs w:val="22"/>
            <w:lang w:val="en-CA"/>
          </w:rPr>
          <w:delText>60</w:delText>
        </w:r>
      </w:del>
      <w:r>
        <w:rPr>
          <w:szCs w:val="22"/>
          <w:lang w:val="en-CA"/>
        </w:rPr>
        <w:fldChar w:fldCharType="end"/>
      </w:r>
      <w:r>
        <w:rPr>
          <w:szCs w:val="22"/>
          <w:lang w:val="en-CA"/>
        </w:rPr>
        <w:t>)</w:t>
      </w:r>
    </w:p>
    <w:p>
      <w:pPr>
        <w:rPr>
          <w:szCs w:val="22"/>
        </w:rPr>
      </w:pPr>
      <w:r>
        <w:rPr>
          <w:szCs w:val="22"/>
        </w:rPr>
        <w:t xml:space="preserve">with B equal to the internal bitdepth, </w:t>
      </w:r>
      <w:r>
        <w:rPr>
          <w:szCs w:val="22"/>
        </w:rPr>
        <w:sym w:font="Symbol" w:char="F061"/>
      </w:r>
      <w:r>
        <w:rPr>
          <w:szCs w:val="22"/>
        </w:rPr>
        <w:t xml:space="preserve"> is a pre-defined constant value equal to 2.35, and N equal to 4 which is the number of allowed clipping values in VVC. </w:t>
      </w:r>
      <w:r>
        <w:rPr>
          <w:lang w:val="en-CA" w:eastAsia="ko-KR"/>
        </w:rPr>
        <w:t xml:space="preserve">The </w:t>
      </w:r>
      <w:r>
        <w:rPr>
          <w:szCs w:val="22"/>
        </w:rPr>
        <w:t>AlfClip</w:t>
      </w:r>
      <w:r>
        <w:rPr>
          <w:lang w:val="en-CA" w:eastAsia="ko-KR"/>
        </w:rPr>
        <w:t xml:space="preserve"> is then rounded to the nearest value with the format of power of 2</w:t>
      </w:r>
      <w:r>
        <w:rPr>
          <w:szCs w:val="22"/>
        </w:rPr>
        <w:t>.</w:t>
      </w:r>
    </w:p>
    <w:p>
      <w:pPr>
        <w:spacing w:after="120"/>
        <w:jc w:val="both"/>
        <w:rPr>
          <w:szCs w:val="22"/>
          <w:lang w:val="en-CA"/>
        </w:rPr>
      </w:pPr>
      <w:r>
        <w:rPr>
          <w:szCs w:val="22"/>
          <w:lang w:val="en-CA"/>
        </w:rPr>
        <w:t>In slice header</w:t>
      </w:r>
      <w:r>
        <w:rPr>
          <w:szCs w:val="22"/>
          <w:lang w:eastAsia="zh-CN"/>
        </w:rPr>
        <w:t xml:space="preserve">, up to 7 APS indices can be signaled to specify the luma filter sets that are used for the current slice. </w:t>
      </w:r>
      <w:r>
        <w:rPr>
          <w:szCs w:val="22"/>
          <w:lang w:val="en-CA"/>
        </w:rPr>
        <w:t>The filtering process can be further controlled at CTB level. A flag is always signalled to indicate whether ALF is applied to a luma CTB. A luma CTB can choose a filter set among 16 fixed filter sets and the filter sets from APSs. A filter set index is signaled for a luma CTB to indicate which filter set is applied. The 16 fixed filter sets are pre-defined and hard-coded in both the encoder and the decoder.</w:t>
      </w:r>
    </w:p>
    <w:p>
      <w:pPr>
        <w:spacing w:after="120"/>
        <w:jc w:val="both"/>
        <w:rPr>
          <w:szCs w:val="22"/>
          <w:lang w:val="en-CA"/>
        </w:rPr>
      </w:pPr>
      <w:r>
        <w:rPr>
          <w:szCs w:val="22"/>
          <w:lang w:val="en-CA"/>
        </w:rPr>
        <w:t>For chroma component, an APS index is signaled in slice header to indicate the chroma filter sets being used for the current slice. At CTB level, a filter index is signaled for each chroma CTB if there is more than one chroma filter set in the APS.</w:t>
      </w:r>
    </w:p>
    <w:p>
      <w:pPr>
        <w:spacing w:after="120"/>
        <w:jc w:val="both"/>
        <w:rPr>
          <w:szCs w:val="22"/>
          <w:lang w:val="en-CA"/>
        </w:rPr>
      </w:pPr>
      <w:r>
        <w:rPr>
          <w:szCs w:val="22"/>
          <w:lang w:val="en-CA"/>
        </w:rPr>
        <w:t>The filter coefficients are quantized with norm equal to 128. In order to restrict the multiplication complexity, a bitstream conformance is applied so that the coefficient value of the non-central position shall be in the range of −2</w:t>
      </w:r>
      <w:r>
        <w:rPr>
          <w:szCs w:val="22"/>
          <w:vertAlign w:val="superscript"/>
          <w:lang w:val="en-CA"/>
        </w:rPr>
        <w:t>7</w:t>
      </w:r>
      <w:r>
        <w:rPr>
          <w:szCs w:val="22"/>
          <w:lang w:val="en-CA"/>
        </w:rPr>
        <w:t xml:space="preserve"> to 2</w:t>
      </w:r>
      <w:r>
        <w:rPr>
          <w:szCs w:val="22"/>
          <w:vertAlign w:val="superscript"/>
          <w:lang w:val="en-CA"/>
        </w:rPr>
        <w:t>7</w:t>
      </w:r>
      <w:r>
        <w:rPr>
          <w:szCs w:val="22"/>
          <w:lang w:val="en-CA"/>
        </w:rPr>
        <w:t> − 1, inclusive. The central position coefficient is not signalled in the bitstream and is considered as equal to 128.</w:t>
      </w:r>
    </w:p>
    <w:bookmarkEnd w:id="239"/>
    <w:p>
      <w:pPr>
        <w:pStyle w:val="5"/>
        <w:tabs>
          <w:tab w:val="clear" w:pos="360"/>
          <w:tab w:val="clear" w:pos="720"/>
          <w:tab w:val="clear" w:pos="1080"/>
          <w:tab w:val="clear" w:pos="1440"/>
        </w:tabs>
        <w:overflowPunct/>
        <w:autoSpaceDE/>
        <w:autoSpaceDN/>
        <w:adjustRightInd/>
        <w:spacing w:before="136"/>
        <w:ind w:right="0"/>
        <w:textAlignment w:val="auto"/>
        <w:rPr>
          <w:del w:id="855" w:author="Jianle Chen" w:date="2020-03-04T22:41:00Z"/>
          <w:lang w:val="en-CA"/>
        </w:rPr>
      </w:pPr>
      <w:del w:id="856" w:author="Jianle Chen" w:date="2020-03-04T22:41:00Z">
        <w:r>
          <w:rPr>
            <w:lang w:val="en-CA"/>
          </w:rPr>
          <w:delText>Filtering process</w:delText>
        </w:r>
      </w:del>
    </w:p>
    <w:p>
      <w:pPr>
        <w:spacing w:after="120"/>
        <w:jc w:val="both"/>
        <w:rPr>
          <w:del w:id="857" w:author="Jianle Chen" w:date="2020-03-04T22:41:00Z"/>
          <w:szCs w:val="22"/>
          <w:lang w:val="en-CA"/>
        </w:rPr>
      </w:pPr>
      <w:del w:id="858" w:author="Jianle Chen" w:date="2020-03-04T22:41:00Z">
        <w:r>
          <w:rPr>
            <w:szCs w:val="22"/>
            <w:lang w:val="en-CA"/>
          </w:rPr>
          <w:delText xml:space="preserve">At decoder side, </w:delText>
        </w:r>
        <w:bookmarkStart w:id="240" w:name="_Hlk32967191"/>
        <w:r>
          <w:rPr>
            <w:szCs w:val="22"/>
            <w:lang w:val="en-CA"/>
          </w:rPr>
          <w:delText xml:space="preserve">when ALF is enabled for a CTB, each sample </w:delText>
        </w:r>
      </w:del>
      <m:oMath>
        <w:del w:id="859" w:author="Jianle Chen" w:date="2020-03-04T22:41:00Z">
          <m:r>
            <w:rPr>
              <w:rFonts w:ascii="Cambria Math" w:hAnsi="Cambria Math"/>
              <w:szCs w:val="22"/>
              <w:lang w:val="en-CA"/>
            </w:rPr>
            <m:t xml:space="preserve">R(i,j) </m:t>
          </m:r>
        </w:del>
      </m:oMath>
      <w:del w:id="860" w:author="Jianle Chen" w:date="2020-03-04T22:41:00Z">
        <w:r>
          <w:rPr>
            <w:szCs w:val="22"/>
            <w:lang w:val="en-CA"/>
          </w:rPr>
          <w:delText xml:space="preserve">within the CU is filtered, resulting in sample value </w:delText>
        </w:r>
      </w:del>
      <m:oMath>
        <w:del w:id="861" w:author="Jianle Chen" w:date="2020-03-04T22:41:00Z">
          <m:r>
            <w:rPr>
              <w:rFonts w:ascii="Cambria Math" w:hAnsi="Cambria Math"/>
              <w:szCs w:val="22"/>
              <w:lang w:val="en-CA"/>
            </w:rPr>
            <m:t>R'(i,j)</m:t>
          </m:r>
        </w:del>
      </m:oMath>
      <w:del w:id="862" w:author="Jianle Chen" w:date="2020-03-04T22:41:00Z">
        <w:r>
          <w:rPr>
            <w:szCs w:val="22"/>
            <w:lang w:val="en-CA"/>
          </w:rPr>
          <w:delText xml:space="preserve"> as shown below,</w:delText>
        </w:r>
      </w:del>
    </w:p>
    <w:p>
      <w:pPr>
        <w:jc w:val="right"/>
        <w:rPr>
          <w:del w:id="863" w:author="Jianle Chen" w:date="2020-03-04T22:41:00Z"/>
          <w:szCs w:val="22"/>
          <w:lang w:val="en-CA"/>
        </w:rPr>
      </w:pPr>
      <m:oMath>
        <m:sSup>
          <m:sSupPr>
            <m:ctrlPr>
              <w:del w:id="864" w:author="Jianle Chen" w:date="2020-03-04T22:41:00Z">
                <w:rPr>
                  <w:rFonts w:ascii="Cambria Math" w:hAnsi="Cambria Math"/>
                  <w:i/>
                  <w:szCs w:val="22"/>
                  <w:lang w:val="en-CA"/>
                </w:rPr>
              </w:del>
            </m:ctrlPr>
          </m:sSupPr>
          <m:e>
            <w:del w:id="865" w:author="Jianle Chen" w:date="2020-03-04T22:41:00Z">
              <m:r>
                <w:rPr>
                  <w:rFonts w:ascii="Cambria Math" w:hAnsi="Cambria Math"/>
                  <w:szCs w:val="22"/>
                  <w:lang w:val="en-CA"/>
                </w:rPr>
                <m:t>R</m:t>
              </m:r>
            </w:del>
            <m:ctrlPr>
              <w:del w:id="866" w:author="Jianle Chen" w:date="2020-03-04T22:41:00Z">
                <w:rPr>
                  <w:rFonts w:ascii="Cambria Math" w:hAnsi="Cambria Math"/>
                  <w:i/>
                  <w:szCs w:val="22"/>
                  <w:lang w:val="en-CA"/>
                </w:rPr>
              </w:del>
            </m:ctrlPr>
          </m:e>
          <m:sup>
            <w:del w:id="867" w:author="Jianle Chen" w:date="2020-03-04T22:41:00Z">
              <m:r>
                <w:rPr>
                  <w:rFonts w:ascii="Cambria Math" w:hAnsi="Cambria Math"/>
                  <w:szCs w:val="22"/>
                  <w:lang w:val="en-CA"/>
                </w:rPr>
                <m:t>'</m:t>
              </m:r>
            </w:del>
            <m:ctrlPr>
              <w:del w:id="868" w:author="Jianle Chen" w:date="2020-03-04T22:41:00Z">
                <w:rPr>
                  <w:rFonts w:ascii="Cambria Math" w:hAnsi="Cambria Math"/>
                  <w:i/>
                  <w:szCs w:val="22"/>
                  <w:lang w:val="en-CA"/>
                </w:rPr>
              </w:del>
            </m:ctrlPr>
          </m:sup>
        </m:sSup>
        <m:d>
          <m:dPr>
            <m:ctrlPr>
              <w:del w:id="869" w:author="Jianle Chen" w:date="2020-03-04T22:41:00Z">
                <w:rPr>
                  <w:rFonts w:ascii="Cambria Math" w:hAnsi="Cambria Math"/>
                  <w:i/>
                  <w:szCs w:val="22"/>
                  <w:lang w:val="en-CA"/>
                </w:rPr>
              </w:del>
            </m:ctrlPr>
          </m:dPr>
          <m:e>
            <w:del w:id="870" w:author="Jianle Chen" w:date="2020-03-04T22:41:00Z">
              <m:r>
                <w:rPr>
                  <w:rFonts w:ascii="Cambria Math" w:hAnsi="Cambria Math"/>
                  <w:szCs w:val="22"/>
                  <w:lang w:val="en-CA"/>
                </w:rPr>
                <m:t>i,j</m:t>
              </m:r>
            </w:del>
            <m:ctrlPr>
              <w:del w:id="871" w:author="Jianle Chen" w:date="2020-03-04T22:41:00Z">
                <w:rPr>
                  <w:rFonts w:ascii="Cambria Math" w:hAnsi="Cambria Math"/>
                  <w:i/>
                  <w:szCs w:val="22"/>
                  <w:lang w:val="en-CA"/>
                </w:rPr>
              </w:del>
            </m:ctrlPr>
          </m:e>
        </m:d>
        <w:del w:id="872" w:author="Jianle Chen" w:date="2020-03-04T22:41:00Z">
          <m:r>
            <w:rPr>
              <w:rFonts w:ascii="Cambria Math" w:hAnsi="Cambria Math"/>
              <w:szCs w:val="22"/>
              <w:lang w:val="en-CA"/>
            </w:rPr>
            <m:t>=R</m:t>
          </m:r>
        </w:del>
        <m:d>
          <m:dPr>
            <m:ctrlPr>
              <w:del w:id="873" w:author="Jianle Chen" w:date="2020-03-04T22:41:00Z">
                <w:rPr>
                  <w:rFonts w:ascii="Cambria Math" w:hAnsi="Cambria Math"/>
                  <w:i/>
                  <w:szCs w:val="22"/>
                  <w:lang w:val="en-CA"/>
                </w:rPr>
              </w:del>
            </m:ctrlPr>
          </m:dPr>
          <m:e>
            <w:del w:id="874" w:author="Jianle Chen" w:date="2020-03-04T22:41:00Z">
              <m:r>
                <w:rPr>
                  <w:rFonts w:ascii="Cambria Math" w:hAnsi="Cambria Math"/>
                  <w:szCs w:val="22"/>
                  <w:lang w:val="en-CA"/>
                </w:rPr>
                <m:t>i,j</m:t>
              </m:r>
            </w:del>
            <m:ctrlPr>
              <w:del w:id="875" w:author="Jianle Chen" w:date="2020-03-04T22:41:00Z">
                <w:rPr>
                  <w:rFonts w:ascii="Cambria Math" w:hAnsi="Cambria Math"/>
                  <w:i/>
                  <w:szCs w:val="22"/>
                  <w:lang w:val="en-CA"/>
                </w:rPr>
              </w:del>
            </m:ctrlPr>
          </m:e>
        </m:d>
        <w:del w:id="876" w:author="Jianle Chen" w:date="2020-03-04T22:41:00Z">
          <m:r>
            <w:rPr>
              <w:rFonts w:ascii="Cambria Math" w:hAnsi="Cambria Math"/>
              <w:szCs w:val="22"/>
              <w:lang w:val="en-CA"/>
            </w:rPr>
            <m:t>+</m:t>
          </m:r>
        </w:del>
        <m:d>
          <m:dPr>
            <m:ctrlPr>
              <w:del w:id="877" w:author="Jianle Chen" w:date="2020-03-04T22:41:00Z">
                <w:rPr>
                  <w:rFonts w:ascii="Cambria Math" w:hAnsi="Cambria Math"/>
                  <w:i/>
                  <w:szCs w:val="22"/>
                  <w:lang w:val="en-CA"/>
                </w:rPr>
              </w:del>
            </m:ctrlPr>
          </m:dPr>
          <m:e>
            <m:d>
              <m:dPr>
                <m:begChr m:val="（"/>
                <m:endChr m:val="）"/>
                <m:ctrlPr>
                  <w:del w:id="878" w:author="Jianle Chen" w:date="2020-03-04T22:41:00Z">
                    <w:rPr>
                      <w:rFonts w:ascii="Cambria Math" w:hAnsi="Cambria Math"/>
                      <w:szCs w:val="22"/>
                      <w:lang w:val="en-CA" w:eastAsia="zh-CN"/>
                    </w:rPr>
                  </w:del>
                </m:ctrlPr>
              </m:dPr>
              <m:e>
                <m:nary>
                  <m:naryPr>
                    <m:chr m:val="∑"/>
                    <m:limLoc m:val="undOvr"/>
                    <m:supHide m:val="1"/>
                    <m:ctrlPr>
                      <w:del w:id="879" w:author="Jianle Chen" w:date="2020-03-04T22:41:00Z">
                        <w:rPr>
                          <w:rFonts w:ascii="Cambria Math" w:hAnsi="Cambria Math"/>
                          <w:i/>
                          <w:szCs w:val="22"/>
                          <w:lang w:val="en-CA"/>
                        </w:rPr>
                      </w:del>
                    </m:ctrlPr>
                  </m:naryPr>
                  <m:sub>
                    <w:del w:id="880" w:author="Jianle Chen" w:date="2020-03-04T22:41:00Z">
                      <m:r>
                        <w:rPr>
                          <w:rFonts w:ascii="Cambria Math" w:hAnsi="Cambria Math"/>
                          <w:szCs w:val="22"/>
                          <w:lang w:val="en-CA"/>
                        </w:rPr>
                        <m:t>k≠0</m:t>
                      </m:r>
                    </w:del>
                    <m:ctrlPr>
                      <w:del w:id="881" w:author="Jianle Chen" w:date="2020-03-04T22:41:00Z">
                        <w:rPr>
                          <w:rFonts w:ascii="Cambria Math" w:hAnsi="Cambria Math"/>
                          <w:i/>
                          <w:szCs w:val="22"/>
                          <w:lang w:val="en-CA"/>
                        </w:rPr>
                      </w:del>
                    </m:ctrlPr>
                  </m:sub>
                  <m:sup>
                    <m:ctrlPr>
                      <w:del w:id="882" w:author="Jianle Chen" w:date="2020-03-04T22:41:00Z">
                        <w:rPr>
                          <w:rFonts w:ascii="Cambria Math" w:hAnsi="Cambria Math"/>
                          <w:i/>
                          <w:szCs w:val="22"/>
                          <w:lang w:val="en-CA"/>
                        </w:rPr>
                      </w:del>
                    </m:ctrlPr>
                  </m:sup>
                  <m:e>
                    <m:nary>
                      <m:naryPr>
                        <m:chr m:val="∑"/>
                        <m:limLoc m:val="undOvr"/>
                        <m:supHide m:val="1"/>
                        <m:ctrlPr>
                          <w:del w:id="883" w:author="Jianle Chen" w:date="2020-03-04T22:41:00Z">
                            <w:rPr>
                              <w:rFonts w:ascii="Cambria Math" w:hAnsi="Cambria Math"/>
                              <w:i/>
                              <w:szCs w:val="22"/>
                              <w:lang w:val="en-CA"/>
                            </w:rPr>
                          </w:del>
                        </m:ctrlPr>
                      </m:naryPr>
                      <m:sub>
                        <w:del w:id="884" w:author="Jianle Chen" w:date="2020-03-04T22:41:00Z">
                          <m:r>
                            <w:rPr>
                              <w:rFonts w:ascii="Cambria Math" w:hAnsi="Cambria Math"/>
                              <w:szCs w:val="22"/>
                              <w:lang w:val="en-CA"/>
                            </w:rPr>
                            <m:t>l≠0</m:t>
                          </m:r>
                        </w:del>
                        <m:ctrlPr>
                          <w:del w:id="885" w:author="Jianle Chen" w:date="2020-03-04T22:41:00Z">
                            <w:rPr>
                              <w:rFonts w:ascii="Cambria Math" w:hAnsi="Cambria Math"/>
                              <w:i/>
                              <w:szCs w:val="22"/>
                              <w:lang w:val="en-CA"/>
                            </w:rPr>
                          </w:del>
                        </m:ctrlPr>
                      </m:sub>
                      <m:sup>
                        <m:ctrlPr>
                          <w:del w:id="886" w:author="Jianle Chen" w:date="2020-03-04T22:41:00Z">
                            <w:rPr>
                              <w:rFonts w:ascii="Cambria Math" w:hAnsi="Cambria Math"/>
                              <w:i/>
                              <w:szCs w:val="22"/>
                              <w:lang w:val="en-CA"/>
                            </w:rPr>
                          </w:del>
                        </m:ctrlPr>
                      </m:sup>
                      <m:e>
                        <w:del w:id="887" w:author="Jianle Chen" w:date="2020-03-04T22:41:00Z">
                          <m:r>
                            <w:rPr>
                              <w:rFonts w:ascii="Cambria Math" w:hAnsi="Cambria Math"/>
                              <w:szCs w:val="22"/>
                              <w:lang w:val="en-CA"/>
                            </w:rPr>
                            <m:t>f</m:t>
                          </m:r>
                        </w:del>
                        <m:d>
                          <m:dPr>
                            <m:ctrlPr>
                              <w:del w:id="888" w:author="Jianle Chen" w:date="2020-03-04T22:41:00Z">
                                <w:rPr>
                                  <w:rFonts w:ascii="Cambria Math" w:hAnsi="Cambria Math"/>
                                  <w:i/>
                                  <w:szCs w:val="22"/>
                                  <w:lang w:val="en-CA"/>
                                </w:rPr>
                              </w:del>
                            </m:ctrlPr>
                          </m:dPr>
                          <m:e>
                            <w:del w:id="889" w:author="Jianle Chen" w:date="2020-03-04T22:41:00Z">
                              <m:r>
                                <w:rPr>
                                  <w:rFonts w:ascii="Cambria Math" w:hAnsi="Cambria Math"/>
                                  <w:szCs w:val="22"/>
                                  <w:lang w:val="en-CA"/>
                                </w:rPr>
                                <m:t>k, l</m:t>
                              </m:r>
                            </w:del>
                            <m:ctrlPr>
                              <w:del w:id="890" w:author="Jianle Chen" w:date="2020-03-04T22:41:00Z">
                                <w:rPr>
                                  <w:rFonts w:ascii="Cambria Math" w:hAnsi="Cambria Math"/>
                                  <w:i/>
                                  <w:szCs w:val="22"/>
                                  <w:lang w:val="en-CA"/>
                                </w:rPr>
                              </w:del>
                            </m:ctrlPr>
                          </m:e>
                        </m:d>
                        <w:del w:id="891" w:author="Jianle Chen" w:date="2020-03-04T22:41:00Z">
                          <m:r>
                            <w:rPr>
                              <w:rFonts w:ascii="Cambria Math" w:hAnsi="Cambria Math"/>
                              <w:szCs w:val="22"/>
                              <w:lang w:val="en-CA"/>
                            </w:rPr>
                            <m:t>×K</m:t>
                          </m:r>
                        </w:del>
                        <m:d>
                          <m:dPr>
                            <m:ctrlPr>
                              <w:del w:id="892" w:author="Jianle Chen" w:date="2020-03-04T22:41:00Z">
                                <w:rPr>
                                  <w:rFonts w:ascii="Cambria Math" w:hAnsi="Cambria Math"/>
                                  <w:i/>
                                  <w:szCs w:val="22"/>
                                  <w:lang w:val="en-CA"/>
                                </w:rPr>
                              </w:del>
                            </m:ctrlPr>
                          </m:dPr>
                          <m:e>
                            <w:del w:id="893" w:author="Jianle Chen" w:date="2020-03-04T22:41:00Z">
                              <m:r>
                                <w:rPr>
                                  <w:rFonts w:ascii="Cambria Math" w:hAnsi="Cambria Math"/>
                                  <w:szCs w:val="22"/>
                                  <w:lang w:val="en-CA"/>
                                </w:rPr>
                                <m:t>R</m:t>
                              </m:r>
                            </w:del>
                            <m:d>
                              <m:dPr>
                                <m:ctrlPr>
                                  <w:del w:id="894" w:author="Jianle Chen" w:date="2020-03-04T22:41:00Z">
                                    <w:rPr>
                                      <w:rFonts w:ascii="Cambria Math" w:hAnsi="Cambria Math"/>
                                      <w:i/>
                                      <w:szCs w:val="22"/>
                                      <w:lang w:val="en-CA"/>
                                    </w:rPr>
                                  </w:del>
                                </m:ctrlPr>
                              </m:dPr>
                              <m:e>
                                <w:del w:id="895" w:author="Jianle Chen" w:date="2020-03-04T22:41:00Z">
                                  <m:r>
                                    <w:rPr>
                                      <w:rFonts w:ascii="Cambria Math" w:hAnsi="Cambria Math"/>
                                      <w:szCs w:val="22"/>
                                      <w:lang w:val="en-CA"/>
                                    </w:rPr>
                                    <m:t>i+k,j+l</m:t>
                                  </m:r>
                                </w:del>
                                <m:ctrlPr>
                                  <w:del w:id="896" w:author="Jianle Chen" w:date="2020-03-04T22:41:00Z">
                                    <w:rPr>
                                      <w:rFonts w:ascii="Cambria Math" w:hAnsi="Cambria Math"/>
                                      <w:i/>
                                      <w:szCs w:val="22"/>
                                      <w:lang w:val="en-CA"/>
                                    </w:rPr>
                                  </w:del>
                                </m:ctrlPr>
                              </m:e>
                            </m:d>
                            <w:del w:id="897" w:author="Jianle Chen" w:date="2020-03-04T22:41:00Z">
                              <m:r>
                                <w:rPr>
                                  <w:rFonts w:ascii="Cambria Math" w:hAnsi="Cambria Math"/>
                                  <w:szCs w:val="22"/>
                                  <w:lang w:val="en-CA"/>
                                </w:rPr>
                                <m:t>-R</m:t>
                              </m:r>
                            </w:del>
                            <m:d>
                              <m:dPr>
                                <m:ctrlPr>
                                  <w:del w:id="898" w:author="Jianle Chen" w:date="2020-03-04T22:41:00Z">
                                    <w:rPr>
                                      <w:rFonts w:ascii="Cambria Math" w:hAnsi="Cambria Math"/>
                                      <w:i/>
                                      <w:szCs w:val="22"/>
                                      <w:lang w:val="en-CA"/>
                                    </w:rPr>
                                  </w:del>
                                </m:ctrlPr>
                              </m:dPr>
                              <m:e>
                                <w:del w:id="899" w:author="Jianle Chen" w:date="2020-03-04T22:41:00Z">
                                  <m:r>
                                    <w:rPr>
                                      <w:rFonts w:ascii="Cambria Math" w:hAnsi="Cambria Math"/>
                                      <w:szCs w:val="22"/>
                                      <w:lang w:val="en-CA"/>
                                    </w:rPr>
                                    <m:t>i,j</m:t>
                                  </m:r>
                                </w:del>
                                <m:ctrlPr>
                                  <w:del w:id="900" w:author="Jianle Chen" w:date="2020-03-04T22:41:00Z">
                                    <w:rPr>
                                      <w:rFonts w:ascii="Cambria Math" w:hAnsi="Cambria Math"/>
                                      <w:i/>
                                      <w:szCs w:val="22"/>
                                      <w:lang w:val="en-CA"/>
                                    </w:rPr>
                                  </w:del>
                                </m:ctrlPr>
                              </m:e>
                            </m:d>
                            <w:del w:id="901" w:author="Jianle Chen" w:date="2020-03-04T22:41:00Z">
                              <m:r>
                                <w:rPr>
                                  <w:rFonts w:ascii="Cambria Math" w:hAnsi="Cambria Math"/>
                                  <w:szCs w:val="22"/>
                                  <w:lang w:val="en-CA"/>
                                </w:rPr>
                                <m:t>,</m:t>
                              </m:r>
                            </w:del>
                            <w:del w:id="902" w:author="Jianle Chen" w:date="2020-03-04T22:41:00Z">
                              <m:r>
                                <w:rPr>
                                  <w:rFonts w:ascii="Cambria Math" w:hAnsi="Cambria Math"/>
                                  <w:lang w:val="en-CA"/>
                                </w:rPr>
                                <m:t>c</m:t>
                              </m:r>
                            </w:del>
                            <m:d>
                              <m:dPr>
                                <m:ctrlPr>
                                  <w:del w:id="903" w:author="Jianle Chen" w:date="2020-03-04T22:41:00Z">
                                    <w:rPr>
                                      <w:rFonts w:ascii="Cambria Math" w:hAnsi="Cambria Math"/>
                                      <w:i/>
                                      <w:lang w:val="en-CA"/>
                                    </w:rPr>
                                  </w:del>
                                </m:ctrlPr>
                              </m:dPr>
                              <m:e>
                                <w:del w:id="904" w:author="Jianle Chen" w:date="2020-03-04T22:41:00Z">
                                  <m:r>
                                    <w:rPr>
                                      <w:rFonts w:ascii="Cambria Math" w:hAnsi="Cambria Math"/>
                                      <w:lang w:val="en-CA"/>
                                    </w:rPr>
                                    <m:t>k, l</m:t>
                                  </m:r>
                                </w:del>
                                <m:ctrlPr>
                                  <w:del w:id="905" w:author="Jianle Chen" w:date="2020-03-04T22:41:00Z">
                                    <w:rPr>
                                      <w:rFonts w:ascii="Cambria Math" w:hAnsi="Cambria Math"/>
                                      <w:i/>
                                      <w:lang w:val="en-CA"/>
                                    </w:rPr>
                                  </w:del>
                                </m:ctrlPr>
                              </m:e>
                            </m:d>
                            <m:ctrlPr>
                              <w:del w:id="906" w:author="Jianle Chen" w:date="2020-03-04T22:41:00Z">
                                <w:rPr>
                                  <w:rFonts w:ascii="Cambria Math" w:hAnsi="Cambria Math"/>
                                  <w:i/>
                                  <w:szCs w:val="22"/>
                                  <w:lang w:val="en-CA"/>
                                </w:rPr>
                              </w:del>
                            </m:ctrlPr>
                          </m:e>
                        </m:d>
                        <m:ctrlPr>
                          <w:del w:id="907" w:author="Jianle Chen" w:date="2020-03-04T22:41:00Z">
                            <w:rPr>
                              <w:rFonts w:ascii="Cambria Math" w:hAnsi="Cambria Math"/>
                              <w:i/>
                              <w:szCs w:val="22"/>
                              <w:lang w:val="en-CA"/>
                            </w:rPr>
                          </w:del>
                        </m:ctrlPr>
                      </m:e>
                    </m:nary>
                    <m:ctrlPr>
                      <w:del w:id="908" w:author="Jianle Chen" w:date="2020-03-04T22:41:00Z">
                        <w:rPr>
                          <w:rFonts w:ascii="Cambria Math" w:hAnsi="Cambria Math"/>
                          <w:i/>
                          <w:szCs w:val="22"/>
                          <w:lang w:val="en-CA"/>
                        </w:rPr>
                      </w:del>
                    </m:ctrlPr>
                  </m:e>
                </m:nary>
                <w:del w:id="909" w:author="Jianle Chen" w:date="2020-03-04T22:41:00Z">
                  <m:r>
                    <m:rPr>
                      <m:sty m:val="p"/>
                    </m:rPr>
                    <w:rPr>
                      <w:rFonts w:ascii="Cambria Math" w:hAnsi="Cambria Math"/>
                      <w:szCs w:val="22"/>
                      <w:lang w:val="en-CA"/>
                    </w:rPr>
                    <m:t>+</m:t>
                  </m:r>
                </w:del>
                <w:del w:id="910" w:author="Jianle Chen" w:date="2020-03-04T22:41:00Z">
                  <m:r>
                    <w:rPr>
                      <w:rFonts w:ascii="Cambria Math" w:hAnsi="Cambria Math"/>
                      <w:szCs w:val="22"/>
                    </w:rPr>
                    <m:t>64</m:t>
                  </m:r>
                </w:del>
                <m:ctrlPr>
                  <w:del w:id="911" w:author="Jianle Chen" w:date="2020-03-04T22:41:00Z">
                    <w:rPr>
                      <w:rFonts w:ascii="Cambria Math" w:hAnsi="Cambria Math"/>
                      <w:i/>
                      <w:szCs w:val="22"/>
                    </w:rPr>
                  </w:del>
                </m:ctrlPr>
              </m:e>
            </m:d>
            <w:del w:id="912" w:author="Jianle Chen" w:date="2020-03-04T22:41:00Z">
              <m:r>
                <w:rPr>
                  <w:rFonts w:ascii="Cambria Math" w:hAnsi="Cambria Math"/>
                  <w:szCs w:val="22"/>
                </w:rPr>
                <m:t>≫7</m:t>
              </m:r>
            </w:del>
            <m:ctrlPr>
              <w:del w:id="913" w:author="Jianle Chen" w:date="2020-03-04T22:41:00Z">
                <w:rPr>
                  <w:rFonts w:ascii="Cambria Math" w:hAnsi="Cambria Math"/>
                  <w:i/>
                  <w:szCs w:val="22"/>
                </w:rPr>
              </w:del>
            </m:ctrlPr>
          </m:e>
        </m:d>
      </m:oMath>
      <w:del w:id="914" w:author="Jianle Chen" w:date="2020-03-04T22:41:00Z">
        <w:r>
          <w:rPr>
            <w:szCs w:val="22"/>
            <w:lang w:val="en-CA"/>
          </w:rPr>
          <w:tab/>
        </w:r>
      </w:del>
      <w:del w:id="915" w:author="Jianle Chen" w:date="2020-03-04T22:41:00Z">
        <w:r>
          <w:rPr>
            <w:szCs w:val="22"/>
            <w:lang w:val="en-CA"/>
          </w:rPr>
          <w:delText>(</w:delText>
        </w:r>
      </w:del>
      <w:del w:id="916" w:author="Jianle Chen" w:date="2020-03-04T22:41:00Z">
        <w:r>
          <w:rPr>
            <w:rFonts w:hint="eastAsia" w:eastAsia="Malgun Gothic"/>
            <w:szCs w:val="22"/>
            <w:lang w:val="en-CA" w:eastAsia="ko-KR"/>
          </w:rPr>
          <w:delText>3</w:delText>
        </w:r>
      </w:del>
      <w:del w:id="917" w:author="Jianle Chen" w:date="2020-03-04T22:41:00Z">
        <w:r>
          <w:rPr>
            <w:rFonts w:eastAsia="Malgun Gothic"/>
            <w:szCs w:val="22"/>
            <w:lang w:val="en-CA" w:eastAsia="ko-KR"/>
          </w:rPr>
          <w:delText>-</w:delText>
        </w:r>
      </w:del>
      <w:del w:id="918" w:author="Jianle Chen" w:date="2020-03-04T22:41:00Z">
        <w:r>
          <w:rPr>
            <w:szCs w:val="22"/>
            <w:lang w:val="en-CA"/>
          </w:rPr>
          <w:fldChar w:fldCharType="begin"/>
        </w:r>
      </w:del>
      <w:del w:id="919" w:author="Jianle Chen" w:date="2020-03-04T22:41:00Z">
        <w:r>
          <w:rPr>
            <w:szCs w:val="22"/>
            <w:lang w:val="en-CA"/>
          </w:rPr>
          <w:delInstrText xml:space="preserve"> SEQ Eq \* MERGEFORMAT </w:delInstrText>
        </w:r>
      </w:del>
      <w:del w:id="920" w:author="Jianle Chen" w:date="2020-03-04T22:41:00Z">
        <w:r>
          <w:rPr>
            <w:szCs w:val="22"/>
            <w:lang w:val="en-CA"/>
          </w:rPr>
          <w:fldChar w:fldCharType="separate"/>
        </w:r>
      </w:del>
      <w:del w:id="921" w:author="Jianle Chen" w:date="2020-03-04T22:41:00Z">
        <w:r>
          <w:rPr>
            <w:szCs w:val="22"/>
            <w:lang w:val="en-CA"/>
          </w:rPr>
          <w:delText>61</w:delText>
        </w:r>
      </w:del>
      <w:del w:id="922" w:author="Jianle Chen" w:date="2020-03-04T22:41:00Z">
        <w:r>
          <w:rPr>
            <w:szCs w:val="22"/>
            <w:lang w:val="en-CA"/>
          </w:rPr>
          <w:fldChar w:fldCharType="end"/>
        </w:r>
      </w:del>
      <w:del w:id="923" w:author="Jianle Chen" w:date="2020-03-04T22:41:00Z">
        <w:r>
          <w:rPr>
            <w:szCs w:val="22"/>
            <w:lang w:val="en-CA"/>
          </w:rPr>
          <w:delText>)</w:delText>
        </w:r>
      </w:del>
    </w:p>
    <w:p>
      <w:pPr>
        <w:spacing w:after="120"/>
        <w:jc w:val="both"/>
        <w:rPr>
          <w:del w:id="924" w:author="Jianle Chen" w:date="2020-03-04T22:41:00Z"/>
          <w:rFonts w:eastAsiaTheme="minorEastAsia"/>
          <w:lang w:val="en-CA" w:eastAsia="ko-KR"/>
        </w:rPr>
      </w:pPr>
      <w:del w:id="925" w:author="Jianle Chen" w:date="2020-03-04T22:41:00Z">
        <w:r>
          <w:rPr>
            <w:szCs w:val="22"/>
            <w:lang w:val="en-CA"/>
          </w:rPr>
          <w:delText xml:space="preserve">where </w:delText>
        </w:r>
      </w:del>
      <m:oMath>
        <w:del w:id="926" w:author="Jianle Chen" w:date="2020-03-04T22:41:00Z">
          <m:r>
            <w:rPr>
              <w:rFonts w:ascii="Cambria Math" w:hAnsi="Cambria Math"/>
              <w:szCs w:val="22"/>
              <w:lang w:val="en-CA"/>
            </w:rPr>
            <m:t>f(k, l)</m:t>
          </m:r>
        </w:del>
      </m:oMath>
      <w:del w:id="927" w:author="Jianle Chen" w:date="2020-03-04T22:41:00Z">
        <w:r>
          <w:rPr>
            <w:szCs w:val="22"/>
            <w:lang w:val="en-CA"/>
          </w:rPr>
          <w:delText xml:space="preserve"> denotes the decoded filter coefficients, </w:delText>
        </w:r>
      </w:del>
      <m:oMath>
        <w:del w:id="928" w:author="Jianle Chen" w:date="2020-03-04T22:41:00Z">
          <m:r>
            <w:rPr>
              <w:rFonts w:ascii="Cambria Math" w:hAnsi="Cambria Math"/>
              <w:szCs w:val="22"/>
              <w:lang w:val="en-CA"/>
            </w:rPr>
            <m:t>K</m:t>
          </m:r>
        </w:del>
        <m:d>
          <m:dPr>
            <m:ctrlPr>
              <w:del w:id="929" w:author="Jianle Chen" w:date="2020-03-04T22:41:00Z">
                <w:rPr>
                  <w:rFonts w:ascii="Cambria Math" w:hAnsi="Cambria Math"/>
                  <w:i/>
                  <w:szCs w:val="22"/>
                  <w:lang w:val="en-CA"/>
                </w:rPr>
              </w:del>
            </m:ctrlPr>
          </m:dPr>
          <m:e>
            <w:del w:id="930" w:author="Jianle Chen" w:date="2020-03-04T22:41:00Z">
              <m:r>
                <w:rPr>
                  <w:rFonts w:ascii="Cambria Math" w:hAnsi="Cambria Math"/>
                  <w:szCs w:val="22"/>
                  <w:lang w:val="en-CA"/>
                </w:rPr>
                <m:t>x,y</m:t>
              </m:r>
            </w:del>
            <m:ctrlPr>
              <w:del w:id="931" w:author="Jianle Chen" w:date="2020-03-04T22:41:00Z">
                <w:rPr>
                  <w:rFonts w:ascii="Cambria Math" w:hAnsi="Cambria Math"/>
                  <w:i/>
                  <w:szCs w:val="22"/>
                  <w:lang w:val="en-CA"/>
                </w:rPr>
              </w:del>
            </m:ctrlPr>
          </m:e>
        </m:d>
        <w:del w:id="932" w:author="Jianle Chen" w:date="2020-03-04T22:41:00Z">
          <m:r>
            <w:rPr>
              <w:rFonts w:ascii="Cambria Math" w:hAnsi="Cambria Math"/>
              <w:szCs w:val="22"/>
              <w:lang w:val="en-CA"/>
            </w:rPr>
            <m:t xml:space="preserve"> </m:t>
          </m:r>
        </w:del>
      </m:oMath>
      <w:del w:id="933" w:author="Jianle Chen" w:date="2020-03-04T22:41:00Z">
        <w:r>
          <w:rPr>
            <w:szCs w:val="22"/>
            <w:lang w:val="en-CA"/>
          </w:rPr>
          <w:delText xml:space="preserve">is the clipping function and </w:delText>
        </w:r>
      </w:del>
      <m:oMath>
        <w:del w:id="934" w:author="Jianle Chen" w:date="2020-03-04T22:41:00Z">
          <m:r>
            <w:rPr>
              <w:rFonts w:ascii="Cambria Math" w:hAnsi="Cambria Math"/>
              <w:lang w:val="en-CA"/>
            </w:rPr>
            <m:t>c(k, l)</m:t>
          </m:r>
        </w:del>
      </m:oMath>
      <w:del w:id="935" w:author="Jianle Chen" w:date="2020-03-04T22:41:00Z">
        <w:r>
          <w:rPr>
            <w:lang w:val="en-CA"/>
          </w:rPr>
          <w:delText xml:space="preserve"> denotes the decoded clipping parameters. The variable </w:delText>
        </w:r>
      </w:del>
      <w:del w:id="936" w:author="Jianle Chen" w:date="2020-03-04T22:41:00Z">
        <w:r>
          <w:rPr>
            <w:szCs w:val="22"/>
            <w:lang w:val="en-CA"/>
          </w:rPr>
          <w:delText xml:space="preserve">k and l varies between </w:delText>
        </w:r>
      </w:del>
      <m:oMath>
        <w:del w:id="937" w:author="Jianle Chen" w:date="2020-03-04T22:41:00Z">
          <m:r>
            <w:rPr>
              <w:rFonts w:ascii="Cambria Math" w:hAnsi="Cambria Math"/>
              <w:szCs w:val="22"/>
              <w:lang w:val="en-CA"/>
            </w:rPr>
            <m:t>-</m:t>
          </m:r>
        </w:del>
        <m:f>
          <m:fPr>
            <m:ctrlPr>
              <w:del w:id="938" w:author="Jianle Chen" w:date="2020-03-04T22:41:00Z">
                <w:rPr>
                  <w:rFonts w:ascii="Cambria Math" w:hAnsi="Cambria Math"/>
                  <w:i/>
                  <w:szCs w:val="22"/>
                  <w:lang w:val="en-CA"/>
                </w:rPr>
              </w:del>
            </m:ctrlPr>
          </m:fPr>
          <m:num>
            <w:del w:id="939" w:author="Jianle Chen" w:date="2020-03-04T22:41:00Z">
              <m:r>
                <w:rPr>
                  <w:rFonts w:ascii="Cambria Math" w:hAnsi="Cambria Math"/>
                  <w:szCs w:val="22"/>
                  <w:lang w:val="en-CA"/>
                </w:rPr>
                <m:t>L</m:t>
              </m:r>
            </w:del>
            <m:ctrlPr>
              <w:del w:id="940" w:author="Jianle Chen" w:date="2020-03-04T22:41:00Z">
                <w:rPr>
                  <w:rFonts w:ascii="Cambria Math" w:hAnsi="Cambria Math"/>
                  <w:i/>
                  <w:szCs w:val="22"/>
                  <w:lang w:val="en-CA"/>
                </w:rPr>
              </w:del>
            </m:ctrlPr>
          </m:num>
          <m:den>
            <w:del w:id="941" w:author="Jianle Chen" w:date="2020-03-04T22:41:00Z">
              <m:r>
                <w:rPr>
                  <w:rFonts w:ascii="Cambria Math" w:hAnsi="Cambria Math"/>
                  <w:szCs w:val="22"/>
                  <w:lang w:val="en-CA"/>
                </w:rPr>
                <m:t>2</m:t>
              </m:r>
            </w:del>
            <m:ctrlPr>
              <w:del w:id="942" w:author="Jianle Chen" w:date="2020-03-04T22:41:00Z">
                <w:rPr>
                  <w:rFonts w:ascii="Cambria Math" w:hAnsi="Cambria Math"/>
                  <w:i/>
                  <w:szCs w:val="22"/>
                  <w:lang w:val="en-CA"/>
                </w:rPr>
              </w:del>
            </m:ctrlPr>
          </m:den>
        </m:f>
      </m:oMath>
      <w:del w:id="943" w:author="Jianle Chen" w:date="2020-03-04T22:41:00Z">
        <w:r>
          <w:rPr>
            <w:szCs w:val="22"/>
            <w:lang w:val="en-CA"/>
          </w:rPr>
          <w:delText xml:space="preserve"> and </w:delText>
        </w:r>
      </w:del>
      <m:oMath>
        <m:f>
          <m:fPr>
            <m:ctrlPr>
              <w:del w:id="944" w:author="Jianle Chen" w:date="2020-03-04T22:41:00Z">
                <w:rPr>
                  <w:rFonts w:ascii="Cambria Math" w:hAnsi="Cambria Math"/>
                  <w:i/>
                  <w:szCs w:val="22"/>
                  <w:lang w:val="en-CA"/>
                </w:rPr>
              </w:del>
            </m:ctrlPr>
          </m:fPr>
          <m:num>
            <w:del w:id="945" w:author="Jianle Chen" w:date="2020-03-04T22:41:00Z">
              <m:r>
                <w:rPr>
                  <w:rFonts w:ascii="Cambria Math" w:hAnsi="Cambria Math"/>
                  <w:szCs w:val="22"/>
                  <w:lang w:val="en-CA"/>
                </w:rPr>
                <m:t>L</m:t>
              </m:r>
            </w:del>
            <m:ctrlPr>
              <w:del w:id="946" w:author="Jianle Chen" w:date="2020-03-04T22:41:00Z">
                <w:rPr>
                  <w:rFonts w:ascii="Cambria Math" w:hAnsi="Cambria Math"/>
                  <w:i/>
                  <w:szCs w:val="22"/>
                  <w:lang w:val="en-CA"/>
                </w:rPr>
              </w:del>
            </m:ctrlPr>
          </m:num>
          <m:den>
            <w:del w:id="947" w:author="Jianle Chen" w:date="2020-03-04T22:41:00Z">
              <m:r>
                <w:rPr>
                  <w:rFonts w:ascii="Cambria Math" w:hAnsi="Cambria Math"/>
                  <w:szCs w:val="22"/>
                  <w:lang w:val="en-CA"/>
                </w:rPr>
                <m:t>2</m:t>
              </m:r>
            </w:del>
            <m:ctrlPr>
              <w:del w:id="948" w:author="Jianle Chen" w:date="2020-03-04T22:41:00Z">
                <w:rPr>
                  <w:rFonts w:ascii="Cambria Math" w:hAnsi="Cambria Math"/>
                  <w:i/>
                  <w:szCs w:val="22"/>
                  <w:lang w:val="en-CA"/>
                </w:rPr>
              </w:del>
            </m:ctrlPr>
          </m:den>
        </m:f>
      </m:oMath>
      <w:del w:id="949" w:author="Jianle Chen" w:date="2020-03-04T22:41:00Z">
        <w:r>
          <w:rPr>
            <w:szCs w:val="22"/>
            <w:lang w:val="en-CA"/>
          </w:rPr>
          <w:delText xml:space="preserve"> where </w:delText>
        </w:r>
      </w:del>
      <w:del w:id="950" w:author="Jianle Chen" w:date="2020-03-04T22:41:00Z">
        <w:r>
          <w:rPr>
            <w:i/>
            <w:szCs w:val="22"/>
            <w:lang w:val="en-CA"/>
          </w:rPr>
          <w:delText>L</w:delText>
        </w:r>
      </w:del>
      <w:del w:id="951" w:author="Jianle Chen" w:date="2020-03-04T22:41:00Z">
        <w:r>
          <w:rPr>
            <w:szCs w:val="22"/>
            <w:lang w:val="en-CA"/>
          </w:rPr>
          <w:delText xml:space="preserve"> denotes the filter length. The clipping function </w:delText>
        </w:r>
      </w:del>
      <m:oMath>
        <w:del w:id="952" w:author="Jianle Chen" w:date="2020-03-04T22:41:00Z">
          <m:r>
            <w:rPr>
              <w:rFonts w:ascii="Cambria Math" w:hAnsi="Cambria Math"/>
              <w:szCs w:val="22"/>
              <w:lang w:val="en-CA"/>
            </w:rPr>
            <m:t>K</m:t>
          </m:r>
        </w:del>
        <m:d>
          <m:dPr>
            <m:ctrlPr>
              <w:del w:id="953" w:author="Jianle Chen" w:date="2020-03-04T22:41:00Z">
                <w:rPr>
                  <w:rFonts w:ascii="Cambria Math" w:hAnsi="Cambria Math"/>
                  <w:i/>
                  <w:szCs w:val="22"/>
                  <w:lang w:val="en-CA"/>
                </w:rPr>
              </w:del>
            </m:ctrlPr>
          </m:dPr>
          <m:e>
            <w:del w:id="954" w:author="Jianle Chen" w:date="2020-03-04T22:41:00Z">
              <m:r>
                <w:rPr>
                  <w:rFonts w:ascii="Cambria Math" w:hAnsi="Cambria Math"/>
                  <w:szCs w:val="22"/>
                  <w:lang w:val="en-CA"/>
                </w:rPr>
                <m:t>x,y</m:t>
              </m:r>
            </w:del>
            <m:ctrlPr>
              <w:del w:id="955" w:author="Jianle Chen" w:date="2020-03-04T22:41:00Z">
                <w:rPr>
                  <w:rFonts w:ascii="Cambria Math" w:hAnsi="Cambria Math"/>
                  <w:i/>
                  <w:szCs w:val="22"/>
                  <w:lang w:val="en-CA"/>
                </w:rPr>
              </w:del>
            </m:ctrlPr>
          </m:e>
        </m:d>
        <w:del w:id="956" w:author="Jianle Chen" w:date="2020-03-04T22:41:00Z">
          <m:r>
            <w:rPr>
              <w:rFonts w:ascii="Cambria Math" w:hAnsi="Cambria Math"/>
              <w:szCs w:val="22"/>
              <w:lang w:val="en-CA"/>
            </w:rPr>
            <m:t>=</m:t>
          </m:r>
        </w:del>
        <w:del w:id="957" w:author="Jianle Chen" w:date="2020-03-04T22:41:00Z">
          <m:r>
            <m:rPr>
              <m:sty m:val="p"/>
            </m:rPr>
            <w:rPr>
              <w:rFonts w:ascii="Cambria Math" w:hAnsi="Cambria Math"/>
              <w:szCs w:val="22"/>
              <w:lang w:val="en-CA"/>
            </w:rPr>
            <m:t>min⁡</m:t>
          </m:r>
        </w:del>
        <w:del w:id="958" w:author="Jianle Chen" w:date="2020-03-04T22:41:00Z">
          <m:r>
            <w:rPr>
              <w:rFonts w:ascii="Cambria Math" w:hAnsi="Cambria Math"/>
              <w:szCs w:val="22"/>
              <w:lang w:val="en-CA"/>
            </w:rPr>
            <m:t>(y,</m:t>
          </m:r>
        </w:del>
        <m:func>
          <m:funcPr>
            <m:ctrlPr>
              <w:del w:id="959" w:author="Jianle Chen" w:date="2020-03-04T22:41:00Z">
                <w:rPr>
                  <w:rFonts w:ascii="Cambria Math" w:hAnsi="Cambria Math"/>
                  <w:szCs w:val="22"/>
                  <w:lang w:val="en-CA"/>
                </w:rPr>
              </w:del>
            </m:ctrlPr>
          </m:funcPr>
          <m:fName>
            <w:del w:id="960" w:author="Jianle Chen" w:date="2020-03-04T22:41:00Z">
              <m:r>
                <m:rPr>
                  <m:sty m:val="p"/>
                </m:rPr>
                <w:rPr>
                  <w:rFonts w:ascii="Cambria Math" w:hAnsi="Cambria Math"/>
                  <w:szCs w:val="22"/>
                  <w:lang w:val="en-CA"/>
                </w:rPr>
                <m:t>max</m:t>
              </m:r>
            </w:del>
            <m:ctrlPr>
              <w:del w:id="961" w:author="Jianle Chen" w:date="2020-03-04T22:41:00Z">
                <w:rPr>
                  <w:rFonts w:ascii="Cambria Math" w:hAnsi="Cambria Math"/>
                  <w:i/>
                  <w:szCs w:val="22"/>
                  <w:lang w:val="en-CA"/>
                </w:rPr>
              </w:del>
            </m:ctrlPr>
          </m:fName>
          <m:e>
            <m:d>
              <m:dPr>
                <m:ctrlPr>
                  <w:del w:id="962" w:author="Jianle Chen" w:date="2020-03-04T22:41:00Z">
                    <w:rPr>
                      <w:rFonts w:ascii="Cambria Math" w:hAnsi="Cambria Math"/>
                      <w:i/>
                      <w:szCs w:val="22"/>
                      <w:lang w:val="en-CA"/>
                    </w:rPr>
                  </w:del>
                </m:ctrlPr>
              </m:dPr>
              <m:e>
                <w:del w:id="963" w:author="Jianle Chen" w:date="2020-03-04T22:41:00Z">
                  <m:r>
                    <w:rPr>
                      <w:rFonts w:ascii="Cambria Math" w:hAnsi="Cambria Math"/>
                      <w:szCs w:val="22"/>
                      <w:lang w:val="en-CA"/>
                    </w:rPr>
                    <m:t>-y,x</m:t>
                  </m:r>
                </w:del>
                <m:ctrlPr>
                  <w:del w:id="964" w:author="Jianle Chen" w:date="2020-03-04T22:41:00Z">
                    <w:rPr>
                      <w:rFonts w:ascii="Cambria Math" w:hAnsi="Cambria Math"/>
                      <w:i/>
                      <w:szCs w:val="22"/>
                      <w:lang w:val="en-CA"/>
                    </w:rPr>
                  </w:del>
                </m:ctrlPr>
              </m:e>
            </m:d>
            <m:ctrlPr>
              <w:del w:id="965" w:author="Jianle Chen" w:date="2020-03-04T22:41:00Z">
                <w:rPr>
                  <w:rFonts w:ascii="Cambria Math" w:hAnsi="Cambria Math"/>
                  <w:szCs w:val="22"/>
                  <w:lang w:val="en-CA"/>
                </w:rPr>
              </w:del>
            </m:ctrlPr>
          </m:e>
        </m:func>
        <w:del w:id="966" w:author="Jianle Chen" w:date="2020-03-04T22:41:00Z">
          <m:r>
            <w:rPr>
              <w:rFonts w:ascii="Cambria Math" w:hAnsi="Cambria Math"/>
              <w:szCs w:val="22"/>
              <w:lang w:val="en-CA"/>
            </w:rPr>
            <m:t>)</m:t>
          </m:r>
        </w:del>
      </m:oMath>
      <w:del w:id="967" w:author="Jianle Chen" w:date="2020-03-04T22:41:00Z">
        <w:r>
          <w:rPr>
            <w:szCs w:val="22"/>
            <w:lang w:val="en-CA"/>
          </w:rPr>
          <w:delText xml:space="preserve"> which corresponds to the function </w:delText>
        </w:r>
      </w:del>
      <m:oMath>
        <w:del w:id="968" w:author="Jianle Chen" w:date="2020-03-04T22:41:00Z">
          <m:r>
            <w:rPr>
              <w:rFonts w:ascii="Cambria Math" w:hAnsi="Cambria Math"/>
              <w:szCs w:val="22"/>
              <w:lang w:val="en-CA"/>
            </w:rPr>
            <m:t xml:space="preserve">Clip3 </m:t>
          </m:r>
        </w:del>
        <m:d>
          <m:dPr>
            <m:ctrlPr>
              <w:del w:id="969" w:author="Jianle Chen" w:date="2020-03-04T22:41:00Z">
                <w:rPr>
                  <w:rFonts w:ascii="Cambria Math" w:hAnsi="Cambria Math"/>
                  <w:i/>
                  <w:szCs w:val="22"/>
                  <w:lang w:val="en-CA"/>
                </w:rPr>
              </w:del>
            </m:ctrlPr>
          </m:dPr>
          <m:e>
            <w:del w:id="970" w:author="Jianle Chen" w:date="2020-03-04T22:41:00Z">
              <m:r>
                <w:rPr>
                  <w:rFonts w:ascii="Cambria Math" w:hAnsi="Cambria Math"/>
                  <w:szCs w:val="22"/>
                  <w:lang w:val="en-CA"/>
                </w:rPr>
                <m:t>-y,y,x</m:t>
              </m:r>
            </w:del>
            <m:ctrlPr>
              <w:del w:id="971" w:author="Jianle Chen" w:date="2020-03-04T22:41:00Z">
                <w:rPr>
                  <w:rFonts w:ascii="Cambria Math" w:hAnsi="Cambria Math"/>
                  <w:i/>
                  <w:szCs w:val="22"/>
                  <w:lang w:val="en-CA"/>
                </w:rPr>
              </w:del>
            </m:ctrlPr>
          </m:e>
        </m:d>
        <w:del w:id="972" w:author="Jianle Chen" w:date="2020-03-04T22:41:00Z">
          <m:r>
            <w:rPr>
              <w:rFonts w:ascii="Cambria Math" w:hAnsi="Cambria Math"/>
              <w:szCs w:val="22"/>
              <w:lang w:val="en-CA"/>
            </w:rPr>
            <m:t>.</m:t>
          </m:r>
        </w:del>
      </m:oMath>
    </w:p>
    <w:bookmarkEnd w:id="240"/>
    <w:p>
      <w:pPr>
        <w:pStyle w:val="5"/>
        <w:tabs>
          <w:tab w:val="clear" w:pos="360"/>
          <w:tab w:val="clear" w:pos="720"/>
          <w:tab w:val="clear" w:pos="1080"/>
          <w:tab w:val="clear" w:pos="1440"/>
        </w:tabs>
        <w:overflowPunct/>
        <w:autoSpaceDE/>
        <w:autoSpaceDN/>
        <w:adjustRightInd/>
        <w:spacing w:before="136"/>
        <w:ind w:right="0"/>
        <w:textAlignment w:val="auto"/>
        <w:rPr>
          <w:lang w:val="en-CA"/>
        </w:rPr>
      </w:pPr>
      <w:r>
        <w:rPr>
          <w:lang w:val="en-CA"/>
        </w:rPr>
        <w:t>Virtual boundary filtering process for line buffer reduction</w:t>
      </w:r>
    </w:p>
    <w:p>
      <w:pPr>
        <w:jc w:val="both"/>
        <w:rPr>
          <w:lang w:val="en-CA"/>
        </w:rPr>
      </w:pPr>
      <w:r>
        <w:rPr>
          <w:lang w:val="en-CA"/>
        </w:rPr>
        <w:t xml:space="preserve">In VVC, to reduce the line buffer requirement of ALF, modified block classification and filtering are employed for the samples near horizontal CTU boundaries. For this purpose, a virtual boundary is defined as a line by shifting the horizontal CTU boundary with “N” samples as shown </w:t>
      </w:r>
      <w:r>
        <w:rPr>
          <w:szCs w:val="22"/>
          <w:lang w:val="en-CA"/>
        </w:rPr>
        <w:t xml:space="preserve">in </w:t>
      </w:r>
      <w:r>
        <w:rPr>
          <w:szCs w:val="22"/>
          <w:lang w:val="en-CA"/>
        </w:rPr>
        <w:fldChar w:fldCharType="begin"/>
      </w:r>
      <w:r>
        <w:rPr>
          <w:szCs w:val="22"/>
          <w:lang w:val="en-CA"/>
        </w:rPr>
        <w:instrText xml:space="preserve"> REF _Ref8312286 \h  \* MERGEFORMAT </w:instrText>
      </w:r>
      <w:r>
        <w:rPr>
          <w:szCs w:val="22"/>
          <w:lang w:val="en-CA"/>
        </w:rPr>
        <w:fldChar w:fldCharType="separate"/>
      </w:r>
      <w:r>
        <w:rPr>
          <w:szCs w:val="22"/>
          <w:lang w:val="en-GB"/>
        </w:rPr>
        <w:t>Figure 51</w:t>
      </w:r>
      <w:r>
        <w:rPr>
          <w:szCs w:val="22"/>
          <w:lang w:val="en-CA"/>
        </w:rPr>
        <w:fldChar w:fldCharType="end"/>
      </w:r>
      <w:r>
        <w:rPr>
          <w:szCs w:val="22"/>
          <w:lang w:val="en-CA"/>
        </w:rPr>
        <w:t>, wi</w:t>
      </w:r>
      <w:r>
        <w:rPr>
          <w:lang w:val="en-CA"/>
        </w:rPr>
        <w:t xml:space="preserve">th N equal to 4 for the Luma component and 2 for the Chroma component. </w:t>
      </w:r>
    </w:p>
    <w:p>
      <w:pPr>
        <w:jc w:val="center"/>
        <w:rPr>
          <w:rFonts w:eastAsiaTheme="minorEastAsia"/>
          <w:lang w:val="en-CA" w:eastAsia="ko-KR"/>
        </w:rPr>
      </w:pPr>
      <w:r>
        <w:rPr>
          <w:rFonts w:eastAsiaTheme="minorEastAsia"/>
          <w:lang w:eastAsia="zh-CN"/>
        </w:rPr>
        <w:drawing>
          <wp:inline distT="0" distB="0" distL="0" distR="0">
            <wp:extent cx="4079875" cy="14687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4142691" cy="1491742"/>
                    </a:xfrm>
                    <a:prstGeom prst="rect">
                      <a:avLst/>
                    </a:prstGeom>
                    <a:noFill/>
                  </pic:spPr>
                </pic:pic>
              </a:graphicData>
            </a:graphic>
          </wp:inline>
        </w:drawing>
      </w:r>
    </w:p>
    <w:p>
      <w:pPr>
        <w:pStyle w:val="59"/>
        <w:keepNext/>
        <w:keepLines/>
        <w:spacing w:before="136" w:after="0"/>
        <w:ind w:left="0"/>
        <w:jc w:val="center"/>
        <w:rPr>
          <w:rFonts w:ascii="Times New Roman" w:hAnsi="Times New Roman"/>
          <w:b/>
          <w:sz w:val="20"/>
          <w:lang w:val="en-CA"/>
        </w:rPr>
      </w:pPr>
      <w:bookmarkStart w:id="241" w:name="_Ref8312286"/>
      <w:r>
        <w:rPr>
          <w:rFonts w:ascii="Times New Roman" w:hAnsi="Times New Roman"/>
          <w:b/>
          <w:sz w:val="20"/>
          <w:lang w:val="en-GB"/>
        </w:rPr>
        <w:t xml:space="preserve">Figure </w:t>
      </w:r>
      <w:r>
        <w:rPr>
          <w:rFonts w:ascii="Times New Roman" w:hAnsi="Times New Roman"/>
          <w:b/>
          <w:sz w:val="20"/>
          <w:lang w:val="en-GB"/>
        </w:rPr>
        <w:fldChar w:fldCharType="begin"/>
      </w:r>
      <w:r>
        <w:rPr>
          <w:rFonts w:ascii="Times New Roman" w:hAnsi="Times New Roman"/>
          <w:b/>
          <w:sz w:val="20"/>
          <w:lang w:val="en-GB"/>
        </w:rPr>
        <w:instrText xml:space="preserve"> SEQ Figure \* ARABIC </w:instrText>
      </w:r>
      <w:r>
        <w:rPr>
          <w:rFonts w:ascii="Times New Roman" w:hAnsi="Times New Roman"/>
          <w:b/>
          <w:sz w:val="20"/>
          <w:lang w:val="en-GB"/>
        </w:rPr>
        <w:fldChar w:fldCharType="separate"/>
      </w:r>
      <w:r>
        <w:rPr>
          <w:rFonts w:ascii="Times New Roman" w:hAnsi="Times New Roman"/>
          <w:b/>
          <w:sz w:val="20"/>
          <w:lang w:val="en-GB"/>
        </w:rPr>
        <w:t>51</w:t>
      </w:r>
      <w:r>
        <w:rPr>
          <w:rFonts w:ascii="Times New Roman" w:hAnsi="Times New Roman"/>
          <w:b/>
          <w:sz w:val="20"/>
          <w:lang w:val="en-GB"/>
        </w:rPr>
        <w:fldChar w:fldCharType="end"/>
      </w:r>
      <w:bookmarkEnd w:id="241"/>
      <w:r>
        <w:rPr>
          <w:rFonts w:ascii="Times New Roman" w:hAnsi="Times New Roman"/>
          <w:b/>
          <w:sz w:val="20"/>
          <w:lang w:val="en-CA"/>
        </w:rPr>
        <w:t xml:space="preserve"> </w:t>
      </w:r>
      <w:r>
        <w:rPr>
          <w:rFonts w:ascii="Times New Roman" w:hAnsi="Times New Roman"/>
          <w:b/>
          <w:sz w:val="20"/>
        </w:rPr>
        <w:t>–</w:t>
      </w:r>
      <w:r>
        <w:rPr>
          <w:rFonts w:ascii="Times New Roman" w:hAnsi="Times New Roman"/>
          <w:b/>
          <w:sz w:val="20"/>
          <w:lang w:val="en-CA"/>
        </w:rPr>
        <w:t xml:space="preserve"> Modified block classification at virtual boundaries</w:t>
      </w:r>
    </w:p>
    <w:p>
      <w:pPr>
        <w:pStyle w:val="59"/>
        <w:widowControl w:val="0"/>
        <w:spacing w:before="136" w:after="0"/>
        <w:ind w:left="0"/>
        <w:jc w:val="both"/>
        <w:rPr>
          <w:rFonts w:ascii="Times New Roman" w:hAnsi="Times New Roman"/>
          <w:lang w:val="en-CA"/>
        </w:rPr>
      </w:pPr>
      <w:r>
        <w:rPr>
          <w:rFonts w:ascii="Times New Roman" w:hAnsi="Times New Roman"/>
          <w:lang w:val="en-CA"/>
        </w:rPr>
        <w:t xml:space="preserve">Modified block classification is applied for the Luma component as depicted in </w:t>
      </w:r>
      <w:r>
        <w:rPr>
          <w:rFonts w:ascii="Times New Roman" w:hAnsi="Times New Roman"/>
          <w:lang w:val="en-CA"/>
        </w:rPr>
        <w:fldChar w:fldCharType="begin"/>
      </w:r>
      <w:r>
        <w:rPr>
          <w:rFonts w:ascii="Times New Roman" w:hAnsi="Times New Roman"/>
          <w:lang w:val="en-CA"/>
        </w:rPr>
        <w:instrText xml:space="preserve"> REF _Ref8312286 \h  \* MERGEFORMAT </w:instrText>
      </w:r>
      <w:r>
        <w:rPr>
          <w:rFonts w:ascii="Times New Roman" w:hAnsi="Times New Roman"/>
          <w:lang w:val="en-CA"/>
        </w:rPr>
        <w:fldChar w:fldCharType="separate"/>
      </w:r>
      <w:r>
        <w:rPr>
          <w:rFonts w:ascii="Times New Roman" w:hAnsi="Times New Roman"/>
          <w:lang w:val="en-CA"/>
        </w:rPr>
        <w:t>Figure 51</w:t>
      </w:r>
      <w:r>
        <w:rPr>
          <w:rFonts w:ascii="Times New Roman" w:hAnsi="Times New Roman"/>
          <w:lang w:val="en-CA"/>
        </w:rPr>
        <w:fldChar w:fldCharType="end"/>
      </w:r>
      <w:r>
        <w:rPr>
          <w:rFonts w:ascii="Times New Roman" w:hAnsi="Times New Roman"/>
          <w:lang w:val="en-CA"/>
        </w:rPr>
        <w:t>. For the 1D Laplacian gradient calculation of the 4x4 block above the virtual boundary, only the samples above the virtual boundary are used. Similarly for the 1D Laplacian gradient calculation of the 4x4 block below the virtual boundary, only the samples below the virtual boundary are used. The quantization of activity value A is accordingly scaled by taking into account the reduced number of samples used in 1D Laplacian gradient calculation.</w:t>
      </w:r>
    </w:p>
    <w:p>
      <w:pPr>
        <w:pStyle w:val="59"/>
        <w:widowControl w:val="0"/>
        <w:spacing w:before="136" w:after="0"/>
        <w:ind w:left="0"/>
        <w:jc w:val="both"/>
        <w:rPr>
          <w:rFonts w:ascii="Times New Roman" w:hAnsi="Times New Roman"/>
          <w:szCs w:val="22"/>
          <w:lang w:val="en-CA"/>
        </w:rPr>
      </w:pPr>
      <w:r>
        <w:rPr>
          <w:rFonts w:ascii="Times New Roman" w:hAnsi="Times New Roman"/>
          <w:lang w:val="en-CA"/>
        </w:rPr>
        <w:t>For filtering processing, symm</w:t>
      </w:r>
      <w:r>
        <w:rPr>
          <w:rFonts w:ascii="Times New Roman" w:hAnsi="Times New Roman"/>
          <w:szCs w:val="22"/>
          <w:lang w:val="en-CA"/>
        </w:rPr>
        <w:t xml:space="preserve">etric padding operation at the virtual boundaries are used for both Luma and Chroma components. As shown in </w:t>
      </w:r>
      <w:r>
        <w:rPr>
          <w:rFonts w:ascii="Times New Roman" w:hAnsi="Times New Roman"/>
          <w:szCs w:val="22"/>
          <w:lang w:val="en-CA"/>
        </w:rPr>
        <w:fldChar w:fldCharType="begin"/>
      </w:r>
      <w:r>
        <w:rPr>
          <w:rFonts w:ascii="Times New Roman" w:hAnsi="Times New Roman"/>
          <w:szCs w:val="22"/>
          <w:lang w:val="en-CA"/>
        </w:rPr>
        <w:instrText xml:space="preserve"> REF _Ref8313452 \h  \* MERGEFORMAT </w:instrText>
      </w:r>
      <w:r>
        <w:rPr>
          <w:rFonts w:ascii="Times New Roman" w:hAnsi="Times New Roman"/>
          <w:szCs w:val="22"/>
          <w:lang w:val="en-CA"/>
        </w:rPr>
        <w:fldChar w:fldCharType="separate"/>
      </w:r>
      <w:r>
        <w:rPr>
          <w:rFonts w:ascii="Times New Roman" w:hAnsi="Times New Roman"/>
          <w:szCs w:val="22"/>
          <w:lang w:val="en-GB"/>
        </w:rPr>
        <w:t>Figure 52</w:t>
      </w:r>
      <w:r>
        <w:rPr>
          <w:rFonts w:ascii="Times New Roman" w:hAnsi="Times New Roman"/>
          <w:szCs w:val="22"/>
          <w:lang w:val="en-CA"/>
        </w:rPr>
        <w:fldChar w:fldCharType="end"/>
      </w:r>
      <w:r>
        <w:rPr>
          <w:rFonts w:ascii="Times New Roman" w:hAnsi="Times New Roman"/>
          <w:szCs w:val="22"/>
          <w:lang w:val="en-CA"/>
        </w:rPr>
        <w:t>, when the sample being filtered is located below the virtual boundary, the neighboring samples that are located above the virtual boundary are padded. Meanwhile, the corresponding samples at the other sides are also padded, symmetrically.</w:t>
      </w:r>
    </w:p>
    <w:p>
      <w:pPr>
        <w:pStyle w:val="59"/>
        <w:widowControl w:val="0"/>
        <w:spacing w:before="136" w:after="0"/>
        <w:ind w:left="0"/>
        <w:jc w:val="both"/>
        <w:rPr>
          <w:rFonts w:ascii="Times New Roman" w:hAnsi="Times New Roman"/>
          <w:szCs w:val="22"/>
          <w:lang w:val="en-CA"/>
        </w:rPr>
      </w:pPr>
    </w:p>
    <w:p>
      <w:pPr>
        <w:pStyle w:val="59"/>
        <w:keepNext/>
        <w:keepLines/>
        <w:spacing w:before="136" w:after="0"/>
        <w:ind w:left="0"/>
        <w:jc w:val="center"/>
        <w:rPr>
          <w:rFonts w:ascii="Times New Roman" w:hAnsi="Times New Roman"/>
          <w:lang w:val="en-CA"/>
        </w:rPr>
      </w:pPr>
      <w:r>
        <w:rPr>
          <w:rFonts w:ascii="Times New Roman" w:hAnsi="Times New Roman"/>
          <w:lang w:eastAsia="zh-CN"/>
        </w:rPr>
        <w:drawing>
          <wp:inline distT="0" distB="0" distL="0" distR="0">
            <wp:extent cx="6165215" cy="173609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6180940" cy="1740939"/>
                    </a:xfrm>
                    <a:prstGeom prst="rect">
                      <a:avLst/>
                    </a:prstGeom>
                    <a:noFill/>
                  </pic:spPr>
                </pic:pic>
              </a:graphicData>
            </a:graphic>
          </wp:inline>
        </w:drawing>
      </w:r>
    </w:p>
    <w:p>
      <w:pPr>
        <w:pStyle w:val="59"/>
        <w:keepNext/>
        <w:keepLines/>
        <w:spacing w:before="136" w:after="0"/>
        <w:ind w:left="0"/>
        <w:jc w:val="center"/>
        <w:rPr>
          <w:rFonts w:ascii="Times New Roman" w:hAnsi="Times New Roman"/>
          <w:b/>
          <w:sz w:val="20"/>
          <w:lang w:val="en-CA"/>
        </w:rPr>
      </w:pPr>
      <w:bookmarkStart w:id="242" w:name="_Ref8313452"/>
      <w:r>
        <w:rPr>
          <w:rFonts w:ascii="Times New Roman" w:hAnsi="Times New Roman"/>
          <w:b/>
          <w:sz w:val="20"/>
          <w:lang w:val="en-GB"/>
        </w:rPr>
        <w:t xml:space="preserve">Figure </w:t>
      </w:r>
      <w:r>
        <w:rPr>
          <w:rFonts w:ascii="Times New Roman" w:hAnsi="Times New Roman"/>
          <w:b/>
          <w:sz w:val="20"/>
          <w:lang w:val="en-GB"/>
        </w:rPr>
        <w:fldChar w:fldCharType="begin"/>
      </w:r>
      <w:r>
        <w:rPr>
          <w:rFonts w:ascii="Times New Roman" w:hAnsi="Times New Roman"/>
          <w:b/>
          <w:sz w:val="20"/>
          <w:lang w:val="en-GB"/>
        </w:rPr>
        <w:instrText xml:space="preserve"> SEQ Figure \* ARABIC </w:instrText>
      </w:r>
      <w:r>
        <w:rPr>
          <w:rFonts w:ascii="Times New Roman" w:hAnsi="Times New Roman"/>
          <w:b/>
          <w:sz w:val="20"/>
          <w:lang w:val="en-GB"/>
        </w:rPr>
        <w:fldChar w:fldCharType="separate"/>
      </w:r>
      <w:r>
        <w:rPr>
          <w:rFonts w:ascii="Times New Roman" w:hAnsi="Times New Roman"/>
          <w:b/>
          <w:sz w:val="20"/>
          <w:lang w:val="en-GB"/>
        </w:rPr>
        <w:t>52</w:t>
      </w:r>
      <w:r>
        <w:rPr>
          <w:rFonts w:ascii="Times New Roman" w:hAnsi="Times New Roman"/>
          <w:b/>
          <w:sz w:val="20"/>
          <w:lang w:val="en-GB"/>
        </w:rPr>
        <w:fldChar w:fldCharType="end"/>
      </w:r>
      <w:bookmarkEnd w:id="242"/>
      <w:r>
        <w:rPr>
          <w:rFonts w:ascii="Times New Roman" w:hAnsi="Times New Roman"/>
          <w:b/>
          <w:sz w:val="20"/>
          <w:lang w:val="en-CA"/>
        </w:rPr>
        <w:t xml:space="preserve"> </w:t>
      </w:r>
      <w:r>
        <w:rPr>
          <w:rFonts w:ascii="Times New Roman" w:hAnsi="Times New Roman"/>
          <w:b/>
          <w:sz w:val="20"/>
        </w:rPr>
        <w:t>–</w:t>
      </w:r>
      <w:r>
        <w:rPr>
          <w:rFonts w:ascii="Times New Roman" w:hAnsi="Times New Roman"/>
          <w:b/>
          <w:sz w:val="20"/>
          <w:lang w:val="en-CA"/>
        </w:rPr>
        <w:t xml:space="preserve"> Modified ALF filtering for Luma component at virtual boundaries</w:t>
      </w:r>
    </w:p>
    <w:p>
      <w:pPr>
        <w:spacing w:after="120"/>
        <w:jc w:val="both"/>
        <w:rPr>
          <w:rFonts w:eastAsia="MS Mincho"/>
          <w:szCs w:val="22"/>
          <w:lang w:val="en-CA" w:eastAsia="ja-JP"/>
        </w:rPr>
      </w:pPr>
      <w:r>
        <w:rPr>
          <w:rFonts w:eastAsia="MS Mincho"/>
          <w:szCs w:val="22"/>
          <w:lang w:val="en-CA" w:eastAsia="ja-JP"/>
        </w:rPr>
        <w:t xml:space="preserve">Different to the </w:t>
      </w:r>
      <w:r>
        <w:rPr>
          <w:szCs w:val="22"/>
          <w:lang w:val="en-CA"/>
        </w:rPr>
        <w:t xml:space="preserve">symmetric padding method used </w:t>
      </w:r>
      <w:r>
        <w:rPr>
          <w:lang w:val="en-CA"/>
        </w:rPr>
        <w:t>at horizontal CTU boundaries,</w:t>
      </w:r>
      <w:r>
        <w:rPr>
          <w:szCs w:val="22"/>
          <w:lang w:val="en-CA"/>
        </w:rPr>
        <w:t xml:space="preserve"> simple </w:t>
      </w:r>
      <w:r>
        <w:rPr>
          <w:rFonts w:eastAsia="MS Mincho"/>
          <w:szCs w:val="22"/>
          <w:lang w:val="en-CA" w:eastAsia="ja-JP"/>
        </w:rPr>
        <w:t>padding process is applied for slice, tile and subpicture boundaries</w:t>
      </w:r>
      <w:r>
        <w:rPr>
          <w:szCs w:val="22"/>
          <w:lang w:val="en-CA"/>
        </w:rPr>
        <w:t xml:space="preserve"> when filter across the boundaries is disabled. The simple padding process is also applied at picture boundary. The padded samples are used for both classification and filering process. To compensate for the extreme padding when filtering samples just above or below the virtual boundary the filter strength is reduced for those cases for both Luma and Chroma by increasing the right shift in equation 3-61 by 3.</w:t>
      </w:r>
    </w:p>
    <w:p>
      <w:pPr>
        <w:pStyle w:val="4"/>
        <w:spacing w:before="136"/>
        <w:rPr>
          <w:lang w:val="en-CA"/>
        </w:rPr>
      </w:pPr>
      <w:bookmarkStart w:id="243" w:name="_Toc35804770"/>
      <w:r>
        <w:rPr>
          <w:rFonts w:hint="eastAsia" w:eastAsiaTheme="minorEastAsia"/>
          <w:lang w:val="en-CA" w:eastAsia="ko-KR"/>
        </w:rPr>
        <w:t>Deblocking</w:t>
      </w:r>
      <w:r>
        <w:rPr>
          <w:lang w:val="en-CA"/>
        </w:rPr>
        <w:t xml:space="preserve"> filter</w:t>
      </w:r>
      <w:bookmarkEnd w:id="243"/>
    </w:p>
    <w:p>
      <w:pPr>
        <w:spacing w:after="120"/>
        <w:jc w:val="both"/>
        <w:rPr>
          <w:rFonts w:eastAsiaTheme="minorEastAsia"/>
          <w:szCs w:val="22"/>
          <w:lang w:val="en-CA" w:eastAsia="ko-KR"/>
        </w:rPr>
      </w:pPr>
      <w:r>
        <w:rPr>
          <w:szCs w:val="22"/>
          <w:lang w:val="en-CA"/>
        </w:rPr>
        <w:t xml:space="preserve">Deblocking filtering process is </w:t>
      </w:r>
      <w:r>
        <w:rPr>
          <w:rFonts w:eastAsiaTheme="minorEastAsia"/>
          <w:szCs w:val="22"/>
          <w:lang w:val="en-CA" w:eastAsia="ko-KR"/>
        </w:rPr>
        <w:t>similar</w:t>
      </w:r>
      <w:r>
        <w:rPr>
          <w:szCs w:val="22"/>
          <w:lang w:val="en-CA"/>
        </w:rPr>
        <w:t xml:space="preserve"> to those in HEVC. </w:t>
      </w:r>
      <w:ins w:id="973" w:author="Jianle Chen" w:date="2020-03-05T11:17:00Z">
        <w:r>
          <w:rPr>
            <w:szCs w:val="22"/>
            <w:lang w:val="en-CA"/>
          </w:rPr>
          <w:t>In VVC, the deblocking filtering process is applied on a CU boundaries</w:t>
        </w:r>
      </w:ins>
      <w:ins w:id="974" w:author="Jianle Chen" w:date="2020-03-05T11:18:00Z">
        <w:r>
          <w:rPr>
            <w:szCs w:val="22"/>
            <w:lang w:val="en-CA"/>
          </w:rPr>
          <w:t xml:space="preserve">, </w:t>
        </w:r>
      </w:ins>
      <w:ins w:id="975" w:author="Jianle Chen" w:date="2020-03-05T11:17:00Z">
        <w:r>
          <w:rPr>
            <w:szCs w:val="22"/>
            <w:lang w:val="en-CA"/>
          </w:rPr>
          <w:t xml:space="preserve">transform subblock boundaries </w:t>
        </w:r>
      </w:ins>
      <w:ins w:id="976" w:author="Jianle Chen" w:date="2020-03-05T11:18:00Z">
        <w:r>
          <w:rPr>
            <w:szCs w:val="22"/>
            <w:lang w:val="en-CA"/>
          </w:rPr>
          <w:t xml:space="preserve">and </w:t>
        </w:r>
      </w:ins>
      <w:ins w:id="977" w:author="Jianle Chen" w:date="2020-03-05T11:17:00Z">
        <w:r>
          <w:rPr>
            <w:szCs w:val="22"/>
            <w:lang w:val="en-CA"/>
          </w:rPr>
          <w:t>prediction subblock boundaries. The prediction subblock boundaries include the prediction unit boundaries introduced by the SbTMVP and affine modes, and the transform subblock boundaries include the transform unit boundaries introduced by SBT and ISP modes, and transforms due to implicit split of large CUs. As done in HEVC, the processing order of the deblocking filter is defined as horizontal filtering for vertical edges for the entire picture first, followed by vertical filtering for horizontal edges. This specific order enables either multiple horizontal filtering or vertical filtering processes to be applied in parallel threads, or can still be implemented on a CTB-by-CTB basis with only a small processing latency.</w:t>
        </w:r>
      </w:ins>
      <w:ins w:id="978" w:author="Jianle Chen" w:date="2020-03-05T11:18:00Z">
        <w:r>
          <w:rPr>
            <w:szCs w:val="22"/>
            <w:lang w:val="en-CA"/>
          </w:rPr>
          <w:t xml:space="preserve"> </w:t>
        </w:r>
      </w:ins>
      <w:del w:id="979" w:author="Jianle Chen" w:date="2020-03-05T11:18:00Z">
        <w:r>
          <w:rPr>
            <w:szCs w:val="22"/>
            <w:lang w:val="en-CA"/>
          </w:rPr>
          <w:delText>However,</w:delText>
        </w:r>
      </w:del>
      <w:ins w:id="980" w:author="Jianle Chen" w:date="2020-03-05T11:18:00Z">
        <w:r>
          <w:rPr>
            <w:szCs w:val="22"/>
            <w:lang w:val="en-CA"/>
          </w:rPr>
          <w:t>Compared to HEVC deblocking,</w:t>
        </w:r>
      </w:ins>
      <w:r>
        <w:rPr>
          <w:szCs w:val="22"/>
          <w:lang w:val="en-CA"/>
        </w:rPr>
        <w:t xml:space="preserve"> </w:t>
      </w:r>
      <w:r>
        <w:rPr>
          <w:rFonts w:hint="eastAsia" w:eastAsiaTheme="minorEastAsia"/>
          <w:szCs w:val="22"/>
          <w:lang w:val="en-CA" w:eastAsia="ko-KR"/>
        </w:rPr>
        <w:t xml:space="preserve">the following modifications are </w:t>
      </w:r>
      <w:del w:id="981" w:author="Jianle Chen" w:date="2020-03-05T11:19:00Z">
        <w:r>
          <w:rPr>
            <w:rFonts w:hint="eastAsia" w:eastAsiaTheme="minorEastAsia"/>
            <w:szCs w:val="22"/>
            <w:lang w:val="en-CA" w:eastAsia="ko-KR"/>
          </w:rPr>
          <w:delText>added</w:delText>
        </w:r>
      </w:del>
      <w:ins w:id="982" w:author="Jianle Chen" w:date="2020-03-05T11:19:00Z">
        <w:r>
          <w:rPr>
            <w:rFonts w:eastAsiaTheme="minorEastAsia"/>
            <w:szCs w:val="22"/>
            <w:lang w:val="en-CA" w:eastAsia="ko-KR"/>
          </w:rPr>
          <w:t>introduced</w:t>
        </w:r>
      </w:ins>
      <w:r>
        <w:rPr>
          <w:rFonts w:hint="eastAsia" w:eastAsiaTheme="minorEastAsia"/>
          <w:szCs w:val="22"/>
          <w:lang w:val="en-CA" w:eastAsia="ko-KR"/>
        </w:rPr>
        <w:t xml:space="preserve">. </w:t>
      </w:r>
    </w:p>
    <w:p>
      <w:pPr>
        <w:pStyle w:val="46"/>
        <w:numPr>
          <w:ilvl w:val="0"/>
          <w:numId w:val="21"/>
        </w:numPr>
        <w:spacing w:before="136" w:after="120"/>
        <w:rPr>
          <w:rFonts w:eastAsiaTheme="minorEastAsia"/>
          <w:sz w:val="22"/>
          <w:szCs w:val="22"/>
          <w:lang w:val="en-CA" w:eastAsia="ko-KR"/>
        </w:rPr>
      </w:pPr>
      <w:r>
        <w:rPr>
          <w:sz w:val="22"/>
          <w:szCs w:val="22"/>
          <w:lang w:val="en-CA" w:eastAsia="ja-JP"/>
        </w:rPr>
        <w:t>The filter strength of the deblocking filter dependent of the averaged luma level of the reconstructed samples.</w:t>
      </w:r>
    </w:p>
    <w:p>
      <w:pPr>
        <w:pStyle w:val="46"/>
        <w:numPr>
          <w:ilvl w:val="0"/>
          <w:numId w:val="21"/>
        </w:numPr>
        <w:spacing w:before="136" w:after="120"/>
        <w:rPr>
          <w:rFonts w:eastAsiaTheme="minorEastAsia"/>
          <w:sz w:val="22"/>
          <w:szCs w:val="22"/>
          <w:lang w:val="en-CA" w:eastAsia="ko-KR"/>
        </w:rPr>
      </w:pPr>
      <w:r>
        <w:rPr>
          <w:rFonts w:hint="eastAsia" w:eastAsiaTheme="minorEastAsia"/>
          <w:sz w:val="22"/>
          <w:szCs w:val="22"/>
          <w:lang w:val="en-CA" w:eastAsia="ko-KR"/>
        </w:rPr>
        <w:t xml:space="preserve">Deblocking tC table </w:t>
      </w:r>
      <w:r>
        <w:rPr>
          <w:rFonts w:eastAsiaTheme="minorEastAsia"/>
          <w:sz w:val="22"/>
          <w:szCs w:val="22"/>
          <w:lang w:val="en-CA" w:eastAsia="ko-KR"/>
        </w:rPr>
        <w:t>extension and adaptation to 10-bit video</w:t>
      </w:r>
    </w:p>
    <w:p>
      <w:pPr>
        <w:pStyle w:val="46"/>
        <w:numPr>
          <w:ilvl w:val="0"/>
          <w:numId w:val="21"/>
        </w:numPr>
        <w:spacing w:before="136" w:after="120"/>
        <w:rPr>
          <w:rFonts w:eastAsiaTheme="minorEastAsia"/>
          <w:sz w:val="22"/>
          <w:szCs w:val="22"/>
          <w:lang w:val="en-CA" w:eastAsia="ko-KR"/>
        </w:rPr>
      </w:pPr>
      <w:r>
        <w:rPr>
          <w:rFonts w:eastAsiaTheme="minorEastAsia"/>
          <w:sz w:val="22"/>
          <w:szCs w:val="22"/>
          <w:lang w:val="en-CA" w:eastAsia="ko-KR"/>
        </w:rPr>
        <w:t>4x4 grid deblocking for luma</w:t>
      </w:r>
    </w:p>
    <w:p>
      <w:pPr>
        <w:pStyle w:val="46"/>
        <w:numPr>
          <w:ilvl w:val="0"/>
          <w:numId w:val="21"/>
        </w:numPr>
        <w:spacing w:before="136" w:after="120"/>
        <w:rPr>
          <w:rFonts w:eastAsiaTheme="minorEastAsia"/>
          <w:sz w:val="22"/>
          <w:szCs w:val="22"/>
          <w:lang w:val="en-CA" w:eastAsia="ko-KR"/>
        </w:rPr>
      </w:pPr>
      <w:r>
        <w:rPr>
          <w:rFonts w:eastAsiaTheme="minorEastAsia"/>
          <w:sz w:val="22"/>
          <w:szCs w:val="22"/>
          <w:lang w:val="en-CA" w:eastAsia="ko-KR"/>
        </w:rPr>
        <w:t>Stronger deblocking filter for luma</w:t>
      </w:r>
    </w:p>
    <w:p>
      <w:pPr>
        <w:pStyle w:val="46"/>
        <w:numPr>
          <w:ilvl w:val="0"/>
          <w:numId w:val="21"/>
        </w:numPr>
        <w:spacing w:before="136" w:after="120"/>
        <w:rPr>
          <w:lang w:val="en-CA" w:eastAsia="ko-KR"/>
        </w:rPr>
      </w:pPr>
      <w:r>
        <w:rPr>
          <w:rFonts w:eastAsiaTheme="minorEastAsia"/>
          <w:sz w:val="22"/>
          <w:szCs w:val="22"/>
          <w:lang w:val="en-CA" w:eastAsia="ko-KR"/>
        </w:rPr>
        <w:t>Stronger deblocking filter for chroma</w:t>
      </w:r>
    </w:p>
    <w:p>
      <w:pPr>
        <w:pStyle w:val="46"/>
        <w:numPr>
          <w:ilvl w:val="0"/>
          <w:numId w:val="21"/>
        </w:numPr>
        <w:spacing w:before="136" w:after="120"/>
        <w:rPr>
          <w:rFonts w:eastAsiaTheme="minorEastAsia"/>
          <w:sz w:val="22"/>
          <w:szCs w:val="22"/>
          <w:lang w:val="en-CA" w:eastAsia="ko-KR"/>
        </w:rPr>
      </w:pPr>
      <w:r>
        <w:rPr>
          <w:rFonts w:eastAsiaTheme="minorEastAsia"/>
          <w:sz w:val="22"/>
          <w:szCs w:val="22"/>
          <w:lang w:val="en-CA" w:eastAsia="ko-KR"/>
        </w:rPr>
        <w:t>Deblocking filter for subblock boundary</w:t>
      </w:r>
    </w:p>
    <w:p>
      <w:pPr>
        <w:pStyle w:val="46"/>
        <w:numPr>
          <w:ilvl w:val="0"/>
          <w:numId w:val="21"/>
        </w:numPr>
        <w:spacing w:before="136" w:after="120"/>
        <w:rPr>
          <w:rFonts w:eastAsiaTheme="minorEastAsia"/>
          <w:sz w:val="22"/>
          <w:szCs w:val="22"/>
          <w:lang w:val="en-CA" w:eastAsia="ko-KR"/>
        </w:rPr>
      </w:pPr>
      <w:r>
        <w:rPr>
          <w:rFonts w:eastAsiaTheme="minorEastAsia"/>
          <w:sz w:val="22"/>
          <w:szCs w:val="22"/>
          <w:lang w:val="en-CA" w:eastAsia="ko-KR"/>
        </w:rPr>
        <w:t>Deblocking decision adapted to smaller difference in motion</w:t>
      </w:r>
    </w:p>
    <w:p>
      <w:pPr>
        <w:pStyle w:val="5"/>
        <w:tabs>
          <w:tab w:val="clear" w:pos="360"/>
          <w:tab w:val="clear" w:pos="720"/>
          <w:tab w:val="clear" w:pos="1080"/>
          <w:tab w:val="clear" w:pos="1440"/>
        </w:tabs>
        <w:overflowPunct/>
        <w:autoSpaceDE/>
        <w:autoSpaceDN/>
        <w:adjustRightInd/>
        <w:spacing w:before="136"/>
        <w:ind w:right="0"/>
        <w:textAlignment w:val="auto"/>
        <w:rPr>
          <w:rFonts w:eastAsiaTheme="minorEastAsia"/>
          <w:szCs w:val="22"/>
          <w:lang w:val="en-CA" w:eastAsia="ko-KR"/>
        </w:rPr>
      </w:pPr>
      <w:ins w:id="983" w:author="Jianle Chen" w:date="2020-03-04T23:32:00Z">
        <w:r>
          <w:rPr/>
          <w:t xml:space="preserve">Luma-adaptive deblocking </w:t>
        </w:r>
      </w:ins>
      <w:del w:id="984" w:author="Jianle Chen" w:date="2020-03-04T23:32:00Z">
        <w:r>
          <w:rPr>
            <w:rFonts w:hint="eastAsia" w:eastAsiaTheme="minorEastAsia"/>
            <w:lang w:val="en-CA" w:eastAsia="ko-KR"/>
          </w:rPr>
          <w:delText xml:space="preserve">Filter </w:delText>
        </w:r>
      </w:del>
      <w:ins w:id="985" w:author="Jianle Chen" w:date="2020-03-04T23:32:00Z">
        <w:r>
          <w:rPr>
            <w:rFonts w:eastAsiaTheme="minorEastAsia"/>
            <w:lang w:val="en-CA" w:eastAsia="ko-KR"/>
          </w:rPr>
          <w:t>f</w:t>
        </w:r>
      </w:ins>
      <w:ins w:id="986" w:author="Jianle Chen" w:date="2020-03-04T23:32:00Z">
        <w:r>
          <w:rPr>
            <w:rFonts w:hint="eastAsia" w:eastAsiaTheme="minorEastAsia"/>
            <w:lang w:val="en-CA" w:eastAsia="ko-KR"/>
          </w:rPr>
          <w:t xml:space="preserve">ilter </w:t>
        </w:r>
      </w:ins>
      <w:r>
        <w:rPr>
          <w:rFonts w:hint="eastAsia" w:eastAsiaTheme="minorEastAsia"/>
          <w:lang w:val="en-CA" w:eastAsia="ko-KR"/>
        </w:rPr>
        <w:t>strength</w:t>
      </w:r>
      <w:del w:id="987" w:author="Jianle Chen" w:date="2020-03-04T23:32:00Z">
        <w:r>
          <w:rPr>
            <w:rFonts w:hint="eastAsia" w:eastAsiaTheme="minorEastAsia"/>
            <w:lang w:val="en-CA" w:eastAsia="ko-KR"/>
          </w:rPr>
          <w:delText xml:space="preserve"> dependent on reconstructed average luma level</w:delText>
        </w:r>
      </w:del>
    </w:p>
    <w:p>
      <w:pPr>
        <w:jc w:val="both"/>
        <w:rPr>
          <w:ins w:id="988" w:author="Jianle Chen" w:date="2020-03-05T11:54:00Z"/>
          <w:rFonts w:eastAsiaTheme="minorEastAsia"/>
          <w:lang w:eastAsia="ko-KR"/>
        </w:rPr>
      </w:pPr>
      <w:ins w:id="989" w:author="Jianle Chen" w:date="2020-03-04T23:30:00Z">
        <w:r>
          <w:rPr/>
          <w:t xml:space="preserve">As done </w:t>
        </w:r>
      </w:ins>
      <w:del w:id="990" w:author="Jianle Chen" w:date="2020-03-04T23:30:00Z">
        <w:r>
          <w:rPr/>
          <w:delText xml:space="preserve">In </w:delText>
        </w:r>
      </w:del>
      <w:ins w:id="991" w:author="Jianle Chen" w:date="2020-03-04T23:30:00Z">
        <w:r>
          <w:rPr/>
          <w:t xml:space="preserve">in </w:t>
        </w:r>
      </w:ins>
      <w:r>
        <w:t>HEVC, the filter strength of the deblocking filter</w:t>
      </w:r>
      <w:ins w:id="992" w:author="Jianle Chen" w:date="2020-03-04T23:31:00Z">
        <w:r>
          <w:rPr/>
          <w:t xml:space="preserve"> in VVC</w:t>
        </w:r>
      </w:ins>
      <w:r>
        <w:t xml:space="preserve"> is controlled by the variables β and t</w:t>
      </w:r>
      <w:r>
        <w:rPr>
          <w:vertAlign w:val="subscript"/>
        </w:rPr>
        <w:t>C</w:t>
      </w:r>
      <w:r>
        <w:t xml:space="preserve"> which are derived from the averaged quantization parameters qP</w:t>
      </w:r>
      <w:r>
        <w:rPr>
          <w:vertAlign w:val="subscript"/>
        </w:rPr>
        <w:t>L</w:t>
      </w:r>
      <w:ins w:id="993" w:author="Jianle Chen" w:date="2020-03-05T12:03:00Z">
        <w:r>
          <w:rPr/>
          <w:t xml:space="preserve"> </w:t>
        </w:r>
      </w:ins>
      <w:ins w:id="994" w:author="Jianle Chen" w:date="2020-03-05T12:02:00Z">
        <w:r>
          <w:rPr/>
          <w:t>of the two adjacent coding blocks</w:t>
        </w:r>
      </w:ins>
      <w:r>
        <w:t>.</w:t>
      </w:r>
      <w:ins w:id="995" w:author="Jianle Chen" w:date="2020-03-05T11:50:00Z">
        <w:r>
          <w:rPr/>
          <w:t xml:space="preserve"> In VVC</w:t>
        </w:r>
      </w:ins>
      <w:ins w:id="996" w:author="Jianle Chen" w:date="2020-03-05T12:03:00Z">
        <w:r>
          <w:rPr/>
          <w:t>,</w:t>
        </w:r>
      </w:ins>
      <w:r>
        <w:t xml:space="preserve"> </w:t>
      </w:r>
      <w:ins w:id="997" w:author="Jianle Chen" w:date="2020-03-05T11:50:00Z">
        <w:r>
          <w:rPr/>
          <w:t>l</w:t>
        </w:r>
      </w:ins>
      <w:ins w:id="998" w:author="Jianle Chen" w:date="2020-03-04T23:31:00Z">
        <w:r>
          <w:rPr/>
          <w:t xml:space="preserve">uma-adaptive deblocking </w:t>
        </w:r>
      </w:ins>
      <w:ins w:id="999" w:author="Jianle Chen" w:date="2020-03-04T23:32:00Z">
        <w:r>
          <w:rPr/>
          <w:t xml:space="preserve">can </w:t>
        </w:r>
      </w:ins>
      <w:ins w:id="1000" w:author="Jianle Chen" w:date="2020-03-04T23:31:00Z">
        <w:r>
          <w:rPr/>
          <w:t>further adjust the filtering strength of deblocking filter based on the averaged luma level of the reconstructed samples</w:t>
        </w:r>
      </w:ins>
      <w:ins w:id="1001" w:author="Jianle Chen" w:date="2020-03-04T23:32:00Z">
        <w:r>
          <w:rPr>
            <w:rFonts w:eastAsiaTheme="minorEastAsia"/>
            <w:lang w:eastAsia="ko-KR"/>
          </w:rPr>
          <w:t xml:space="preserve">. </w:t>
        </w:r>
      </w:ins>
      <w:ins w:id="1002" w:author="Jianle Chen" w:date="2020-03-05T11:57:00Z">
        <w:r>
          <w:rPr>
            <w:rFonts w:eastAsiaTheme="minorEastAsia"/>
            <w:lang w:eastAsia="ko-KR"/>
          </w:rPr>
          <w:t xml:space="preserve">This additional refinement is </w:t>
        </w:r>
      </w:ins>
      <w:ins w:id="1003" w:author="Jianle Chen" w:date="2020-03-05T11:58:00Z">
        <w:r>
          <w:rPr>
            <w:rFonts w:eastAsiaTheme="minorEastAsia"/>
            <w:lang w:eastAsia="ko-KR"/>
          </w:rPr>
          <w:t>used</w:t>
        </w:r>
      </w:ins>
      <w:ins w:id="1004" w:author="Jianle Chen" w:date="2020-03-05T11:57:00Z">
        <w:r>
          <w:rPr>
            <w:rFonts w:eastAsiaTheme="minorEastAsia"/>
            <w:lang w:eastAsia="ko-KR"/>
          </w:rPr>
          <w:t xml:space="preserve"> to </w:t>
        </w:r>
      </w:ins>
      <w:ins w:id="1005" w:author="Jianle Chen" w:date="2020-03-05T11:59:00Z">
        <w:r>
          <w:rPr>
            <w:rFonts w:eastAsiaTheme="minorEastAsia"/>
            <w:lang w:eastAsia="ko-KR"/>
          </w:rPr>
          <w:t xml:space="preserve">compensate the </w:t>
        </w:r>
      </w:ins>
      <w:ins w:id="1006" w:author="Jianle Chen" w:date="2020-03-05T11:59:00Z">
        <w:r>
          <w:rPr/>
          <w:t xml:space="preserve">nonlinear transfer function </w:t>
        </w:r>
      </w:ins>
      <w:ins w:id="1007" w:author="Jianle Chen" w:date="2020-03-05T12:00:00Z">
        <w:r>
          <w:rPr/>
          <w:t>such as</w:t>
        </w:r>
      </w:ins>
      <w:ins w:id="1008" w:author="Jianle Chen" w:date="2020-03-05T11:57:00Z">
        <w:r>
          <w:rPr>
            <w:rFonts w:eastAsiaTheme="minorEastAsia"/>
            <w:lang w:eastAsia="ko-KR"/>
          </w:rPr>
          <w:t xml:space="preserve"> Electro-Optical Transfer Function (EOTF) in the linear light domain</w:t>
        </w:r>
      </w:ins>
      <w:ins w:id="1009" w:author="Jianle Chen" w:date="2020-03-05T12:00:00Z">
        <w:r>
          <w:rPr>
            <w:rFonts w:eastAsiaTheme="minorEastAsia"/>
            <w:lang w:eastAsia="ko-KR"/>
          </w:rPr>
          <w:t>.</w:t>
        </w:r>
      </w:ins>
    </w:p>
    <w:p>
      <w:pPr>
        <w:jc w:val="both"/>
        <w:rPr>
          <w:lang w:eastAsia="ja-JP"/>
        </w:rPr>
      </w:pPr>
      <w:del w:id="1010" w:author="Jianle Chen" w:date="2020-03-04T23:32:00Z">
        <w:r>
          <w:rPr>
            <w:rFonts w:hint="eastAsia" w:eastAsiaTheme="minorEastAsia"/>
            <w:lang w:eastAsia="ko-KR"/>
          </w:rPr>
          <w:delText xml:space="preserve">In </w:delText>
        </w:r>
      </w:del>
      <w:del w:id="1011" w:author="Jianle Chen" w:date="2020-03-04T23:32:00Z">
        <w:r>
          <w:rPr>
            <w:rFonts w:eastAsiaTheme="minorEastAsia"/>
            <w:lang w:eastAsia="ko-KR"/>
          </w:rPr>
          <w:delText>VVC</w:delText>
        </w:r>
      </w:del>
      <w:del w:id="1012" w:author="Jianle Chen" w:date="2020-03-04T23:32:00Z">
        <w:r>
          <w:rPr>
            <w:rFonts w:hint="eastAsia" w:eastAsiaTheme="minorEastAsia"/>
            <w:lang w:eastAsia="ko-KR"/>
          </w:rPr>
          <w:delText xml:space="preserve">, </w:delText>
        </w:r>
      </w:del>
      <w:del w:id="1013" w:author="Jianle Chen" w:date="2020-03-05T12:00:00Z">
        <w:r>
          <w:rPr/>
          <w:delText>d</w:delText>
        </w:r>
      </w:del>
      <w:ins w:id="1014" w:author="Jianle Chen" w:date="2020-03-05T12:00:00Z">
        <w:r>
          <w:rPr/>
          <w:t>In this method, d</w:t>
        </w:r>
      </w:ins>
      <w:r>
        <w:t>eblocking filter controls the strength of the deblocking filter by adding offset to qP</w:t>
      </w:r>
      <w:r>
        <w:rPr>
          <w:vertAlign w:val="subscript"/>
        </w:rPr>
        <w:t>L</w:t>
      </w:r>
      <w:r>
        <w:t xml:space="preserve"> according to the luma level of the reconstructed samples.</w:t>
      </w:r>
      <w:r>
        <w:rPr>
          <w:rFonts w:hint="eastAsia" w:eastAsiaTheme="minorEastAsia"/>
          <w:lang w:eastAsia="ko-KR"/>
        </w:rPr>
        <w:t xml:space="preserve"> </w:t>
      </w:r>
      <w:r>
        <w:rPr>
          <w:lang w:eastAsia="ja-JP"/>
        </w:rPr>
        <w:t>The reconstructed luma level LL is derived as follow:</w:t>
      </w:r>
    </w:p>
    <w:p>
      <w:pPr>
        <w:ind w:firstLine="720"/>
        <w:jc w:val="right"/>
      </w:pPr>
      <w:r>
        <w:t>LL= ( ( p</w:t>
      </w:r>
      <w:r>
        <w:rPr>
          <w:vertAlign w:val="subscript"/>
        </w:rPr>
        <w:t>0,0</w:t>
      </w:r>
      <w:r>
        <w:t xml:space="preserve"> + p</w:t>
      </w:r>
      <w:r>
        <w:rPr>
          <w:vertAlign w:val="subscript"/>
        </w:rPr>
        <w:t>0,3</w:t>
      </w:r>
      <w:r>
        <w:t xml:space="preserve"> + q</w:t>
      </w:r>
      <w:r>
        <w:rPr>
          <w:vertAlign w:val="subscript"/>
        </w:rPr>
        <w:t>0,0</w:t>
      </w:r>
      <w:r>
        <w:t xml:space="preserve"> + q</w:t>
      </w:r>
      <w:r>
        <w:rPr>
          <w:vertAlign w:val="subscript"/>
        </w:rPr>
        <w:t>0,3</w:t>
      </w:r>
      <w:r>
        <w:t xml:space="preserve"> ) &gt;&gt; 2 ) / ( 1 &lt;&lt; bitDepth )</w:t>
      </w:r>
      <w:r>
        <w:rPr>
          <w:szCs w:val="22"/>
          <w:lang w:val="en-CA"/>
        </w:rPr>
        <w:tab/>
      </w:r>
      <w:r>
        <w:rPr>
          <w:szCs w:val="22"/>
          <w:lang w:val="en-CA"/>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70</w:t>
      </w:r>
      <w:r>
        <w:rPr>
          <w:szCs w:val="22"/>
          <w:lang w:val="en-CA"/>
        </w:rPr>
        <w:fldChar w:fldCharType="end"/>
      </w:r>
      <w:r>
        <w:rPr>
          <w:szCs w:val="22"/>
          <w:lang w:val="en-CA"/>
        </w:rPr>
        <w:t>)</w:t>
      </w:r>
    </w:p>
    <w:p>
      <w:pPr>
        <w:rPr>
          <w:lang w:eastAsia="ja-JP"/>
        </w:rPr>
      </w:pPr>
      <w:r>
        <w:t xml:space="preserve">where, </w:t>
      </w:r>
      <w:r>
        <w:rPr>
          <w:lang w:eastAsia="ja-JP"/>
        </w:rPr>
        <w:t>the sample values</w:t>
      </w:r>
      <w:r>
        <w:t xml:space="preserve"> p</w:t>
      </w:r>
      <w:r>
        <w:rPr>
          <w:vertAlign w:val="subscript"/>
          <w:lang w:eastAsia="ja-JP"/>
        </w:rPr>
        <w:t>i,k</w:t>
      </w:r>
      <w:r>
        <w:t xml:space="preserve"> and q</w:t>
      </w:r>
      <w:r>
        <w:rPr>
          <w:vertAlign w:val="subscript"/>
          <w:lang w:eastAsia="ja-JP"/>
        </w:rPr>
        <w:t>i,k</w:t>
      </w:r>
      <w:r>
        <w:t xml:space="preserve"> with i = 0..3 and k = 0 and 3</w:t>
      </w:r>
      <w:r>
        <w:rPr>
          <w:lang w:eastAsia="ja-JP"/>
        </w:rPr>
        <w:t xml:space="preserve"> are derived as </w:t>
      </w:r>
      <w:r>
        <w:rPr>
          <w:szCs w:val="22"/>
          <w:lang w:eastAsia="ja-JP"/>
        </w:rPr>
        <w:t xml:space="preserve">shown in </w:t>
      </w:r>
      <w:r>
        <w:rPr>
          <w:szCs w:val="22"/>
          <w:lang w:eastAsia="ja-JP"/>
        </w:rPr>
        <w:fldChar w:fldCharType="begin"/>
      </w:r>
      <w:r>
        <w:rPr>
          <w:szCs w:val="22"/>
          <w:lang w:eastAsia="ja-JP"/>
        </w:rPr>
        <w:instrText xml:space="preserve"> REF _Ref1161797 \h  \* MERGEFORMAT </w:instrText>
      </w:r>
      <w:r>
        <w:rPr>
          <w:szCs w:val="22"/>
          <w:lang w:eastAsia="ja-JP"/>
        </w:rPr>
        <w:fldChar w:fldCharType="separate"/>
      </w:r>
      <w:r>
        <w:rPr>
          <w:szCs w:val="22"/>
          <w:lang w:val="en-GB"/>
        </w:rPr>
        <w:t>Figure 53</w:t>
      </w:r>
      <w:r>
        <w:rPr>
          <w:szCs w:val="22"/>
          <w:lang w:eastAsia="ja-JP"/>
        </w:rPr>
        <w:fldChar w:fldCharType="end"/>
      </w:r>
      <w:r>
        <w:rPr>
          <w:lang w:eastAsia="ja-JP"/>
        </w:rPr>
        <w:t>.</w:t>
      </w:r>
    </w:p>
    <w:p/>
    <w:p>
      <w:pPr>
        <w:ind w:firstLine="720"/>
        <w:jc w:val="center"/>
      </w:pPr>
      <w:r>
        <w:rPr>
          <w:lang w:eastAsia="zh-CN"/>
        </w:rPr>
        <w:drawing>
          <wp:inline distT="0" distB="0" distL="0" distR="0">
            <wp:extent cx="3651250" cy="3115310"/>
            <wp:effectExtent l="0" t="0" r="6350" b="8890"/>
            <wp:docPr id="49"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651325" cy="3115578"/>
                    </a:xfrm>
                    <a:prstGeom prst="rect">
                      <a:avLst/>
                    </a:prstGeom>
                    <a:noFill/>
                    <a:ln>
                      <a:noFill/>
                    </a:ln>
                  </pic:spPr>
                </pic:pic>
              </a:graphicData>
            </a:graphic>
          </wp:inline>
        </w:drawing>
      </w:r>
    </w:p>
    <w:p>
      <w:pPr>
        <w:ind w:firstLine="720"/>
        <w:jc w:val="center"/>
        <w:rPr>
          <w:b/>
          <w:vertAlign w:val="subscript"/>
          <w:lang w:eastAsia="ja-JP"/>
        </w:rPr>
      </w:pPr>
      <w:bookmarkStart w:id="244" w:name="_Ref1161797"/>
      <w:r>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Pr>
          <w:b/>
          <w:sz w:val="20"/>
          <w:lang w:val="en-GB"/>
        </w:rPr>
        <w:t>53</w:t>
      </w:r>
      <w:r>
        <w:rPr>
          <w:b/>
          <w:sz w:val="20"/>
          <w:lang w:val="en-GB"/>
        </w:rPr>
        <w:fldChar w:fldCharType="end"/>
      </w:r>
      <w:bookmarkEnd w:id="244"/>
      <w:r>
        <w:rPr>
          <w:b/>
          <w:sz w:val="20"/>
        </w:rPr>
        <w:t xml:space="preserve"> –</w:t>
      </w:r>
      <w:r>
        <w:rPr>
          <w:b/>
          <w:sz w:val="20"/>
          <w:lang w:val="en-CA"/>
        </w:rPr>
        <w:t xml:space="preserve"> </w:t>
      </w:r>
      <w:r>
        <w:rPr>
          <w:b/>
          <w:sz w:val="20"/>
        </w:rPr>
        <w:t>Sample position of p</w:t>
      </w:r>
      <w:r>
        <w:rPr>
          <w:b/>
          <w:sz w:val="20"/>
          <w:vertAlign w:val="subscript"/>
          <w:lang w:eastAsia="ja-JP"/>
        </w:rPr>
        <w:t>i,k</w:t>
      </w:r>
      <w:r>
        <w:rPr>
          <w:b/>
          <w:sz w:val="20"/>
        </w:rPr>
        <w:t xml:space="preserve"> and q</w:t>
      </w:r>
      <w:r>
        <w:rPr>
          <w:b/>
          <w:sz w:val="20"/>
          <w:vertAlign w:val="subscript"/>
          <w:lang w:eastAsia="ja-JP"/>
        </w:rPr>
        <w:t>i,k</w:t>
      </w:r>
    </w:p>
    <w:p>
      <w:pPr>
        <w:ind w:firstLine="720"/>
        <w:jc w:val="center"/>
        <w:rPr>
          <w:b/>
        </w:rPr>
      </w:pPr>
    </w:p>
    <w:p>
      <w:pPr>
        <w:rPr>
          <w:lang w:eastAsia="ja-JP"/>
        </w:rPr>
      </w:pPr>
      <w:r>
        <w:rPr>
          <w:lang w:eastAsia="ja-JP"/>
        </w:rPr>
        <w:t>The variable qP</w:t>
      </w:r>
      <w:r>
        <w:rPr>
          <w:vertAlign w:val="subscript"/>
          <w:lang w:eastAsia="ja-JP"/>
        </w:rPr>
        <w:t>L</w:t>
      </w:r>
      <w:r>
        <w:rPr>
          <w:lang w:eastAsia="ja-JP"/>
        </w:rPr>
        <w:t xml:space="preserve"> is derived as follows:</w:t>
      </w:r>
    </w:p>
    <w:p>
      <w:pPr>
        <w:ind w:firstLine="720"/>
        <w:jc w:val="right"/>
      </w:pPr>
      <w:r>
        <w:rPr>
          <w:lang w:eastAsia="ja-JP"/>
        </w:rPr>
        <w:t>qP</w:t>
      </w:r>
      <w:r>
        <w:rPr>
          <w:vertAlign w:val="subscript"/>
          <w:lang w:eastAsia="ja-JP"/>
        </w:rPr>
        <w:t>L</w:t>
      </w:r>
      <w:r>
        <w:rPr>
          <w:lang w:eastAsia="ja-JP"/>
        </w:rPr>
        <w:t xml:space="preserve"> = ( ( Qp</w:t>
      </w:r>
      <w:r>
        <w:rPr>
          <w:vertAlign w:val="subscript"/>
          <w:lang w:eastAsia="ja-JP"/>
        </w:rPr>
        <w:t>Q</w:t>
      </w:r>
      <w:r>
        <w:rPr>
          <w:lang w:eastAsia="ja-JP"/>
        </w:rPr>
        <w:t xml:space="preserve"> + Qp</w:t>
      </w:r>
      <w:r>
        <w:rPr>
          <w:vertAlign w:val="subscript"/>
          <w:lang w:eastAsia="ja-JP"/>
        </w:rPr>
        <w:t>P</w:t>
      </w:r>
      <w:r>
        <w:rPr>
          <w:lang w:eastAsia="ja-JP"/>
        </w:rPr>
        <w:t xml:space="preserve"> +1 ) &gt;&gt; 1 ) + qpOffset</w:t>
      </w:r>
      <w:r>
        <w:rPr>
          <w:szCs w:val="22"/>
          <w:lang w:val="en-CA"/>
        </w:rPr>
        <w:tab/>
      </w:r>
      <w:r>
        <w:rPr>
          <w:szCs w:val="22"/>
          <w:lang w:val="en-CA"/>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71</w:t>
      </w:r>
      <w:r>
        <w:rPr>
          <w:szCs w:val="22"/>
          <w:lang w:val="en-CA"/>
        </w:rPr>
        <w:fldChar w:fldCharType="end"/>
      </w:r>
      <w:r>
        <w:rPr>
          <w:szCs w:val="22"/>
          <w:lang w:val="en-CA"/>
        </w:rPr>
        <w:t>)</w:t>
      </w:r>
    </w:p>
    <w:p>
      <w:pPr>
        <w:jc w:val="both"/>
        <w:rPr>
          <w:szCs w:val="22"/>
          <w:lang w:val="en-CA"/>
        </w:rPr>
      </w:pPr>
      <w:r>
        <w:rPr>
          <w:lang w:eastAsia="ja-JP"/>
        </w:rPr>
        <w:t xml:space="preserve">where </w:t>
      </w:r>
      <w:r>
        <w:t>Qp</w:t>
      </w:r>
      <w:r>
        <w:rPr>
          <w:vertAlign w:val="subscript"/>
        </w:rPr>
        <w:t>Q</w:t>
      </w:r>
      <w:r>
        <w:t xml:space="preserve"> and Qp</w:t>
      </w:r>
      <w:r>
        <w:rPr>
          <w:vertAlign w:val="subscript"/>
        </w:rPr>
        <w:t>P</w:t>
      </w:r>
      <w:r>
        <w:t xml:space="preserve"> denote the quantization parameters of the coding units containing the sample q</w:t>
      </w:r>
      <w:r>
        <w:rPr>
          <w:vertAlign w:val="subscript"/>
        </w:rPr>
        <w:t>0,0</w:t>
      </w:r>
      <w:r>
        <w:t xml:space="preserve"> and p</w:t>
      </w:r>
      <w:r>
        <w:rPr>
          <w:vertAlign w:val="subscript"/>
        </w:rPr>
        <w:t>0,0</w:t>
      </w:r>
      <w:r>
        <w:t>, respectively.</w:t>
      </w:r>
      <w:r>
        <w:rPr>
          <w:lang w:eastAsia="ja-JP"/>
        </w:rPr>
        <w:t xml:space="preserve"> The offset qpOffset </w:t>
      </w:r>
      <w:ins w:id="1015" w:author="Jianle Chen" w:date="2020-03-05T12:04:00Z">
        <w:r>
          <w:rPr>
            <w:lang w:eastAsia="ja-JP"/>
          </w:rPr>
          <w:t>is</w:t>
        </w:r>
      </w:ins>
      <w:ins w:id="1016" w:author="Jianle Chen" w:date="2020-03-05T12:03:00Z">
        <w:r>
          <w:rPr>
            <w:lang w:eastAsia="ja-JP"/>
          </w:rPr>
          <w:t xml:space="preserve"> </w:t>
        </w:r>
      </w:ins>
      <w:r>
        <w:rPr>
          <w:rFonts w:hint="eastAsia" w:eastAsiaTheme="minorEastAsia"/>
          <w:lang w:eastAsia="ko-KR"/>
        </w:rPr>
        <w:t>dependent on</w:t>
      </w:r>
      <w:r>
        <w:rPr>
          <w:lang w:eastAsia="ja-JP"/>
        </w:rPr>
        <w:t xml:space="preserve"> transfer </w:t>
      </w:r>
      <w:r>
        <w:rPr>
          <w:rFonts w:hint="eastAsia" w:eastAsiaTheme="minorEastAsia"/>
          <w:lang w:eastAsia="ko-KR"/>
        </w:rPr>
        <w:t>function</w:t>
      </w:r>
      <w:ins w:id="1017" w:author="Jianle Chen" w:date="2020-03-05T12:04:00Z">
        <w:r>
          <w:rPr>
            <w:rFonts w:eastAsiaTheme="minorEastAsia"/>
            <w:lang w:eastAsia="ko-KR"/>
          </w:rPr>
          <w:t xml:space="preserve"> and the </w:t>
        </w:r>
      </w:ins>
      <w:ins w:id="1018" w:author="Jianle Chen" w:date="2020-03-05T12:04:00Z">
        <w:r>
          <w:rPr>
            <w:lang w:eastAsia="ja-JP"/>
          </w:rPr>
          <w:t>reconstructed luma level LL</w:t>
        </w:r>
      </w:ins>
      <w:del w:id="1019" w:author="Jianle Chen" w:date="2020-03-05T12:04:00Z">
        <w:r>
          <w:rPr>
            <w:rFonts w:hint="eastAsia" w:eastAsiaTheme="minorEastAsia"/>
            <w:lang w:eastAsia="ko-KR"/>
          </w:rPr>
          <w:delText xml:space="preserve">, </w:delText>
        </w:r>
      </w:del>
      <w:ins w:id="1020" w:author="Jianle Chen" w:date="2020-03-05T12:04:00Z">
        <w:r>
          <w:rPr>
            <w:rFonts w:eastAsiaTheme="minorEastAsia"/>
            <w:lang w:eastAsia="ko-KR"/>
          </w:rPr>
          <w:t>.</w:t>
        </w:r>
      </w:ins>
      <w:ins w:id="1021" w:author="Jianle Chen" w:date="2020-03-05T12:04:00Z">
        <w:r>
          <w:rPr>
            <w:rFonts w:hint="eastAsia" w:eastAsiaTheme="minorEastAsia"/>
            <w:lang w:eastAsia="ko-KR"/>
          </w:rPr>
          <w:t xml:space="preserve"> </w:t>
        </w:r>
      </w:ins>
      <w:ins w:id="1022" w:author="Jianle Chen" w:date="2020-03-05T12:04:00Z">
        <w:r>
          <w:rPr>
            <w:rFonts w:eastAsiaTheme="minorEastAsia"/>
            <w:lang w:eastAsia="ko-KR"/>
          </w:rPr>
          <w:t xml:space="preserve">The mapping function of </w:t>
        </w:r>
      </w:ins>
      <w:ins w:id="1023" w:author="Jianle Chen" w:date="2020-03-05T12:05:00Z">
        <w:r>
          <w:rPr>
            <w:lang w:eastAsia="ja-JP"/>
          </w:rPr>
          <w:t>qpOffset</w:t>
        </w:r>
      </w:ins>
      <w:ins w:id="1024" w:author="Jianle Chen" w:date="2020-03-05T12:05:00Z">
        <w:r>
          <w:rPr>
            <w:rFonts w:hint="eastAsia" w:eastAsiaTheme="minorEastAsia"/>
            <w:lang w:eastAsia="ko-KR"/>
          </w:rPr>
          <w:t xml:space="preserve"> </w:t>
        </w:r>
      </w:ins>
      <w:ins w:id="1025" w:author="Jianle Chen" w:date="2020-03-05T12:05:00Z">
        <w:r>
          <w:rPr>
            <w:rFonts w:eastAsiaTheme="minorEastAsia"/>
            <w:lang w:eastAsia="ko-KR"/>
          </w:rPr>
          <w:t xml:space="preserve">and the luma level </w:t>
        </w:r>
      </w:ins>
      <w:del w:id="1026" w:author="Jianle Chen" w:date="2020-03-05T12:05:00Z">
        <w:r>
          <w:rPr>
            <w:rFonts w:hint="eastAsia" w:eastAsiaTheme="minorEastAsia"/>
            <w:lang w:eastAsia="ko-KR"/>
          </w:rPr>
          <w:delText xml:space="preserve">the values </w:delText>
        </w:r>
      </w:del>
      <w:r>
        <w:rPr>
          <w:rFonts w:hint="eastAsia" w:eastAsiaTheme="minorEastAsia"/>
          <w:lang w:eastAsia="ko-KR"/>
        </w:rPr>
        <w:t xml:space="preserve">are </w:t>
      </w:r>
      <w:r>
        <w:rPr>
          <w:rFonts w:eastAsiaTheme="minorEastAsia"/>
          <w:lang w:eastAsia="ko-KR"/>
        </w:rPr>
        <w:t>signalled</w:t>
      </w:r>
      <w:r>
        <w:rPr>
          <w:rFonts w:hint="eastAsia" w:eastAsiaTheme="minorEastAsia"/>
          <w:lang w:eastAsia="ko-KR"/>
        </w:rPr>
        <w:t xml:space="preserve"> in the SPS</w:t>
      </w:r>
      <w:del w:id="1027" w:author="Jianle Chen" w:date="2020-03-05T12:05:00Z">
        <w:r>
          <w:rPr>
            <w:rFonts w:hint="eastAsia" w:eastAsiaTheme="minorEastAsia"/>
            <w:lang w:eastAsia="ko-KR"/>
          </w:rPr>
          <w:delText>.</w:delText>
        </w:r>
      </w:del>
      <w:ins w:id="1028" w:author="Jianle Chen" w:date="2020-03-05T12:05:00Z">
        <w:r>
          <w:rPr>
            <w:rFonts w:eastAsiaTheme="minorEastAsia"/>
            <w:lang w:eastAsia="ko-KR"/>
          </w:rPr>
          <w:t xml:space="preserve"> and</w:t>
        </w:r>
      </w:ins>
      <w:ins w:id="1029" w:author="Jianle Chen" w:date="2020-03-04T23:27:00Z">
        <w:r>
          <w:rPr>
            <w:lang w:eastAsia="ja-JP"/>
          </w:rPr>
          <w:t xml:space="preserve"> should be derived according to the transfer characteristics of the contents since the </w:t>
        </w:r>
      </w:ins>
      <w:ins w:id="1030" w:author="Jianle Chen" w:date="2020-03-05T12:06:00Z">
        <w:r>
          <w:rPr/>
          <w:t xml:space="preserve">transfer functions </w:t>
        </w:r>
      </w:ins>
      <w:ins w:id="1031" w:author="Jianle Chen" w:date="2020-03-04T23:27:00Z">
        <w:r>
          <w:rPr>
            <w:lang w:eastAsia="ja-JP"/>
          </w:rPr>
          <w:t>vary among video formats.</w:t>
        </w:r>
      </w:ins>
      <w:del w:id="1032" w:author="Jianle Chen" w:date="2020-03-04T22:37:00Z">
        <w:r>
          <w:rPr>
            <w:rFonts w:hint="eastAsia" w:eastAsiaTheme="minorEastAsia"/>
            <w:lang w:eastAsia="ko-KR"/>
          </w:rPr>
          <w:delText xml:space="preserve"> </w:delText>
        </w:r>
      </w:del>
      <w:del w:id="1033" w:author="Jianle Chen" w:date="2020-03-04T22:37:00Z">
        <w:r>
          <w:rPr>
            <w:lang w:eastAsia="ja-JP"/>
          </w:rPr>
          <w:delText xml:space="preserve"> </w:delText>
        </w:r>
      </w:del>
    </w:p>
    <w:p>
      <w:pPr>
        <w:pStyle w:val="5"/>
        <w:tabs>
          <w:tab w:val="clear" w:pos="360"/>
          <w:tab w:val="clear" w:pos="720"/>
          <w:tab w:val="clear" w:pos="1080"/>
          <w:tab w:val="clear" w:pos="1440"/>
        </w:tabs>
        <w:overflowPunct/>
        <w:autoSpaceDE/>
        <w:autoSpaceDN/>
        <w:adjustRightInd/>
        <w:spacing w:before="136"/>
        <w:ind w:right="0"/>
        <w:textAlignment w:val="auto"/>
        <w:rPr>
          <w:lang w:val="en-CA"/>
        </w:rPr>
      </w:pPr>
      <w:r>
        <w:rPr>
          <w:rFonts w:hint="eastAsia" w:eastAsiaTheme="minorEastAsia"/>
          <w:szCs w:val="22"/>
          <w:lang w:val="en-CA" w:eastAsia="ko-KR"/>
        </w:rPr>
        <w:t xml:space="preserve">Deblocking tC table </w:t>
      </w:r>
      <w:r>
        <w:rPr>
          <w:rFonts w:eastAsiaTheme="minorEastAsia"/>
          <w:szCs w:val="22"/>
          <w:lang w:val="en-CA" w:eastAsia="ko-KR"/>
        </w:rPr>
        <w:t xml:space="preserve">extension and </w:t>
      </w:r>
      <w:r>
        <w:rPr>
          <w:rFonts w:eastAsiaTheme="minorEastAsia"/>
          <w:sz w:val="22"/>
          <w:szCs w:val="22"/>
          <w:lang w:val="en-CA" w:eastAsia="ko-KR"/>
        </w:rPr>
        <w:t>adaptation to 10-bit video</w:t>
      </w:r>
    </w:p>
    <w:p>
      <w:pPr>
        <w:jc w:val="both"/>
      </w:pPr>
      <w:r>
        <w:rPr>
          <w:rFonts w:eastAsiaTheme="minorEastAsia"/>
          <w:szCs w:val="22"/>
          <w:lang w:val="en-CA" w:eastAsia="ko-KR"/>
        </w:rPr>
        <w:t xml:space="preserve">In VVC, Maximum QP was </w:t>
      </w:r>
      <w:r>
        <w:rPr>
          <w:rFonts w:hint="eastAsia" w:eastAsiaTheme="minorEastAsia"/>
          <w:szCs w:val="22"/>
          <w:lang w:val="en-CA" w:eastAsia="ko-KR"/>
        </w:rPr>
        <w:t>changed</w:t>
      </w:r>
      <w:r>
        <w:rPr>
          <w:rFonts w:eastAsiaTheme="minorEastAsia"/>
          <w:szCs w:val="22"/>
          <w:lang w:val="en-CA" w:eastAsia="ko-KR"/>
        </w:rPr>
        <w:t xml:space="preserve"> from 51 to 6</w:t>
      </w:r>
      <w:r>
        <w:rPr>
          <w:rFonts w:hint="eastAsia" w:eastAsiaTheme="minorEastAsia"/>
          <w:szCs w:val="22"/>
          <w:lang w:val="en-CA" w:eastAsia="ko-KR"/>
        </w:rPr>
        <w:t>3, and it</w:t>
      </w:r>
      <w:r>
        <w:rPr>
          <w:szCs w:val="22"/>
          <w:lang w:val="en-CA"/>
        </w:rPr>
        <w:t xml:space="preserve"> </w:t>
      </w:r>
      <w:r>
        <w:rPr>
          <w:rFonts w:hint="eastAsia" w:eastAsiaTheme="minorEastAsia"/>
          <w:szCs w:val="22"/>
          <w:lang w:val="en-CA" w:eastAsia="ko-KR"/>
        </w:rPr>
        <w:t>is desired</w:t>
      </w:r>
      <w:r>
        <w:rPr>
          <w:szCs w:val="22"/>
          <w:lang w:val="en-CA"/>
        </w:rPr>
        <w:t xml:space="preserve"> </w:t>
      </w:r>
      <w:r>
        <w:rPr>
          <w:rFonts w:hint="eastAsia" w:eastAsiaTheme="minorEastAsia"/>
          <w:szCs w:val="22"/>
          <w:lang w:val="en-CA" w:eastAsia="ko-KR"/>
        </w:rPr>
        <w:t>to reflect corresponding change to</w:t>
      </w:r>
      <w:r>
        <w:rPr>
          <w:szCs w:val="22"/>
          <w:lang w:val="en-CA"/>
        </w:rPr>
        <w:t xml:space="preserve"> deblocking table</w:t>
      </w:r>
      <w:r>
        <w:rPr>
          <w:rFonts w:hint="eastAsia" w:eastAsiaTheme="minorEastAsia"/>
          <w:szCs w:val="22"/>
          <w:lang w:val="en-CA" w:eastAsia="ko-KR"/>
        </w:rPr>
        <w:t xml:space="preserve">, </w:t>
      </w:r>
      <w:r>
        <w:rPr>
          <w:szCs w:val="22"/>
          <w:lang w:val="en-CA"/>
        </w:rPr>
        <w:t xml:space="preserve">which derive values of deblocking parameters </w:t>
      </w:r>
      <w:r>
        <w:t>tC</w:t>
      </w:r>
      <w:r>
        <w:rPr>
          <w:rFonts w:hint="eastAsia" w:eastAsiaTheme="minorEastAsia"/>
          <w:lang w:eastAsia="ko-KR"/>
        </w:rPr>
        <w:t xml:space="preserve"> based on the block QP</w:t>
      </w:r>
      <w:r>
        <w:rPr>
          <w:rFonts w:eastAsiaTheme="minorEastAsia"/>
          <w:lang w:eastAsia="ko-KR"/>
        </w:rPr>
        <w:t>. The table was also adapted to 10-bit video instead of 8-bit video as was the case for HEVC.</w:t>
      </w:r>
      <w:r>
        <w:t xml:space="preserve"> </w:t>
      </w:r>
      <w:r>
        <w:rPr>
          <w:rFonts w:hint="eastAsia" w:eastAsiaTheme="minorEastAsia"/>
          <w:szCs w:val="22"/>
          <w:lang w:val="en-CA" w:eastAsia="ko-KR"/>
        </w:rPr>
        <w:t>T</w:t>
      </w:r>
      <w:r>
        <w:rPr>
          <w:rFonts w:eastAsiaTheme="minorEastAsia"/>
          <w:szCs w:val="22"/>
          <w:lang w:val="en-CA" w:eastAsia="ko-KR"/>
        </w:rPr>
        <w:t>h</w:t>
      </w:r>
      <w:r>
        <w:rPr>
          <w:rFonts w:hint="eastAsia" w:eastAsiaTheme="minorEastAsia"/>
          <w:szCs w:val="22"/>
          <w:lang w:val="en-CA" w:eastAsia="ko-KR"/>
        </w:rPr>
        <w:t xml:space="preserve">e following is updated </w:t>
      </w:r>
      <w:r>
        <w:t xml:space="preserve">tC table </w:t>
      </w:r>
      <w:r>
        <w:rPr>
          <w:rFonts w:hint="eastAsia" w:eastAsiaTheme="minorEastAsia"/>
          <w:lang w:eastAsia="ko-KR"/>
        </w:rPr>
        <w:t xml:space="preserve">to </w:t>
      </w:r>
      <w:r>
        <w:rPr>
          <w:rFonts w:eastAsiaTheme="minorEastAsia"/>
          <w:lang w:eastAsia="ko-KR"/>
        </w:rPr>
        <w:t>accommodate</w:t>
      </w:r>
      <w:r>
        <w:rPr>
          <w:rFonts w:hint="eastAsia" w:eastAsiaTheme="minorEastAsia"/>
          <w:lang w:eastAsia="ko-KR"/>
        </w:rPr>
        <w:t xml:space="preserve"> the extension of the QP range</w:t>
      </w:r>
      <w:r>
        <w:rPr>
          <w:rFonts w:eastAsiaTheme="minorEastAsia"/>
          <w:lang w:eastAsia="ko-KR"/>
        </w:rPr>
        <w:t xml:space="preserve"> and 10-bit video</w:t>
      </w:r>
      <w:r>
        <w:rPr>
          <w:rFonts w:hint="eastAsia" w:eastAsiaTheme="minorEastAsia"/>
          <w:lang w:eastAsia="ko-KR"/>
        </w:rPr>
        <w:t>.</w:t>
      </w:r>
    </w:p>
    <w:p>
      <w:pPr>
        <w:ind w:left="360"/>
        <w:rPr>
          <w:rFonts w:eastAsiaTheme="minorEastAsia"/>
          <w:lang w:eastAsia="ko-KR"/>
        </w:rPr>
      </w:pPr>
      <w:r>
        <w:t>tC = [ 0</w:t>
      </w:r>
      <w:r>
        <w:rPr>
          <w:rFonts w:hint="eastAsia" w:eastAsiaTheme="minorEastAsia"/>
          <w:lang w:eastAsia="ko-KR"/>
        </w:rPr>
        <w:t>,</w:t>
      </w:r>
      <w:r>
        <w:t xml:space="preserve"> 0</w:t>
      </w:r>
      <w:r>
        <w:rPr>
          <w:rFonts w:hint="eastAsia" w:eastAsiaTheme="minorEastAsia"/>
          <w:lang w:eastAsia="ko-KR"/>
        </w:rPr>
        <w:t>,</w:t>
      </w:r>
      <w:r>
        <w:t xml:space="preserve"> 0</w:t>
      </w:r>
      <w:r>
        <w:rPr>
          <w:rFonts w:hint="eastAsia" w:eastAsiaTheme="minorEastAsia"/>
          <w:lang w:eastAsia="ko-KR"/>
        </w:rPr>
        <w:t>,</w:t>
      </w:r>
      <w:r>
        <w:t xml:space="preserve"> 0</w:t>
      </w:r>
      <w:r>
        <w:rPr>
          <w:rFonts w:hint="eastAsia" w:eastAsiaTheme="minorEastAsia"/>
          <w:lang w:eastAsia="ko-KR"/>
        </w:rPr>
        <w:t>,</w:t>
      </w:r>
      <w:r>
        <w:t xml:space="preserve"> 0</w:t>
      </w:r>
      <w:r>
        <w:rPr>
          <w:rFonts w:hint="eastAsia" w:eastAsiaTheme="minorEastAsia"/>
          <w:lang w:eastAsia="ko-KR"/>
        </w:rPr>
        <w:t>,</w:t>
      </w:r>
      <w:r>
        <w:t xml:space="preserve"> 0</w:t>
      </w:r>
      <w:r>
        <w:rPr>
          <w:rFonts w:hint="eastAsia" w:eastAsiaTheme="minorEastAsia"/>
          <w:lang w:eastAsia="ko-KR"/>
        </w:rPr>
        <w:t>,</w:t>
      </w:r>
      <w:r>
        <w:t xml:space="preserve"> 0</w:t>
      </w:r>
      <w:r>
        <w:rPr>
          <w:rFonts w:hint="eastAsia" w:eastAsiaTheme="minorEastAsia"/>
          <w:lang w:eastAsia="ko-KR"/>
        </w:rPr>
        <w:t>,</w:t>
      </w:r>
      <w:r>
        <w:t xml:space="preserve"> 0</w:t>
      </w:r>
      <w:r>
        <w:rPr>
          <w:rFonts w:hint="eastAsia" w:eastAsiaTheme="minorEastAsia"/>
          <w:lang w:eastAsia="ko-KR"/>
        </w:rPr>
        <w:t>,</w:t>
      </w:r>
      <w:r>
        <w:t xml:space="preserve"> 0</w:t>
      </w:r>
      <w:r>
        <w:rPr>
          <w:rFonts w:hint="eastAsia" w:eastAsiaTheme="minorEastAsia"/>
          <w:lang w:eastAsia="ko-KR"/>
        </w:rPr>
        <w:t>,</w:t>
      </w:r>
      <w:r>
        <w:t xml:space="preserve"> 0</w:t>
      </w:r>
      <w:r>
        <w:rPr>
          <w:rFonts w:hint="eastAsia" w:eastAsiaTheme="minorEastAsia"/>
          <w:lang w:eastAsia="ko-KR"/>
        </w:rPr>
        <w:t>,</w:t>
      </w:r>
      <w:r>
        <w:t xml:space="preserve"> 0</w:t>
      </w:r>
      <w:r>
        <w:rPr>
          <w:rFonts w:hint="eastAsia" w:eastAsiaTheme="minorEastAsia"/>
          <w:lang w:eastAsia="ko-KR"/>
        </w:rPr>
        <w:t>,</w:t>
      </w:r>
      <w:r>
        <w:t xml:space="preserve"> 0</w:t>
      </w:r>
      <w:r>
        <w:rPr>
          <w:rFonts w:hint="eastAsia" w:eastAsiaTheme="minorEastAsia"/>
          <w:lang w:eastAsia="ko-KR"/>
        </w:rPr>
        <w:t>,</w:t>
      </w:r>
      <w:r>
        <w:t xml:space="preserve"> 0</w:t>
      </w:r>
      <w:r>
        <w:rPr>
          <w:rFonts w:hint="eastAsia" w:eastAsiaTheme="minorEastAsia"/>
          <w:lang w:eastAsia="ko-KR"/>
        </w:rPr>
        <w:t>,</w:t>
      </w:r>
      <w:r>
        <w:t xml:space="preserve"> 0</w:t>
      </w:r>
      <w:r>
        <w:rPr>
          <w:rFonts w:hint="eastAsia" w:eastAsiaTheme="minorEastAsia"/>
          <w:lang w:eastAsia="ko-KR"/>
        </w:rPr>
        <w:t>,</w:t>
      </w:r>
      <w:r>
        <w:t xml:space="preserve"> 0</w:t>
      </w:r>
      <w:r>
        <w:rPr>
          <w:rFonts w:hint="eastAsia" w:eastAsiaTheme="minorEastAsia"/>
          <w:lang w:eastAsia="ko-KR"/>
        </w:rPr>
        <w:t>,</w:t>
      </w:r>
      <w:r>
        <w:t xml:space="preserve"> 0</w:t>
      </w:r>
      <w:r>
        <w:rPr>
          <w:rFonts w:hint="eastAsia" w:eastAsiaTheme="minorEastAsia"/>
          <w:lang w:eastAsia="ko-KR"/>
        </w:rPr>
        <w:t>,</w:t>
      </w:r>
      <w:r>
        <w:t xml:space="preserve"> 0</w:t>
      </w:r>
      <w:r>
        <w:rPr>
          <w:rFonts w:hint="eastAsia" w:eastAsiaTheme="minorEastAsia"/>
          <w:lang w:eastAsia="ko-KR"/>
        </w:rPr>
        <w:t>,</w:t>
      </w:r>
      <w:r>
        <w:t xml:space="preserve"> 0</w:t>
      </w:r>
      <w:r>
        <w:rPr>
          <w:rFonts w:hint="eastAsia" w:eastAsiaTheme="minorEastAsia"/>
          <w:lang w:eastAsia="ko-KR"/>
        </w:rPr>
        <w:t>,</w:t>
      </w:r>
      <w:r>
        <w:t xml:space="preserve"> 3,4,4,4,4,5,5,5,5,7,7,8,9,10,10,11,13,14,15,17,19,21,24,25,29,33,36,41,45,51,57,64,71,80,89,100,112,125,141,157,177,198,222,250,280,314,352,395]</w:t>
      </w:r>
    </w:p>
    <w:p>
      <w:pPr>
        <w:pStyle w:val="5"/>
        <w:spacing w:before="136"/>
        <w:rPr>
          <w:lang w:val="en-CA"/>
        </w:rPr>
      </w:pPr>
      <w:r>
        <w:rPr>
          <w:lang w:val="en-CA"/>
        </w:rPr>
        <w:t>4x4 deblocking grid for luma</w:t>
      </w:r>
    </w:p>
    <w:p>
      <w:pPr>
        <w:jc w:val="both"/>
        <w:rPr>
          <w:lang w:val="en-CA"/>
        </w:rPr>
      </w:pPr>
      <w:r>
        <w:rPr>
          <w:rFonts w:eastAsiaTheme="minorEastAsia"/>
          <w:szCs w:val="22"/>
          <w:lang w:val="en-CA" w:eastAsia="ko-KR"/>
        </w:rPr>
        <w:t>HEVC</w:t>
      </w:r>
      <w:r>
        <w:rPr>
          <w:lang w:val="en-CA"/>
        </w:rPr>
        <w:t xml:space="preserve"> uses an 8x8 deblocking grid for both luma and chroma. In VVC, deblocking on a 4x4 grid for luma boundaries was introduced to handle blocking artifacts from rectangular transform shapes. Parallel friendly luma deblocking on a 4x4 grid is achieved by restricting the number of samples to be deblocked to 1 sample on each side of a vertical luma boundary where one side has a width of 4 or less or to 1 sample on each side of a horizontal luma boundary where one side has a height of 4 or less.</w:t>
      </w:r>
    </w:p>
    <w:p>
      <w:pPr>
        <w:pStyle w:val="5"/>
        <w:tabs>
          <w:tab w:val="clear" w:pos="360"/>
          <w:tab w:val="clear" w:pos="720"/>
          <w:tab w:val="clear" w:pos="1080"/>
          <w:tab w:val="clear" w:pos="1440"/>
        </w:tabs>
        <w:overflowPunct/>
        <w:autoSpaceDE/>
        <w:autoSpaceDN/>
        <w:adjustRightInd/>
        <w:spacing w:before="136"/>
        <w:ind w:right="0"/>
        <w:textAlignment w:val="auto"/>
        <w:rPr>
          <w:lang w:val="en-CA"/>
        </w:rPr>
      </w:pPr>
      <w:r>
        <w:rPr>
          <w:lang w:eastAsia="zh-CN"/>
        </w:rPr>
        <w:t xml:space="preserve">Stronger </w:t>
      </w:r>
      <w:r>
        <w:rPr>
          <w:lang w:val="en-CA"/>
        </w:rPr>
        <w:t>deblocking filter for luma</w:t>
      </w:r>
    </w:p>
    <w:p>
      <w:pPr>
        <w:jc w:val="both"/>
      </w:pPr>
      <w:r>
        <w:rPr>
          <w:lang w:val="en-CA"/>
        </w:rPr>
        <w:t>A bilinear filter (stronger deblocking filter) is used when samples at either one side of a boundary belong to a large block. A sample belonging to a large block is defined as when the width is larger than or equal to 32 for a vertical edge, and when height is larger than or equal to 32 for a horizontal edge. B</w:t>
      </w:r>
      <w:r>
        <w:t xml:space="preserve">lock boundary samples </w:t>
      </w:r>
      <w:r>
        <w:rPr>
          <w:lang w:val="en-CA"/>
        </w:rPr>
        <w:t>p</w:t>
      </w:r>
      <w:r>
        <w:rPr>
          <w:vertAlign w:val="subscript"/>
          <w:lang w:val="en-CA"/>
        </w:rPr>
        <w:t>i</w:t>
      </w:r>
      <w:r>
        <w:rPr>
          <w:lang w:val="en-CA"/>
        </w:rPr>
        <w:t xml:space="preserve"> for i = 0 to Sp − 1 and q</w:t>
      </w:r>
      <w:r>
        <w:rPr>
          <w:vertAlign w:val="subscript"/>
          <w:lang w:val="en-CA"/>
        </w:rPr>
        <w:t>i</w:t>
      </w:r>
      <w:r>
        <w:rPr>
          <w:lang w:val="en-CA"/>
        </w:rPr>
        <w:t xml:space="preserve"> for j = 0 to Sq − 1</w:t>
      </w:r>
      <w:r>
        <w:t xml:space="preserve"> are then replaced by linear interpolation </w:t>
      </w:r>
      <w:r>
        <w:rPr>
          <w:lang w:val="en-CA"/>
        </w:rPr>
        <w:t>as follows:</w:t>
      </w:r>
    </w:p>
    <w:p>
      <w:pPr>
        <w:ind w:firstLine="720"/>
        <w:jc w:val="right"/>
      </w:pP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Middle</m:t>
            </m:r>
            <m:ctrlPr>
              <w:rPr>
                <w:rFonts w:ascii="Cambria Math" w:hAnsi="Cambria Math"/>
                <w:i/>
              </w:rPr>
            </m:ctrlPr>
          </m:e>
          <m:sub>
            <m:r>
              <w:rPr>
                <w:rFonts w:ascii="Cambria Math" w:hAnsi="Cambria Math"/>
              </w:rPr>
              <m:t>s,t</m:t>
            </m:r>
            <m:ctrlPr>
              <w:rPr>
                <w:rFonts w:ascii="Cambria Math" w:hAnsi="Cambria Math"/>
                <w:i/>
              </w:rPr>
            </m:ctrlPr>
          </m:sub>
        </m:sSub>
        <m:r>
          <w:rPr>
            <w:rFonts w:ascii="Cambria Math" w:hAnsi="Cambria Math"/>
          </w:rPr>
          <m:t>+</m:t>
        </m:r>
        <m:d>
          <m:dPr>
            <m:ctrlPr>
              <w:rPr>
                <w:rFonts w:ascii="Cambria Math" w:hAnsi="Cambria Math"/>
                <w:i/>
              </w:rPr>
            </m:ctrlPr>
          </m:dPr>
          <m:e>
            <m:r>
              <w:rPr>
                <w:rFonts w:ascii="Cambria Math" w:hAnsi="Cambria Math"/>
              </w:rPr>
              <m:t>64-</m:t>
            </m:r>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s</m:t>
            </m:r>
            <m:ctrlPr>
              <w:rPr>
                <w:rFonts w:ascii="Cambria Math" w:hAnsi="Cambria Math"/>
                <w:i/>
              </w:rPr>
            </m:ctrlPr>
          </m:sub>
        </m:sSub>
        <m:r>
          <w:rPr>
            <w:rFonts w:ascii="Cambria Math" w:hAnsi="Cambria Math"/>
          </w:rPr>
          <m:t xml:space="preserve">+32)≫6), clipped to </m:t>
        </m:r>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m:t>
            </m:r>
            <m:ctrlPr>
              <w:rPr>
                <w:rFonts w:ascii="Cambria Math" w:hAnsi="Cambria Math"/>
                <w:i/>
              </w:rPr>
            </m:ctrlPr>
          </m:sub>
        </m:sSub>
        <m:r>
          <m:rPr>
            <m:sty m:val="p"/>
          </m:rPr>
          <w:rPr>
            <w:rFonts w:ascii="Cambria Math" w:hAnsi="Cambria Math"/>
            <w:lang w:val="en-CA"/>
          </w:rPr>
          <m:t>±</m:t>
        </m:r>
        <m:sSub>
          <m:sSubPr>
            <m:ctrlPr>
              <w:rPr>
                <w:rFonts w:ascii="Cambria Math" w:hAnsi="Cambria Math"/>
                <w:i/>
              </w:rPr>
            </m:ctrlPr>
          </m:sSubPr>
          <m:e>
            <m:r>
              <w:rPr>
                <w:rFonts w:ascii="Cambria Math" w:hAnsi="Cambria Math"/>
              </w:rPr>
              <m:t>tcPD</m:t>
            </m:r>
            <m:ctrlPr>
              <w:rPr>
                <w:rFonts w:ascii="Cambria Math" w:hAnsi="Cambria Math"/>
                <w:i/>
              </w:rPr>
            </m:ctrlPr>
          </m:e>
          <m:sub>
            <m:r>
              <w:rPr>
                <w:rFonts w:ascii="Cambria Math" w:hAnsi="Cambria Math"/>
              </w:rPr>
              <m:t>i</m:t>
            </m:r>
            <m:ctrlPr>
              <w:rPr>
                <w:rFonts w:ascii="Cambria Math" w:hAnsi="Cambria Math"/>
                <w:i/>
              </w:rPr>
            </m:ctrlPr>
          </m:sub>
        </m:sSub>
      </m:oMath>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72</w:t>
      </w:r>
      <w:r>
        <w:rPr>
          <w:szCs w:val="22"/>
          <w:lang w:val="en-CA"/>
        </w:rPr>
        <w:fldChar w:fldCharType="end"/>
      </w:r>
      <w:r>
        <w:rPr>
          <w:szCs w:val="22"/>
          <w:lang w:val="en-CA"/>
        </w:rPr>
        <w:t>)</w:t>
      </w:r>
    </w:p>
    <w:p>
      <w:pPr>
        <w:ind w:firstLine="720"/>
        <w:jc w:val="right"/>
      </w:pPr>
      <m:oMath>
        <m:sSub>
          <m:sSubPr>
            <m:ctrlPr>
              <w:rPr>
                <w:rFonts w:ascii="Cambria Math" w:hAnsi="Cambria Math"/>
                <w:i/>
              </w:rPr>
            </m:ctrlPr>
          </m:sSubPr>
          <m:e>
            <m:r>
              <w:rPr>
                <w:rFonts w:ascii="Cambria Math" w:hAnsi="Cambria Math"/>
              </w:rPr>
              <m:t>q</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Middle</m:t>
            </m:r>
            <m:ctrlPr>
              <w:rPr>
                <w:rFonts w:ascii="Cambria Math" w:hAnsi="Cambria Math"/>
                <w:i/>
              </w:rPr>
            </m:ctrlPr>
          </m:e>
          <m:sub>
            <m:r>
              <w:rPr>
                <w:rFonts w:ascii="Cambria Math" w:hAnsi="Cambria Math"/>
              </w:rPr>
              <m:t>s,t</m:t>
            </m:r>
            <m:ctrlPr>
              <w:rPr>
                <w:rFonts w:ascii="Cambria Math" w:hAnsi="Cambria Math"/>
                <w:i/>
              </w:rPr>
            </m:ctrlPr>
          </m:sub>
        </m:sSub>
        <m:r>
          <w:rPr>
            <w:rFonts w:ascii="Cambria Math" w:hAnsi="Cambria Math"/>
          </w:rPr>
          <m:t>+</m:t>
        </m:r>
        <m:d>
          <m:dPr>
            <m:ctrlPr>
              <w:rPr>
                <w:rFonts w:ascii="Cambria Math" w:hAnsi="Cambria Math"/>
                <w:i/>
              </w:rPr>
            </m:ctrlPr>
          </m:dPr>
          <m:e>
            <m:r>
              <w:rPr>
                <w:rFonts w:ascii="Cambria Math" w:hAnsi="Cambria Math"/>
              </w:rPr>
              <m:t>64-</m:t>
            </m:r>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j</m:t>
                </m:r>
                <m:ctrlPr>
                  <w:rPr>
                    <w:rFonts w:ascii="Cambria Math" w:hAnsi="Cambria Math"/>
                    <w:i/>
                  </w:rPr>
                </m:ctrlP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Q</m:t>
            </m:r>
            <m:ctrlPr>
              <w:rPr>
                <w:rFonts w:ascii="Cambria Math" w:hAnsi="Cambria Math"/>
                <w:i/>
              </w:rPr>
            </m:ctrlPr>
          </m:e>
          <m:sub>
            <m:r>
              <w:rPr>
                <w:rFonts w:ascii="Cambria Math" w:hAnsi="Cambria Math"/>
              </w:rPr>
              <m:t>s</m:t>
            </m:r>
            <m:ctrlPr>
              <w:rPr>
                <w:rFonts w:ascii="Cambria Math" w:hAnsi="Cambria Math"/>
                <w:i/>
              </w:rPr>
            </m:ctrlPr>
          </m:sub>
        </m:sSub>
        <m:r>
          <w:rPr>
            <w:rFonts w:ascii="Cambria Math" w:hAnsi="Cambria Math"/>
          </w:rPr>
          <m:t xml:space="preserve">+32)≫6), clipped to </m:t>
        </m:r>
        <m:sSub>
          <m:sSubPr>
            <m:ctrlPr>
              <w:rPr>
                <w:rFonts w:ascii="Cambria Math" w:hAnsi="Cambria Math"/>
                <w:i/>
              </w:rPr>
            </m:ctrlPr>
          </m:sSubPr>
          <m:e>
            <m:r>
              <w:rPr>
                <w:rFonts w:ascii="Cambria Math" w:hAnsi="Cambria Math"/>
              </w:rPr>
              <m:t>q</m:t>
            </m:r>
            <m:ctrlPr>
              <w:rPr>
                <w:rFonts w:ascii="Cambria Math" w:hAnsi="Cambria Math"/>
                <w:i/>
              </w:rPr>
            </m:ctrlPr>
          </m:e>
          <m:sub>
            <m:r>
              <w:rPr>
                <w:rFonts w:ascii="Cambria Math" w:hAnsi="Cambria Math"/>
              </w:rPr>
              <m:t>j</m:t>
            </m:r>
            <m:ctrlPr>
              <w:rPr>
                <w:rFonts w:ascii="Cambria Math" w:hAnsi="Cambria Math"/>
                <w:i/>
              </w:rPr>
            </m:ctrlPr>
          </m:sub>
        </m:sSub>
        <m:r>
          <m:rPr>
            <m:sty m:val="p"/>
          </m:rPr>
          <w:rPr>
            <w:rFonts w:ascii="Cambria Math" w:hAnsi="Cambria Math"/>
            <w:lang w:val="en-CA"/>
          </w:rPr>
          <m:t>±</m:t>
        </m:r>
        <m:sSub>
          <m:sSubPr>
            <m:ctrlPr>
              <w:rPr>
                <w:rFonts w:ascii="Cambria Math" w:hAnsi="Cambria Math"/>
                <w:i/>
              </w:rPr>
            </m:ctrlPr>
          </m:sSubPr>
          <m:e>
            <m:r>
              <w:rPr>
                <w:rFonts w:ascii="Cambria Math" w:hAnsi="Cambria Math"/>
              </w:rPr>
              <m:t>tcPD</m:t>
            </m:r>
            <m:ctrlPr>
              <w:rPr>
                <w:rFonts w:ascii="Cambria Math" w:hAnsi="Cambria Math"/>
                <w:i/>
              </w:rPr>
            </m:ctrlPr>
          </m:e>
          <m:sub>
            <m:r>
              <w:rPr>
                <w:rFonts w:ascii="Cambria Math" w:hAnsi="Cambria Math"/>
              </w:rPr>
              <m:t>j</m:t>
            </m:r>
            <m:ctrlPr>
              <w:rPr>
                <w:rFonts w:ascii="Cambria Math" w:hAnsi="Cambria Math"/>
                <w:i/>
              </w:rPr>
            </m:ctrlPr>
          </m:sub>
        </m:sSub>
      </m:oMath>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73</w:t>
      </w:r>
      <w:r>
        <w:rPr>
          <w:szCs w:val="22"/>
          <w:lang w:val="en-CA"/>
        </w:rPr>
        <w:fldChar w:fldCharType="end"/>
      </w:r>
      <w:r>
        <w:rPr>
          <w:szCs w:val="22"/>
          <w:lang w:val="en-CA"/>
        </w:rPr>
        <w:t>)</w:t>
      </w:r>
    </w:p>
    <w:p>
      <w:pPr>
        <w:jc w:val="both"/>
        <w:rPr>
          <w:lang w:val="en-CA"/>
        </w:rPr>
      </w:pPr>
      <w:r>
        <w:rPr>
          <w:lang w:val="en-CA"/>
        </w:rPr>
        <w:t xml:space="preserve">where </w:t>
      </w:r>
      <m:oMath>
        <m:sSub>
          <m:sSubPr>
            <m:ctrlPr>
              <w:rPr>
                <w:rFonts w:ascii="Cambria Math" w:hAnsi="Cambria Math"/>
                <w:i/>
              </w:rPr>
            </m:ctrlPr>
          </m:sSubPr>
          <m:e>
            <m:r>
              <w:rPr>
                <w:rFonts w:ascii="Cambria Math" w:hAnsi="Cambria Math"/>
              </w:rPr>
              <m:t>tcPD</m:t>
            </m:r>
            <m:ctrlPr>
              <w:rPr>
                <w:rFonts w:ascii="Cambria Math" w:hAnsi="Cambria Math"/>
                <w:i/>
              </w:rPr>
            </m:ctrlPr>
          </m:e>
          <m:sub>
            <m:r>
              <w:rPr>
                <w:rFonts w:ascii="Cambria Math" w:hAnsi="Cambria Math"/>
              </w:rPr>
              <m:t>i</m:t>
            </m:r>
            <m:ctrlPr>
              <w:rPr>
                <w:rFonts w:ascii="Cambria Math" w:hAnsi="Cambria Math"/>
                <w:i/>
              </w:rPr>
            </m:ctrlPr>
          </m:sub>
        </m:sSub>
      </m:oMath>
      <w:r>
        <w:rPr>
          <w:lang w:val="en-CA"/>
        </w:rPr>
        <w:t xml:space="preserve"> and </w:t>
      </w:r>
      <m:oMath>
        <m:sSub>
          <m:sSubPr>
            <m:ctrlPr>
              <w:rPr>
                <w:rFonts w:ascii="Cambria Math" w:hAnsi="Cambria Math"/>
                <w:i/>
              </w:rPr>
            </m:ctrlPr>
          </m:sSubPr>
          <m:e>
            <m:r>
              <w:rPr>
                <w:rFonts w:ascii="Cambria Math" w:hAnsi="Cambria Math"/>
              </w:rPr>
              <m:t>tcPD</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 xml:space="preserve"> </m:t>
        </m:r>
      </m:oMath>
      <w:r>
        <w:rPr>
          <w:lang w:val="en-CA"/>
        </w:rPr>
        <w:t xml:space="preserve">term is a position dependent clipping and </w:t>
      </w:r>
      <m:oMath>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j</m:t>
            </m:r>
            <m:ctrlPr>
              <w:rPr>
                <w:rFonts w:ascii="Cambria Math" w:hAnsi="Cambria Math"/>
                <w:i/>
              </w:rPr>
            </m:ctrlPr>
          </m:sub>
        </m:sSub>
      </m:oMath>
      <w:r>
        <w:t>,</w:t>
      </w:r>
      <w:r>
        <w:rPr>
          <w:lang w:val="en-CA"/>
        </w:rPr>
        <w:t xml:space="preserve"> </w:t>
      </w:r>
      <m:oMath>
        <m:sSub>
          <m:sSubPr>
            <m:ctrlPr>
              <w:rPr>
                <w:rFonts w:ascii="Cambria Math" w:hAnsi="Cambria Math"/>
                <w:i/>
              </w:rPr>
            </m:ctrlPr>
          </m:sSubPr>
          <m:e>
            <m:r>
              <w:rPr>
                <w:rFonts w:ascii="Cambria Math" w:hAnsi="Cambria Math"/>
              </w:rPr>
              <m:t>f</m:t>
            </m:r>
            <m:ctrlPr>
              <w:rPr>
                <w:rFonts w:ascii="Cambria Math" w:hAnsi="Cambria Math"/>
                <w:i/>
              </w:rPr>
            </m:ctrlPr>
          </m:e>
          <m:sub>
            <m:r>
              <w:rPr>
                <w:rFonts w:ascii="Cambria Math" w:hAnsi="Cambria Math"/>
              </w:rPr>
              <m:t>i</m:t>
            </m:r>
            <m:ctrlPr>
              <w:rPr>
                <w:rFonts w:ascii="Cambria Math" w:hAnsi="Cambria Math"/>
                <w:i/>
              </w:rPr>
            </m:ctrlPr>
          </m:sub>
        </m:sSub>
      </m:oMath>
      <w:r>
        <w:rPr>
          <w:lang w:val="en-CA"/>
        </w:rPr>
        <w:t xml:space="preserve">, </w:t>
      </w:r>
      <m:oMath>
        <m:sSub>
          <m:sSubPr>
            <m:ctrlPr>
              <w:rPr>
                <w:rFonts w:ascii="Cambria Math" w:hAnsi="Cambria Math"/>
                <w:i/>
              </w:rPr>
            </m:ctrlPr>
          </m:sSubPr>
          <m:e>
            <m:r>
              <w:rPr>
                <w:rFonts w:ascii="Cambria Math" w:hAnsi="Cambria Math"/>
              </w:rPr>
              <m:t>Middle</m:t>
            </m:r>
            <m:ctrlPr>
              <w:rPr>
                <w:rFonts w:ascii="Cambria Math" w:hAnsi="Cambria Math"/>
                <w:i/>
              </w:rPr>
            </m:ctrlPr>
          </m:e>
          <m:sub>
            <m:r>
              <w:rPr>
                <w:rFonts w:ascii="Cambria Math" w:hAnsi="Cambria Math"/>
              </w:rPr>
              <m:t>s,t</m:t>
            </m:r>
            <m:ctrlPr>
              <w:rPr>
                <w:rFonts w:ascii="Cambria Math" w:hAnsi="Cambria Math"/>
                <w:i/>
              </w:rPr>
            </m:ctrlPr>
          </m:sub>
        </m:sSub>
      </m:oMath>
      <w:r>
        <w:rPr>
          <w:lang w:val="en-CA"/>
        </w:rPr>
        <w:t xml:space="preserve">, </w:t>
      </w: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s</m:t>
            </m:r>
            <m:ctrlPr>
              <w:rPr>
                <w:rFonts w:ascii="Cambria Math" w:hAnsi="Cambria Math"/>
                <w:i/>
              </w:rPr>
            </m:ctrlPr>
          </m:sub>
        </m:sSub>
        <m:r>
          <w:rPr>
            <w:rFonts w:ascii="Cambria Math" w:hAnsi="Cambria Math"/>
          </w:rPr>
          <m:t xml:space="preserve"> </m:t>
        </m:r>
      </m:oMath>
      <w:r>
        <w:rPr>
          <w:lang w:val="en-CA"/>
        </w:rPr>
        <w:t xml:space="preserve">and </w:t>
      </w:r>
      <m:oMath>
        <m:sSub>
          <m:sSubPr>
            <m:ctrlPr>
              <w:rPr>
                <w:rFonts w:ascii="Cambria Math" w:hAnsi="Cambria Math"/>
                <w:i/>
              </w:rPr>
            </m:ctrlPr>
          </m:sSubPr>
          <m:e>
            <m:r>
              <w:rPr>
                <w:rFonts w:ascii="Cambria Math" w:hAnsi="Cambria Math"/>
              </w:rPr>
              <m:t>Q</m:t>
            </m:r>
            <m:ctrlPr>
              <w:rPr>
                <w:rFonts w:ascii="Cambria Math" w:hAnsi="Cambria Math"/>
                <w:i/>
              </w:rPr>
            </m:ctrlPr>
          </m:e>
          <m:sub>
            <m:r>
              <w:rPr>
                <w:rFonts w:ascii="Cambria Math" w:hAnsi="Cambria Math"/>
              </w:rPr>
              <m:t>s</m:t>
            </m:r>
            <m:ctrlPr>
              <w:rPr>
                <w:rFonts w:ascii="Cambria Math" w:hAnsi="Cambria Math"/>
                <w:i/>
              </w:rPr>
            </m:ctrlPr>
          </m:sub>
        </m:sSub>
        <m:r>
          <w:rPr>
            <w:rFonts w:ascii="Cambria Math" w:hAnsi="Cambria Math"/>
          </w:rPr>
          <m:t xml:space="preserve"> </m:t>
        </m:r>
      </m:oMath>
      <w:r>
        <w:rPr>
          <w:lang w:val="en-CA"/>
        </w:rPr>
        <w:t>are given below:</w:t>
      </w:r>
    </w:p>
    <w:p>
      <w:pPr>
        <w:keepNext/>
        <w:keepLines/>
        <w:spacing w:after="120"/>
        <w:jc w:val="center"/>
        <w:rPr>
          <w:b/>
          <w:sz w:val="20"/>
          <w:lang w:val="en-CA" w:eastAsia="ja-JP"/>
        </w:rPr>
      </w:pPr>
      <w:r>
        <w:rPr>
          <w:b/>
          <w:sz w:val="20"/>
          <w:lang w:val="en-GB"/>
        </w:rPr>
        <w:t>Table </w:t>
      </w:r>
      <w:r>
        <w:rPr>
          <w:b/>
          <w:sz w:val="20"/>
          <w:lang w:val="en-GB"/>
        </w:rPr>
        <w:fldChar w:fldCharType="begin"/>
      </w:r>
      <w:r>
        <w:rPr>
          <w:b/>
          <w:sz w:val="20"/>
          <w:lang w:val="en-GB"/>
        </w:rPr>
        <w:instrText xml:space="preserve"> STYLEREF 1 \s </w:instrText>
      </w:r>
      <w:r>
        <w:rPr>
          <w:b/>
          <w:sz w:val="20"/>
          <w:lang w:val="en-GB"/>
        </w:rPr>
        <w:fldChar w:fldCharType="separate"/>
      </w:r>
      <w:r>
        <w:rPr>
          <w:b/>
          <w:sz w:val="20"/>
          <w:lang w:val="en-GB"/>
        </w:rPr>
        <w:t>3</w:t>
      </w:r>
      <w:r>
        <w:rPr>
          <w:b/>
          <w:sz w:val="20"/>
          <w:lang w:val="en-GB"/>
        </w:rPr>
        <w:fldChar w:fldCharType="end"/>
      </w:r>
      <w:r>
        <w:rPr>
          <w:b/>
          <w:sz w:val="20"/>
          <w:lang w:val="en-GB"/>
        </w:rPr>
        <w:noBreakHyphen/>
      </w:r>
      <w:r>
        <w:rPr>
          <w:b/>
          <w:sz w:val="20"/>
          <w:lang w:val="en-GB"/>
        </w:rPr>
        <w:fldChar w:fldCharType="begin"/>
      </w:r>
      <w:r>
        <w:rPr>
          <w:b/>
          <w:sz w:val="20"/>
          <w:lang w:val="en-GB"/>
        </w:rPr>
        <w:instrText xml:space="preserve"> SEQ Table \* ARABIC \s 1 </w:instrText>
      </w:r>
      <w:r>
        <w:rPr>
          <w:b/>
          <w:sz w:val="20"/>
          <w:lang w:val="en-GB"/>
        </w:rPr>
        <w:fldChar w:fldCharType="separate"/>
      </w:r>
      <w:r>
        <w:rPr>
          <w:b/>
          <w:sz w:val="20"/>
          <w:lang w:val="en-GB"/>
        </w:rPr>
        <w:t>15</w:t>
      </w:r>
      <w:r>
        <w:rPr>
          <w:b/>
          <w:sz w:val="20"/>
          <w:lang w:val="en-GB"/>
        </w:rPr>
        <w:fldChar w:fldCharType="end"/>
      </w:r>
      <w:r>
        <w:rPr>
          <w:b/>
          <w:sz w:val="20"/>
          <w:lang w:val="en-GB"/>
        </w:rPr>
        <w:t xml:space="preserve"> </w:t>
      </w:r>
      <w:r>
        <w:rPr>
          <w:b/>
          <w:sz w:val="20"/>
        </w:rPr>
        <w:t>–</w:t>
      </w:r>
      <w:r>
        <w:rPr>
          <w:b/>
          <w:sz w:val="20"/>
          <w:lang w:val="en-CA"/>
        </w:rPr>
        <w:t xml:space="preserve"> Derivation of stronger deblocking parameters for luma</w:t>
      </w:r>
    </w:p>
    <w:tbl>
      <w:tblPr>
        <w:tblStyle w:val="30"/>
        <w:tblW w:w="9336" w:type="dxa"/>
        <w:tblInd w:w="0" w:type="dxa"/>
        <w:tblLayout w:type="fixed"/>
        <w:tblCellMar>
          <w:top w:w="0" w:type="dxa"/>
          <w:left w:w="0" w:type="dxa"/>
          <w:bottom w:w="0" w:type="dxa"/>
          <w:right w:w="0" w:type="dxa"/>
        </w:tblCellMar>
      </w:tblPr>
      <w:tblGrid>
        <w:gridCol w:w="1160"/>
        <w:gridCol w:w="8176"/>
      </w:tblGrid>
      <w:tr>
        <w:tblPrEx>
          <w:tblLayout w:type="fixed"/>
          <w:tblCellMar>
            <w:top w:w="0" w:type="dxa"/>
            <w:left w:w="0" w:type="dxa"/>
            <w:bottom w:w="0" w:type="dxa"/>
            <w:right w:w="0" w:type="dxa"/>
          </w:tblCellMar>
        </w:tblPrEx>
        <w:trPr>
          <w:trHeight w:val="573" w:hRule="atLeast"/>
        </w:trPr>
        <w:tc>
          <w:tcPr>
            <w:tcW w:w="1160" w:type="dxa"/>
            <w:tcBorders>
              <w:top w:val="single" w:color="181818" w:sz="8" w:space="0"/>
              <w:left w:val="single" w:color="181818" w:sz="8" w:space="0"/>
              <w:bottom w:val="single" w:color="181818" w:sz="8" w:space="0"/>
              <w:right w:val="single" w:color="181818" w:sz="8" w:space="0"/>
            </w:tcBorders>
            <w:shd w:val="clear" w:color="auto" w:fill="auto"/>
            <w:tcMar>
              <w:top w:w="15" w:type="dxa"/>
              <w:left w:w="108" w:type="dxa"/>
              <w:bottom w:w="0" w:type="dxa"/>
              <w:right w:w="108" w:type="dxa"/>
            </w:tcMar>
            <w:vAlign w:val="center"/>
          </w:tcPr>
          <w:p>
            <w:pPr>
              <w:rPr>
                <w:rFonts w:eastAsia="Yu Mincho"/>
                <w:lang w:val="en-CA" w:eastAsia="ja-JP"/>
              </w:rPr>
            </w:pPr>
            <w:r>
              <w:rPr>
                <w:rFonts w:eastAsia="Yu Mincho"/>
                <w:lang w:val="en-CA" w:eastAsia="ja-JP"/>
              </w:rPr>
              <w:t>Sp, Sq</w:t>
            </w:r>
          </w:p>
          <w:p>
            <w:pPr>
              <w:rPr>
                <w:rFonts w:eastAsia="Yu Mincho"/>
                <w:lang w:eastAsia="ja-JP"/>
              </w:rPr>
            </w:pPr>
            <w:r>
              <w:rPr>
                <w:rFonts w:eastAsia="Yu Mincho"/>
                <w:lang w:val="en-CA" w:eastAsia="ja-JP"/>
              </w:rPr>
              <w:t>7, 7</w:t>
            </w:r>
          </w:p>
          <w:p>
            <w:pPr>
              <w:rPr>
                <w:rFonts w:eastAsia="Yu Mincho"/>
                <w:lang w:eastAsia="ja-JP"/>
              </w:rPr>
            </w:pPr>
            <w:r>
              <w:rPr>
                <w:rFonts w:eastAsia="Yu Mincho"/>
                <w:lang w:val="en-CA" w:eastAsia="ja-JP"/>
              </w:rPr>
              <w:t>(p side: 7,</w:t>
            </w:r>
          </w:p>
          <w:p>
            <w:pPr>
              <w:rPr>
                <w:rFonts w:eastAsia="Yu Mincho"/>
                <w:lang w:eastAsia="ja-JP"/>
              </w:rPr>
            </w:pPr>
            <w:r>
              <w:rPr>
                <w:rFonts w:eastAsia="Yu Mincho"/>
                <w:lang w:val="en-CA" w:eastAsia="ja-JP"/>
              </w:rPr>
              <w:t>q side: 7)</w:t>
            </w:r>
          </w:p>
        </w:tc>
        <w:tc>
          <w:tcPr>
            <w:tcW w:w="8176" w:type="dxa"/>
            <w:tcBorders>
              <w:top w:val="single" w:color="181818" w:sz="8" w:space="0"/>
              <w:left w:val="single" w:color="181818" w:sz="8" w:space="0"/>
              <w:bottom w:val="single" w:color="181818" w:sz="8" w:space="0"/>
              <w:right w:val="single" w:color="181818" w:sz="8" w:space="0"/>
            </w:tcBorders>
            <w:shd w:val="clear" w:color="auto" w:fill="auto"/>
            <w:tcMar>
              <w:top w:w="15" w:type="dxa"/>
              <w:left w:w="108" w:type="dxa"/>
              <w:bottom w:w="0" w:type="dxa"/>
              <w:right w:w="108" w:type="dxa"/>
            </w:tcMar>
            <w:vAlign w:val="center"/>
          </w:tcPr>
          <w:p>
            <w:pPr>
              <w:rPr>
                <w:rFonts w:eastAsia="Yu Mincho"/>
                <w:lang w:eastAsia="ja-JP"/>
              </w:rPr>
            </w:pPr>
            <m:oMathPara>
              <m:oMathParaPr>
                <m:jc m:val="centerGroup"/>
              </m:oMathParaPr>
              <m:oMath>
                <m:sSub>
                  <m:sSubPr>
                    <m:ctrlPr>
                      <w:rPr>
                        <w:rFonts w:ascii="Cambria Math" w:hAnsi="Cambria Math" w:eastAsia="Yu Mincho"/>
                        <w:i/>
                        <w:iCs/>
                        <w:lang w:eastAsia="ja-JP"/>
                      </w:rPr>
                    </m:ctrlPr>
                  </m:sSubPr>
                  <m:e>
                    <m:r>
                      <w:rPr>
                        <w:rFonts w:ascii="Cambria Math" w:hAnsi="Cambria Math" w:eastAsia="Yu Mincho"/>
                        <w:lang w:eastAsia="ja-JP"/>
                      </w:rPr>
                      <m:t>f</m:t>
                    </m:r>
                    <m:ctrlPr>
                      <w:rPr>
                        <w:rFonts w:ascii="Cambria Math" w:hAnsi="Cambria Math" w:eastAsia="Yu Mincho"/>
                        <w:i/>
                        <w:iCs/>
                        <w:lang w:eastAsia="ja-JP"/>
                      </w:rPr>
                    </m:ctrlPr>
                  </m:e>
                  <m:sub>
                    <m:r>
                      <w:rPr>
                        <w:rFonts w:ascii="Cambria Math" w:hAnsi="Cambria Math" w:eastAsia="Yu Mincho"/>
                        <w:lang w:eastAsia="ja-JP"/>
                      </w:rPr>
                      <m:t>i</m:t>
                    </m:r>
                    <m:ctrlPr>
                      <w:rPr>
                        <w:rFonts w:ascii="Cambria Math" w:hAnsi="Cambria Math" w:eastAsia="Yu Mincho"/>
                        <w:i/>
                        <w:iCs/>
                        <w:lang w:eastAsia="ja-JP"/>
                      </w:rPr>
                    </m:ctrlPr>
                  </m:sub>
                </m:sSub>
                <m:r>
                  <w:rPr>
                    <w:rFonts w:ascii="Cambria Math" w:hAnsi="Cambria Math" w:eastAsia="Yu Mincho"/>
                    <w:lang w:eastAsia="ja-JP"/>
                  </w:rPr>
                  <m:t>=59-i*9,  can also be described as </m:t>
                </m:r>
                <m:r>
                  <m:rPr>
                    <m:sty m:val="bi"/>
                  </m:rPr>
                  <w:rPr>
                    <w:rFonts w:ascii="Cambria Math" w:hAnsi="Cambria Math" w:eastAsia="Yu Mincho"/>
                    <w:lang w:eastAsia="ja-JP"/>
                  </w:rPr>
                  <m:t>f</m:t>
                </m:r>
                <m:r>
                  <w:rPr>
                    <w:rFonts w:ascii="Cambria Math" w:hAnsi="Cambria Math" w:eastAsia="Yu Mincho"/>
                    <w:lang w:eastAsia="ja-JP"/>
                  </w:rPr>
                  <m:t>=</m:t>
                </m:r>
                <m:d>
                  <m:dPr>
                    <m:begChr m:val="{"/>
                    <m:endChr m:val="}"/>
                    <m:ctrlPr>
                      <w:rPr>
                        <w:rFonts w:ascii="Cambria Math" w:hAnsi="Cambria Math" w:eastAsia="Yu Mincho"/>
                        <w:i/>
                        <w:iCs/>
                        <w:lang w:eastAsia="ja-JP"/>
                      </w:rPr>
                    </m:ctrlPr>
                  </m:dPr>
                  <m:e>
                    <m:r>
                      <m:rPr>
                        <m:sty m:val="p"/>
                      </m:rPr>
                      <w:rPr>
                        <w:rFonts w:ascii="Cambria Math" w:hAnsi="Cambria Math" w:eastAsia="Yu Mincho"/>
                        <w:lang w:val="en-CA" w:eastAsia="ja-JP"/>
                      </w:rPr>
                      <m:t>59,50,41,32,23,14,5</m:t>
                    </m:r>
                    <m:ctrlPr>
                      <w:rPr>
                        <w:rFonts w:ascii="Cambria Math" w:hAnsi="Cambria Math" w:eastAsia="Yu Mincho"/>
                        <w:i/>
                        <w:iCs/>
                        <w:lang w:eastAsia="ja-JP"/>
                      </w:rPr>
                    </m:ctrlPr>
                  </m:e>
                </m:d>
              </m:oMath>
            </m:oMathPara>
          </w:p>
          <w:p>
            <w:pPr>
              <w:rPr>
                <w:rFonts w:eastAsia="Yu Mincho"/>
                <w:lang w:eastAsia="ja-JP"/>
              </w:rPr>
            </w:pPr>
            <m:oMathPara>
              <m:oMathParaPr>
                <m:jc m:val="centerGroup"/>
              </m:oMathParaPr>
              <m:oMath>
                <m:sSub>
                  <m:sSubPr>
                    <m:ctrlPr>
                      <w:rPr>
                        <w:rFonts w:ascii="Cambria Math" w:hAnsi="Cambria Math" w:eastAsia="Yu Mincho"/>
                        <w:i/>
                        <w:iCs/>
                        <w:lang w:eastAsia="ja-JP"/>
                      </w:rPr>
                    </m:ctrlPr>
                  </m:sSubPr>
                  <m:e>
                    <m:r>
                      <w:rPr>
                        <w:rFonts w:ascii="Cambria Math" w:hAnsi="Cambria Math" w:eastAsia="Yu Mincho"/>
                        <w:lang w:eastAsia="ja-JP"/>
                      </w:rPr>
                      <m:t>g</m:t>
                    </m:r>
                    <m:ctrlPr>
                      <w:rPr>
                        <w:rFonts w:ascii="Cambria Math" w:hAnsi="Cambria Math" w:eastAsia="Yu Mincho"/>
                        <w:i/>
                        <w:iCs/>
                        <w:lang w:eastAsia="ja-JP"/>
                      </w:rPr>
                    </m:ctrlPr>
                  </m:e>
                  <m:sub>
                    <m:r>
                      <w:rPr>
                        <w:rFonts w:ascii="Cambria Math" w:hAnsi="Cambria Math" w:eastAsia="Yu Mincho"/>
                        <w:lang w:eastAsia="ja-JP"/>
                      </w:rPr>
                      <m:t>j</m:t>
                    </m:r>
                    <m:ctrlPr>
                      <w:rPr>
                        <w:rFonts w:ascii="Cambria Math" w:hAnsi="Cambria Math" w:eastAsia="Yu Mincho"/>
                        <w:i/>
                        <w:iCs/>
                        <w:lang w:eastAsia="ja-JP"/>
                      </w:rPr>
                    </m:ctrlPr>
                  </m:sub>
                </m:sSub>
                <m:r>
                  <w:rPr>
                    <w:rFonts w:ascii="Cambria Math" w:hAnsi="Cambria Math" w:eastAsia="Yu Mincho"/>
                    <w:lang w:eastAsia="ja-JP"/>
                  </w:rPr>
                  <m:t>=59-j*9,  can also be described as </m:t>
                </m:r>
                <m:r>
                  <m:rPr>
                    <m:sty m:val="bi"/>
                  </m:rPr>
                  <w:rPr>
                    <w:rFonts w:ascii="Cambria Math" w:hAnsi="Cambria Math" w:eastAsia="Yu Mincho"/>
                    <w:lang w:eastAsia="ja-JP"/>
                  </w:rPr>
                  <m:t>g</m:t>
                </m:r>
                <m:r>
                  <w:rPr>
                    <w:rFonts w:ascii="Cambria Math" w:hAnsi="Cambria Math" w:eastAsia="Yu Mincho"/>
                    <w:lang w:eastAsia="ja-JP"/>
                  </w:rPr>
                  <m:t>=</m:t>
                </m:r>
                <m:d>
                  <m:dPr>
                    <m:begChr m:val="{"/>
                    <m:endChr m:val="}"/>
                    <m:ctrlPr>
                      <w:rPr>
                        <w:rFonts w:ascii="Cambria Math" w:hAnsi="Cambria Math" w:eastAsia="Yu Mincho"/>
                        <w:i/>
                        <w:iCs/>
                        <w:lang w:eastAsia="ja-JP"/>
                      </w:rPr>
                    </m:ctrlPr>
                  </m:dPr>
                  <m:e>
                    <m:r>
                      <m:rPr>
                        <m:sty m:val="p"/>
                      </m:rPr>
                      <w:rPr>
                        <w:rFonts w:ascii="Cambria Math" w:hAnsi="Cambria Math" w:eastAsia="Yu Mincho"/>
                        <w:lang w:val="en-CA" w:eastAsia="ja-JP"/>
                      </w:rPr>
                      <m:t>59,50,41,32,23,14,5</m:t>
                    </m:r>
                    <m:ctrlPr>
                      <w:rPr>
                        <w:rFonts w:ascii="Cambria Math" w:hAnsi="Cambria Math" w:eastAsia="Yu Mincho"/>
                        <w:i/>
                        <w:iCs/>
                        <w:lang w:eastAsia="ja-JP"/>
                      </w:rPr>
                    </m:ctrlPr>
                  </m:e>
                </m:d>
              </m:oMath>
            </m:oMathPara>
          </w:p>
          <w:p>
            <w:pPr>
              <w:rPr>
                <w:rFonts w:eastAsia="Yu Mincho"/>
                <w:lang w:eastAsia="ja-JP"/>
              </w:rPr>
            </w:pPr>
            <m:oMathPara>
              <m:oMathParaPr>
                <m:jc m:val="centerGroup"/>
              </m:oMathParaPr>
              <m:oMath>
                <m:sSub>
                  <m:sSubPr>
                    <m:ctrlPr>
                      <w:rPr>
                        <w:rFonts w:ascii="Cambria Math" w:hAnsi="Cambria Math" w:eastAsia="Yu Mincho"/>
                        <w:i/>
                        <w:iCs/>
                        <w:lang w:eastAsia="ja-JP"/>
                      </w:rPr>
                    </m:ctrlPr>
                  </m:sSubPr>
                  <m:e>
                    <m:r>
                      <w:rPr>
                        <w:rFonts w:ascii="Cambria Math" w:hAnsi="Cambria Math" w:eastAsia="Yu Mincho"/>
                        <w:lang w:eastAsia="ja-JP"/>
                      </w:rPr>
                      <m:t>Middle</m:t>
                    </m:r>
                    <m:ctrlPr>
                      <w:rPr>
                        <w:rFonts w:ascii="Cambria Math" w:hAnsi="Cambria Math" w:eastAsia="Yu Mincho"/>
                        <w:i/>
                        <w:iCs/>
                        <w:lang w:eastAsia="ja-JP"/>
                      </w:rPr>
                    </m:ctrlPr>
                  </m:e>
                  <m:sub>
                    <m:r>
                      <w:rPr>
                        <w:rFonts w:ascii="Cambria Math" w:hAnsi="Cambria Math" w:eastAsia="Yu Mincho"/>
                        <w:lang w:eastAsia="ja-JP"/>
                      </w:rPr>
                      <m:t>7,7</m:t>
                    </m:r>
                    <m:ctrlPr>
                      <w:rPr>
                        <w:rFonts w:ascii="Cambria Math" w:hAnsi="Cambria Math" w:eastAsia="Yu Mincho"/>
                        <w:i/>
                        <w:iCs/>
                        <w:lang w:eastAsia="ja-JP"/>
                      </w:rPr>
                    </m:ctrlPr>
                  </m:sub>
                </m:sSub>
                <m:r>
                  <w:rPr>
                    <w:rFonts w:ascii="Cambria Math" w:hAnsi="Cambria Math" w:eastAsia="Yu Mincho"/>
                    <w:lang w:eastAsia="ja-JP"/>
                  </w:rPr>
                  <m:t>=(2*</m:t>
                </m:r>
                <m:d>
                  <m:dPr>
                    <m:ctrlPr>
                      <w:rPr>
                        <w:rFonts w:ascii="Cambria Math" w:hAnsi="Cambria Math" w:eastAsia="Yu Mincho"/>
                        <w:i/>
                        <w:iCs/>
                        <w:lang w:eastAsia="ja-JP"/>
                      </w:rPr>
                    </m:ctrlPr>
                  </m:dPr>
                  <m:e>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o</m:t>
                        </m:r>
                        <m:ctrlPr>
                          <w:rPr>
                            <w:rFonts w:ascii="Cambria Math" w:hAnsi="Cambria Math" w:eastAsia="Yu Mincho"/>
                            <w:i/>
                            <w:iCs/>
                            <w:lang w:eastAsia="ja-JP"/>
                          </w:rPr>
                        </m:ctrlPr>
                      </m:sub>
                    </m:sSub>
                    <m:r>
                      <m:rPr>
                        <m:sty m:val="p"/>
                      </m:rP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o</m:t>
                        </m:r>
                        <m:ctrlPr>
                          <w:rPr>
                            <w:rFonts w:ascii="Cambria Math" w:hAnsi="Cambria Math" w:eastAsia="Yu Mincho"/>
                            <w:i/>
                            <w:iCs/>
                            <w:lang w:eastAsia="ja-JP"/>
                          </w:rPr>
                        </m:ctrlPr>
                      </m:sub>
                    </m:sSub>
                    <m:ctrlPr>
                      <w:rPr>
                        <w:rFonts w:ascii="Cambria Math" w:hAnsi="Cambria Math" w:eastAsia="Yu Mincho"/>
                        <w:i/>
                        <w:iCs/>
                        <w:lang w:eastAsia="ja-JP"/>
                      </w:rPr>
                    </m:ctrlPr>
                  </m:e>
                </m:d>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1</m:t>
                    </m:r>
                    <m:ctrlPr>
                      <w:rPr>
                        <w:rFonts w:ascii="Cambria Math" w:hAnsi="Cambria Math" w:eastAsia="Yu Mincho"/>
                        <w:i/>
                        <w:iCs/>
                        <w:lang w:eastAsia="ja-JP"/>
                      </w:rPr>
                    </m:ctrlPr>
                  </m:sub>
                </m:sSub>
                <m:r>
                  <m:rPr>
                    <m:sty m:val="p"/>
                  </m:rP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1</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r>
                  <m:rPr>
                    <m:sty m:val="p"/>
                  </m:rP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r>
                  <m:rPr>
                    <m:sty m:val="p"/>
                  </m:rP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4</m:t>
                    </m:r>
                    <m:ctrlPr>
                      <w:rPr>
                        <w:rFonts w:ascii="Cambria Math" w:hAnsi="Cambria Math" w:eastAsia="Yu Mincho"/>
                        <w:i/>
                        <w:iCs/>
                        <w:lang w:eastAsia="ja-JP"/>
                      </w:rPr>
                    </m:ctrlPr>
                  </m:sub>
                </m:sSub>
                <m:r>
                  <m:rPr>
                    <m:sty m:val="p"/>
                  </m:rP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4</m:t>
                    </m:r>
                    <m:ctrlPr>
                      <w:rPr>
                        <w:rFonts w:ascii="Cambria Math" w:hAnsi="Cambria Math" w:eastAsia="Yu Mincho"/>
                        <w:i/>
                        <w:iCs/>
                        <w:lang w:eastAsia="ja-JP"/>
                      </w:rPr>
                    </m:ctrlPr>
                  </m:sub>
                </m:sSub>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r>
                  <m:rPr>
                    <m:sty m:val="p"/>
                  </m:rP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6</m:t>
                    </m:r>
                    <m:ctrlPr>
                      <w:rPr>
                        <w:rFonts w:ascii="Cambria Math" w:hAnsi="Cambria Math" w:eastAsia="Yu Mincho"/>
                        <w:i/>
                        <w:iCs/>
                        <w:lang w:eastAsia="ja-JP"/>
                      </w:rPr>
                    </m:ctrlPr>
                  </m:sub>
                </m:sSub>
                <m:r>
                  <m:rPr>
                    <m:sty m:val="p"/>
                  </m:rP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6</m:t>
                    </m:r>
                    <m:ctrlPr>
                      <w:rPr>
                        <w:rFonts w:ascii="Cambria Math" w:hAnsi="Cambria Math" w:eastAsia="Yu Mincho"/>
                        <w:i/>
                        <w:iCs/>
                        <w:lang w:eastAsia="ja-JP"/>
                      </w:rPr>
                    </m:ctrlPr>
                  </m:sub>
                </m:sSub>
                <m:r>
                  <w:rPr>
                    <w:rFonts w:ascii="Cambria Math" w:hAnsi="Cambria Math" w:eastAsia="Yu Mincho"/>
                    <w:lang w:eastAsia="ja-JP"/>
                  </w:rPr>
                  <m:t>+8)≫4</m:t>
                </m:r>
              </m:oMath>
            </m:oMathPara>
          </w:p>
          <w:p>
            <w:pPr>
              <w:rPr>
                <w:rFonts w:eastAsia="Yu Mincho"/>
                <w:lang w:eastAsia="ja-JP"/>
              </w:rPr>
            </w:pPr>
            <m:oMathPara>
              <m:oMathParaPr>
                <m:jc m:val="centerGroup"/>
              </m:oMathParaPr>
              <m:oMath>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7</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6</m:t>
                    </m:r>
                    <m:ctrlPr>
                      <w:rPr>
                        <w:rFonts w:ascii="Cambria Math" w:hAnsi="Cambria Math" w:eastAsia="Yu Mincho"/>
                        <w:i/>
                        <w:iCs/>
                        <w:lang w:eastAsia="ja-JP"/>
                      </w:rPr>
                    </m:ctrlPr>
                  </m:sub>
                </m:sSub>
                <m:r>
                  <m:rPr>
                    <m:sty m:val="p"/>
                  </m:rP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7</m:t>
                    </m:r>
                    <m:ctrlPr>
                      <w:rPr>
                        <w:rFonts w:ascii="Cambria Math" w:hAnsi="Cambria Math" w:eastAsia="Yu Mincho"/>
                        <w:i/>
                        <w:iCs/>
                        <w:lang w:eastAsia="ja-JP"/>
                      </w:rPr>
                    </m:ctrlPr>
                  </m:sub>
                </m:sSub>
                <m:r>
                  <w:rPr>
                    <w:rFonts w:ascii="Cambria Math" w:hAnsi="Cambria Math" w:eastAsia="Yu Mincho"/>
                    <w:lang w:eastAsia="ja-JP"/>
                  </w:rPr>
                  <m:t>+1)≫1,      </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7</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6</m:t>
                    </m:r>
                    <m:ctrlPr>
                      <w:rPr>
                        <w:rFonts w:ascii="Cambria Math" w:hAnsi="Cambria Math" w:eastAsia="Yu Mincho"/>
                        <w:i/>
                        <w:iCs/>
                        <w:lang w:eastAsia="ja-JP"/>
                      </w:rPr>
                    </m:ctrlPr>
                  </m:sub>
                </m:sSub>
                <m:r>
                  <m:rPr>
                    <m:sty m:val="p"/>
                  </m:rP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7</m:t>
                    </m:r>
                    <m:ctrlPr>
                      <w:rPr>
                        <w:rFonts w:ascii="Cambria Math" w:hAnsi="Cambria Math" w:eastAsia="Yu Mincho"/>
                        <w:i/>
                        <w:iCs/>
                        <w:lang w:eastAsia="ja-JP"/>
                      </w:rPr>
                    </m:ctrlPr>
                  </m:sub>
                </m:sSub>
                <m:r>
                  <w:rPr>
                    <w:rFonts w:ascii="Cambria Math" w:hAnsi="Cambria Math" w:eastAsia="Yu Mincho"/>
                    <w:lang w:eastAsia="ja-JP"/>
                  </w:rPr>
                  <m:t>+1)≫1</m:t>
                </m:r>
              </m:oMath>
            </m:oMathPara>
          </w:p>
        </w:tc>
      </w:tr>
      <w:tr>
        <w:tblPrEx>
          <w:tblLayout w:type="fixed"/>
          <w:tblCellMar>
            <w:top w:w="0" w:type="dxa"/>
            <w:left w:w="0" w:type="dxa"/>
            <w:bottom w:w="0" w:type="dxa"/>
            <w:right w:w="0" w:type="dxa"/>
          </w:tblCellMar>
        </w:tblPrEx>
        <w:trPr>
          <w:trHeight w:val="573" w:hRule="atLeast"/>
        </w:trPr>
        <w:tc>
          <w:tcPr>
            <w:tcW w:w="1160" w:type="dxa"/>
            <w:tcBorders>
              <w:top w:val="single" w:color="181818" w:sz="8" w:space="0"/>
              <w:left w:val="single" w:color="181818" w:sz="8" w:space="0"/>
              <w:bottom w:val="single" w:color="181818" w:sz="8" w:space="0"/>
              <w:right w:val="single" w:color="181818" w:sz="8" w:space="0"/>
            </w:tcBorders>
            <w:shd w:val="clear" w:color="auto" w:fill="auto"/>
            <w:tcMar>
              <w:top w:w="15" w:type="dxa"/>
              <w:left w:w="108" w:type="dxa"/>
              <w:bottom w:w="0" w:type="dxa"/>
              <w:right w:w="108" w:type="dxa"/>
            </w:tcMar>
            <w:vAlign w:val="center"/>
          </w:tcPr>
          <w:p>
            <w:pPr>
              <w:rPr>
                <w:rFonts w:eastAsia="Yu Mincho"/>
                <w:lang w:eastAsia="ja-JP"/>
              </w:rPr>
            </w:pPr>
            <w:r>
              <w:rPr>
                <w:rFonts w:eastAsia="Yu Mincho"/>
                <w:lang w:val="en-CA" w:eastAsia="ja-JP"/>
              </w:rPr>
              <w:t xml:space="preserve">7, 3 </w:t>
            </w:r>
          </w:p>
          <w:p>
            <w:pPr>
              <w:rPr>
                <w:rFonts w:eastAsia="Yu Mincho"/>
                <w:lang w:eastAsia="ja-JP"/>
              </w:rPr>
            </w:pPr>
            <w:r>
              <w:rPr>
                <w:rFonts w:eastAsia="Yu Mincho"/>
                <w:lang w:val="en-CA" w:eastAsia="ja-JP"/>
              </w:rPr>
              <w:t>(p side: 7</w:t>
            </w:r>
          </w:p>
          <w:p>
            <w:pPr>
              <w:rPr>
                <w:rFonts w:eastAsia="Yu Mincho"/>
                <w:lang w:eastAsia="ja-JP"/>
              </w:rPr>
            </w:pPr>
            <w:r>
              <w:rPr>
                <w:rFonts w:eastAsia="Yu Mincho"/>
                <w:lang w:val="en-CA" w:eastAsia="ja-JP"/>
              </w:rPr>
              <w:t>q side: 3)</w:t>
            </w:r>
          </w:p>
        </w:tc>
        <w:tc>
          <w:tcPr>
            <w:tcW w:w="8176" w:type="dxa"/>
            <w:tcBorders>
              <w:top w:val="single" w:color="181818" w:sz="8" w:space="0"/>
              <w:left w:val="single" w:color="181818" w:sz="8" w:space="0"/>
              <w:bottom w:val="single" w:color="181818" w:sz="8" w:space="0"/>
              <w:right w:val="single" w:color="181818" w:sz="8" w:space="0"/>
            </w:tcBorders>
            <w:shd w:val="clear" w:color="auto" w:fill="auto"/>
            <w:tcMar>
              <w:top w:w="15" w:type="dxa"/>
              <w:left w:w="108" w:type="dxa"/>
              <w:bottom w:w="0" w:type="dxa"/>
              <w:right w:w="108" w:type="dxa"/>
            </w:tcMar>
            <w:vAlign w:val="center"/>
          </w:tcPr>
          <w:p>
            <w:pPr>
              <w:rPr>
                <w:rFonts w:eastAsia="Yu Mincho"/>
                <w:lang w:eastAsia="ja-JP"/>
              </w:rPr>
            </w:pPr>
            <m:oMathPara>
              <m:oMathParaPr>
                <m:jc m:val="centerGroup"/>
              </m:oMathParaPr>
              <m:oMath>
                <m:sSub>
                  <m:sSubPr>
                    <m:ctrlPr>
                      <w:rPr>
                        <w:rFonts w:ascii="Cambria Math" w:hAnsi="Cambria Math" w:eastAsia="Yu Mincho"/>
                        <w:i/>
                        <w:iCs/>
                        <w:lang w:eastAsia="ja-JP"/>
                      </w:rPr>
                    </m:ctrlPr>
                  </m:sSubPr>
                  <m:e>
                    <m:r>
                      <w:rPr>
                        <w:rFonts w:ascii="Cambria Math" w:hAnsi="Cambria Math" w:eastAsia="Yu Mincho"/>
                        <w:lang w:eastAsia="ja-JP"/>
                      </w:rPr>
                      <m:t>f</m:t>
                    </m:r>
                    <m:ctrlPr>
                      <w:rPr>
                        <w:rFonts w:ascii="Cambria Math" w:hAnsi="Cambria Math" w:eastAsia="Yu Mincho"/>
                        <w:i/>
                        <w:iCs/>
                        <w:lang w:eastAsia="ja-JP"/>
                      </w:rPr>
                    </m:ctrlPr>
                  </m:e>
                  <m:sub>
                    <m:r>
                      <w:rPr>
                        <w:rFonts w:ascii="Cambria Math" w:hAnsi="Cambria Math" w:eastAsia="Yu Mincho"/>
                        <w:lang w:eastAsia="ja-JP"/>
                      </w:rPr>
                      <m:t>i</m:t>
                    </m:r>
                    <m:ctrlPr>
                      <w:rPr>
                        <w:rFonts w:ascii="Cambria Math" w:hAnsi="Cambria Math" w:eastAsia="Yu Mincho"/>
                        <w:i/>
                        <w:iCs/>
                        <w:lang w:eastAsia="ja-JP"/>
                      </w:rPr>
                    </m:ctrlPr>
                  </m:sub>
                </m:sSub>
                <m:r>
                  <w:rPr>
                    <w:rFonts w:ascii="Cambria Math" w:hAnsi="Cambria Math" w:eastAsia="Yu Mincho"/>
                    <w:lang w:eastAsia="ja-JP"/>
                  </w:rPr>
                  <m:t>=59-i*9,  can also be described as </m:t>
                </m:r>
                <m:r>
                  <m:rPr>
                    <m:sty m:val="bi"/>
                  </m:rPr>
                  <w:rPr>
                    <w:rFonts w:ascii="Cambria Math" w:hAnsi="Cambria Math" w:eastAsia="Yu Mincho"/>
                    <w:lang w:eastAsia="ja-JP"/>
                  </w:rPr>
                  <m:t>f</m:t>
                </m:r>
                <m:r>
                  <w:rPr>
                    <w:rFonts w:ascii="Cambria Math" w:hAnsi="Cambria Math" w:eastAsia="Yu Mincho"/>
                    <w:lang w:eastAsia="ja-JP"/>
                  </w:rPr>
                  <m:t>=</m:t>
                </m:r>
                <m:d>
                  <m:dPr>
                    <m:begChr m:val="{"/>
                    <m:endChr m:val="}"/>
                    <m:ctrlPr>
                      <w:rPr>
                        <w:rFonts w:ascii="Cambria Math" w:hAnsi="Cambria Math" w:eastAsia="Yu Mincho"/>
                        <w:i/>
                        <w:iCs/>
                        <w:lang w:eastAsia="ja-JP"/>
                      </w:rPr>
                    </m:ctrlPr>
                  </m:dPr>
                  <m:e>
                    <m:r>
                      <m:rPr>
                        <m:sty m:val="p"/>
                      </m:rPr>
                      <w:rPr>
                        <w:rFonts w:ascii="Cambria Math" w:hAnsi="Cambria Math" w:eastAsia="Yu Mincho"/>
                        <w:lang w:val="en-CA" w:eastAsia="ja-JP"/>
                      </w:rPr>
                      <m:t>59,50,41,32,23,14,5</m:t>
                    </m:r>
                    <m:ctrlPr>
                      <w:rPr>
                        <w:rFonts w:ascii="Cambria Math" w:hAnsi="Cambria Math" w:eastAsia="Yu Mincho"/>
                        <w:i/>
                        <w:iCs/>
                        <w:lang w:eastAsia="ja-JP"/>
                      </w:rPr>
                    </m:ctrlPr>
                  </m:e>
                </m:d>
              </m:oMath>
            </m:oMathPara>
          </w:p>
          <w:p>
            <w:pPr>
              <w:rPr>
                <w:rFonts w:eastAsia="Yu Mincho"/>
                <w:lang w:eastAsia="ja-JP"/>
              </w:rPr>
            </w:pPr>
            <m:oMathPara>
              <m:oMathParaPr>
                <m:jc m:val="centerGroup"/>
              </m:oMathParaPr>
              <m:oMath>
                <m:sSub>
                  <m:sSubPr>
                    <m:ctrlPr>
                      <w:rPr>
                        <w:rFonts w:ascii="Cambria Math" w:hAnsi="Cambria Math" w:eastAsia="Yu Mincho"/>
                        <w:i/>
                        <w:iCs/>
                        <w:lang w:eastAsia="ja-JP"/>
                      </w:rPr>
                    </m:ctrlPr>
                  </m:sSubPr>
                  <m:e>
                    <m:r>
                      <w:rPr>
                        <w:rFonts w:ascii="Cambria Math" w:hAnsi="Cambria Math" w:eastAsia="Yu Mincho"/>
                        <w:lang w:eastAsia="ja-JP"/>
                      </w:rPr>
                      <m:t>g</m:t>
                    </m:r>
                    <m:ctrlPr>
                      <w:rPr>
                        <w:rFonts w:ascii="Cambria Math" w:hAnsi="Cambria Math" w:eastAsia="Yu Mincho"/>
                        <w:i/>
                        <w:iCs/>
                        <w:lang w:eastAsia="ja-JP"/>
                      </w:rPr>
                    </m:ctrlPr>
                  </m:e>
                  <m:sub>
                    <m:r>
                      <w:rPr>
                        <w:rFonts w:ascii="Cambria Math" w:hAnsi="Cambria Math" w:eastAsia="Yu Mincho"/>
                        <w:lang w:eastAsia="ja-JP"/>
                      </w:rPr>
                      <m:t>j</m:t>
                    </m:r>
                    <m:ctrlPr>
                      <w:rPr>
                        <w:rFonts w:ascii="Cambria Math" w:hAnsi="Cambria Math" w:eastAsia="Yu Mincho"/>
                        <w:i/>
                        <w:iCs/>
                        <w:lang w:eastAsia="ja-JP"/>
                      </w:rPr>
                    </m:ctrlPr>
                  </m:sub>
                </m:sSub>
                <m:r>
                  <w:rPr>
                    <w:rFonts w:ascii="Cambria Math" w:hAnsi="Cambria Math" w:eastAsia="Yu Mincho"/>
                    <w:lang w:eastAsia="ja-JP"/>
                  </w:rPr>
                  <m:t>=53-j*21,  can also be described as </m:t>
                </m:r>
                <m:r>
                  <m:rPr>
                    <m:sty m:val="bi"/>
                  </m:rPr>
                  <w:rPr>
                    <w:rFonts w:ascii="Cambria Math" w:hAnsi="Cambria Math" w:eastAsia="Yu Mincho"/>
                    <w:lang w:eastAsia="ja-JP"/>
                  </w:rPr>
                  <m:t>g</m:t>
                </m:r>
                <m:r>
                  <w:rPr>
                    <w:rFonts w:ascii="Cambria Math" w:hAnsi="Cambria Math" w:eastAsia="Yu Mincho"/>
                    <w:lang w:eastAsia="ja-JP"/>
                  </w:rPr>
                  <m:t>=</m:t>
                </m:r>
                <m:d>
                  <m:dPr>
                    <m:begChr m:val="{"/>
                    <m:endChr m:val="}"/>
                    <m:ctrlPr>
                      <w:rPr>
                        <w:rFonts w:ascii="Cambria Math" w:hAnsi="Cambria Math" w:eastAsia="Yu Mincho"/>
                        <w:i/>
                        <w:iCs/>
                        <w:lang w:eastAsia="ja-JP"/>
                      </w:rPr>
                    </m:ctrlPr>
                  </m:dPr>
                  <m:e>
                    <m:r>
                      <m:rPr>
                        <m:sty m:val="p"/>
                      </m:rPr>
                      <w:rPr>
                        <w:rFonts w:ascii="Cambria Math" w:hAnsi="Cambria Math" w:eastAsia="Yu Mincho"/>
                        <w:lang w:val="en-CA" w:eastAsia="ja-JP"/>
                      </w:rPr>
                      <m:t>53,32,11</m:t>
                    </m:r>
                    <m:ctrlPr>
                      <w:rPr>
                        <w:rFonts w:ascii="Cambria Math" w:hAnsi="Cambria Math" w:eastAsia="Yu Mincho"/>
                        <w:i/>
                        <w:iCs/>
                        <w:lang w:eastAsia="ja-JP"/>
                      </w:rPr>
                    </m:ctrlPr>
                  </m:e>
                </m:d>
              </m:oMath>
            </m:oMathPara>
          </w:p>
          <w:p>
            <w:pPr>
              <w:rPr>
                <w:rFonts w:eastAsia="Yu Mincho"/>
                <w:lang w:eastAsia="ja-JP"/>
              </w:rPr>
            </w:pPr>
            <w:r>
              <w:rPr>
                <w:rFonts w:eastAsia="Yu Mincho"/>
                <w:lang w:eastAsia="ja-JP"/>
              </w:rPr>
              <w:t> </w:t>
            </w:r>
            <m:oMath>
              <m:sSub>
                <m:sSubPr>
                  <m:ctrlPr>
                    <w:rPr>
                      <w:rFonts w:ascii="Cambria Math" w:hAnsi="Cambria Math" w:eastAsia="Yu Mincho"/>
                      <w:i/>
                      <w:iCs/>
                      <w:lang w:eastAsia="ja-JP"/>
                    </w:rPr>
                  </m:ctrlPr>
                </m:sSubPr>
                <m:e>
                  <m:r>
                    <w:rPr>
                      <w:rFonts w:ascii="Cambria Math" w:hAnsi="Cambria Math" w:eastAsia="Yu Mincho"/>
                      <w:lang w:eastAsia="ja-JP"/>
                    </w:rPr>
                    <m:t>Middle</m:t>
                  </m:r>
                  <m:ctrlPr>
                    <w:rPr>
                      <w:rFonts w:ascii="Cambria Math" w:hAnsi="Cambria Math" w:eastAsia="Yu Mincho"/>
                      <w:i/>
                      <w:iCs/>
                      <w:lang w:eastAsia="ja-JP"/>
                    </w:rPr>
                  </m:ctrlPr>
                </m:e>
                <m:sub>
                  <m:r>
                    <w:rPr>
                      <w:rFonts w:ascii="Cambria Math" w:hAnsi="Cambria Math" w:eastAsia="Yu Mincho"/>
                      <w:lang w:eastAsia="ja-JP"/>
                    </w:rPr>
                    <m:t>7,3</m:t>
                  </m:r>
                  <m:ctrlPr>
                    <w:rPr>
                      <w:rFonts w:ascii="Cambria Math" w:hAnsi="Cambria Math" w:eastAsia="Yu Mincho"/>
                      <w:i/>
                      <w:iCs/>
                      <w:lang w:eastAsia="ja-JP"/>
                    </w:rPr>
                  </m:ctrlPr>
                </m:sub>
              </m:sSub>
              <m:r>
                <w:rPr>
                  <w:rFonts w:ascii="Cambria Math" w:hAnsi="Cambria Math" w:eastAsia="Yu Mincho"/>
                  <w:lang w:eastAsia="ja-JP"/>
                </w:rPr>
                <m:t>=(2*</m:t>
              </m:r>
              <m:d>
                <m:dPr>
                  <m:ctrlPr>
                    <w:rPr>
                      <w:rFonts w:ascii="Cambria Math" w:hAnsi="Cambria Math" w:eastAsia="Yu Mincho"/>
                      <w:i/>
                      <w:iCs/>
                      <w:lang w:eastAsia="ja-JP"/>
                    </w:rPr>
                  </m:ctrlPr>
                </m:dPr>
                <m:e>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o</m:t>
                      </m:r>
                      <m:ctrlPr>
                        <w:rPr>
                          <w:rFonts w:ascii="Cambria Math" w:hAnsi="Cambria Math" w:eastAsia="Yu Mincho"/>
                          <w:i/>
                          <w:iCs/>
                          <w:lang w:eastAsia="ja-JP"/>
                        </w:rPr>
                      </m:ctrlPr>
                    </m:sub>
                  </m:sSub>
                  <m:r>
                    <m:rPr>
                      <m:sty m:val="p"/>
                    </m:rP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o</m:t>
                      </m:r>
                      <m:ctrlPr>
                        <w:rPr>
                          <w:rFonts w:ascii="Cambria Math" w:hAnsi="Cambria Math" w:eastAsia="Yu Mincho"/>
                          <w:i/>
                          <w:iCs/>
                          <w:lang w:eastAsia="ja-JP"/>
                        </w:rPr>
                      </m:ctrlPr>
                    </m:sub>
                  </m:sSub>
                  <m:ctrlPr>
                    <w:rPr>
                      <w:rFonts w:ascii="Cambria Math" w:hAnsi="Cambria Math" w:eastAsia="Yu Mincho"/>
                      <w:i/>
                      <w:iCs/>
                      <w:lang w:eastAsia="ja-JP"/>
                    </w:rPr>
                  </m:ctrlPr>
                </m:e>
              </m:d>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0</m:t>
                  </m:r>
                  <m:ctrlPr>
                    <w:rPr>
                      <w:rFonts w:ascii="Cambria Math" w:hAnsi="Cambria Math" w:eastAsia="Yu Mincho"/>
                      <w:i/>
                      <w:iCs/>
                      <w:lang w:eastAsia="ja-JP"/>
                    </w:rPr>
                  </m:ctrlPr>
                </m:sub>
              </m:sSub>
              <m:r>
                <w:rPr>
                  <w:rFonts w:ascii="Cambria Math" w:hAnsi="Cambria Math" w:eastAsia="Yu Mincho"/>
                  <w:lang w:eastAsia="ja-JP"/>
                </w:rPr>
                <m:t>+2*(</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1</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1</m:t>
                  </m:r>
                  <m:ctrlPr>
                    <w:rPr>
                      <w:rFonts w:ascii="Cambria Math" w:hAnsi="Cambria Math" w:eastAsia="Yu Mincho"/>
                      <w:i/>
                      <w:iCs/>
                      <w:lang w:eastAsia="ja-JP"/>
                    </w:rPr>
                  </m:ctrlPr>
                </m:sub>
              </m:sSub>
              <m:r>
                <m:rPr>
                  <m:sty m:val="p"/>
                </m:rP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1</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4</m:t>
                  </m:r>
                  <m:ctrlPr>
                    <w:rPr>
                      <w:rFonts w:ascii="Cambria Math" w:hAnsi="Cambria Math" w:eastAsia="Yu Mincho"/>
                      <w:i/>
                      <w:iCs/>
                      <w:lang w:eastAsia="ja-JP"/>
                    </w:rPr>
                  </m:ctrlPr>
                </m:sub>
              </m:sSub>
              <m:sSub>
                <m:sSubPr>
                  <m:ctrlPr>
                    <w:rPr>
                      <w:rFonts w:ascii="Cambria Math" w:hAnsi="Cambria Math" w:eastAsia="Yu Mincho"/>
                      <w:i/>
                      <w:iCs/>
                      <w:lang w:eastAsia="ja-JP"/>
                    </w:rPr>
                  </m:ctrlPr>
                </m:sSubPr>
                <m:e>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6</m:t>
                  </m:r>
                  <m:ctrlPr>
                    <w:rPr>
                      <w:rFonts w:ascii="Cambria Math" w:hAnsi="Cambria Math" w:eastAsia="Yu Mincho"/>
                      <w:i/>
                      <w:iCs/>
                      <w:lang w:eastAsia="ja-JP"/>
                    </w:rPr>
                  </m:ctrlPr>
                </m:sub>
              </m:sSub>
              <m:r>
                <w:rPr>
                  <w:rFonts w:ascii="Cambria Math" w:hAnsi="Cambria Math" w:eastAsia="Yu Mincho"/>
                  <w:lang w:eastAsia="ja-JP"/>
                </w:rPr>
                <m:t>+8)≫4</m:t>
              </m:r>
            </m:oMath>
          </w:p>
          <w:p>
            <w:pPr>
              <w:rPr>
                <w:rFonts w:eastAsia="Yu Mincho"/>
                <w:lang w:eastAsia="ja-JP"/>
              </w:rPr>
            </w:pPr>
            <m:oMathPara>
              <m:oMathParaPr>
                <m:jc m:val="centerGroup"/>
              </m:oMathParaPr>
              <m:oMath>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7</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6</m:t>
                    </m:r>
                    <m:ctrlPr>
                      <w:rPr>
                        <w:rFonts w:ascii="Cambria Math" w:hAnsi="Cambria Math" w:eastAsia="Yu Mincho"/>
                        <w:i/>
                        <w:iCs/>
                        <w:lang w:eastAsia="ja-JP"/>
                      </w:rPr>
                    </m:ctrlPr>
                  </m:sub>
                </m:sSub>
                <m:r>
                  <m:rPr>
                    <m:sty m:val="p"/>
                  </m:rP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7</m:t>
                    </m:r>
                    <m:ctrlPr>
                      <w:rPr>
                        <w:rFonts w:ascii="Cambria Math" w:hAnsi="Cambria Math" w:eastAsia="Yu Mincho"/>
                        <w:i/>
                        <w:iCs/>
                        <w:lang w:eastAsia="ja-JP"/>
                      </w:rPr>
                    </m:ctrlPr>
                  </m:sub>
                </m:sSub>
                <m:r>
                  <w:rPr>
                    <w:rFonts w:ascii="Cambria Math" w:hAnsi="Cambria Math" w:eastAsia="Yu Mincho"/>
                    <w:lang w:eastAsia="ja-JP"/>
                  </w:rPr>
                  <m:t>+1)≫1,       </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r>
                  <m:rPr>
                    <m:sty m:val="p"/>
                  </m:rP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r>
                  <w:rPr>
                    <w:rFonts w:ascii="Cambria Math" w:hAnsi="Cambria Math" w:eastAsia="Yu Mincho"/>
                    <w:lang w:eastAsia="ja-JP"/>
                  </w:rPr>
                  <m:t>+1)≫1 </m:t>
                </m:r>
              </m:oMath>
            </m:oMathPara>
          </w:p>
        </w:tc>
      </w:tr>
      <w:tr>
        <w:tblPrEx>
          <w:tblLayout w:type="fixed"/>
          <w:tblCellMar>
            <w:top w:w="0" w:type="dxa"/>
            <w:left w:w="0" w:type="dxa"/>
            <w:bottom w:w="0" w:type="dxa"/>
            <w:right w:w="0" w:type="dxa"/>
          </w:tblCellMar>
        </w:tblPrEx>
        <w:trPr>
          <w:trHeight w:val="573" w:hRule="atLeast"/>
        </w:trPr>
        <w:tc>
          <w:tcPr>
            <w:tcW w:w="1160" w:type="dxa"/>
            <w:tcBorders>
              <w:top w:val="single" w:color="181818" w:sz="8" w:space="0"/>
              <w:left w:val="single" w:color="181818" w:sz="8" w:space="0"/>
              <w:bottom w:val="single" w:color="181818" w:sz="8" w:space="0"/>
              <w:right w:val="single" w:color="181818" w:sz="8" w:space="0"/>
            </w:tcBorders>
            <w:shd w:val="clear" w:color="auto" w:fill="auto"/>
            <w:tcMar>
              <w:top w:w="15" w:type="dxa"/>
              <w:left w:w="108" w:type="dxa"/>
              <w:bottom w:w="0" w:type="dxa"/>
              <w:right w:w="108" w:type="dxa"/>
            </w:tcMar>
            <w:vAlign w:val="center"/>
          </w:tcPr>
          <w:p>
            <w:pPr>
              <w:rPr>
                <w:rFonts w:eastAsia="Yu Mincho"/>
                <w:lang w:eastAsia="ja-JP"/>
              </w:rPr>
            </w:pPr>
            <w:r>
              <w:rPr>
                <w:rFonts w:eastAsia="Yu Mincho"/>
                <w:lang w:val="en-CA" w:eastAsia="ja-JP"/>
              </w:rPr>
              <w:t xml:space="preserve">3, 7 </w:t>
            </w:r>
          </w:p>
          <w:p>
            <w:pPr>
              <w:rPr>
                <w:rFonts w:eastAsia="Yu Mincho"/>
                <w:lang w:eastAsia="ja-JP"/>
              </w:rPr>
            </w:pPr>
            <w:r>
              <w:rPr>
                <w:rFonts w:eastAsia="Yu Mincho"/>
                <w:lang w:val="en-CA" w:eastAsia="ja-JP"/>
              </w:rPr>
              <w:t>(p side: 3</w:t>
            </w:r>
          </w:p>
          <w:p>
            <w:pPr>
              <w:rPr>
                <w:rFonts w:eastAsia="Yu Mincho"/>
                <w:lang w:eastAsia="ja-JP"/>
              </w:rPr>
            </w:pPr>
            <w:r>
              <w:rPr>
                <w:rFonts w:eastAsia="Yu Mincho"/>
                <w:lang w:val="en-CA" w:eastAsia="ja-JP"/>
              </w:rPr>
              <w:t>q side: 7)</w:t>
            </w:r>
          </w:p>
        </w:tc>
        <w:tc>
          <w:tcPr>
            <w:tcW w:w="8176" w:type="dxa"/>
            <w:tcBorders>
              <w:top w:val="single" w:color="181818" w:sz="8" w:space="0"/>
              <w:left w:val="single" w:color="181818" w:sz="8" w:space="0"/>
              <w:bottom w:val="single" w:color="181818" w:sz="8" w:space="0"/>
              <w:right w:val="single" w:color="181818" w:sz="8" w:space="0"/>
            </w:tcBorders>
            <w:shd w:val="clear" w:color="auto" w:fill="auto"/>
            <w:tcMar>
              <w:top w:w="15" w:type="dxa"/>
              <w:left w:w="108" w:type="dxa"/>
              <w:bottom w:w="0" w:type="dxa"/>
              <w:right w:w="108" w:type="dxa"/>
            </w:tcMar>
            <w:vAlign w:val="center"/>
          </w:tcPr>
          <w:p>
            <w:pPr>
              <w:rPr>
                <w:rFonts w:eastAsia="Yu Mincho"/>
                <w:lang w:eastAsia="ja-JP"/>
              </w:rPr>
            </w:pPr>
            <m:oMathPara>
              <m:oMathParaPr>
                <m:jc m:val="centerGroup"/>
              </m:oMathParaPr>
              <m:oMath>
                <m:sSub>
                  <m:sSubPr>
                    <m:ctrlPr>
                      <w:rPr>
                        <w:rFonts w:ascii="Cambria Math" w:hAnsi="Cambria Math" w:eastAsia="Yu Mincho"/>
                        <w:i/>
                        <w:iCs/>
                        <w:lang w:eastAsia="ja-JP"/>
                      </w:rPr>
                    </m:ctrlPr>
                  </m:sSubPr>
                  <m:e>
                    <m:r>
                      <w:rPr>
                        <w:rFonts w:ascii="Cambria Math" w:hAnsi="Cambria Math" w:eastAsia="Yu Mincho"/>
                        <w:lang w:eastAsia="ja-JP"/>
                      </w:rPr>
                      <m:t>g</m:t>
                    </m:r>
                    <m:ctrlPr>
                      <w:rPr>
                        <w:rFonts w:ascii="Cambria Math" w:hAnsi="Cambria Math" w:eastAsia="Yu Mincho"/>
                        <w:i/>
                        <w:iCs/>
                        <w:lang w:eastAsia="ja-JP"/>
                      </w:rPr>
                    </m:ctrlPr>
                  </m:e>
                  <m:sub>
                    <m:r>
                      <w:rPr>
                        <w:rFonts w:ascii="Cambria Math" w:hAnsi="Cambria Math" w:eastAsia="Yu Mincho"/>
                        <w:lang w:eastAsia="ja-JP"/>
                      </w:rPr>
                      <m:t>j</m:t>
                    </m:r>
                    <m:ctrlPr>
                      <w:rPr>
                        <w:rFonts w:ascii="Cambria Math" w:hAnsi="Cambria Math" w:eastAsia="Yu Mincho"/>
                        <w:i/>
                        <w:iCs/>
                        <w:lang w:eastAsia="ja-JP"/>
                      </w:rPr>
                    </m:ctrlPr>
                  </m:sub>
                </m:sSub>
                <m:r>
                  <w:rPr>
                    <w:rFonts w:ascii="Cambria Math" w:hAnsi="Cambria Math" w:eastAsia="Yu Mincho"/>
                    <w:lang w:eastAsia="ja-JP"/>
                  </w:rPr>
                  <m:t>=59-j*9,  can also be described as </m:t>
                </m:r>
                <m:r>
                  <m:rPr>
                    <m:sty m:val="bi"/>
                  </m:rPr>
                  <w:rPr>
                    <w:rFonts w:ascii="Cambria Math" w:hAnsi="Cambria Math" w:eastAsia="Yu Mincho"/>
                    <w:lang w:eastAsia="ja-JP"/>
                  </w:rPr>
                  <m:t>g</m:t>
                </m:r>
                <m:r>
                  <w:rPr>
                    <w:rFonts w:ascii="Cambria Math" w:hAnsi="Cambria Math" w:eastAsia="Yu Mincho"/>
                    <w:lang w:eastAsia="ja-JP"/>
                  </w:rPr>
                  <m:t>=</m:t>
                </m:r>
                <m:d>
                  <m:dPr>
                    <m:begChr m:val="{"/>
                    <m:endChr m:val="}"/>
                    <m:ctrlPr>
                      <w:rPr>
                        <w:rFonts w:ascii="Cambria Math" w:hAnsi="Cambria Math" w:eastAsia="Yu Mincho"/>
                        <w:i/>
                        <w:iCs/>
                        <w:lang w:eastAsia="ja-JP"/>
                      </w:rPr>
                    </m:ctrlPr>
                  </m:dPr>
                  <m:e>
                    <m:r>
                      <m:rPr>
                        <m:sty m:val="p"/>
                      </m:rPr>
                      <w:rPr>
                        <w:rFonts w:ascii="Cambria Math" w:hAnsi="Cambria Math" w:eastAsia="Yu Mincho"/>
                        <w:lang w:val="en-CA" w:eastAsia="ja-JP"/>
                      </w:rPr>
                      <m:t>59,50,41,32,23,14,5</m:t>
                    </m:r>
                    <m:ctrlPr>
                      <w:rPr>
                        <w:rFonts w:ascii="Cambria Math" w:hAnsi="Cambria Math" w:eastAsia="Yu Mincho"/>
                        <w:i/>
                        <w:iCs/>
                        <w:lang w:eastAsia="ja-JP"/>
                      </w:rPr>
                    </m:ctrlPr>
                  </m:e>
                </m:d>
              </m:oMath>
            </m:oMathPara>
          </w:p>
          <w:p>
            <w:pPr>
              <w:rPr>
                <w:rFonts w:eastAsia="Yu Mincho"/>
                <w:lang w:eastAsia="ja-JP"/>
              </w:rPr>
            </w:pPr>
            <m:oMathPara>
              <m:oMathParaPr>
                <m:jc m:val="centerGroup"/>
              </m:oMathParaPr>
              <m:oMath>
                <m:sSub>
                  <m:sSubPr>
                    <m:ctrlPr>
                      <w:rPr>
                        <w:rFonts w:ascii="Cambria Math" w:hAnsi="Cambria Math" w:eastAsia="Yu Mincho"/>
                        <w:i/>
                        <w:iCs/>
                        <w:lang w:eastAsia="ja-JP"/>
                      </w:rPr>
                    </m:ctrlPr>
                  </m:sSubPr>
                  <m:e>
                    <m:r>
                      <w:rPr>
                        <w:rFonts w:ascii="Cambria Math" w:hAnsi="Cambria Math" w:eastAsia="Yu Mincho"/>
                        <w:lang w:eastAsia="ja-JP"/>
                      </w:rPr>
                      <m:t>f</m:t>
                    </m:r>
                    <m:ctrlPr>
                      <w:rPr>
                        <w:rFonts w:ascii="Cambria Math" w:hAnsi="Cambria Math" w:eastAsia="Yu Mincho"/>
                        <w:i/>
                        <w:iCs/>
                        <w:lang w:eastAsia="ja-JP"/>
                      </w:rPr>
                    </m:ctrlPr>
                  </m:e>
                  <m:sub>
                    <m:r>
                      <w:rPr>
                        <w:rFonts w:ascii="Cambria Math" w:hAnsi="Cambria Math" w:eastAsia="Yu Mincho"/>
                        <w:lang w:eastAsia="ja-JP"/>
                      </w:rPr>
                      <m:t>i</m:t>
                    </m:r>
                    <m:ctrlPr>
                      <w:rPr>
                        <w:rFonts w:ascii="Cambria Math" w:hAnsi="Cambria Math" w:eastAsia="Yu Mincho"/>
                        <w:i/>
                        <w:iCs/>
                        <w:lang w:eastAsia="ja-JP"/>
                      </w:rPr>
                    </m:ctrlPr>
                  </m:sub>
                </m:sSub>
                <m:r>
                  <w:rPr>
                    <w:rFonts w:ascii="Cambria Math" w:hAnsi="Cambria Math" w:eastAsia="Yu Mincho"/>
                    <w:lang w:eastAsia="ja-JP"/>
                  </w:rPr>
                  <m:t>=53-i*21,  can also be described as </m:t>
                </m:r>
                <m:r>
                  <m:rPr>
                    <m:sty m:val="bi"/>
                  </m:rPr>
                  <w:rPr>
                    <w:rFonts w:ascii="Cambria Math" w:hAnsi="Cambria Math" w:eastAsia="Yu Mincho"/>
                    <w:lang w:eastAsia="ja-JP"/>
                  </w:rPr>
                  <m:t>f</m:t>
                </m:r>
                <m:r>
                  <w:rPr>
                    <w:rFonts w:ascii="Cambria Math" w:hAnsi="Cambria Math" w:eastAsia="Yu Mincho"/>
                    <w:lang w:eastAsia="ja-JP"/>
                  </w:rPr>
                  <m:t>=</m:t>
                </m:r>
                <m:d>
                  <m:dPr>
                    <m:begChr m:val="{"/>
                    <m:endChr m:val="}"/>
                    <m:ctrlPr>
                      <w:rPr>
                        <w:rFonts w:ascii="Cambria Math" w:hAnsi="Cambria Math" w:eastAsia="Yu Mincho"/>
                        <w:i/>
                        <w:iCs/>
                        <w:lang w:eastAsia="ja-JP"/>
                      </w:rPr>
                    </m:ctrlPr>
                  </m:dPr>
                  <m:e>
                    <m:r>
                      <m:rPr>
                        <m:sty m:val="p"/>
                      </m:rPr>
                      <w:rPr>
                        <w:rFonts w:ascii="Cambria Math" w:hAnsi="Cambria Math" w:eastAsia="Yu Mincho"/>
                        <w:lang w:val="en-CA" w:eastAsia="ja-JP"/>
                      </w:rPr>
                      <m:t>53,32,11</m:t>
                    </m:r>
                    <m:ctrlPr>
                      <w:rPr>
                        <w:rFonts w:ascii="Cambria Math" w:hAnsi="Cambria Math" w:eastAsia="Yu Mincho"/>
                        <w:i/>
                        <w:iCs/>
                        <w:lang w:eastAsia="ja-JP"/>
                      </w:rPr>
                    </m:ctrlPr>
                  </m:e>
                </m:d>
              </m:oMath>
            </m:oMathPara>
          </w:p>
          <w:p>
            <w:pPr>
              <w:rPr>
                <w:rFonts w:eastAsia="Yu Mincho"/>
                <w:lang w:eastAsia="ja-JP"/>
              </w:rPr>
            </w:pPr>
            <w:r>
              <w:rPr>
                <w:rFonts w:eastAsia="Yu Mincho"/>
                <w:lang w:eastAsia="ja-JP"/>
              </w:rPr>
              <w:t> </w:t>
            </w:r>
            <m:oMath>
              <m:sSub>
                <m:sSubPr>
                  <m:ctrlPr>
                    <w:rPr>
                      <w:rFonts w:ascii="Cambria Math" w:hAnsi="Cambria Math" w:eastAsia="Yu Mincho"/>
                      <w:i/>
                      <w:iCs/>
                      <w:lang w:eastAsia="ja-JP"/>
                    </w:rPr>
                  </m:ctrlPr>
                </m:sSubPr>
                <m:e>
                  <m:r>
                    <w:rPr>
                      <w:rFonts w:ascii="Cambria Math" w:hAnsi="Cambria Math" w:eastAsia="Yu Mincho"/>
                      <w:lang w:eastAsia="ja-JP"/>
                    </w:rPr>
                    <m:t>Middle</m:t>
                  </m:r>
                  <m:ctrlPr>
                    <w:rPr>
                      <w:rFonts w:ascii="Cambria Math" w:hAnsi="Cambria Math" w:eastAsia="Yu Mincho"/>
                      <w:i/>
                      <w:iCs/>
                      <w:lang w:eastAsia="ja-JP"/>
                    </w:rPr>
                  </m:ctrlPr>
                </m:e>
                <m:sub>
                  <m:r>
                    <w:rPr>
                      <w:rFonts w:ascii="Cambria Math" w:hAnsi="Cambria Math" w:eastAsia="Yu Mincho"/>
                      <w:lang w:eastAsia="ja-JP"/>
                    </w:rPr>
                    <m:t>3.7</m:t>
                  </m:r>
                  <m:ctrlPr>
                    <w:rPr>
                      <w:rFonts w:ascii="Cambria Math" w:hAnsi="Cambria Math" w:eastAsia="Yu Mincho"/>
                      <w:i/>
                      <w:iCs/>
                      <w:lang w:eastAsia="ja-JP"/>
                    </w:rPr>
                  </m:ctrlPr>
                </m:sub>
              </m:sSub>
              <m:r>
                <w:rPr>
                  <w:rFonts w:ascii="Cambria Math" w:hAnsi="Cambria Math" w:eastAsia="Yu Mincho"/>
                  <w:lang w:eastAsia="ja-JP"/>
                </w:rPr>
                <m:t>=(2*</m:t>
              </m:r>
              <m:d>
                <m:dPr>
                  <m:ctrlPr>
                    <w:rPr>
                      <w:rFonts w:ascii="Cambria Math" w:hAnsi="Cambria Math" w:eastAsia="Yu Mincho"/>
                      <w:i/>
                      <w:iCs/>
                      <w:lang w:eastAsia="ja-JP"/>
                    </w:rPr>
                  </m:ctrlPr>
                </m:dPr>
                <m:e>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o</m:t>
                      </m:r>
                      <m:ctrlPr>
                        <w:rPr>
                          <w:rFonts w:ascii="Cambria Math" w:hAnsi="Cambria Math" w:eastAsia="Yu Mincho"/>
                          <w:i/>
                          <w:iCs/>
                          <w:lang w:eastAsia="ja-JP"/>
                        </w:rPr>
                      </m:ctrlPr>
                    </m:sub>
                  </m:sSub>
                  <m:r>
                    <m:rPr>
                      <m:sty m:val="p"/>
                    </m:rP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o</m:t>
                      </m:r>
                      <m:ctrlPr>
                        <w:rPr>
                          <w:rFonts w:ascii="Cambria Math" w:hAnsi="Cambria Math" w:eastAsia="Yu Mincho"/>
                          <w:i/>
                          <w:iCs/>
                          <w:lang w:eastAsia="ja-JP"/>
                        </w:rPr>
                      </m:ctrlPr>
                    </m:sub>
                  </m:sSub>
                  <m:ctrlPr>
                    <w:rPr>
                      <w:rFonts w:ascii="Cambria Math" w:hAnsi="Cambria Math" w:eastAsia="Yu Mincho"/>
                      <w:i/>
                      <w:iCs/>
                      <w:lang w:eastAsia="ja-JP"/>
                    </w:rPr>
                  </m:ctrlPr>
                </m:e>
              </m:d>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0</m:t>
                  </m:r>
                  <m:ctrlPr>
                    <w:rPr>
                      <w:rFonts w:ascii="Cambria Math" w:hAnsi="Cambria Math" w:eastAsia="Yu Mincho"/>
                      <w:i/>
                      <w:iCs/>
                      <w:lang w:eastAsia="ja-JP"/>
                    </w:rPr>
                  </m:ctrlPr>
                </m:sub>
              </m:sSub>
              <m:r>
                <w:rPr>
                  <w:rFonts w:ascii="Cambria Math" w:hAnsi="Cambria Math" w:eastAsia="Yu Mincho"/>
                  <w:lang w:eastAsia="ja-JP"/>
                </w:rPr>
                <m:t>+2*(</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1</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1</m:t>
                  </m:r>
                  <m:ctrlPr>
                    <w:rPr>
                      <w:rFonts w:ascii="Cambria Math" w:hAnsi="Cambria Math" w:eastAsia="Yu Mincho"/>
                      <w:i/>
                      <w:iCs/>
                      <w:lang w:eastAsia="ja-JP"/>
                    </w:rPr>
                  </m:ctrlPr>
                </m:sub>
              </m:sSub>
              <m:r>
                <m:rPr>
                  <m:sty m:val="p"/>
                </m:rP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1</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4</m:t>
                  </m:r>
                  <m:ctrlPr>
                    <w:rPr>
                      <w:rFonts w:ascii="Cambria Math" w:hAnsi="Cambria Math" w:eastAsia="Yu Mincho"/>
                      <w:i/>
                      <w:iCs/>
                      <w:lang w:eastAsia="ja-JP"/>
                    </w:rPr>
                  </m:ctrlPr>
                </m:sub>
              </m:sSub>
              <m:sSub>
                <m:sSubPr>
                  <m:ctrlPr>
                    <w:rPr>
                      <w:rFonts w:ascii="Cambria Math" w:hAnsi="Cambria Math" w:eastAsia="Yu Mincho"/>
                      <w:i/>
                      <w:iCs/>
                      <w:lang w:eastAsia="ja-JP"/>
                    </w:rPr>
                  </m:ctrlPr>
                </m:sSubPr>
                <m:e>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6</m:t>
                  </m:r>
                  <m:ctrlPr>
                    <w:rPr>
                      <w:rFonts w:ascii="Cambria Math" w:hAnsi="Cambria Math" w:eastAsia="Yu Mincho"/>
                      <w:i/>
                      <w:iCs/>
                      <w:lang w:eastAsia="ja-JP"/>
                    </w:rPr>
                  </m:ctrlPr>
                </m:sub>
              </m:sSub>
              <m:r>
                <w:rPr>
                  <w:rFonts w:ascii="Cambria Math" w:hAnsi="Cambria Math" w:eastAsia="Yu Mincho"/>
                  <w:lang w:eastAsia="ja-JP"/>
                </w:rPr>
                <m:t>+8)≫4</m:t>
              </m:r>
            </m:oMath>
          </w:p>
          <w:p>
            <w:pPr>
              <w:rPr>
                <w:rFonts w:eastAsia="Yu Mincho"/>
                <w:lang w:eastAsia="ja-JP"/>
              </w:rPr>
            </w:pPr>
            <m:oMathPara>
              <m:oMathParaPr>
                <m:jc m:val="centerGroup"/>
              </m:oMathParaPr>
              <m:oMath>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7</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6</m:t>
                    </m:r>
                    <m:ctrlPr>
                      <w:rPr>
                        <w:rFonts w:ascii="Cambria Math" w:hAnsi="Cambria Math" w:eastAsia="Yu Mincho"/>
                        <w:i/>
                        <w:iCs/>
                        <w:lang w:eastAsia="ja-JP"/>
                      </w:rPr>
                    </m:ctrlPr>
                  </m:sub>
                </m:sSub>
                <m:r>
                  <m:rPr>
                    <m:sty m:val="p"/>
                  </m:rP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7</m:t>
                    </m:r>
                    <m:ctrlPr>
                      <w:rPr>
                        <w:rFonts w:ascii="Cambria Math" w:hAnsi="Cambria Math" w:eastAsia="Yu Mincho"/>
                        <w:i/>
                        <w:iCs/>
                        <w:lang w:eastAsia="ja-JP"/>
                      </w:rPr>
                    </m:ctrlPr>
                  </m:sub>
                </m:sSub>
                <m:r>
                  <w:rPr>
                    <w:rFonts w:ascii="Cambria Math" w:hAnsi="Cambria Math" w:eastAsia="Yu Mincho"/>
                    <w:lang w:eastAsia="ja-JP"/>
                  </w:rPr>
                  <m:t>+1)≫1,       </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r>
                  <m:rPr>
                    <m:sty m:val="p"/>
                  </m:rP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r>
                  <w:rPr>
                    <w:rFonts w:ascii="Cambria Math" w:hAnsi="Cambria Math" w:eastAsia="Yu Mincho"/>
                    <w:lang w:eastAsia="ja-JP"/>
                  </w:rPr>
                  <m:t>+1)≫1 </m:t>
                </m:r>
              </m:oMath>
            </m:oMathPara>
          </w:p>
        </w:tc>
      </w:tr>
      <w:tr>
        <w:tblPrEx>
          <w:tblLayout w:type="fixed"/>
          <w:tblCellMar>
            <w:top w:w="0" w:type="dxa"/>
            <w:left w:w="0" w:type="dxa"/>
            <w:bottom w:w="0" w:type="dxa"/>
            <w:right w:w="0" w:type="dxa"/>
          </w:tblCellMar>
        </w:tblPrEx>
        <w:trPr>
          <w:trHeight w:val="573" w:hRule="atLeast"/>
        </w:trPr>
        <w:tc>
          <w:tcPr>
            <w:tcW w:w="1160" w:type="dxa"/>
            <w:tcBorders>
              <w:top w:val="single" w:color="181818" w:sz="8" w:space="0"/>
              <w:left w:val="single" w:color="181818" w:sz="8" w:space="0"/>
              <w:bottom w:val="single" w:color="181818" w:sz="8" w:space="0"/>
              <w:right w:val="single" w:color="181818" w:sz="8" w:space="0"/>
            </w:tcBorders>
            <w:shd w:val="clear" w:color="auto" w:fill="auto"/>
            <w:tcMar>
              <w:top w:w="15" w:type="dxa"/>
              <w:left w:w="108" w:type="dxa"/>
              <w:bottom w:w="0" w:type="dxa"/>
              <w:right w:w="108" w:type="dxa"/>
            </w:tcMar>
            <w:vAlign w:val="center"/>
          </w:tcPr>
          <w:p>
            <w:pPr>
              <w:rPr>
                <w:rFonts w:eastAsia="Yu Mincho"/>
                <w:lang w:val="en-CA" w:eastAsia="ja-JP"/>
              </w:rPr>
            </w:pPr>
            <w:r>
              <w:rPr>
                <w:rFonts w:eastAsia="Yu Mincho"/>
                <w:lang w:val="en-CA" w:eastAsia="ja-JP"/>
              </w:rPr>
              <w:t xml:space="preserve">7, 5 </w:t>
            </w:r>
          </w:p>
          <w:p>
            <w:pPr>
              <w:rPr>
                <w:rFonts w:eastAsia="Yu Mincho"/>
                <w:lang w:val="en-CA" w:eastAsia="ja-JP"/>
              </w:rPr>
            </w:pPr>
            <w:r>
              <w:rPr>
                <w:rFonts w:eastAsia="Yu Mincho"/>
                <w:lang w:val="en-CA" w:eastAsia="ja-JP"/>
              </w:rPr>
              <w:t>(p side: 7</w:t>
            </w:r>
          </w:p>
          <w:p>
            <w:pPr>
              <w:rPr>
                <w:rFonts w:eastAsia="Yu Mincho"/>
                <w:lang w:val="en-CA" w:eastAsia="ja-JP"/>
              </w:rPr>
            </w:pPr>
            <w:r>
              <w:rPr>
                <w:rFonts w:eastAsia="Yu Mincho"/>
                <w:lang w:val="en-CA" w:eastAsia="ja-JP"/>
              </w:rPr>
              <w:t>q side: 5)</w:t>
            </w:r>
          </w:p>
        </w:tc>
        <w:tc>
          <w:tcPr>
            <w:tcW w:w="8176" w:type="dxa"/>
            <w:tcBorders>
              <w:top w:val="single" w:color="181818" w:sz="8" w:space="0"/>
              <w:left w:val="single" w:color="181818" w:sz="8" w:space="0"/>
              <w:bottom w:val="single" w:color="181818" w:sz="8" w:space="0"/>
              <w:right w:val="single" w:color="181818" w:sz="8" w:space="0"/>
            </w:tcBorders>
            <w:shd w:val="clear" w:color="auto" w:fill="auto"/>
            <w:tcMar>
              <w:top w:w="15" w:type="dxa"/>
              <w:left w:w="108" w:type="dxa"/>
              <w:bottom w:w="0" w:type="dxa"/>
              <w:right w:w="108" w:type="dxa"/>
            </w:tcMar>
            <w:vAlign w:val="center"/>
          </w:tcPr>
          <w:p>
            <w:pPr>
              <w:rPr>
                <w:rFonts w:ascii="Cambria Math" w:hAnsi="Cambria Math" w:eastAsia="Yu Mincho"/>
                <w:lang w:eastAsia="ja-JP"/>
                <w:oMath/>
              </w:rPr>
            </w:pPr>
            <m:oMathPara>
              <m:oMath>
                <m:sSub>
                  <m:sSubPr>
                    <m:ctrlPr>
                      <w:rPr>
                        <w:rFonts w:ascii="Cambria Math" w:hAnsi="Cambria Math" w:eastAsia="Yu Mincho"/>
                        <w:i/>
                        <w:iCs/>
                        <w:lang w:eastAsia="ja-JP"/>
                      </w:rPr>
                    </m:ctrlPr>
                  </m:sSubPr>
                  <m:e>
                    <m:r>
                      <w:rPr>
                        <w:rFonts w:ascii="Cambria Math" w:hAnsi="Cambria Math" w:eastAsia="Yu Mincho"/>
                        <w:lang w:eastAsia="ja-JP"/>
                      </w:rPr>
                      <m:t>g</m:t>
                    </m:r>
                    <m:ctrlPr>
                      <w:rPr>
                        <w:rFonts w:ascii="Cambria Math" w:hAnsi="Cambria Math" w:eastAsia="Yu Mincho"/>
                        <w:i/>
                        <w:iCs/>
                        <w:lang w:eastAsia="ja-JP"/>
                      </w:rPr>
                    </m:ctrlPr>
                  </m:e>
                  <m:sub>
                    <m:r>
                      <w:rPr>
                        <w:rFonts w:ascii="Cambria Math" w:hAnsi="Cambria Math" w:eastAsia="Yu Mincho"/>
                        <w:lang w:eastAsia="ja-JP"/>
                      </w:rPr>
                      <m:t>j</m:t>
                    </m:r>
                    <m:ctrlPr>
                      <w:rPr>
                        <w:rFonts w:ascii="Cambria Math" w:hAnsi="Cambria Math" w:eastAsia="Yu Mincho"/>
                        <w:i/>
                        <w:iCs/>
                        <w:lang w:eastAsia="ja-JP"/>
                      </w:rPr>
                    </m:ctrlPr>
                  </m:sub>
                </m:sSub>
                <m:r>
                  <w:rPr>
                    <w:rFonts w:ascii="Cambria Math" w:hAnsi="Cambria Math" w:eastAsia="Yu Mincho"/>
                    <w:lang w:eastAsia="ja-JP"/>
                  </w:rPr>
                  <m:t>=58-j*13,  can also be described as </m:t>
                </m:r>
                <m:r>
                  <m:rPr>
                    <m:sty m:val="bi"/>
                  </m:rPr>
                  <w:rPr>
                    <w:rFonts w:ascii="Cambria Math" w:hAnsi="Cambria Math" w:eastAsia="Yu Mincho"/>
                    <w:lang w:eastAsia="ja-JP"/>
                  </w:rPr>
                  <m:t>g</m:t>
                </m:r>
                <m:r>
                  <w:rPr>
                    <w:rFonts w:ascii="Cambria Math" w:hAnsi="Cambria Math" w:eastAsia="Yu Mincho"/>
                    <w:lang w:eastAsia="ja-JP"/>
                  </w:rPr>
                  <m:t>=</m:t>
                </m:r>
                <m:d>
                  <m:dPr>
                    <m:begChr m:val="{"/>
                    <m:endChr m:val="}"/>
                    <m:ctrlPr>
                      <w:rPr>
                        <w:rFonts w:ascii="Cambria Math" w:hAnsi="Cambria Math" w:eastAsia="Yu Mincho"/>
                        <w:i/>
                        <w:iCs/>
                        <w:lang w:eastAsia="ja-JP"/>
                      </w:rPr>
                    </m:ctrlPr>
                  </m:dPr>
                  <m:e>
                    <m:r>
                      <w:rPr>
                        <w:rFonts w:ascii="Cambria Math" w:hAnsi="Cambria Math" w:eastAsia="Yu Mincho"/>
                        <w:lang w:eastAsia="ja-JP"/>
                      </w:rPr>
                      <m:t>58,45,32,19,6</m:t>
                    </m:r>
                    <m:ctrlPr>
                      <w:rPr>
                        <w:rFonts w:ascii="Cambria Math" w:hAnsi="Cambria Math" w:eastAsia="Yu Mincho"/>
                        <w:i/>
                        <w:iCs/>
                        <w:lang w:eastAsia="ja-JP"/>
                      </w:rPr>
                    </m:ctrlPr>
                  </m:e>
                </m:d>
              </m:oMath>
            </m:oMathPara>
          </w:p>
          <w:p>
            <w:pPr>
              <w:rPr>
                <w:rFonts w:ascii="Cambria Math" w:hAnsi="Cambria Math" w:eastAsia="Yu Mincho"/>
                <w:lang w:eastAsia="ja-JP"/>
                <w:oMath/>
              </w:rPr>
            </w:pPr>
            <m:oMathPara>
              <m:oMath>
                <m:sSub>
                  <m:sSubPr>
                    <m:ctrlPr>
                      <w:rPr>
                        <w:rFonts w:ascii="Cambria Math" w:hAnsi="Cambria Math" w:eastAsia="Yu Mincho"/>
                        <w:i/>
                        <w:iCs/>
                        <w:lang w:eastAsia="ja-JP"/>
                      </w:rPr>
                    </m:ctrlPr>
                  </m:sSubPr>
                  <m:e>
                    <m:r>
                      <w:rPr>
                        <w:rFonts w:ascii="Cambria Math" w:hAnsi="Cambria Math" w:eastAsia="Yu Mincho"/>
                        <w:lang w:eastAsia="ja-JP"/>
                      </w:rPr>
                      <m:t>f</m:t>
                    </m:r>
                    <m:ctrlPr>
                      <w:rPr>
                        <w:rFonts w:ascii="Cambria Math" w:hAnsi="Cambria Math" w:eastAsia="Yu Mincho"/>
                        <w:i/>
                        <w:iCs/>
                        <w:lang w:eastAsia="ja-JP"/>
                      </w:rPr>
                    </m:ctrlPr>
                  </m:e>
                  <m:sub>
                    <m:r>
                      <w:rPr>
                        <w:rFonts w:ascii="Cambria Math" w:hAnsi="Cambria Math" w:eastAsia="Yu Mincho"/>
                        <w:lang w:eastAsia="ja-JP"/>
                      </w:rPr>
                      <m:t>i</m:t>
                    </m:r>
                    <m:ctrlPr>
                      <w:rPr>
                        <w:rFonts w:ascii="Cambria Math" w:hAnsi="Cambria Math" w:eastAsia="Yu Mincho"/>
                        <w:i/>
                        <w:iCs/>
                        <w:lang w:eastAsia="ja-JP"/>
                      </w:rPr>
                    </m:ctrlPr>
                  </m:sub>
                </m:sSub>
                <m:r>
                  <w:rPr>
                    <w:rFonts w:ascii="Cambria Math" w:hAnsi="Cambria Math" w:eastAsia="Yu Mincho"/>
                    <w:lang w:eastAsia="ja-JP"/>
                  </w:rPr>
                  <m:t>=59-i*9,  can also be described as </m:t>
                </m:r>
                <m:r>
                  <m:rPr>
                    <m:sty m:val="bi"/>
                  </m:rPr>
                  <w:rPr>
                    <w:rFonts w:ascii="Cambria Math" w:hAnsi="Cambria Math" w:eastAsia="Yu Mincho"/>
                    <w:lang w:eastAsia="ja-JP"/>
                  </w:rPr>
                  <m:t>f</m:t>
                </m:r>
                <m:r>
                  <w:rPr>
                    <w:rFonts w:ascii="Cambria Math" w:hAnsi="Cambria Math" w:eastAsia="Yu Mincho"/>
                    <w:lang w:eastAsia="ja-JP"/>
                  </w:rPr>
                  <m:t>=</m:t>
                </m:r>
                <m:d>
                  <m:dPr>
                    <m:begChr m:val="{"/>
                    <m:endChr m:val="}"/>
                    <m:ctrlPr>
                      <w:rPr>
                        <w:rFonts w:ascii="Cambria Math" w:hAnsi="Cambria Math" w:eastAsia="Yu Mincho"/>
                        <w:i/>
                        <w:iCs/>
                        <w:lang w:eastAsia="ja-JP"/>
                      </w:rPr>
                    </m:ctrlPr>
                  </m:dPr>
                  <m:e>
                    <m:r>
                      <w:rPr>
                        <w:rFonts w:ascii="Cambria Math" w:hAnsi="Cambria Math" w:eastAsia="Yu Mincho"/>
                        <w:lang w:eastAsia="ja-JP"/>
                      </w:rPr>
                      <m:t>59,50,41,32,23,14,5</m:t>
                    </m:r>
                    <m:ctrlPr>
                      <w:rPr>
                        <w:rFonts w:ascii="Cambria Math" w:hAnsi="Cambria Math" w:eastAsia="Yu Mincho"/>
                        <w:i/>
                        <w:iCs/>
                        <w:lang w:eastAsia="ja-JP"/>
                      </w:rPr>
                    </m:ctrlPr>
                  </m:e>
                </m:d>
              </m:oMath>
            </m:oMathPara>
          </w:p>
          <w:p>
            <w:pPr>
              <w:rPr>
                <w:rFonts w:ascii="Cambria Math" w:hAnsi="Cambria Math" w:eastAsia="Yu Mincho"/>
                <w:lang w:eastAsia="ja-JP"/>
                <w:oMath/>
              </w:rPr>
            </w:pPr>
            <m:oMathPara>
              <m:oMath>
                <m:r>
                  <w:rPr>
                    <w:rFonts w:ascii="Cambria Math" w:hAnsi="Cambria Math" w:eastAsia="Yu Mincho"/>
                    <w:lang w:eastAsia="ja-JP"/>
                  </w:rPr>
                  <m:t> Middle7,5=(2*(</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o</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o</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1</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1</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4</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4</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r>
                  <w:rPr>
                    <w:rFonts w:ascii="Cambria Math" w:hAnsi="Cambria Math" w:eastAsia="Yu Mincho"/>
                    <w:lang w:eastAsia="ja-JP"/>
                  </w:rPr>
                  <m:t>+8)≫4</m:t>
                </m:r>
              </m:oMath>
            </m:oMathPara>
          </w:p>
          <w:p>
            <w:pPr>
              <w:rPr>
                <w:rFonts w:eastAsia="Yu Mincho"/>
                <w:iCs/>
                <w:lang w:eastAsia="ja-JP"/>
              </w:rPr>
            </w:pPr>
            <m:oMathPara>
              <m:oMath>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4</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r>
                  <w:rPr>
                    <w:rFonts w:ascii="Cambria Math" w:hAnsi="Cambria Math" w:eastAsia="Yu Mincho"/>
                    <w:lang w:eastAsia="ja-JP"/>
                  </w:rPr>
                  <m:t>+1)≫1,       </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7</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6</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7</m:t>
                    </m:r>
                    <m:ctrlPr>
                      <w:rPr>
                        <w:rFonts w:ascii="Cambria Math" w:hAnsi="Cambria Math" w:eastAsia="Yu Mincho"/>
                        <w:i/>
                        <w:iCs/>
                        <w:lang w:eastAsia="ja-JP"/>
                      </w:rPr>
                    </m:ctrlPr>
                  </m:sub>
                </m:sSub>
                <m:r>
                  <w:rPr>
                    <w:rFonts w:ascii="Cambria Math" w:hAnsi="Cambria Math" w:eastAsia="Yu Mincho"/>
                    <w:lang w:eastAsia="ja-JP"/>
                  </w:rPr>
                  <m:t>+1)≫1 </m:t>
                </m:r>
              </m:oMath>
            </m:oMathPara>
          </w:p>
        </w:tc>
      </w:tr>
      <w:tr>
        <w:tblPrEx>
          <w:tblLayout w:type="fixed"/>
          <w:tblCellMar>
            <w:top w:w="0" w:type="dxa"/>
            <w:left w:w="0" w:type="dxa"/>
            <w:bottom w:w="0" w:type="dxa"/>
            <w:right w:w="0" w:type="dxa"/>
          </w:tblCellMar>
        </w:tblPrEx>
        <w:trPr>
          <w:trHeight w:val="573" w:hRule="atLeast"/>
        </w:trPr>
        <w:tc>
          <w:tcPr>
            <w:tcW w:w="1160" w:type="dxa"/>
            <w:tcBorders>
              <w:top w:val="single" w:color="181818" w:sz="8" w:space="0"/>
              <w:left w:val="single" w:color="181818" w:sz="8" w:space="0"/>
              <w:bottom w:val="single" w:color="181818" w:sz="8" w:space="0"/>
              <w:right w:val="single" w:color="181818" w:sz="8" w:space="0"/>
            </w:tcBorders>
            <w:shd w:val="clear" w:color="auto" w:fill="auto"/>
            <w:tcMar>
              <w:top w:w="15" w:type="dxa"/>
              <w:left w:w="108" w:type="dxa"/>
              <w:bottom w:w="0" w:type="dxa"/>
              <w:right w:w="108" w:type="dxa"/>
            </w:tcMar>
            <w:vAlign w:val="center"/>
          </w:tcPr>
          <w:p>
            <w:pPr>
              <w:rPr>
                <w:rFonts w:eastAsia="Yu Mincho"/>
                <w:lang w:val="en-CA" w:eastAsia="ja-JP"/>
              </w:rPr>
            </w:pPr>
            <w:r>
              <w:rPr>
                <w:rFonts w:eastAsia="Yu Mincho"/>
                <w:lang w:val="en-CA" w:eastAsia="ja-JP"/>
              </w:rPr>
              <w:t xml:space="preserve">5, 7 </w:t>
            </w:r>
          </w:p>
          <w:p>
            <w:pPr>
              <w:rPr>
                <w:rFonts w:eastAsia="Yu Mincho"/>
                <w:lang w:val="en-CA" w:eastAsia="ja-JP"/>
              </w:rPr>
            </w:pPr>
            <w:r>
              <w:rPr>
                <w:rFonts w:eastAsia="Yu Mincho"/>
                <w:lang w:val="en-CA" w:eastAsia="ja-JP"/>
              </w:rPr>
              <w:t>(p side: 5</w:t>
            </w:r>
          </w:p>
          <w:p>
            <w:pPr>
              <w:rPr>
                <w:rFonts w:eastAsia="Yu Mincho"/>
                <w:lang w:val="en-CA" w:eastAsia="ja-JP"/>
              </w:rPr>
            </w:pPr>
            <w:r>
              <w:rPr>
                <w:rFonts w:eastAsia="Yu Mincho"/>
                <w:lang w:val="en-CA" w:eastAsia="ja-JP"/>
              </w:rPr>
              <w:t>q side: 7)</w:t>
            </w:r>
          </w:p>
        </w:tc>
        <w:tc>
          <w:tcPr>
            <w:tcW w:w="8176" w:type="dxa"/>
            <w:tcBorders>
              <w:top w:val="single" w:color="181818" w:sz="8" w:space="0"/>
              <w:left w:val="single" w:color="181818" w:sz="8" w:space="0"/>
              <w:bottom w:val="single" w:color="181818" w:sz="8" w:space="0"/>
              <w:right w:val="single" w:color="181818" w:sz="8" w:space="0"/>
            </w:tcBorders>
            <w:shd w:val="clear" w:color="auto" w:fill="auto"/>
            <w:tcMar>
              <w:top w:w="15" w:type="dxa"/>
              <w:left w:w="108" w:type="dxa"/>
              <w:bottom w:w="0" w:type="dxa"/>
              <w:right w:w="108" w:type="dxa"/>
            </w:tcMar>
            <w:vAlign w:val="center"/>
          </w:tcPr>
          <w:p>
            <w:pPr>
              <w:rPr>
                <w:rFonts w:ascii="Cambria Math" w:hAnsi="Cambria Math" w:eastAsia="Yu Mincho"/>
                <w:lang w:eastAsia="ja-JP"/>
                <w:oMath/>
              </w:rPr>
            </w:pPr>
            <m:oMathPara>
              <m:oMath>
                <m:sSub>
                  <m:sSubPr>
                    <m:ctrlPr>
                      <w:rPr>
                        <w:rFonts w:ascii="Cambria Math" w:hAnsi="Cambria Math" w:eastAsia="Yu Mincho"/>
                        <w:i/>
                        <w:iCs/>
                        <w:lang w:eastAsia="ja-JP"/>
                      </w:rPr>
                    </m:ctrlPr>
                  </m:sSubPr>
                  <m:e>
                    <m:r>
                      <w:rPr>
                        <w:rFonts w:ascii="Cambria Math" w:hAnsi="Cambria Math" w:eastAsia="Yu Mincho"/>
                        <w:lang w:eastAsia="ja-JP"/>
                      </w:rPr>
                      <m:t>g</m:t>
                    </m:r>
                    <m:ctrlPr>
                      <w:rPr>
                        <w:rFonts w:ascii="Cambria Math" w:hAnsi="Cambria Math" w:eastAsia="Yu Mincho"/>
                        <w:i/>
                        <w:iCs/>
                        <w:lang w:eastAsia="ja-JP"/>
                      </w:rPr>
                    </m:ctrlPr>
                  </m:e>
                  <m:sub>
                    <m:r>
                      <w:rPr>
                        <w:rFonts w:ascii="Cambria Math" w:hAnsi="Cambria Math" w:eastAsia="Yu Mincho"/>
                        <w:lang w:eastAsia="ja-JP"/>
                      </w:rPr>
                      <m:t>j</m:t>
                    </m:r>
                    <m:ctrlPr>
                      <w:rPr>
                        <w:rFonts w:ascii="Cambria Math" w:hAnsi="Cambria Math" w:eastAsia="Yu Mincho"/>
                        <w:i/>
                        <w:iCs/>
                        <w:lang w:eastAsia="ja-JP"/>
                      </w:rPr>
                    </m:ctrlPr>
                  </m:sub>
                </m:sSub>
                <m:r>
                  <w:rPr>
                    <w:rFonts w:ascii="Cambria Math" w:hAnsi="Cambria Math" w:eastAsia="Yu Mincho"/>
                    <w:lang w:eastAsia="ja-JP"/>
                  </w:rPr>
                  <m:t>=59-j*9,  can also be described as </m:t>
                </m:r>
                <m:r>
                  <m:rPr>
                    <m:sty m:val="bi"/>
                  </m:rPr>
                  <w:rPr>
                    <w:rFonts w:ascii="Cambria Math" w:hAnsi="Cambria Math" w:eastAsia="Yu Mincho"/>
                    <w:lang w:eastAsia="ja-JP"/>
                  </w:rPr>
                  <m:t>g</m:t>
                </m:r>
                <m:r>
                  <w:rPr>
                    <w:rFonts w:ascii="Cambria Math" w:hAnsi="Cambria Math" w:eastAsia="Yu Mincho"/>
                    <w:lang w:eastAsia="ja-JP"/>
                  </w:rPr>
                  <m:t>=</m:t>
                </m:r>
                <m:d>
                  <m:dPr>
                    <m:begChr m:val="{"/>
                    <m:endChr m:val="}"/>
                    <m:ctrlPr>
                      <w:rPr>
                        <w:rFonts w:ascii="Cambria Math" w:hAnsi="Cambria Math" w:eastAsia="Yu Mincho"/>
                        <w:i/>
                        <w:iCs/>
                        <w:lang w:eastAsia="ja-JP"/>
                      </w:rPr>
                    </m:ctrlPr>
                  </m:dPr>
                  <m:e>
                    <m:r>
                      <w:rPr>
                        <w:rFonts w:ascii="Cambria Math" w:hAnsi="Cambria Math" w:eastAsia="Yu Mincho"/>
                        <w:lang w:eastAsia="ja-JP"/>
                      </w:rPr>
                      <m:t>59,50,41,32,23,14,5</m:t>
                    </m:r>
                    <m:ctrlPr>
                      <w:rPr>
                        <w:rFonts w:ascii="Cambria Math" w:hAnsi="Cambria Math" w:eastAsia="Yu Mincho"/>
                        <w:i/>
                        <w:iCs/>
                        <w:lang w:eastAsia="ja-JP"/>
                      </w:rPr>
                    </m:ctrlPr>
                  </m:e>
                </m:d>
              </m:oMath>
            </m:oMathPara>
          </w:p>
          <w:p>
            <w:pPr>
              <w:rPr>
                <w:rFonts w:ascii="Cambria Math" w:hAnsi="Cambria Math" w:eastAsia="Yu Mincho"/>
                <w:lang w:eastAsia="ja-JP"/>
                <w:oMath/>
              </w:rPr>
            </w:pPr>
            <m:oMathPara>
              <m:oMath>
                <m:sSub>
                  <m:sSubPr>
                    <m:ctrlPr>
                      <w:rPr>
                        <w:rFonts w:ascii="Cambria Math" w:hAnsi="Cambria Math" w:eastAsia="Yu Mincho"/>
                        <w:i/>
                        <w:iCs/>
                        <w:lang w:eastAsia="ja-JP"/>
                      </w:rPr>
                    </m:ctrlPr>
                  </m:sSubPr>
                  <m:e>
                    <m:r>
                      <w:rPr>
                        <w:rFonts w:ascii="Cambria Math" w:hAnsi="Cambria Math" w:eastAsia="Yu Mincho"/>
                        <w:lang w:eastAsia="ja-JP"/>
                      </w:rPr>
                      <m:t>f</m:t>
                    </m:r>
                    <m:ctrlPr>
                      <w:rPr>
                        <w:rFonts w:ascii="Cambria Math" w:hAnsi="Cambria Math" w:eastAsia="Yu Mincho"/>
                        <w:i/>
                        <w:iCs/>
                        <w:lang w:eastAsia="ja-JP"/>
                      </w:rPr>
                    </m:ctrlPr>
                  </m:e>
                  <m:sub>
                    <m:r>
                      <w:rPr>
                        <w:rFonts w:ascii="Cambria Math" w:hAnsi="Cambria Math" w:eastAsia="Yu Mincho"/>
                        <w:lang w:eastAsia="ja-JP"/>
                      </w:rPr>
                      <m:t>i</m:t>
                    </m:r>
                    <m:ctrlPr>
                      <w:rPr>
                        <w:rFonts w:ascii="Cambria Math" w:hAnsi="Cambria Math" w:eastAsia="Yu Mincho"/>
                        <w:i/>
                        <w:iCs/>
                        <w:lang w:eastAsia="ja-JP"/>
                      </w:rPr>
                    </m:ctrlPr>
                  </m:sub>
                </m:sSub>
                <m:r>
                  <w:rPr>
                    <w:rFonts w:ascii="Cambria Math" w:hAnsi="Cambria Math" w:eastAsia="Yu Mincho"/>
                    <w:lang w:eastAsia="ja-JP"/>
                  </w:rPr>
                  <m:t>=58-i*13,  can also be described as </m:t>
                </m:r>
                <m:r>
                  <m:rPr>
                    <m:sty m:val="bi"/>
                  </m:rPr>
                  <w:rPr>
                    <w:rFonts w:ascii="Cambria Math" w:hAnsi="Cambria Math" w:eastAsia="Yu Mincho"/>
                    <w:lang w:eastAsia="ja-JP"/>
                  </w:rPr>
                  <m:t>f</m:t>
                </m:r>
                <m:r>
                  <w:rPr>
                    <w:rFonts w:ascii="Cambria Math" w:hAnsi="Cambria Math" w:eastAsia="Yu Mincho"/>
                    <w:lang w:eastAsia="ja-JP"/>
                  </w:rPr>
                  <m:t>=</m:t>
                </m:r>
                <m:d>
                  <m:dPr>
                    <m:begChr m:val="{"/>
                    <m:endChr m:val="}"/>
                    <m:ctrlPr>
                      <w:rPr>
                        <w:rFonts w:ascii="Cambria Math" w:hAnsi="Cambria Math" w:eastAsia="Yu Mincho"/>
                        <w:i/>
                        <w:iCs/>
                        <w:lang w:eastAsia="ja-JP"/>
                      </w:rPr>
                    </m:ctrlPr>
                  </m:dPr>
                  <m:e>
                    <m:r>
                      <w:rPr>
                        <w:rFonts w:ascii="Cambria Math" w:hAnsi="Cambria Math" w:eastAsia="Yu Mincho"/>
                        <w:lang w:eastAsia="ja-JP"/>
                      </w:rPr>
                      <m:t>58,45,32,19,6</m:t>
                    </m:r>
                    <m:ctrlPr>
                      <w:rPr>
                        <w:rFonts w:ascii="Cambria Math" w:hAnsi="Cambria Math" w:eastAsia="Yu Mincho"/>
                        <w:i/>
                        <w:iCs/>
                        <w:lang w:eastAsia="ja-JP"/>
                      </w:rPr>
                    </m:ctrlPr>
                  </m:e>
                </m:d>
              </m:oMath>
            </m:oMathPara>
          </w:p>
          <w:p>
            <w:pPr>
              <w:rPr>
                <w:rFonts w:ascii="Cambria Math" w:hAnsi="Cambria Math" w:eastAsia="Yu Mincho"/>
                <w:lang w:eastAsia="ja-JP"/>
                <w:oMath/>
              </w:rPr>
            </w:pPr>
            <m:oMathPara>
              <m:oMath>
                <m:r>
                  <w:rPr>
                    <w:rFonts w:ascii="Cambria Math" w:hAnsi="Cambria Math" w:eastAsia="Yu Mincho"/>
                    <w:lang w:eastAsia="ja-JP"/>
                  </w:rPr>
                  <m:t> Middle5,7=(2*(</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o</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o</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1</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1</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4</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4</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r>
                  <w:rPr>
                    <w:rFonts w:ascii="Cambria Math" w:hAnsi="Cambria Math" w:eastAsia="Yu Mincho"/>
                    <w:lang w:eastAsia="ja-JP"/>
                  </w:rPr>
                  <m:t>+8)≫4</m:t>
                </m:r>
              </m:oMath>
            </m:oMathPara>
          </w:p>
          <w:p>
            <w:pPr>
              <w:rPr>
                <w:rFonts w:eastAsia="Yu Mincho"/>
                <w:iCs/>
                <w:lang w:eastAsia="ja-JP"/>
              </w:rPr>
            </w:pPr>
            <m:oMathPara>
              <m:oMath>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7</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6</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7</m:t>
                    </m:r>
                    <m:ctrlPr>
                      <w:rPr>
                        <w:rFonts w:ascii="Cambria Math" w:hAnsi="Cambria Math" w:eastAsia="Yu Mincho"/>
                        <w:i/>
                        <w:iCs/>
                        <w:lang w:eastAsia="ja-JP"/>
                      </w:rPr>
                    </m:ctrlPr>
                  </m:sub>
                </m:sSub>
                <m:r>
                  <w:rPr>
                    <w:rFonts w:ascii="Cambria Math" w:hAnsi="Cambria Math" w:eastAsia="Yu Mincho"/>
                    <w:lang w:eastAsia="ja-JP"/>
                  </w:rPr>
                  <m:t>+1)≫1,       </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4</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r>
                  <w:rPr>
                    <w:rFonts w:ascii="Cambria Math" w:hAnsi="Cambria Math" w:eastAsia="Yu Mincho"/>
                    <w:lang w:eastAsia="ja-JP"/>
                  </w:rPr>
                  <m:t>+1)≫1 </m:t>
                </m:r>
              </m:oMath>
            </m:oMathPara>
          </w:p>
        </w:tc>
      </w:tr>
      <w:tr>
        <w:tblPrEx>
          <w:tblLayout w:type="fixed"/>
          <w:tblCellMar>
            <w:top w:w="0" w:type="dxa"/>
            <w:left w:w="0" w:type="dxa"/>
            <w:bottom w:w="0" w:type="dxa"/>
            <w:right w:w="0" w:type="dxa"/>
          </w:tblCellMar>
        </w:tblPrEx>
        <w:trPr>
          <w:trHeight w:val="573" w:hRule="atLeast"/>
        </w:trPr>
        <w:tc>
          <w:tcPr>
            <w:tcW w:w="1160" w:type="dxa"/>
            <w:tcBorders>
              <w:top w:val="single" w:color="181818" w:sz="8" w:space="0"/>
              <w:left w:val="single" w:color="181818" w:sz="8" w:space="0"/>
              <w:bottom w:val="single" w:color="181818" w:sz="8" w:space="0"/>
              <w:right w:val="single" w:color="181818" w:sz="8" w:space="0"/>
            </w:tcBorders>
            <w:shd w:val="clear" w:color="auto" w:fill="auto"/>
            <w:tcMar>
              <w:top w:w="15" w:type="dxa"/>
              <w:left w:w="108" w:type="dxa"/>
              <w:bottom w:w="0" w:type="dxa"/>
              <w:right w:w="108" w:type="dxa"/>
            </w:tcMar>
            <w:vAlign w:val="center"/>
          </w:tcPr>
          <w:p>
            <w:pPr>
              <w:rPr>
                <w:rFonts w:eastAsia="Yu Mincho"/>
                <w:lang w:val="en-CA" w:eastAsia="ja-JP"/>
              </w:rPr>
            </w:pPr>
            <w:r>
              <w:rPr>
                <w:rFonts w:eastAsia="Yu Mincho"/>
                <w:lang w:val="en-CA" w:eastAsia="ja-JP"/>
              </w:rPr>
              <w:t xml:space="preserve">5, 5 </w:t>
            </w:r>
          </w:p>
          <w:p>
            <w:pPr>
              <w:rPr>
                <w:rFonts w:eastAsia="Yu Mincho"/>
                <w:lang w:val="en-CA" w:eastAsia="ja-JP"/>
              </w:rPr>
            </w:pPr>
            <w:r>
              <w:rPr>
                <w:rFonts w:eastAsia="Yu Mincho"/>
                <w:lang w:val="en-CA" w:eastAsia="ja-JP"/>
              </w:rPr>
              <w:t>(p side: 5</w:t>
            </w:r>
          </w:p>
          <w:p>
            <w:pPr>
              <w:rPr>
                <w:rFonts w:eastAsia="Yu Mincho"/>
                <w:lang w:val="en-CA" w:eastAsia="ja-JP"/>
              </w:rPr>
            </w:pPr>
            <w:r>
              <w:rPr>
                <w:rFonts w:eastAsia="Yu Mincho"/>
                <w:lang w:val="en-CA" w:eastAsia="ja-JP"/>
              </w:rPr>
              <w:t>q side: 5)</w:t>
            </w:r>
          </w:p>
        </w:tc>
        <w:tc>
          <w:tcPr>
            <w:tcW w:w="8176" w:type="dxa"/>
            <w:tcBorders>
              <w:top w:val="single" w:color="181818" w:sz="8" w:space="0"/>
              <w:left w:val="single" w:color="181818" w:sz="8" w:space="0"/>
              <w:bottom w:val="single" w:color="181818" w:sz="8" w:space="0"/>
              <w:right w:val="single" w:color="181818" w:sz="8" w:space="0"/>
            </w:tcBorders>
            <w:shd w:val="clear" w:color="auto" w:fill="auto"/>
            <w:tcMar>
              <w:top w:w="15" w:type="dxa"/>
              <w:left w:w="108" w:type="dxa"/>
              <w:bottom w:w="0" w:type="dxa"/>
              <w:right w:w="108" w:type="dxa"/>
            </w:tcMar>
            <w:vAlign w:val="center"/>
          </w:tcPr>
          <w:p>
            <w:pPr>
              <w:rPr>
                <w:rFonts w:ascii="Cambria Math" w:hAnsi="Cambria Math" w:eastAsia="Yu Mincho"/>
                <w:lang w:eastAsia="ja-JP"/>
                <w:oMath/>
              </w:rPr>
            </w:pPr>
            <m:oMathPara>
              <m:oMath>
                <m:sSub>
                  <m:sSubPr>
                    <m:ctrlPr>
                      <w:rPr>
                        <w:rFonts w:ascii="Cambria Math" w:hAnsi="Cambria Math" w:eastAsia="Yu Mincho"/>
                        <w:i/>
                        <w:iCs/>
                        <w:lang w:eastAsia="ja-JP"/>
                      </w:rPr>
                    </m:ctrlPr>
                  </m:sSubPr>
                  <m:e>
                    <m:r>
                      <w:rPr>
                        <w:rFonts w:ascii="Cambria Math" w:hAnsi="Cambria Math" w:eastAsia="Yu Mincho"/>
                        <w:lang w:eastAsia="ja-JP"/>
                      </w:rPr>
                      <m:t>g</m:t>
                    </m:r>
                    <m:ctrlPr>
                      <w:rPr>
                        <w:rFonts w:ascii="Cambria Math" w:hAnsi="Cambria Math" w:eastAsia="Yu Mincho"/>
                        <w:i/>
                        <w:iCs/>
                        <w:lang w:eastAsia="ja-JP"/>
                      </w:rPr>
                    </m:ctrlPr>
                  </m:e>
                  <m:sub>
                    <m:r>
                      <w:rPr>
                        <w:rFonts w:ascii="Cambria Math" w:hAnsi="Cambria Math" w:eastAsia="Yu Mincho"/>
                        <w:lang w:eastAsia="ja-JP"/>
                      </w:rPr>
                      <m:t>j</m:t>
                    </m:r>
                    <m:ctrlPr>
                      <w:rPr>
                        <w:rFonts w:ascii="Cambria Math" w:hAnsi="Cambria Math" w:eastAsia="Yu Mincho"/>
                        <w:i/>
                        <w:iCs/>
                        <w:lang w:eastAsia="ja-JP"/>
                      </w:rPr>
                    </m:ctrlPr>
                  </m:sub>
                </m:sSub>
                <m:r>
                  <w:rPr>
                    <w:rFonts w:ascii="Cambria Math" w:hAnsi="Cambria Math" w:eastAsia="Yu Mincho"/>
                    <w:lang w:eastAsia="ja-JP"/>
                  </w:rPr>
                  <m:t>=58-j*13,  can also be described as </m:t>
                </m:r>
                <m:r>
                  <m:rPr>
                    <m:sty m:val="bi"/>
                  </m:rPr>
                  <w:rPr>
                    <w:rFonts w:ascii="Cambria Math" w:hAnsi="Cambria Math" w:eastAsia="Yu Mincho"/>
                    <w:lang w:eastAsia="ja-JP"/>
                  </w:rPr>
                  <m:t>g</m:t>
                </m:r>
                <m:r>
                  <w:rPr>
                    <w:rFonts w:ascii="Cambria Math" w:hAnsi="Cambria Math" w:eastAsia="Yu Mincho"/>
                    <w:lang w:eastAsia="ja-JP"/>
                  </w:rPr>
                  <m:t>=</m:t>
                </m:r>
                <m:d>
                  <m:dPr>
                    <m:begChr m:val="{"/>
                    <m:endChr m:val="}"/>
                    <m:ctrlPr>
                      <w:rPr>
                        <w:rFonts w:ascii="Cambria Math" w:hAnsi="Cambria Math" w:eastAsia="Yu Mincho"/>
                        <w:i/>
                        <w:iCs/>
                        <w:lang w:eastAsia="ja-JP"/>
                      </w:rPr>
                    </m:ctrlPr>
                  </m:dPr>
                  <m:e>
                    <m:r>
                      <w:rPr>
                        <w:rFonts w:ascii="Cambria Math" w:hAnsi="Cambria Math" w:eastAsia="Yu Mincho"/>
                        <w:lang w:eastAsia="ja-JP"/>
                      </w:rPr>
                      <m:t>58,45,32,19,6</m:t>
                    </m:r>
                    <m:ctrlPr>
                      <w:rPr>
                        <w:rFonts w:ascii="Cambria Math" w:hAnsi="Cambria Math" w:eastAsia="Yu Mincho"/>
                        <w:i/>
                        <w:iCs/>
                        <w:lang w:eastAsia="ja-JP"/>
                      </w:rPr>
                    </m:ctrlPr>
                  </m:e>
                </m:d>
              </m:oMath>
            </m:oMathPara>
          </w:p>
          <w:p>
            <w:pPr>
              <w:rPr>
                <w:rFonts w:ascii="Cambria Math" w:hAnsi="Cambria Math" w:eastAsia="Yu Mincho"/>
                <w:lang w:eastAsia="ja-JP"/>
                <w:oMath/>
              </w:rPr>
            </w:pPr>
            <m:oMathPara>
              <m:oMath>
                <m:sSub>
                  <m:sSubPr>
                    <m:ctrlPr>
                      <w:rPr>
                        <w:rFonts w:ascii="Cambria Math" w:hAnsi="Cambria Math" w:eastAsia="Yu Mincho"/>
                        <w:i/>
                        <w:iCs/>
                        <w:lang w:eastAsia="ja-JP"/>
                      </w:rPr>
                    </m:ctrlPr>
                  </m:sSubPr>
                  <m:e>
                    <m:r>
                      <w:rPr>
                        <w:rFonts w:ascii="Cambria Math" w:hAnsi="Cambria Math" w:eastAsia="Yu Mincho"/>
                        <w:lang w:eastAsia="ja-JP"/>
                      </w:rPr>
                      <m:t>f</m:t>
                    </m:r>
                    <m:ctrlPr>
                      <w:rPr>
                        <w:rFonts w:ascii="Cambria Math" w:hAnsi="Cambria Math" w:eastAsia="Yu Mincho"/>
                        <w:i/>
                        <w:iCs/>
                        <w:lang w:eastAsia="ja-JP"/>
                      </w:rPr>
                    </m:ctrlPr>
                  </m:e>
                  <m:sub>
                    <m:r>
                      <w:rPr>
                        <w:rFonts w:ascii="Cambria Math" w:hAnsi="Cambria Math" w:eastAsia="Yu Mincho"/>
                        <w:lang w:eastAsia="ja-JP"/>
                      </w:rPr>
                      <m:t>i</m:t>
                    </m:r>
                    <m:ctrlPr>
                      <w:rPr>
                        <w:rFonts w:ascii="Cambria Math" w:hAnsi="Cambria Math" w:eastAsia="Yu Mincho"/>
                        <w:i/>
                        <w:iCs/>
                        <w:lang w:eastAsia="ja-JP"/>
                      </w:rPr>
                    </m:ctrlPr>
                  </m:sub>
                </m:sSub>
                <m:r>
                  <w:rPr>
                    <w:rFonts w:ascii="Cambria Math" w:hAnsi="Cambria Math" w:eastAsia="Yu Mincho"/>
                    <w:lang w:eastAsia="ja-JP"/>
                  </w:rPr>
                  <m:t>=58-i*13,  can also be described as </m:t>
                </m:r>
                <m:r>
                  <m:rPr>
                    <m:sty m:val="bi"/>
                  </m:rPr>
                  <w:rPr>
                    <w:rFonts w:ascii="Cambria Math" w:hAnsi="Cambria Math" w:eastAsia="Yu Mincho"/>
                    <w:lang w:eastAsia="ja-JP"/>
                  </w:rPr>
                  <m:t>f</m:t>
                </m:r>
                <m:r>
                  <w:rPr>
                    <w:rFonts w:ascii="Cambria Math" w:hAnsi="Cambria Math" w:eastAsia="Yu Mincho"/>
                    <w:lang w:eastAsia="ja-JP"/>
                  </w:rPr>
                  <m:t>=</m:t>
                </m:r>
                <m:d>
                  <m:dPr>
                    <m:begChr m:val="{"/>
                    <m:endChr m:val="}"/>
                    <m:ctrlPr>
                      <w:rPr>
                        <w:rFonts w:ascii="Cambria Math" w:hAnsi="Cambria Math" w:eastAsia="Yu Mincho"/>
                        <w:i/>
                        <w:iCs/>
                        <w:lang w:eastAsia="ja-JP"/>
                      </w:rPr>
                    </m:ctrlPr>
                  </m:dPr>
                  <m:e>
                    <m:r>
                      <w:rPr>
                        <w:rFonts w:ascii="Cambria Math" w:hAnsi="Cambria Math" w:eastAsia="Yu Mincho"/>
                        <w:lang w:eastAsia="ja-JP"/>
                      </w:rPr>
                      <m:t>58,45,32,19,6</m:t>
                    </m:r>
                    <m:ctrlPr>
                      <w:rPr>
                        <w:rFonts w:ascii="Cambria Math" w:hAnsi="Cambria Math" w:eastAsia="Yu Mincho"/>
                        <w:i/>
                        <w:iCs/>
                        <w:lang w:eastAsia="ja-JP"/>
                      </w:rPr>
                    </m:ctrlPr>
                  </m:e>
                </m:d>
              </m:oMath>
            </m:oMathPara>
          </w:p>
          <w:p>
            <w:pPr>
              <w:rPr>
                <w:rFonts w:ascii="Cambria Math" w:hAnsi="Cambria Math" w:eastAsia="Yu Mincho"/>
                <w:lang w:eastAsia="ja-JP"/>
                <w:oMath/>
              </w:rPr>
            </w:pPr>
            <m:oMathPara>
              <m:oMath>
                <m:r>
                  <w:rPr>
                    <w:rFonts w:ascii="Cambria Math" w:hAnsi="Cambria Math" w:eastAsia="Yu Mincho"/>
                    <w:lang w:eastAsia="ja-JP"/>
                  </w:rPr>
                  <m:t> Middle5,5=(2*(</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o</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o</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1</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1</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4</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4</m:t>
                    </m:r>
                    <m:ctrlPr>
                      <w:rPr>
                        <w:rFonts w:ascii="Cambria Math" w:hAnsi="Cambria Math" w:eastAsia="Yu Mincho"/>
                        <w:i/>
                        <w:iCs/>
                        <w:lang w:eastAsia="ja-JP"/>
                      </w:rPr>
                    </m:ctrlPr>
                  </m:sub>
                </m:sSub>
                <m:r>
                  <w:rPr>
                    <w:rFonts w:ascii="Cambria Math" w:hAnsi="Cambria Math" w:eastAsia="Yu Mincho"/>
                    <w:lang w:eastAsia="ja-JP"/>
                  </w:rPr>
                  <m:t>+8)≫4</m:t>
                </m:r>
              </m:oMath>
            </m:oMathPara>
          </w:p>
          <w:p>
            <w:pPr>
              <w:rPr>
                <w:rFonts w:eastAsia="Yu Mincho"/>
                <w:iCs/>
                <w:lang w:eastAsia="ja-JP"/>
              </w:rPr>
            </w:pPr>
            <m:oMathPara>
              <m:oMath>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4</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r>
                  <w:rPr>
                    <w:rFonts w:ascii="Cambria Math" w:hAnsi="Cambria Math" w:eastAsia="Yu Mincho"/>
                    <w:lang w:eastAsia="ja-JP"/>
                  </w:rPr>
                  <m:t>+1)≫1,       </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4</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r>
                  <w:rPr>
                    <w:rFonts w:ascii="Cambria Math" w:hAnsi="Cambria Math" w:eastAsia="Yu Mincho"/>
                    <w:lang w:eastAsia="ja-JP"/>
                  </w:rPr>
                  <m:t>+1)≫1 </m:t>
                </m:r>
              </m:oMath>
            </m:oMathPara>
          </w:p>
        </w:tc>
      </w:tr>
      <w:tr>
        <w:tblPrEx>
          <w:tblLayout w:type="fixed"/>
          <w:tblCellMar>
            <w:top w:w="0" w:type="dxa"/>
            <w:left w:w="0" w:type="dxa"/>
            <w:bottom w:w="0" w:type="dxa"/>
            <w:right w:w="0" w:type="dxa"/>
          </w:tblCellMar>
        </w:tblPrEx>
        <w:trPr>
          <w:trHeight w:val="573" w:hRule="atLeast"/>
        </w:trPr>
        <w:tc>
          <w:tcPr>
            <w:tcW w:w="1160" w:type="dxa"/>
            <w:tcBorders>
              <w:top w:val="single" w:color="181818" w:sz="8" w:space="0"/>
              <w:left w:val="single" w:color="181818" w:sz="8" w:space="0"/>
              <w:bottom w:val="single" w:color="181818" w:sz="8" w:space="0"/>
              <w:right w:val="single" w:color="181818" w:sz="8" w:space="0"/>
            </w:tcBorders>
            <w:shd w:val="clear" w:color="auto" w:fill="auto"/>
            <w:tcMar>
              <w:top w:w="15" w:type="dxa"/>
              <w:left w:w="108" w:type="dxa"/>
              <w:bottom w:w="0" w:type="dxa"/>
              <w:right w:w="108" w:type="dxa"/>
            </w:tcMar>
            <w:vAlign w:val="center"/>
          </w:tcPr>
          <w:p>
            <w:pPr>
              <w:rPr>
                <w:rFonts w:eastAsia="Yu Mincho"/>
                <w:lang w:val="en-CA" w:eastAsia="ja-JP"/>
              </w:rPr>
            </w:pPr>
            <w:r>
              <w:rPr>
                <w:rFonts w:eastAsia="Yu Mincho"/>
                <w:lang w:val="en-CA" w:eastAsia="ja-JP"/>
              </w:rPr>
              <w:t xml:space="preserve">5, 3 </w:t>
            </w:r>
          </w:p>
          <w:p>
            <w:pPr>
              <w:rPr>
                <w:rFonts w:eastAsia="Yu Mincho"/>
                <w:lang w:val="en-CA" w:eastAsia="ja-JP"/>
              </w:rPr>
            </w:pPr>
            <w:r>
              <w:rPr>
                <w:rFonts w:eastAsia="Yu Mincho"/>
                <w:lang w:val="en-CA" w:eastAsia="ja-JP"/>
              </w:rPr>
              <w:t>(p side: 5</w:t>
            </w:r>
          </w:p>
          <w:p>
            <w:pPr>
              <w:rPr>
                <w:rFonts w:eastAsia="Yu Mincho"/>
                <w:lang w:val="en-CA" w:eastAsia="ja-JP"/>
              </w:rPr>
            </w:pPr>
            <w:r>
              <w:rPr>
                <w:rFonts w:eastAsia="Yu Mincho"/>
                <w:lang w:val="en-CA" w:eastAsia="ja-JP"/>
              </w:rPr>
              <w:t>q side: 3)</w:t>
            </w:r>
          </w:p>
        </w:tc>
        <w:tc>
          <w:tcPr>
            <w:tcW w:w="8176" w:type="dxa"/>
            <w:tcBorders>
              <w:top w:val="single" w:color="181818" w:sz="8" w:space="0"/>
              <w:left w:val="single" w:color="181818" w:sz="8" w:space="0"/>
              <w:bottom w:val="single" w:color="181818" w:sz="8" w:space="0"/>
              <w:right w:val="single" w:color="181818" w:sz="8" w:space="0"/>
            </w:tcBorders>
            <w:shd w:val="clear" w:color="auto" w:fill="auto"/>
            <w:tcMar>
              <w:top w:w="15" w:type="dxa"/>
              <w:left w:w="108" w:type="dxa"/>
              <w:bottom w:w="0" w:type="dxa"/>
              <w:right w:w="108" w:type="dxa"/>
            </w:tcMar>
            <w:vAlign w:val="center"/>
          </w:tcPr>
          <w:p>
            <w:pPr>
              <w:rPr>
                <w:rFonts w:ascii="Cambria Math" w:hAnsi="Cambria Math" w:eastAsia="Yu Mincho"/>
                <w:lang w:eastAsia="ja-JP"/>
                <w:oMath/>
              </w:rPr>
            </w:pPr>
            <m:oMathPara>
              <m:oMath>
                <m:sSub>
                  <m:sSubPr>
                    <m:ctrlPr>
                      <w:rPr>
                        <w:rFonts w:ascii="Cambria Math" w:hAnsi="Cambria Math" w:eastAsia="Yu Mincho"/>
                        <w:i/>
                        <w:iCs/>
                        <w:lang w:eastAsia="ja-JP"/>
                      </w:rPr>
                    </m:ctrlPr>
                  </m:sSubPr>
                  <m:e>
                    <m:r>
                      <w:rPr>
                        <w:rFonts w:ascii="Cambria Math" w:hAnsi="Cambria Math" w:eastAsia="Yu Mincho"/>
                        <w:lang w:eastAsia="ja-JP"/>
                      </w:rPr>
                      <m:t>g</m:t>
                    </m:r>
                    <m:ctrlPr>
                      <w:rPr>
                        <w:rFonts w:ascii="Cambria Math" w:hAnsi="Cambria Math" w:eastAsia="Yu Mincho"/>
                        <w:i/>
                        <w:iCs/>
                        <w:lang w:eastAsia="ja-JP"/>
                      </w:rPr>
                    </m:ctrlPr>
                  </m:e>
                  <m:sub>
                    <m:r>
                      <w:rPr>
                        <w:rFonts w:ascii="Cambria Math" w:hAnsi="Cambria Math" w:eastAsia="Yu Mincho"/>
                        <w:lang w:eastAsia="ja-JP"/>
                      </w:rPr>
                      <m:t>j</m:t>
                    </m:r>
                    <m:ctrlPr>
                      <w:rPr>
                        <w:rFonts w:ascii="Cambria Math" w:hAnsi="Cambria Math" w:eastAsia="Yu Mincho"/>
                        <w:i/>
                        <w:iCs/>
                        <w:lang w:eastAsia="ja-JP"/>
                      </w:rPr>
                    </m:ctrlPr>
                  </m:sub>
                </m:sSub>
                <m:r>
                  <w:rPr>
                    <w:rFonts w:ascii="Cambria Math" w:hAnsi="Cambria Math" w:eastAsia="Yu Mincho"/>
                    <w:lang w:eastAsia="ja-JP"/>
                  </w:rPr>
                  <m:t>=53-j*21,  can also be described as </m:t>
                </m:r>
                <m:r>
                  <m:rPr>
                    <m:sty m:val="bi"/>
                  </m:rPr>
                  <w:rPr>
                    <w:rFonts w:ascii="Cambria Math" w:hAnsi="Cambria Math" w:eastAsia="Yu Mincho"/>
                    <w:lang w:eastAsia="ja-JP"/>
                  </w:rPr>
                  <m:t>g</m:t>
                </m:r>
                <m:r>
                  <w:rPr>
                    <w:rFonts w:ascii="Cambria Math" w:hAnsi="Cambria Math" w:eastAsia="Yu Mincho"/>
                    <w:lang w:eastAsia="ja-JP"/>
                  </w:rPr>
                  <m:t>=</m:t>
                </m:r>
                <m:d>
                  <m:dPr>
                    <m:begChr m:val="{"/>
                    <m:endChr m:val="}"/>
                    <m:ctrlPr>
                      <w:rPr>
                        <w:rFonts w:ascii="Cambria Math" w:hAnsi="Cambria Math" w:eastAsia="Yu Mincho"/>
                        <w:i/>
                        <w:iCs/>
                        <w:lang w:eastAsia="ja-JP"/>
                      </w:rPr>
                    </m:ctrlPr>
                  </m:dPr>
                  <m:e>
                    <m:r>
                      <w:rPr>
                        <w:rFonts w:ascii="Cambria Math" w:hAnsi="Cambria Math" w:eastAsia="Yu Mincho"/>
                        <w:lang w:eastAsia="ja-JP"/>
                      </w:rPr>
                      <m:t>53,32,11</m:t>
                    </m:r>
                    <m:ctrlPr>
                      <w:rPr>
                        <w:rFonts w:ascii="Cambria Math" w:hAnsi="Cambria Math" w:eastAsia="Yu Mincho"/>
                        <w:i/>
                        <w:iCs/>
                        <w:lang w:eastAsia="ja-JP"/>
                      </w:rPr>
                    </m:ctrlPr>
                  </m:e>
                </m:d>
              </m:oMath>
            </m:oMathPara>
          </w:p>
          <w:p>
            <w:pPr>
              <w:rPr>
                <w:rFonts w:ascii="Cambria Math" w:hAnsi="Cambria Math" w:eastAsia="Yu Mincho"/>
                <w:lang w:eastAsia="ja-JP"/>
                <w:oMath/>
              </w:rPr>
            </w:pPr>
            <m:oMathPara>
              <m:oMath>
                <m:sSub>
                  <m:sSubPr>
                    <m:ctrlPr>
                      <w:rPr>
                        <w:rFonts w:ascii="Cambria Math" w:hAnsi="Cambria Math" w:eastAsia="Yu Mincho"/>
                        <w:i/>
                        <w:iCs/>
                        <w:lang w:eastAsia="ja-JP"/>
                      </w:rPr>
                    </m:ctrlPr>
                  </m:sSubPr>
                  <m:e>
                    <m:r>
                      <w:rPr>
                        <w:rFonts w:ascii="Cambria Math" w:hAnsi="Cambria Math" w:eastAsia="Yu Mincho"/>
                        <w:lang w:eastAsia="ja-JP"/>
                      </w:rPr>
                      <m:t>f</m:t>
                    </m:r>
                    <m:ctrlPr>
                      <w:rPr>
                        <w:rFonts w:ascii="Cambria Math" w:hAnsi="Cambria Math" w:eastAsia="Yu Mincho"/>
                        <w:i/>
                        <w:iCs/>
                        <w:lang w:eastAsia="ja-JP"/>
                      </w:rPr>
                    </m:ctrlPr>
                  </m:e>
                  <m:sub>
                    <m:r>
                      <w:rPr>
                        <w:rFonts w:ascii="Cambria Math" w:hAnsi="Cambria Math" w:eastAsia="Yu Mincho"/>
                        <w:lang w:eastAsia="ja-JP"/>
                      </w:rPr>
                      <m:t>i</m:t>
                    </m:r>
                    <m:ctrlPr>
                      <w:rPr>
                        <w:rFonts w:ascii="Cambria Math" w:hAnsi="Cambria Math" w:eastAsia="Yu Mincho"/>
                        <w:i/>
                        <w:iCs/>
                        <w:lang w:eastAsia="ja-JP"/>
                      </w:rPr>
                    </m:ctrlPr>
                  </m:sub>
                </m:sSub>
                <m:r>
                  <w:rPr>
                    <w:rFonts w:ascii="Cambria Math" w:hAnsi="Cambria Math" w:eastAsia="Yu Mincho"/>
                    <w:lang w:eastAsia="ja-JP"/>
                  </w:rPr>
                  <m:t>=58-i*13,  can also be described as </m:t>
                </m:r>
                <m:r>
                  <m:rPr>
                    <m:sty m:val="bi"/>
                  </m:rPr>
                  <w:rPr>
                    <w:rFonts w:ascii="Cambria Math" w:hAnsi="Cambria Math" w:eastAsia="Yu Mincho"/>
                    <w:lang w:eastAsia="ja-JP"/>
                  </w:rPr>
                  <m:t>f</m:t>
                </m:r>
                <m:r>
                  <w:rPr>
                    <w:rFonts w:ascii="Cambria Math" w:hAnsi="Cambria Math" w:eastAsia="Yu Mincho"/>
                    <w:lang w:eastAsia="ja-JP"/>
                  </w:rPr>
                  <m:t>=</m:t>
                </m:r>
                <m:d>
                  <m:dPr>
                    <m:begChr m:val="{"/>
                    <m:endChr m:val="}"/>
                    <m:ctrlPr>
                      <w:rPr>
                        <w:rFonts w:ascii="Cambria Math" w:hAnsi="Cambria Math" w:eastAsia="Yu Mincho"/>
                        <w:i/>
                        <w:iCs/>
                        <w:lang w:eastAsia="ja-JP"/>
                      </w:rPr>
                    </m:ctrlPr>
                  </m:dPr>
                  <m:e>
                    <m:r>
                      <w:rPr>
                        <w:rFonts w:ascii="Cambria Math" w:hAnsi="Cambria Math" w:eastAsia="Yu Mincho"/>
                        <w:lang w:eastAsia="ja-JP"/>
                      </w:rPr>
                      <m:t>58,45,32,19,6</m:t>
                    </m:r>
                    <m:ctrlPr>
                      <w:rPr>
                        <w:rFonts w:ascii="Cambria Math" w:hAnsi="Cambria Math" w:eastAsia="Yu Mincho"/>
                        <w:i/>
                        <w:iCs/>
                        <w:lang w:eastAsia="ja-JP"/>
                      </w:rPr>
                    </m:ctrlPr>
                  </m:e>
                </m:d>
              </m:oMath>
            </m:oMathPara>
          </w:p>
          <w:p>
            <w:pPr>
              <w:rPr>
                <w:rFonts w:ascii="Cambria Math" w:hAnsi="Cambria Math" w:eastAsia="Yu Mincho"/>
                <w:lang w:eastAsia="ja-JP"/>
                <w:oMath/>
              </w:rPr>
            </w:pPr>
            <m:oMathPara>
              <m:oMath>
                <m:r>
                  <w:rPr>
                    <w:rFonts w:ascii="Cambria Math" w:hAnsi="Cambria Math" w:eastAsia="Yu Mincho"/>
                    <w:lang w:eastAsia="ja-JP"/>
                  </w:rPr>
                  <m:t> Middle5,3=</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o</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o</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1</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1</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r>
                  <w:rPr>
                    <w:rFonts w:ascii="Cambria Math" w:hAnsi="Cambria Math" w:eastAsia="Yu Mincho"/>
                    <w:lang w:eastAsia="ja-JP"/>
                  </w:rPr>
                  <m:t>+4)≫3</m:t>
                </m:r>
              </m:oMath>
            </m:oMathPara>
          </w:p>
          <w:p>
            <w:pPr>
              <w:rPr>
                <w:rFonts w:eastAsia="Yu Mincho"/>
                <w:iCs/>
                <w:lang w:eastAsia="ja-JP"/>
              </w:rPr>
            </w:pPr>
            <m:oMathPara>
              <m:oMath>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r>
                  <w:rPr>
                    <w:rFonts w:ascii="Cambria Math" w:hAnsi="Cambria Math" w:eastAsia="Yu Mincho"/>
                    <w:lang w:eastAsia="ja-JP"/>
                  </w:rPr>
                  <m:t>+1)≫1,       </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4</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r>
                  <w:rPr>
                    <w:rFonts w:ascii="Cambria Math" w:hAnsi="Cambria Math" w:eastAsia="Yu Mincho"/>
                    <w:lang w:eastAsia="ja-JP"/>
                  </w:rPr>
                  <m:t>+1)≫1 </m:t>
                </m:r>
              </m:oMath>
            </m:oMathPara>
          </w:p>
        </w:tc>
      </w:tr>
      <w:tr>
        <w:tblPrEx>
          <w:tblLayout w:type="fixed"/>
          <w:tblCellMar>
            <w:top w:w="0" w:type="dxa"/>
            <w:left w:w="0" w:type="dxa"/>
            <w:bottom w:w="0" w:type="dxa"/>
            <w:right w:w="0" w:type="dxa"/>
          </w:tblCellMar>
        </w:tblPrEx>
        <w:trPr>
          <w:trHeight w:val="573" w:hRule="atLeast"/>
        </w:trPr>
        <w:tc>
          <w:tcPr>
            <w:tcW w:w="1160" w:type="dxa"/>
            <w:tcBorders>
              <w:top w:val="single" w:color="181818" w:sz="8" w:space="0"/>
              <w:left w:val="single" w:color="181818" w:sz="8" w:space="0"/>
              <w:bottom w:val="single" w:color="181818" w:sz="8" w:space="0"/>
              <w:right w:val="single" w:color="181818" w:sz="8" w:space="0"/>
            </w:tcBorders>
            <w:shd w:val="clear" w:color="auto" w:fill="auto"/>
            <w:tcMar>
              <w:top w:w="15" w:type="dxa"/>
              <w:left w:w="108" w:type="dxa"/>
              <w:bottom w:w="0" w:type="dxa"/>
              <w:right w:w="108" w:type="dxa"/>
            </w:tcMar>
            <w:vAlign w:val="center"/>
          </w:tcPr>
          <w:p>
            <w:pPr>
              <w:rPr>
                <w:rFonts w:eastAsia="Yu Mincho"/>
                <w:lang w:val="en-CA" w:eastAsia="ja-JP"/>
              </w:rPr>
            </w:pPr>
            <w:r>
              <w:rPr>
                <w:rFonts w:eastAsia="Yu Mincho"/>
                <w:lang w:val="en-CA" w:eastAsia="ja-JP"/>
              </w:rPr>
              <w:t xml:space="preserve">3, 5 </w:t>
            </w:r>
          </w:p>
          <w:p>
            <w:pPr>
              <w:rPr>
                <w:rFonts w:eastAsia="Yu Mincho"/>
                <w:lang w:val="en-CA" w:eastAsia="ja-JP"/>
              </w:rPr>
            </w:pPr>
            <w:r>
              <w:rPr>
                <w:rFonts w:eastAsia="Yu Mincho"/>
                <w:lang w:val="en-CA" w:eastAsia="ja-JP"/>
              </w:rPr>
              <w:t>(p side: 3</w:t>
            </w:r>
          </w:p>
          <w:p>
            <w:pPr>
              <w:rPr>
                <w:rFonts w:eastAsia="Yu Mincho"/>
                <w:lang w:val="en-CA" w:eastAsia="ja-JP"/>
              </w:rPr>
            </w:pPr>
            <w:r>
              <w:rPr>
                <w:rFonts w:eastAsia="Yu Mincho"/>
                <w:lang w:val="en-CA" w:eastAsia="ja-JP"/>
              </w:rPr>
              <w:t>q side: 5)</w:t>
            </w:r>
          </w:p>
        </w:tc>
        <w:tc>
          <w:tcPr>
            <w:tcW w:w="8176" w:type="dxa"/>
            <w:tcBorders>
              <w:top w:val="single" w:color="181818" w:sz="8" w:space="0"/>
              <w:left w:val="single" w:color="181818" w:sz="8" w:space="0"/>
              <w:bottom w:val="single" w:color="181818" w:sz="8" w:space="0"/>
              <w:right w:val="single" w:color="181818" w:sz="8" w:space="0"/>
            </w:tcBorders>
            <w:shd w:val="clear" w:color="auto" w:fill="auto"/>
            <w:tcMar>
              <w:top w:w="15" w:type="dxa"/>
              <w:left w:w="108" w:type="dxa"/>
              <w:bottom w:w="0" w:type="dxa"/>
              <w:right w:w="108" w:type="dxa"/>
            </w:tcMar>
            <w:vAlign w:val="center"/>
          </w:tcPr>
          <w:p>
            <w:pPr>
              <w:rPr>
                <w:rFonts w:ascii="Cambria Math" w:hAnsi="Cambria Math" w:eastAsia="Yu Mincho"/>
                <w:lang w:eastAsia="ja-JP"/>
                <w:oMath/>
              </w:rPr>
            </w:pPr>
            <m:oMathPara>
              <m:oMath>
                <m:sSub>
                  <m:sSubPr>
                    <m:ctrlPr>
                      <w:rPr>
                        <w:rFonts w:ascii="Cambria Math" w:hAnsi="Cambria Math" w:eastAsia="Yu Mincho"/>
                        <w:i/>
                        <w:iCs/>
                        <w:lang w:eastAsia="ja-JP"/>
                      </w:rPr>
                    </m:ctrlPr>
                  </m:sSubPr>
                  <m:e>
                    <m:r>
                      <w:rPr>
                        <w:rFonts w:ascii="Cambria Math" w:hAnsi="Cambria Math" w:eastAsia="Yu Mincho"/>
                        <w:lang w:eastAsia="ja-JP"/>
                      </w:rPr>
                      <m:t>g</m:t>
                    </m:r>
                    <m:ctrlPr>
                      <w:rPr>
                        <w:rFonts w:ascii="Cambria Math" w:hAnsi="Cambria Math" w:eastAsia="Yu Mincho"/>
                        <w:i/>
                        <w:iCs/>
                        <w:lang w:eastAsia="ja-JP"/>
                      </w:rPr>
                    </m:ctrlPr>
                  </m:e>
                  <m:sub>
                    <m:r>
                      <w:rPr>
                        <w:rFonts w:ascii="Cambria Math" w:hAnsi="Cambria Math" w:eastAsia="Yu Mincho"/>
                        <w:lang w:eastAsia="ja-JP"/>
                      </w:rPr>
                      <m:t>j</m:t>
                    </m:r>
                    <m:ctrlPr>
                      <w:rPr>
                        <w:rFonts w:ascii="Cambria Math" w:hAnsi="Cambria Math" w:eastAsia="Yu Mincho"/>
                        <w:i/>
                        <w:iCs/>
                        <w:lang w:eastAsia="ja-JP"/>
                      </w:rPr>
                    </m:ctrlPr>
                  </m:sub>
                </m:sSub>
                <m:r>
                  <w:rPr>
                    <w:rFonts w:ascii="Cambria Math" w:hAnsi="Cambria Math" w:eastAsia="Yu Mincho"/>
                    <w:lang w:eastAsia="ja-JP"/>
                  </w:rPr>
                  <m:t>=58-j*13,  can also be described as </m:t>
                </m:r>
                <m:r>
                  <m:rPr>
                    <m:sty m:val="bi"/>
                  </m:rPr>
                  <w:rPr>
                    <w:rFonts w:ascii="Cambria Math" w:hAnsi="Cambria Math" w:eastAsia="Yu Mincho"/>
                    <w:lang w:eastAsia="ja-JP"/>
                  </w:rPr>
                  <m:t>g</m:t>
                </m:r>
                <m:r>
                  <w:rPr>
                    <w:rFonts w:ascii="Cambria Math" w:hAnsi="Cambria Math" w:eastAsia="Yu Mincho"/>
                    <w:lang w:eastAsia="ja-JP"/>
                  </w:rPr>
                  <m:t>=</m:t>
                </m:r>
                <m:d>
                  <m:dPr>
                    <m:begChr m:val="{"/>
                    <m:endChr m:val="}"/>
                    <m:ctrlPr>
                      <w:rPr>
                        <w:rFonts w:ascii="Cambria Math" w:hAnsi="Cambria Math" w:eastAsia="Yu Mincho"/>
                        <w:i/>
                        <w:iCs/>
                        <w:lang w:eastAsia="ja-JP"/>
                      </w:rPr>
                    </m:ctrlPr>
                  </m:dPr>
                  <m:e>
                    <m:r>
                      <w:rPr>
                        <w:rFonts w:ascii="Cambria Math" w:hAnsi="Cambria Math" w:eastAsia="Yu Mincho"/>
                        <w:lang w:eastAsia="ja-JP"/>
                      </w:rPr>
                      <m:t>58,45,32,19,6</m:t>
                    </m:r>
                    <m:ctrlPr>
                      <w:rPr>
                        <w:rFonts w:ascii="Cambria Math" w:hAnsi="Cambria Math" w:eastAsia="Yu Mincho"/>
                        <w:i/>
                        <w:iCs/>
                        <w:lang w:eastAsia="ja-JP"/>
                      </w:rPr>
                    </m:ctrlPr>
                  </m:e>
                </m:d>
              </m:oMath>
            </m:oMathPara>
          </w:p>
          <w:p>
            <w:pPr>
              <w:rPr>
                <w:rFonts w:ascii="Cambria Math" w:hAnsi="Cambria Math" w:eastAsia="Yu Mincho"/>
                <w:lang w:eastAsia="ja-JP"/>
                <w:oMath/>
              </w:rPr>
            </w:pPr>
            <m:oMathPara>
              <m:oMath>
                <m:sSub>
                  <m:sSubPr>
                    <m:ctrlPr>
                      <w:rPr>
                        <w:rFonts w:ascii="Cambria Math" w:hAnsi="Cambria Math" w:eastAsia="Yu Mincho"/>
                        <w:i/>
                        <w:iCs/>
                        <w:lang w:eastAsia="ja-JP"/>
                      </w:rPr>
                    </m:ctrlPr>
                  </m:sSubPr>
                  <m:e>
                    <m:r>
                      <w:rPr>
                        <w:rFonts w:ascii="Cambria Math" w:hAnsi="Cambria Math" w:eastAsia="Yu Mincho"/>
                        <w:lang w:eastAsia="ja-JP"/>
                      </w:rPr>
                      <m:t>f</m:t>
                    </m:r>
                    <m:ctrlPr>
                      <w:rPr>
                        <w:rFonts w:ascii="Cambria Math" w:hAnsi="Cambria Math" w:eastAsia="Yu Mincho"/>
                        <w:i/>
                        <w:iCs/>
                        <w:lang w:eastAsia="ja-JP"/>
                      </w:rPr>
                    </m:ctrlPr>
                  </m:e>
                  <m:sub>
                    <m:r>
                      <w:rPr>
                        <w:rFonts w:ascii="Cambria Math" w:hAnsi="Cambria Math" w:eastAsia="Yu Mincho"/>
                        <w:lang w:eastAsia="ja-JP"/>
                      </w:rPr>
                      <m:t>i</m:t>
                    </m:r>
                    <m:ctrlPr>
                      <w:rPr>
                        <w:rFonts w:ascii="Cambria Math" w:hAnsi="Cambria Math" w:eastAsia="Yu Mincho"/>
                        <w:i/>
                        <w:iCs/>
                        <w:lang w:eastAsia="ja-JP"/>
                      </w:rPr>
                    </m:ctrlPr>
                  </m:sub>
                </m:sSub>
                <m:r>
                  <w:rPr>
                    <w:rFonts w:ascii="Cambria Math" w:hAnsi="Cambria Math" w:eastAsia="Yu Mincho"/>
                    <w:lang w:eastAsia="ja-JP"/>
                  </w:rPr>
                  <m:t>=53-i*21,  can also be described as </m:t>
                </m:r>
                <m:r>
                  <m:rPr>
                    <m:sty m:val="bi"/>
                  </m:rPr>
                  <w:rPr>
                    <w:rFonts w:ascii="Cambria Math" w:hAnsi="Cambria Math" w:eastAsia="Yu Mincho"/>
                    <w:lang w:eastAsia="ja-JP"/>
                  </w:rPr>
                  <m:t>f</m:t>
                </m:r>
                <m:r>
                  <w:rPr>
                    <w:rFonts w:ascii="Cambria Math" w:hAnsi="Cambria Math" w:eastAsia="Yu Mincho"/>
                    <w:lang w:eastAsia="ja-JP"/>
                  </w:rPr>
                  <m:t>=</m:t>
                </m:r>
                <m:d>
                  <m:dPr>
                    <m:begChr m:val="{"/>
                    <m:endChr m:val="}"/>
                    <m:ctrlPr>
                      <w:rPr>
                        <w:rFonts w:ascii="Cambria Math" w:hAnsi="Cambria Math" w:eastAsia="Yu Mincho"/>
                        <w:i/>
                        <w:iCs/>
                        <w:lang w:eastAsia="ja-JP"/>
                      </w:rPr>
                    </m:ctrlPr>
                  </m:dPr>
                  <m:e>
                    <m:r>
                      <w:rPr>
                        <w:rFonts w:ascii="Cambria Math" w:hAnsi="Cambria Math" w:eastAsia="Yu Mincho"/>
                        <w:lang w:eastAsia="ja-JP"/>
                      </w:rPr>
                      <m:t>53,32,11</m:t>
                    </m:r>
                    <m:ctrlPr>
                      <w:rPr>
                        <w:rFonts w:ascii="Cambria Math" w:hAnsi="Cambria Math" w:eastAsia="Yu Mincho"/>
                        <w:i/>
                        <w:iCs/>
                        <w:lang w:eastAsia="ja-JP"/>
                      </w:rPr>
                    </m:ctrlPr>
                  </m:e>
                </m:d>
              </m:oMath>
            </m:oMathPara>
          </w:p>
          <w:p>
            <w:pPr>
              <w:rPr>
                <w:rFonts w:ascii="Cambria Math" w:hAnsi="Cambria Math" w:eastAsia="Yu Mincho"/>
                <w:lang w:eastAsia="ja-JP"/>
                <w:oMath/>
              </w:rPr>
            </w:pPr>
            <m:oMathPara>
              <m:oMath>
                <m:r>
                  <w:rPr>
                    <w:rFonts w:ascii="Cambria Math" w:hAnsi="Cambria Math" w:eastAsia="Yu Mincho"/>
                    <w:lang w:eastAsia="ja-JP"/>
                  </w:rPr>
                  <m:t> Middle3,5=(</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o</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o</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1</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1</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r>
                  <w:rPr>
                    <w:rFonts w:ascii="Cambria Math" w:hAnsi="Cambria Math" w:eastAsia="Yu Mincho"/>
                    <w:lang w:eastAsia="ja-JP"/>
                  </w:rPr>
                  <m:t>+4)≫3</m:t>
                </m:r>
              </m:oMath>
            </m:oMathPara>
          </w:p>
          <w:p>
            <w:pPr>
              <w:rPr>
                <w:rFonts w:eastAsia="Yu Mincho"/>
                <w:iCs/>
                <w:lang w:eastAsia="ja-JP"/>
              </w:rPr>
            </w:pPr>
            <m:oMathPara>
              <m:oMath>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4</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q</m:t>
                    </m:r>
                    <m:ctrlPr>
                      <w:rPr>
                        <w:rFonts w:ascii="Cambria Math" w:hAnsi="Cambria Math" w:eastAsia="Yu Mincho"/>
                        <w:i/>
                        <w:iCs/>
                        <w:lang w:eastAsia="ja-JP"/>
                      </w:rPr>
                    </m:ctrlPr>
                  </m:e>
                  <m:sub>
                    <m:r>
                      <w:rPr>
                        <w:rFonts w:ascii="Cambria Math" w:hAnsi="Cambria Math" w:eastAsia="Yu Mincho"/>
                        <w:lang w:eastAsia="ja-JP"/>
                      </w:rPr>
                      <m:t>5</m:t>
                    </m:r>
                    <m:ctrlPr>
                      <w:rPr>
                        <w:rFonts w:ascii="Cambria Math" w:hAnsi="Cambria Math" w:eastAsia="Yu Mincho"/>
                        <w:i/>
                        <w:iCs/>
                        <w:lang w:eastAsia="ja-JP"/>
                      </w:rPr>
                    </m:ctrlPr>
                  </m:sub>
                </m:sSub>
                <m:r>
                  <w:rPr>
                    <w:rFonts w:ascii="Cambria Math" w:hAnsi="Cambria Math" w:eastAsia="Yu Mincho"/>
                    <w:lang w:eastAsia="ja-JP"/>
                  </w:rPr>
                  <m:t>+1)≫1,       </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2</m:t>
                    </m:r>
                    <m:ctrlPr>
                      <w:rPr>
                        <w:rFonts w:ascii="Cambria Math" w:hAnsi="Cambria Math" w:eastAsia="Yu Mincho"/>
                        <w:i/>
                        <w:iCs/>
                        <w:lang w:eastAsia="ja-JP"/>
                      </w:rPr>
                    </m:ctrlPr>
                  </m:sub>
                </m:sSub>
                <m:r>
                  <w:rPr>
                    <w:rFonts w:ascii="Cambria Math" w:hAnsi="Cambria Math" w:eastAsia="Yu Mincho"/>
                    <w:lang w:eastAsia="ja-JP"/>
                  </w:rPr>
                  <m:t>+</m:t>
                </m:r>
                <m:sSub>
                  <m:sSubPr>
                    <m:ctrlPr>
                      <w:rPr>
                        <w:rFonts w:ascii="Cambria Math" w:hAnsi="Cambria Math" w:eastAsia="Yu Mincho"/>
                        <w:i/>
                        <w:iCs/>
                        <w:lang w:eastAsia="ja-JP"/>
                      </w:rPr>
                    </m:ctrlPr>
                  </m:sSubPr>
                  <m:e>
                    <m:r>
                      <w:rPr>
                        <w:rFonts w:ascii="Cambria Math" w:hAnsi="Cambria Math" w:eastAsia="Yu Mincho"/>
                        <w:lang w:eastAsia="ja-JP"/>
                      </w:rPr>
                      <m:t>p</m:t>
                    </m:r>
                    <m:ctrlPr>
                      <w:rPr>
                        <w:rFonts w:ascii="Cambria Math" w:hAnsi="Cambria Math" w:eastAsia="Yu Mincho"/>
                        <w:i/>
                        <w:iCs/>
                        <w:lang w:eastAsia="ja-JP"/>
                      </w:rPr>
                    </m:ctrlPr>
                  </m:e>
                  <m:sub>
                    <m:r>
                      <w:rPr>
                        <w:rFonts w:ascii="Cambria Math" w:hAnsi="Cambria Math" w:eastAsia="Yu Mincho"/>
                        <w:lang w:eastAsia="ja-JP"/>
                      </w:rPr>
                      <m:t>3</m:t>
                    </m:r>
                    <m:ctrlPr>
                      <w:rPr>
                        <w:rFonts w:ascii="Cambria Math" w:hAnsi="Cambria Math" w:eastAsia="Yu Mincho"/>
                        <w:i/>
                        <w:iCs/>
                        <w:lang w:eastAsia="ja-JP"/>
                      </w:rPr>
                    </m:ctrlPr>
                  </m:sub>
                </m:sSub>
                <m:r>
                  <w:rPr>
                    <w:rFonts w:ascii="Cambria Math" w:hAnsi="Cambria Math" w:eastAsia="Yu Mincho"/>
                    <w:lang w:eastAsia="ja-JP"/>
                  </w:rPr>
                  <m:t>+1)≫1 </m:t>
                </m:r>
              </m:oMath>
            </m:oMathPara>
          </w:p>
        </w:tc>
      </w:tr>
    </w:tbl>
    <w:p>
      <w:pPr>
        <w:jc w:val="both"/>
        <w:rPr>
          <w:lang w:val="en-CA"/>
        </w:rPr>
      </w:pPr>
      <w:r>
        <w:rPr>
          <w:lang w:val="en-CA"/>
        </w:rPr>
        <w:t xml:space="preserve">Above mentioned stronger luma filters are used only if all of the </w:t>
      </w:r>
      <w:r>
        <w:rPr>
          <w:b/>
          <w:lang w:val="en-CA"/>
        </w:rPr>
        <w:t>Condition1</w:t>
      </w:r>
      <w:r>
        <w:rPr>
          <w:lang w:val="en-CA"/>
        </w:rPr>
        <w:t xml:space="preserve">, </w:t>
      </w:r>
      <w:r>
        <w:rPr>
          <w:b/>
          <w:lang w:val="en-CA"/>
        </w:rPr>
        <w:t>Condition2</w:t>
      </w:r>
      <w:r>
        <w:rPr>
          <w:lang w:val="en-CA"/>
        </w:rPr>
        <w:t xml:space="preserve"> and </w:t>
      </w:r>
      <w:r>
        <w:rPr>
          <w:b/>
          <w:lang w:val="en-CA"/>
        </w:rPr>
        <w:t>Condition 3</w:t>
      </w:r>
      <w:r>
        <w:rPr>
          <w:lang w:val="en-CA"/>
        </w:rPr>
        <w:t xml:space="preserve"> are TRUE. The condition 1 is </w:t>
      </w:r>
      <w:r>
        <w:t xml:space="preserve">the “large block condition”. This condition detects whether the samples at P-side and Q-side belong to large blocks. </w:t>
      </w:r>
      <w:r>
        <w:rPr>
          <w:lang w:val="en-CA"/>
        </w:rPr>
        <w:t xml:space="preserve">The condition 2 and condition 3 are determined by: </w:t>
      </w:r>
    </w:p>
    <w:p>
      <w:pPr>
        <w:jc w:val="center"/>
      </w:pPr>
      <w:r>
        <w:rPr>
          <w:b/>
        </w:rPr>
        <w:t>Condition2</w:t>
      </w:r>
      <w:r>
        <w:t xml:space="preserve"> = (d &lt; β) ? TRUE: FALSE</w:t>
      </w:r>
    </w:p>
    <w:p>
      <w:pPr>
        <w:tabs>
          <w:tab w:val="left" w:pos="1800"/>
          <w:tab w:val="left" w:pos="2160"/>
          <w:tab w:val="left" w:pos="2520"/>
          <w:tab w:val="left" w:pos="2880"/>
        </w:tabs>
        <w:jc w:val="center"/>
        <w:rPr>
          <w:sz w:val="20"/>
          <w:lang w:val="en-GB" w:eastAsia="ko-KR"/>
        </w:rPr>
      </w:pPr>
      <w:r>
        <w:rPr>
          <w:b/>
          <w:bCs/>
        </w:rPr>
        <w:t xml:space="preserve">Condition3 = </w:t>
      </w:r>
      <w:r>
        <w:rPr>
          <w:sz w:val="20"/>
          <w:lang w:val="en-GB" w:eastAsia="ko-KR"/>
        </w:rPr>
        <w:t>StrongFilterCondition = (dpq is less than ( β  &gt;&gt;  4 ), sp + sq is less than ( 3*β  &gt;&gt;  5 ), and Abs( p</w:t>
      </w:r>
      <w:r>
        <w:rPr>
          <w:sz w:val="20"/>
          <w:vertAlign w:val="subscript"/>
          <w:lang w:val="en-GB" w:eastAsia="ko-KR"/>
        </w:rPr>
        <w:t>0</w:t>
      </w:r>
      <w:r>
        <w:rPr>
          <w:sz w:val="20"/>
          <w:lang w:val="en-GB" w:eastAsia="ko-KR"/>
        </w:rPr>
        <w:t> − q</w:t>
      </w:r>
      <w:r>
        <w:rPr>
          <w:sz w:val="20"/>
          <w:vertAlign w:val="subscript"/>
          <w:lang w:val="en-GB" w:eastAsia="ko-KR"/>
        </w:rPr>
        <w:t>0</w:t>
      </w:r>
      <w:r>
        <w:rPr>
          <w:sz w:val="20"/>
          <w:lang w:val="en-GB" w:eastAsia="ko-KR"/>
        </w:rPr>
        <w:t> ) is less than ( 5 * t</w:t>
      </w:r>
      <w:r>
        <w:rPr>
          <w:sz w:val="20"/>
          <w:vertAlign w:val="subscript"/>
          <w:lang w:val="en-GB" w:eastAsia="ko-KR"/>
        </w:rPr>
        <w:t>C</w:t>
      </w:r>
      <w:r>
        <w:rPr>
          <w:sz w:val="20"/>
          <w:lang w:val="en-GB" w:eastAsia="ko-KR"/>
        </w:rPr>
        <w:t> + 1 )  &gt;&gt;  1) ? TRUE : FALSE</w:t>
      </w:r>
    </w:p>
    <w:p>
      <w:pPr>
        <w:tabs>
          <w:tab w:val="left" w:pos="1800"/>
          <w:tab w:val="left" w:pos="2160"/>
          <w:tab w:val="left" w:pos="2520"/>
          <w:tab w:val="left" w:pos="2880"/>
        </w:tabs>
        <w:jc w:val="both"/>
        <w:rPr>
          <w:lang w:val="en-CA"/>
        </w:rPr>
      </w:pPr>
      <w:r>
        <w:rPr>
          <w:lang w:val="en-CA"/>
        </w:rPr>
        <w:t>where d, dpq, sp and sq are magnitudes of gradient calculations to determine amount of details in comparison to a threshold based on</w:t>
      </w:r>
      <w:r>
        <w:rPr>
          <w:sz w:val="20"/>
          <w:lang w:val="en-GB" w:eastAsia="ko-KR"/>
        </w:rPr>
        <w:t xml:space="preserve"> </w:t>
      </w:r>
      <w:r>
        <w:t>β</w:t>
      </w:r>
      <w:r>
        <w:rPr>
          <w:lang w:val="en-CA"/>
        </w:rPr>
        <w:t>, a QP dependent coding noise threshold, to avoid removing details by the filtering. Similarly, as HEVC it is also checked that the magnitude of the gradient across the boundary is less than a threshold based on tC, a QP dependent deblocking strength threshold.</w:t>
      </w:r>
    </w:p>
    <w:p>
      <w:pPr>
        <w:pStyle w:val="5"/>
        <w:tabs>
          <w:tab w:val="clear" w:pos="360"/>
          <w:tab w:val="clear" w:pos="720"/>
          <w:tab w:val="clear" w:pos="1080"/>
          <w:tab w:val="clear" w:pos="1440"/>
        </w:tabs>
        <w:overflowPunct/>
        <w:autoSpaceDE/>
        <w:autoSpaceDN/>
        <w:adjustRightInd/>
        <w:spacing w:before="136"/>
        <w:ind w:right="0"/>
        <w:textAlignment w:val="auto"/>
        <w:rPr>
          <w:lang w:val="en-CA"/>
        </w:rPr>
      </w:pPr>
      <w:r>
        <w:rPr>
          <w:lang w:val="en-CA"/>
        </w:rPr>
        <w:t>Strong deblocking filter for chroma</w:t>
      </w:r>
    </w:p>
    <w:p>
      <w:pPr>
        <w:jc w:val="both"/>
        <w:rPr>
          <w:lang w:val="en-CA"/>
        </w:rPr>
      </w:pPr>
      <w:r>
        <w:rPr>
          <w:lang w:val="en-CA"/>
        </w:rPr>
        <w:t>The following strong deblocking filter for chroma is defined:</w:t>
      </w:r>
    </w:p>
    <w:p>
      <w:pPr>
        <w:ind w:firstLine="720"/>
        <w:jc w:val="right"/>
        <w:rPr>
          <w:rFonts w:eastAsia="MS Mincho"/>
          <w:lang w:val="en-CA" w:eastAsia="ja-JP"/>
        </w:rPr>
      </w:pPr>
      <w:r>
        <w:rPr>
          <w:rFonts w:hint="eastAsia" w:eastAsia="MS Mincho"/>
          <w:lang w:val="en-GB" w:eastAsia="ja-JP"/>
        </w:rPr>
        <w:t>p</w:t>
      </w:r>
      <w:r>
        <w:rPr>
          <w:rFonts w:hint="eastAsia" w:eastAsia="MS Mincho"/>
          <w:vertAlign w:val="subscript"/>
          <w:lang w:val="en-GB" w:eastAsia="ja-JP"/>
        </w:rPr>
        <w:t>2</w:t>
      </w:r>
      <w:r>
        <w:rPr>
          <w:rFonts w:hint="eastAsia" w:eastAsia="MS Mincho"/>
          <w:lang w:val="en-GB" w:eastAsia="ja-JP"/>
        </w:rPr>
        <w:t>′= (3*p</w:t>
      </w:r>
      <w:r>
        <w:rPr>
          <w:rFonts w:hint="eastAsia" w:eastAsia="MS Mincho"/>
          <w:vertAlign w:val="subscript"/>
          <w:lang w:val="en-GB" w:eastAsia="ja-JP"/>
        </w:rPr>
        <w:t>3</w:t>
      </w:r>
      <w:r>
        <w:rPr>
          <w:rFonts w:hint="eastAsia" w:eastAsia="MS Mincho"/>
          <w:lang w:val="en-GB" w:eastAsia="ja-JP"/>
        </w:rPr>
        <w:t>+2*p</w:t>
      </w:r>
      <w:r>
        <w:rPr>
          <w:rFonts w:hint="eastAsia" w:eastAsia="MS Mincho"/>
          <w:vertAlign w:val="subscript"/>
          <w:lang w:val="en-GB" w:eastAsia="ja-JP"/>
        </w:rPr>
        <w:t>2</w:t>
      </w:r>
      <w:r>
        <w:rPr>
          <w:rFonts w:hint="eastAsia" w:eastAsia="MS Mincho"/>
          <w:lang w:val="en-GB" w:eastAsia="ja-JP"/>
        </w:rPr>
        <w:t>+p</w:t>
      </w:r>
      <w:r>
        <w:rPr>
          <w:rFonts w:hint="eastAsia" w:eastAsia="MS Mincho"/>
          <w:vertAlign w:val="subscript"/>
          <w:lang w:val="en-GB" w:eastAsia="ja-JP"/>
        </w:rPr>
        <w:t>1</w:t>
      </w:r>
      <w:r>
        <w:rPr>
          <w:rFonts w:hint="eastAsia" w:eastAsia="MS Mincho"/>
          <w:lang w:val="en-GB" w:eastAsia="ja-JP"/>
        </w:rPr>
        <w:t>+p</w:t>
      </w:r>
      <w:r>
        <w:rPr>
          <w:rFonts w:hint="eastAsia" w:eastAsia="MS Mincho"/>
          <w:vertAlign w:val="subscript"/>
          <w:lang w:val="en-GB" w:eastAsia="ja-JP"/>
        </w:rPr>
        <w:t>0</w:t>
      </w:r>
      <w:r>
        <w:rPr>
          <w:rFonts w:hint="eastAsia" w:eastAsia="MS Mincho"/>
          <w:lang w:val="en-GB" w:eastAsia="ja-JP"/>
        </w:rPr>
        <w:t>+q</w:t>
      </w:r>
      <w:r>
        <w:rPr>
          <w:rFonts w:hint="eastAsia" w:eastAsia="MS Mincho"/>
          <w:vertAlign w:val="subscript"/>
          <w:lang w:val="en-GB" w:eastAsia="ja-JP"/>
        </w:rPr>
        <w:t>0</w:t>
      </w:r>
      <w:r>
        <w:rPr>
          <w:rFonts w:hint="eastAsia" w:eastAsia="MS Mincho"/>
          <w:lang w:val="en-GB" w:eastAsia="ja-JP"/>
        </w:rPr>
        <w:t>+4) &gt;&gt; 3</w:t>
      </w:r>
      <w:r>
        <w:rPr>
          <w:szCs w:val="22"/>
          <w:lang w:val="en-CA"/>
        </w:rPr>
        <w:tab/>
      </w:r>
      <w:r>
        <w:rPr>
          <w:szCs w:val="22"/>
          <w:lang w:val="en-CA"/>
        </w:rPr>
        <w:tab/>
      </w:r>
      <w:r>
        <w:rPr>
          <w:szCs w:val="22"/>
          <w:lang w:val="en-CA"/>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74</w:t>
      </w:r>
      <w:r>
        <w:rPr>
          <w:szCs w:val="22"/>
          <w:lang w:val="en-CA"/>
        </w:rPr>
        <w:fldChar w:fldCharType="end"/>
      </w:r>
      <w:r>
        <w:rPr>
          <w:szCs w:val="22"/>
          <w:lang w:val="en-CA"/>
        </w:rPr>
        <w:t>)</w:t>
      </w:r>
    </w:p>
    <w:p>
      <w:pPr>
        <w:ind w:firstLine="720"/>
        <w:jc w:val="right"/>
        <w:rPr>
          <w:rFonts w:eastAsia="MS Mincho"/>
          <w:lang w:val="en-CA" w:eastAsia="ja-JP"/>
        </w:rPr>
      </w:pPr>
      <w:r>
        <w:rPr>
          <w:rFonts w:hint="eastAsia" w:eastAsia="MS Mincho"/>
          <w:lang w:val="en-GB" w:eastAsia="ja-JP"/>
        </w:rPr>
        <w:t>p</w:t>
      </w:r>
      <w:r>
        <w:rPr>
          <w:rFonts w:hint="eastAsia" w:eastAsia="MS Mincho"/>
          <w:vertAlign w:val="subscript"/>
          <w:lang w:val="en-GB" w:eastAsia="ja-JP"/>
        </w:rPr>
        <w:t>1</w:t>
      </w:r>
      <w:r>
        <w:rPr>
          <w:rFonts w:hint="eastAsia" w:eastAsia="MS Mincho"/>
          <w:lang w:val="en-GB" w:eastAsia="ja-JP"/>
        </w:rPr>
        <w:t>′= (2*p</w:t>
      </w:r>
      <w:r>
        <w:rPr>
          <w:rFonts w:hint="eastAsia" w:eastAsia="MS Mincho"/>
          <w:vertAlign w:val="subscript"/>
          <w:lang w:val="en-GB" w:eastAsia="ja-JP"/>
        </w:rPr>
        <w:t>3</w:t>
      </w:r>
      <w:r>
        <w:rPr>
          <w:rFonts w:hint="eastAsia" w:eastAsia="MS Mincho"/>
          <w:lang w:val="en-GB" w:eastAsia="ja-JP"/>
        </w:rPr>
        <w:t>+p</w:t>
      </w:r>
      <w:r>
        <w:rPr>
          <w:rFonts w:hint="eastAsia" w:eastAsia="MS Mincho"/>
          <w:vertAlign w:val="subscript"/>
          <w:lang w:val="en-GB" w:eastAsia="ja-JP"/>
        </w:rPr>
        <w:t>2</w:t>
      </w:r>
      <w:r>
        <w:rPr>
          <w:rFonts w:hint="eastAsia" w:eastAsia="MS Mincho"/>
          <w:lang w:val="en-GB" w:eastAsia="ja-JP"/>
        </w:rPr>
        <w:t>+2*p</w:t>
      </w:r>
      <w:r>
        <w:rPr>
          <w:rFonts w:hint="eastAsia" w:eastAsia="MS Mincho"/>
          <w:vertAlign w:val="subscript"/>
          <w:lang w:val="en-GB" w:eastAsia="ja-JP"/>
        </w:rPr>
        <w:t>1</w:t>
      </w:r>
      <w:r>
        <w:rPr>
          <w:rFonts w:hint="eastAsia" w:eastAsia="MS Mincho"/>
          <w:lang w:val="en-GB" w:eastAsia="ja-JP"/>
        </w:rPr>
        <w:t>+p</w:t>
      </w:r>
      <w:r>
        <w:rPr>
          <w:rFonts w:hint="eastAsia" w:eastAsia="MS Mincho"/>
          <w:vertAlign w:val="subscript"/>
          <w:lang w:val="en-GB" w:eastAsia="ja-JP"/>
        </w:rPr>
        <w:t>0</w:t>
      </w:r>
      <w:r>
        <w:rPr>
          <w:rFonts w:hint="eastAsia" w:eastAsia="MS Mincho"/>
          <w:lang w:val="en-GB" w:eastAsia="ja-JP"/>
        </w:rPr>
        <w:t>+q</w:t>
      </w:r>
      <w:r>
        <w:rPr>
          <w:rFonts w:hint="eastAsia" w:eastAsia="MS Mincho"/>
          <w:vertAlign w:val="subscript"/>
          <w:lang w:val="en-GB" w:eastAsia="ja-JP"/>
        </w:rPr>
        <w:t>0</w:t>
      </w:r>
      <w:r>
        <w:rPr>
          <w:rFonts w:hint="eastAsia" w:eastAsia="MS Mincho"/>
          <w:lang w:val="en-GB" w:eastAsia="ja-JP"/>
        </w:rPr>
        <w:t>+q</w:t>
      </w:r>
      <w:r>
        <w:rPr>
          <w:rFonts w:hint="eastAsia" w:eastAsia="MS Mincho"/>
          <w:vertAlign w:val="subscript"/>
          <w:lang w:val="en-GB" w:eastAsia="ja-JP"/>
        </w:rPr>
        <w:t>1</w:t>
      </w:r>
      <w:r>
        <w:rPr>
          <w:rFonts w:hint="eastAsia" w:eastAsia="MS Mincho"/>
          <w:lang w:val="en-GB" w:eastAsia="ja-JP"/>
        </w:rPr>
        <w:t>+4) &gt;&gt; 3</w:t>
      </w:r>
      <w:r>
        <w:rPr>
          <w:rFonts w:eastAsia="MS Mincho"/>
          <w:lang w:val="en-GB" w:eastAsia="ja-JP"/>
        </w:rPr>
        <w:tab/>
      </w:r>
      <w:r>
        <w:rPr>
          <w:rFonts w:eastAsia="MS Mincho"/>
          <w:lang w:val="en-GB" w:eastAsia="ja-JP"/>
        </w:rPr>
        <w:tab/>
      </w:r>
      <w:r>
        <w:rPr>
          <w:rFonts w:eastAsia="MS Mincho"/>
          <w:lang w:val="en-GB" w:eastAsia="ja-JP"/>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75</w:t>
      </w:r>
      <w:r>
        <w:rPr>
          <w:szCs w:val="22"/>
          <w:lang w:val="en-CA"/>
        </w:rPr>
        <w:fldChar w:fldCharType="end"/>
      </w:r>
      <w:r>
        <w:rPr>
          <w:szCs w:val="22"/>
          <w:lang w:val="en-CA"/>
        </w:rPr>
        <w:t>)</w:t>
      </w:r>
    </w:p>
    <w:p>
      <w:pPr>
        <w:ind w:firstLine="720"/>
        <w:jc w:val="right"/>
        <w:rPr>
          <w:rFonts w:eastAsia="MS Mincho"/>
          <w:lang w:val="en-GB" w:eastAsia="ja-JP"/>
        </w:rPr>
      </w:pPr>
      <w:r>
        <w:rPr>
          <w:rFonts w:hint="eastAsia" w:eastAsia="MS Mincho"/>
          <w:lang w:val="en-GB" w:eastAsia="ja-JP"/>
        </w:rPr>
        <w:t>p</w:t>
      </w:r>
      <w:r>
        <w:rPr>
          <w:rFonts w:hint="eastAsia" w:eastAsia="MS Mincho"/>
          <w:vertAlign w:val="subscript"/>
          <w:lang w:val="en-GB" w:eastAsia="ja-JP"/>
        </w:rPr>
        <w:t>0</w:t>
      </w:r>
      <w:r>
        <w:rPr>
          <w:rFonts w:hint="eastAsia" w:eastAsia="MS Mincho"/>
          <w:lang w:val="en-GB" w:eastAsia="ja-JP"/>
        </w:rPr>
        <w:t>′= (p</w:t>
      </w:r>
      <w:r>
        <w:rPr>
          <w:rFonts w:hint="eastAsia" w:eastAsia="MS Mincho"/>
          <w:vertAlign w:val="subscript"/>
          <w:lang w:val="en-GB" w:eastAsia="ja-JP"/>
        </w:rPr>
        <w:t>3</w:t>
      </w:r>
      <w:r>
        <w:rPr>
          <w:rFonts w:hint="eastAsia" w:eastAsia="MS Mincho"/>
          <w:lang w:val="en-GB" w:eastAsia="ja-JP"/>
        </w:rPr>
        <w:t>+p</w:t>
      </w:r>
      <w:r>
        <w:rPr>
          <w:rFonts w:hint="eastAsia" w:eastAsia="MS Mincho"/>
          <w:vertAlign w:val="subscript"/>
          <w:lang w:val="en-GB" w:eastAsia="ja-JP"/>
        </w:rPr>
        <w:t>2</w:t>
      </w:r>
      <w:r>
        <w:rPr>
          <w:rFonts w:hint="eastAsia" w:eastAsia="MS Mincho"/>
          <w:lang w:val="en-GB" w:eastAsia="ja-JP"/>
        </w:rPr>
        <w:t>+p</w:t>
      </w:r>
      <w:r>
        <w:rPr>
          <w:rFonts w:hint="eastAsia" w:eastAsia="MS Mincho"/>
          <w:vertAlign w:val="subscript"/>
          <w:lang w:val="en-GB" w:eastAsia="ja-JP"/>
        </w:rPr>
        <w:t>1</w:t>
      </w:r>
      <w:r>
        <w:rPr>
          <w:rFonts w:hint="eastAsia" w:eastAsia="MS Mincho"/>
          <w:lang w:val="en-GB" w:eastAsia="ja-JP"/>
        </w:rPr>
        <w:t>+2*p</w:t>
      </w:r>
      <w:r>
        <w:rPr>
          <w:rFonts w:hint="eastAsia" w:eastAsia="MS Mincho"/>
          <w:vertAlign w:val="subscript"/>
          <w:lang w:val="en-GB" w:eastAsia="ja-JP"/>
        </w:rPr>
        <w:t>0</w:t>
      </w:r>
      <w:r>
        <w:rPr>
          <w:rFonts w:hint="eastAsia" w:eastAsia="MS Mincho"/>
          <w:lang w:val="en-GB" w:eastAsia="ja-JP"/>
        </w:rPr>
        <w:t>+q</w:t>
      </w:r>
      <w:r>
        <w:rPr>
          <w:rFonts w:hint="eastAsia" w:eastAsia="MS Mincho"/>
          <w:vertAlign w:val="subscript"/>
          <w:lang w:val="en-GB" w:eastAsia="ja-JP"/>
        </w:rPr>
        <w:t>0</w:t>
      </w:r>
      <w:r>
        <w:rPr>
          <w:rFonts w:hint="eastAsia" w:eastAsia="MS Mincho"/>
          <w:lang w:val="en-GB" w:eastAsia="ja-JP"/>
        </w:rPr>
        <w:t>+q</w:t>
      </w:r>
      <w:r>
        <w:rPr>
          <w:rFonts w:hint="eastAsia" w:eastAsia="MS Mincho"/>
          <w:vertAlign w:val="subscript"/>
          <w:lang w:val="en-GB" w:eastAsia="ja-JP"/>
        </w:rPr>
        <w:t>1</w:t>
      </w:r>
      <w:r>
        <w:rPr>
          <w:rFonts w:hint="eastAsia" w:eastAsia="MS Mincho"/>
          <w:lang w:val="en-GB" w:eastAsia="ja-JP"/>
        </w:rPr>
        <w:t>+q</w:t>
      </w:r>
      <w:r>
        <w:rPr>
          <w:rFonts w:hint="eastAsia" w:eastAsia="MS Mincho"/>
          <w:vertAlign w:val="subscript"/>
          <w:lang w:val="en-GB" w:eastAsia="ja-JP"/>
        </w:rPr>
        <w:t>2</w:t>
      </w:r>
      <w:r>
        <w:rPr>
          <w:rFonts w:hint="eastAsia" w:eastAsia="MS Mincho"/>
          <w:lang w:val="en-GB" w:eastAsia="ja-JP"/>
        </w:rPr>
        <w:t>+4) &gt;&gt; 3</w:t>
      </w:r>
      <w:r>
        <w:rPr>
          <w:rFonts w:eastAsia="MS Mincho"/>
          <w:lang w:val="en-GB" w:eastAsia="ja-JP"/>
        </w:rPr>
        <w:tab/>
      </w:r>
      <w:r>
        <w:rPr>
          <w:rFonts w:eastAsia="MS Mincho"/>
          <w:lang w:val="en-GB" w:eastAsia="ja-JP"/>
        </w:rPr>
        <w:tab/>
      </w:r>
      <w:r>
        <w:rPr>
          <w:szCs w:val="22"/>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76</w:t>
      </w:r>
      <w:r>
        <w:rPr>
          <w:szCs w:val="22"/>
          <w:lang w:val="en-CA"/>
        </w:rPr>
        <w:fldChar w:fldCharType="end"/>
      </w:r>
      <w:r>
        <w:rPr>
          <w:szCs w:val="22"/>
          <w:lang w:val="en-CA"/>
        </w:rPr>
        <w:t>)</w:t>
      </w:r>
    </w:p>
    <w:p>
      <w:pPr>
        <w:jc w:val="both"/>
        <w:rPr>
          <w:szCs w:val="22"/>
          <w:lang w:val="en-CA" w:eastAsia="ja-JP"/>
        </w:rPr>
      </w:pPr>
      <w:r>
        <w:rPr>
          <w:szCs w:val="22"/>
          <w:lang w:val="en-CA" w:eastAsia="ja-JP"/>
        </w:rPr>
        <w:t xml:space="preserve">The above chroma filter performs deblocking on a </w:t>
      </w:r>
      <w:r>
        <w:rPr>
          <w:rFonts w:hint="eastAsia" w:eastAsiaTheme="minorEastAsia"/>
          <w:szCs w:val="22"/>
          <w:lang w:val="en-CA" w:eastAsia="ko-KR"/>
        </w:rPr>
        <w:t>8</w:t>
      </w:r>
      <w:r>
        <w:rPr>
          <w:szCs w:val="22"/>
          <w:lang w:val="en-CA" w:eastAsia="ja-JP"/>
        </w:rPr>
        <w:t>x</w:t>
      </w:r>
      <w:r>
        <w:rPr>
          <w:rFonts w:hint="eastAsia" w:eastAsiaTheme="minorEastAsia"/>
          <w:szCs w:val="22"/>
          <w:lang w:val="en-CA" w:eastAsia="ko-KR"/>
        </w:rPr>
        <w:t>8</w:t>
      </w:r>
      <w:r>
        <w:rPr>
          <w:szCs w:val="22"/>
          <w:lang w:val="en-CA" w:eastAsia="ja-JP"/>
        </w:rPr>
        <w:t xml:space="preserve"> chroma sample grid. </w:t>
      </w:r>
      <w:r>
        <w:rPr>
          <w:lang w:val="en-CA"/>
        </w:rPr>
        <w:t xml:space="preserve">The chroma strong filters are used on both sides of the block boundary. </w:t>
      </w:r>
      <w:r>
        <w:rPr>
          <w:szCs w:val="22"/>
          <w:lang w:val="en-CA" w:eastAsia="ja-JP"/>
        </w:rPr>
        <w:t xml:space="preserve">Here, the chroma filter is selected </w:t>
      </w:r>
      <w:bookmarkStart w:id="245" w:name="_Hlk32961951"/>
      <w:r>
        <w:rPr>
          <w:szCs w:val="22"/>
          <w:lang w:val="en-CA" w:eastAsia="ja-JP"/>
        </w:rPr>
        <w:t>when both sides of the chroma edge are greater than or equal to 8 (in unit of chroma sample)</w:t>
      </w:r>
      <w:bookmarkEnd w:id="245"/>
      <w:r>
        <w:rPr>
          <w:szCs w:val="22"/>
          <w:lang w:val="en-CA" w:eastAsia="ja-JP"/>
        </w:rPr>
        <w:t xml:space="preserve">, and the following decision with three conditions are satisfied. The first one is for decision of boundary strength as well as large block. The second and third one are basically the same as for HEVC luma decision, which are on/off decision and strong filter decision, respectively. In the first decision, boundary strength (bS) is modified for chroma filtering as shown in </w:t>
      </w:r>
      <w:r>
        <w:rPr>
          <w:szCs w:val="22"/>
          <w:lang w:val="en-CA" w:eastAsia="ja-JP"/>
        </w:rPr>
        <w:fldChar w:fldCharType="begin"/>
      </w:r>
      <w:r>
        <w:rPr>
          <w:szCs w:val="22"/>
          <w:lang w:val="en-CA" w:eastAsia="ja-JP"/>
        </w:rPr>
        <w:instrText xml:space="preserve"> REF _Ref16161046 \h  \* MERGEFORMAT </w:instrText>
      </w:r>
      <w:r>
        <w:rPr>
          <w:szCs w:val="22"/>
          <w:lang w:val="en-CA" w:eastAsia="ja-JP"/>
        </w:rPr>
        <w:fldChar w:fldCharType="separate"/>
      </w:r>
      <w:r>
        <w:rPr>
          <w:szCs w:val="22"/>
          <w:lang w:val="en-GB"/>
        </w:rPr>
        <w:t>Table 3</w:t>
      </w:r>
      <w:r>
        <w:rPr>
          <w:szCs w:val="22"/>
          <w:lang w:val="en-GB"/>
        </w:rPr>
        <w:noBreakHyphen/>
      </w:r>
      <w:r>
        <w:rPr>
          <w:szCs w:val="22"/>
          <w:lang w:val="en-GB"/>
        </w:rPr>
        <w:t>16</w:t>
      </w:r>
      <w:r>
        <w:rPr>
          <w:szCs w:val="22"/>
          <w:lang w:val="en-CA" w:eastAsia="ja-JP"/>
        </w:rPr>
        <w:fldChar w:fldCharType="end"/>
      </w:r>
      <w:r>
        <w:rPr>
          <w:szCs w:val="22"/>
          <w:lang w:val="en-CA" w:eastAsia="ja-JP"/>
        </w:rPr>
        <w:t xml:space="preserve">. The conditions in </w:t>
      </w:r>
      <w:r>
        <w:rPr>
          <w:szCs w:val="22"/>
          <w:lang w:val="en-CA" w:eastAsia="ja-JP"/>
        </w:rPr>
        <w:fldChar w:fldCharType="begin"/>
      </w:r>
      <w:r>
        <w:rPr>
          <w:szCs w:val="22"/>
          <w:lang w:val="en-CA" w:eastAsia="ja-JP"/>
        </w:rPr>
        <w:instrText xml:space="preserve"> REF _Ref16161046 \h  \* MERGEFORMAT </w:instrText>
      </w:r>
      <w:r>
        <w:rPr>
          <w:szCs w:val="22"/>
          <w:lang w:val="en-CA" w:eastAsia="ja-JP"/>
        </w:rPr>
        <w:fldChar w:fldCharType="separate"/>
      </w:r>
      <w:r>
        <w:rPr>
          <w:szCs w:val="22"/>
          <w:lang w:val="en-GB"/>
        </w:rPr>
        <w:t>Table 3</w:t>
      </w:r>
      <w:r>
        <w:rPr>
          <w:szCs w:val="22"/>
          <w:lang w:val="en-GB"/>
        </w:rPr>
        <w:noBreakHyphen/>
      </w:r>
      <w:r>
        <w:rPr>
          <w:szCs w:val="22"/>
          <w:lang w:val="en-GB"/>
        </w:rPr>
        <w:t>16</w:t>
      </w:r>
      <w:r>
        <w:rPr>
          <w:szCs w:val="22"/>
          <w:lang w:val="en-CA" w:eastAsia="ja-JP"/>
        </w:rPr>
        <w:fldChar w:fldCharType="end"/>
      </w:r>
      <w:r>
        <w:rPr>
          <w:szCs w:val="22"/>
          <w:lang w:val="en-CA" w:eastAsia="ja-JP"/>
        </w:rPr>
        <w:t xml:space="preserve"> are checked sequentially. If a condition is satisfied then the remaining conditions with lower priorities are skipped.</w:t>
      </w:r>
    </w:p>
    <w:p>
      <w:pPr>
        <w:keepNext/>
        <w:keepLines/>
        <w:spacing w:after="120"/>
        <w:jc w:val="center"/>
        <w:rPr>
          <w:b/>
          <w:sz w:val="20"/>
          <w:lang w:val="en-CA" w:eastAsia="ja-JP"/>
        </w:rPr>
      </w:pPr>
      <w:bookmarkStart w:id="246" w:name="_Ref16161046"/>
      <w:r>
        <w:rPr>
          <w:b/>
          <w:sz w:val="20"/>
          <w:lang w:val="en-GB"/>
        </w:rPr>
        <w:t>Table </w:t>
      </w:r>
      <w:r>
        <w:rPr>
          <w:b/>
          <w:sz w:val="20"/>
          <w:lang w:val="en-GB"/>
        </w:rPr>
        <w:fldChar w:fldCharType="begin"/>
      </w:r>
      <w:r>
        <w:rPr>
          <w:b/>
          <w:sz w:val="20"/>
          <w:lang w:val="en-GB"/>
        </w:rPr>
        <w:instrText xml:space="preserve"> STYLEREF 1 \s </w:instrText>
      </w:r>
      <w:r>
        <w:rPr>
          <w:b/>
          <w:sz w:val="20"/>
          <w:lang w:val="en-GB"/>
        </w:rPr>
        <w:fldChar w:fldCharType="separate"/>
      </w:r>
      <w:r>
        <w:rPr>
          <w:b/>
          <w:sz w:val="20"/>
          <w:lang w:val="en-GB"/>
        </w:rPr>
        <w:t>3</w:t>
      </w:r>
      <w:r>
        <w:rPr>
          <w:b/>
          <w:sz w:val="20"/>
          <w:lang w:val="en-GB"/>
        </w:rPr>
        <w:fldChar w:fldCharType="end"/>
      </w:r>
      <w:r>
        <w:rPr>
          <w:b/>
          <w:sz w:val="20"/>
          <w:lang w:val="en-GB"/>
        </w:rPr>
        <w:noBreakHyphen/>
      </w:r>
      <w:r>
        <w:rPr>
          <w:b/>
          <w:sz w:val="20"/>
          <w:lang w:val="en-GB"/>
        </w:rPr>
        <w:fldChar w:fldCharType="begin"/>
      </w:r>
      <w:r>
        <w:rPr>
          <w:b/>
          <w:sz w:val="20"/>
          <w:lang w:val="en-GB"/>
        </w:rPr>
        <w:instrText xml:space="preserve"> SEQ Table \* ARABIC \s 1 </w:instrText>
      </w:r>
      <w:r>
        <w:rPr>
          <w:b/>
          <w:sz w:val="20"/>
          <w:lang w:val="en-GB"/>
        </w:rPr>
        <w:fldChar w:fldCharType="separate"/>
      </w:r>
      <w:r>
        <w:rPr>
          <w:b/>
          <w:sz w:val="20"/>
          <w:lang w:val="en-GB"/>
        </w:rPr>
        <w:t>16</w:t>
      </w:r>
      <w:r>
        <w:rPr>
          <w:b/>
          <w:sz w:val="20"/>
          <w:lang w:val="en-GB"/>
        </w:rPr>
        <w:fldChar w:fldCharType="end"/>
      </w:r>
      <w:bookmarkEnd w:id="246"/>
      <w:r>
        <w:rPr>
          <w:b/>
          <w:sz w:val="20"/>
          <w:lang w:val="en-GB"/>
        </w:rPr>
        <w:t xml:space="preserve"> </w:t>
      </w:r>
      <w:r>
        <w:rPr>
          <w:b/>
          <w:sz w:val="20"/>
        </w:rPr>
        <w:t>–</w:t>
      </w:r>
      <w:r>
        <w:rPr>
          <w:b/>
          <w:sz w:val="20"/>
          <w:lang w:val="en-CA"/>
        </w:rPr>
        <w:t xml:space="preserve"> The modified boundary strength</w:t>
      </w:r>
    </w:p>
    <w:tbl>
      <w:tblPr>
        <w:tblStyle w:val="30"/>
        <w:tblW w:w="9350" w:type="dxa"/>
        <w:jc w:val="center"/>
        <w:tblInd w:w="0" w:type="dxa"/>
        <w:tblLayout w:type="fixed"/>
        <w:tblCellMar>
          <w:top w:w="0" w:type="dxa"/>
          <w:left w:w="0" w:type="dxa"/>
          <w:bottom w:w="0" w:type="dxa"/>
          <w:right w:w="0" w:type="dxa"/>
        </w:tblCellMar>
      </w:tblPr>
      <w:tblGrid>
        <w:gridCol w:w="787"/>
        <w:gridCol w:w="6261"/>
        <w:gridCol w:w="720"/>
        <w:gridCol w:w="791"/>
        <w:gridCol w:w="791"/>
      </w:tblGrid>
      <w:tr>
        <w:tblPrEx>
          <w:tblLayout w:type="fixed"/>
          <w:tblCellMar>
            <w:top w:w="0" w:type="dxa"/>
            <w:left w:w="0" w:type="dxa"/>
            <w:bottom w:w="0" w:type="dxa"/>
            <w:right w:w="0" w:type="dxa"/>
          </w:tblCellMar>
        </w:tblPrEx>
        <w:trPr>
          <w:trHeight w:val="195" w:hRule="atLeast"/>
          <w:jc w:val="center"/>
        </w:trPr>
        <w:tc>
          <w:tcPr>
            <w:tcW w:w="787" w:type="dxa"/>
            <w:vMerge w:val="restart"/>
            <w:tcBorders>
              <w:top w:val="single" w:color="auto" w:sz="4" w:space="0"/>
              <w:left w:val="single" w:color="auto" w:sz="4" w:space="0"/>
              <w:right w:val="single" w:color="auto" w:sz="4" w:space="0"/>
            </w:tcBorders>
            <w:vAlign w:val="center"/>
          </w:tcPr>
          <w:p>
            <w:pPr>
              <w:jc w:val="both"/>
            </w:pPr>
            <w:bookmarkStart w:id="247" w:name="_Hlk32964274"/>
            <w:r>
              <w:t>Priority</w:t>
            </w:r>
          </w:p>
        </w:tc>
        <w:tc>
          <w:tcPr>
            <w:tcW w:w="6261" w:type="dxa"/>
            <w:vMerge w:val="restart"/>
            <w:tcBorders>
              <w:top w:val="single" w:color="auto" w:sz="4" w:space="0"/>
              <w:left w:val="single" w:color="auto" w:sz="4" w:space="0"/>
              <w:right w:val="single" w:color="auto" w:sz="4" w:space="0"/>
            </w:tcBorders>
            <w:shd w:val="clear" w:color="auto" w:fill="auto"/>
            <w:tcMar>
              <w:top w:w="72" w:type="dxa"/>
              <w:left w:w="144" w:type="dxa"/>
              <w:bottom w:w="72" w:type="dxa"/>
              <w:right w:w="144" w:type="dxa"/>
            </w:tcMar>
            <w:vAlign w:val="center"/>
          </w:tcPr>
          <w:p>
            <w:pPr>
              <w:jc w:val="both"/>
            </w:pPr>
            <w:r>
              <w:t>Conditions</w:t>
            </w:r>
          </w:p>
        </w:tc>
        <w:tc>
          <w:tcPr>
            <w:tcW w:w="2302" w:type="dxa"/>
            <w:gridSpan w:val="3"/>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bS</w:t>
            </w:r>
          </w:p>
        </w:tc>
      </w:tr>
      <w:tr>
        <w:tblPrEx>
          <w:tblLayout w:type="fixed"/>
          <w:tblCellMar>
            <w:top w:w="0" w:type="dxa"/>
            <w:left w:w="0" w:type="dxa"/>
            <w:bottom w:w="0" w:type="dxa"/>
            <w:right w:w="0" w:type="dxa"/>
          </w:tblCellMar>
        </w:tblPrEx>
        <w:trPr>
          <w:trHeight w:val="195" w:hRule="atLeast"/>
          <w:jc w:val="center"/>
        </w:trPr>
        <w:tc>
          <w:tcPr>
            <w:tcW w:w="787" w:type="dxa"/>
            <w:vMerge w:val="continue"/>
            <w:tcBorders>
              <w:left w:val="single" w:color="auto" w:sz="4" w:space="0"/>
              <w:bottom w:val="single" w:color="auto" w:sz="4" w:space="0"/>
              <w:right w:val="single" w:color="auto" w:sz="4" w:space="0"/>
            </w:tcBorders>
            <w:vAlign w:val="center"/>
          </w:tcPr>
          <w:p>
            <w:pPr>
              <w:jc w:val="both"/>
            </w:pPr>
          </w:p>
        </w:tc>
        <w:tc>
          <w:tcPr>
            <w:tcW w:w="6261" w:type="dxa"/>
            <w:vMerge w:val="continue"/>
            <w:tcBorders>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p>
        </w:tc>
        <w:tc>
          <w:tcPr>
            <w:tcW w:w="720"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Y</w:t>
            </w:r>
          </w:p>
        </w:tc>
        <w:tc>
          <w:tcPr>
            <w:tcW w:w="79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U</w:t>
            </w:r>
          </w:p>
        </w:tc>
        <w:tc>
          <w:tcPr>
            <w:tcW w:w="79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V</w:t>
            </w:r>
          </w:p>
        </w:tc>
      </w:tr>
      <w:tr>
        <w:tblPrEx>
          <w:tblLayout w:type="fixed"/>
          <w:tblCellMar>
            <w:top w:w="0" w:type="dxa"/>
            <w:left w:w="0" w:type="dxa"/>
            <w:bottom w:w="0" w:type="dxa"/>
            <w:right w:w="0" w:type="dxa"/>
          </w:tblCellMar>
        </w:tblPrEx>
        <w:trPr>
          <w:trHeight w:val="328" w:hRule="atLeast"/>
          <w:jc w:val="center"/>
        </w:trPr>
        <w:tc>
          <w:tcPr>
            <w:tcW w:w="787" w:type="dxa"/>
            <w:tcBorders>
              <w:top w:val="single" w:color="auto" w:sz="4" w:space="0"/>
              <w:left w:val="single" w:color="auto" w:sz="4" w:space="0"/>
              <w:bottom w:val="single" w:color="auto" w:sz="4" w:space="0"/>
              <w:right w:val="single" w:color="auto" w:sz="4" w:space="0"/>
            </w:tcBorders>
            <w:vAlign w:val="center"/>
          </w:tcPr>
          <w:p>
            <w:pPr>
              <w:jc w:val="both"/>
            </w:pPr>
            <w:r>
              <w:t>6</w:t>
            </w:r>
          </w:p>
        </w:tc>
        <w:tc>
          <w:tcPr>
            <w:tcW w:w="626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 xml:space="preserve">At least one of the adjacent blocks is coded with intra or CIIP mode </w:t>
            </w:r>
          </w:p>
        </w:tc>
        <w:tc>
          <w:tcPr>
            <w:tcW w:w="720"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2</w:t>
            </w:r>
          </w:p>
        </w:tc>
        <w:tc>
          <w:tcPr>
            <w:tcW w:w="79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2</w:t>
            </w:r>
          </w:p>
        </w:tc>
        <w:tc>
          <w:tcPr>
            <w:tcW w:w="79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2</w:t>
            </w:r>
          </w:p>
        </w:tc>
      </w:tr>
      <w:tr>
        <w:tblPrEx>
          <w:tblLayout w:type="fixed"/>
          <w:tblCellMar>
            <w:top w:w="0" w:type="dxa"/>
            <w:left w:w="0" w:type="dxa"/>
            <w:bottom w:w="0" w:type="dxa"/>
            <w:right w:w="0" w:type="dxa"/>
          </w:tblCellMar>
        </w:tblPrEx>
        <w:trPr>
          <w:trHeight w:val="347" w:hRule="atLeast"/>
          <w:jc w:val="center"/>
        </w:trPr>
        <w:tc>
          <w:tcPr>
            <w:tcW w:w="787" w:type="dxa"/>
            <w:tcBorders>
              <w:top w:val="single" w:color="auto" w:sz="4" w:space="0"/>
              <w:left w:val="single" w:color="auto" w:sz="4" w:space="0"/>
              <w:bottom w:val="single" w:color="auto" w:sz="4" w:space="0"/>
              <w:right w:val="single" w:color="auto" w:sz="4" w:space="0"/>
            </w:tcBorders>
            <w:vAlign w:val="center"/>
          </w:tcPr>
          <w:p>
            <w:pPr>
              <w:jc w:val="both"/>
            </w:pPr>
            <w:r>
              <w:t>5</w:t>
            </w:r>
          </w:p>
        </w:tc>
        <w:tc>
          <w:tcPr>
            <w:tcW w:w="626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At least one of the adjacent blocks has non-zero transform coefficients</w:t>
            </w:r>
          </w:p>
        </w:tc>
        <w:tc>
          <w:tcPr>
            <w:tcW w:w="720"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1</w:t>
            </w:r>
          </w:p>
        </w:tc>
        <w:tc>
          <w:tcPr>
            <w:tcW w:w="79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1</w:t>
            </w:r>
          </w:p>
        </w:tc>
        <w:tc>
          <w:tcPr>
            <w:tcW w:w="79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1</w:t>
            </w:r>
          </w:p>
        </w:tc>
      </w:tr>
      <w:tr>
        <w:tblPrEx>
          <w:tblLayout w:type="fixed"/>
          <w:tblCellMar>
            <w:top w:w="0" w:type="dxa"/>
            <w:left w:w="0" w:type="dxa"/>
            <w:bottom w:w="0" w:type="dxa"/>
            <w:right w:w="0" w:type="dxa"/>
          </w:tblCellMar>
        </w:tblPrEx>
        <w:trPr>
          <w:trHeight w:val="347" w:hRule="atLeast"/>
          <w:jc w:val="center"/>
        </w:trPr>
        <w:tc>
          <w:tcPr>
            <w:tcW w:w="787" w:type="dxa"/>
            <w:tcBorders>
              <w:top w:val="single" w:color="auto" w:sz="4" w:space="0"/>
              <w:left w:val="single" w:color="auto" w:sz="4" w:space="0"/>
              <w:bottom w:val="single" w:color="auto" w:sz="4" w:space="0"/>
              <w:right w:val="single" w:color="auto" w:sz="4" w:space="0"/>
            </w:tcBorders>
            <w:vAlign w:val="center"/>
          </w:tcPr>
          <w:p>
            <w:pPr>
              <w:jc w:val="both"/>
            </w:pPr>
            <w:r>
              <w:t>4</w:t>
            </w:r>
          </w:p>
        </w:tc>
        <w:tc>
          <w:tcPr>
            <w:tcW w:w="626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One of the adjacent blocks</w:t>
            </w:r>
            <w:r>
              <w:rPr>
                <w:szCs w:val="22"/>
                <w:lang w:val="en-CA" w:eastAsia="ko-KR"/>
              </w:rPr>
              <w:t xml:space="preserve"> is coded in IBC prediction mode and the other is coded in inter prediction mode</w:t>
            </w:r>
          </w:p>
        </w:tc>
        <w:tc>
          <w:tcPr>
            <w:tcW w:w="720"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1</w:t>
            </w:r>
          </w:p>
        </w:tc>
        <w:tc>
          <w:tcPr>
            <w:tcW w:w="79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1</w:t>
            </w:r>
          </w:p>
        </w:tc>
        <w:tc>
          <w:tcPr>
            <w:tcW w:w="79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1</w:t>
            </w:r>
          </w:p>
        </w:tc>
      </w:tr>
      <w:tr>
        <w:tblPrEx>
          <w:tblLayout w:type="fixed"/>
          <w:tblCellMar>
            <w:top w:w="0" w:type="dxa"/>
            <w:left w:w="0" w:type="dxa"/>
            <w:bottom w:w="0" w:type="dxa"/>
            <w:right w:w="0" w:type="dxa"/>
          </w:tblCellMar>
        </w:tblPrEx>
        <w:trPr>
          <w:trHeight w:val="337" w:hRule="atLeast"/>
          <w:jc w:val="center"/>
        </w:trPr>
        <w:tc>
          <w:tcPr>
            <w:tcW w:w="787" w:type="dxa"/>
            <w:tcBorders>
              <w:top w:val="single" w:color="auto" w:sz="4" w:space="0"/>
              <w:left w:val="single" w:color="auto" w:sz="4" w:space="0"/>
              <w:bottom w:val="single" w:color="auto" w:sz="4" w:space="0"/>
              <w:right w:val="single" w:color="auto" w:sz="4" w:space="0"/>
            </w:tcBorders>
            <w:vAlign w:val="center"/>
          </w:tcPr>
          <w:p>
            <w:pPr>
              <w:jc w:val="both"/>
            </w:pPr>
            <w:r>
              <w:t>3</w:t>
            </w:r>
          </w:p>
        </w:tc>
        <w:tc>
          <w:tcPr>
            <w:tcW w:w="626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Absolute difference between the motion vectors that belong to the adjacent blocks is greater than or equal to one half luma sample</w:t>
            </w:r>
          </w:p>
        </w:tc>
        <w:tc>
          <w:tcPr>
            <w:tcW w:w="720"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1</w:t>
            </w:r>
          </w:p>
        </w:tc>
        <w:tc>
          <w:tcPr>
            <w:tcW w:w="79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0</w:t>
            </w:r>
          </w:p>
        </w:tc>
        <w:tc>
          <w:tcPr>
            <w:tcW w:w="79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0</w:t>
            </w:r>
          </w:p>
        </w:tc>
      </w:tr>
      <w:tr>
        <w:tblPrEx>
          <w:tblLayout w:type="fixed"/>
          <w:tblCellMar>
            <w:top w:w="0" w:type="dxa"/>
            <w:left w:w="0" w:type="dxa"/>
            <w:bottom w:w="0" w:type="dxa"/>
            <w:right w:w="0" w:type="dxa"/>
          </w:tblCellMar>
        </w:tblPrEx>
        <w:trPr>
          <w:trHeight w:val="259" w:hRule="atLeast"/>
          <w:jc w:val="center"/>
        </w:trPr>
        <w:tc>
          <w:tcPr>
            <w:tcW w:w="787" w:type="dxa"/>
            <w:tcBorders>
              <w:top w:val="single" w:color="auto" w:sz="4" w:space="0"/>
              <w:left w:val="single" w:color="auto" w:sz="4" w:space="0"/>
              <w:bottom w:val="single" w:color="auto" w:sz="4" w:space="0"/>
              <w:right w:val="single" w:color="auto" w:sz="4" w:space="0"/>
            </w:tcBorders>
            <w:vAlign w:val="center"/>
          </w:tcPr>
          <w:p>
            <w:pPr>
              <w:jc w:val="both"/>
            </w:pPr>
            <w:r>
              <w:t>2</w:t>
            </w:r>
          </w:p>
        </w:tc>
        <w:tc>
          <w:tcPr>
            <w:tcW w:w="626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Reference pictures the two adjacent blocks refers to are different</w:t>
            </w:r>
          </w:p>
        </w:tc>
        <w:tc>
          <w:tcPr>
            <w:tcW w:w="720"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1</w:t>
            </w:r>
          </w:p>
        </w:tc>
        <w:tc>
          <w:tcPr>
            <w:tcW w:w="79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0</w:t>
            </w:r>
          </w:p>
        </w:tc>
        <w:tc>
          <w:tcPr>
            <w:tcW w:w="79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0</w:t>
            </w:r>
          </w:p>
        </w:tc>
      </w:tr>
      <w:tr>
        <w:tblPrEx>
          <w:tblLayout w:type="fixed"/>
          <w:tblCellMar>
            <w:top w:w="0" w:type="dxa"/>
            <w:left w:w="0" w:type="dxa"/>
            <w:bottom w:w="0" w:type="dxa"/>
            <w:right w:w="0" w:type="dxa"/>
          </w:tblCellMar>
        </w:tblPrEx>
        <w:trPr>
          <w:trHeight w:val="266" w:hRule="atLeast"/>
          <w:jc w:val="center"/>
        </w:trPr>
        <w:tc>
          <w:tcPr>
            <w:tcW w:w="787" w:type="dxa"/>
            <w:tcBorders>
              <w:top w:val="single" w:color="auto" w:sz="4" w:space="0"/>
              <w:left w:val="single" w:color="auto" w:sz="4" w:space="0"/>
              <w:bottom w:val="single" w:color="auto" w:sz="4" w:space="0"/>
              <w:right w:val="single" w:color="auto" w:sz="4" w:space="0"/>
            </w:tcBorders>
            <w:vAlign w:val="center"/>
          </w:tcPr>
          <w:p>
            <w:pPr>
              <w:jc w:val="both"/>
            </w:pPr>
            <w:r>
              <w:t>1</w:t>
            </w:r>
          </w:p>
        </w:tc>
        <w:tc>
          <w:tcPr>
            <w:tcW w:w="626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Otherwise</w:t>
            </w:r>
          </w:p>
        </w:tc>
        <w:tc>
          <w:tcPr>
            <w:tcW w:w="720"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0</w:t>
            </w:r>
          </w:p>
        </w:tc>
        <w:tc>
          <w:tcPr>
            <w:tcW w:w="79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jc w:val="both"/>
            </w:pPr>
            <w:r>
              <w:t>0</w:t>
            </w:r>
          </w:p>
        </w:tc>
        <w:tc>
          <w:tcPr>
            <w:tcW w:w="791" w:type="dxa"/>
            <w:tcBorders>
              <w:top w:val="single" w:color="auto" w:sz="4" w:space="0"/>
              <w:left w:val="single" w:color="auto" w:sz="4" w:space="0"/>
              <w:bottom w:val="single" w:color="auto" w:sz="4" w:space="0"/>
              <w:right w:val="single" w:color="auto" w:sz="4" w:space="0"/>
            </w:tcBorders>
            <w:shd w:val="clear" w:color="auto" w:fill="auto"/>
            <w:tcMar>
              <w:top w:w="72" w:type="dxa"/>
              <w:left w:w="144" w:type="dxa"/>
              <w:bottom w:w="72" w:type="dxa"/>
              <w:right w:w="144" w:type="dxa"/>
            </w:tcMar>
            <w:vAlign w:val="center"/>
          </w:tcPr>
          <w:p>
            <w:pPr>
              <w:keepNext/>
              <w:jc w:val="both"/>
            </w:pPr>
            <w:r>
              <w:t>0</w:t>
            </w:r>
          </w:p>
        </w:tc>
      </w:tr>
      <w:bookmarkEnd w:id="247"/>
    </w:tbl>
    <w:p>
      <w:pPr>
        <w:ind w:left="360"/>
        <w:jc w:val="both"/>
        <w:rPr>
          <w:szCs w:val="22"/>
          <w:lang w:val="en-CA" w:eastAsia="ja-JP"/>
        </w:rPr>
      </w:pPr>
    </w:p>
    <w:p>
      <w:pPr>
        <w:jc w:val="both"/>
        <w:rPr>
          <w:rFonts w:eastAsiaTheme="minorEastAsia"/>
          <w:lang w:eastAsia="ko-KR"/>
        </w:rPr>
      </w:pPr>
      <w:r>
        <w:rPr>
          <w:lang w:val="en-CA" w:eastAsia="ja-JP"/>
        </w:rPr>
        <w:t xml:space="preserve">Chroma </w:t>
      </w:r>
      <w:r>
        <w:rPr>
          <w:szCs w:val="22"/>
          <w:lang w:val="en-CA" w:eastAsia="ja-JP"/>
        </w:rPr>
        <w:t>deblocking</w:t>
      </w:r>
      <w:r>
        <w:rPr>
          <w:lang w:val="en-CA" w:eastAsia="ja-JP"/>
        </w:rPr>
        <w:t xml:space="preserve"> is performing when bS is equal to 2, or bS is equal to 1 when a large block boundary is detected. The second and third condition is basically the same as HEVC luma strong filter decision.</w:t>
      </w:r>
    </w:p>
    <w:p>
      <w:pPr>
        <w:pStyle w:val="5"/>
        <w:tabs>
          <w:tab w:val="clear" w:pos="360"/>
          <w:tab w:val="clear" w:pos="720"/>
          <w:tab w:val="clear" w:pos="1080"/>
          <w:tab w:val="clear" w:pos="1440"/>
        </w:tabs>
        <w:overflowPunct/>
        <w:autoSpaceDE/>
        <w:autoSpaceDN/>
        <w:adjustRightInd/>
        <w:spacing w:before="136"/>
        <w:ind w:right="0"/>
        <w:textAlignment w:val="auto"/>
        <w:rPr>
          <w:lang w:val="en-CA"/>
        </w:rPr>
      </w:pPr>
      <w:r>
        <w:rPr>
          <w:rFonts w:hint="eastAsia" w:eastAsiaTheme="minorEastAsia"/>
          <w:szCs w:val="22"/>
          <w:lang w:val="en-CA" w:eastAsia="ko-KR"/>
        </w:rPr>
        <w:t xml:space="preserve">Deblocking filter for subblock </w:t>
      </w:r>
      <w:r>
        <w:rPr>
          <w:rFonts w:eastAsiaTheme="minorEastAsia"/>
          <w:szCs w:val="22"/>
          <w:lang w:val="en-CA" w:eastAsia="ko-KR"/>
        </w:rPr>
        <w:t>boundary</w:t>
      </w:r>
    </w:p>
    <w:p>
      <w:pPr>
        <w:jc w:val="both"/>
        <w:rPr>
          <w:rFonts w:eastAsiaTheme="minorEastAsia"/>
          <w:lang w:eastAsia="ko-KR"/>
        </w:rPr>
      </w:pPr>
      <w:bookmarkStart w:id="248" w:name="_Hlk32955065"/>
      <w:bookmarkStart w:id="249" w:name="_Hlk32954897"/>
      <w:r>
        <w:rPr>
          <w:rFonts w:eastAsiaTheme="minorEastAsia"/>
          <w:lang w:eastAsia="ko-KR"/>
        </w:rPr>
        <w:t>The deblocking filtering process are applied on a 4x4 grid for CU boundaries and transform subblock boundaries and on an 8x8 grid for prediction subblock boundaries. The prediction subblock boundaries include the prediction unit boundaries introduced by SbTMVP and affine modes, and the transform subblock boundaries include the transform unit boundaries introduced by SBT and ISP modes, and transforms due to implicit split of large CUs</w:t>
      </w:r>
      <w:bookmarkEnd w:id="248"/>
      <w:r>
        <w:rPr>
          <w:rFonts w:eastAsiaTheme="minorEastAsia"/>
          <w:lang w:eastAsia="ko-KR"/>
        </w:rPr>
        <w:t>.</w:t>
      </w:r>
      <w:bookmarkEnd w:id="249"/>
      <w:r>
        <w:rPr>
          <w:rFonts w:eastAsiaTheme="minorEastAsia"/>
          <w:lang w:eastAsia="ko-KR"/>
        </w:rPr>
        <w:t xml:space="preserve"> </w:t>
      </w:r>
    </w:p>
    <w:p>
      <w:pPr>
        <w:jc w:val="both"/>
        <w:rPr>
          <w:szCs w:val="22"/>
        </w:rPr>
      </w:pPr>
      <w:r>
        <w:rPr>
          <w:rFonts w:hint="eastAsia" w:eastAsiaTheme="minorEastAsia"/>
          <w:lang w:eastAsia="ko-KR"/>
        </w:rPr>
        <w:t>For</w:t>
      </w:r>
      <w:r>
        <w:rPr>
          <w:rFonts w:eastAsiaTheme="minorEastAsia"/>
          <w:lang w:eastAsia="ko-KR"/>
        </w:rPr>
        <w:t xml:space="preserve"> SBT and ISP </w:t>
      </w:r>
      <w:r>
        <w:rPr>
          <w:rFonts w:hint="eastAsia" w:eastAsiaTheme="minorEastAsia"/>
          <w:lang w:eastAsia="ko-KR"/>
        </w:rPr>
        <w:t xml:space="preserve">subblocks, </w:t>
      </w:r>
      <w:r>
        <w:rPr>
          <w:rFonts w:eastAsiaTheme="minorEastAsia"/>
          <w:lang w:eastAsia="ko-KR"/>
        </w:rPr>
        <w:t xml:space="preserve">similar to </w:t>
      </w:r>
      <w:r>
        <w:rPr>
          <w:rFonts w:hint="eastAsia" w:eastAsiaTheme="minorEastAsia"/>
          <w:lang w:eastAsia="ko-KR"/>
        </w:rPr>
        <w:t xml:space="preserve">the </w:t>
      </w:r>
      <w:r>
        <w:rPr>
          <w:rFonts w:hint="eastAsia" w:eastAsiaTheme="minorEastAsia"/>
          <w:szCs w:val="22"/>
          <w:lang w:eastAsia="ko-KR"/>
        </w:rPr>
        <w:t xml:space="preserve">logic in </w:t>
      </w:r>
      <w:r>
        <w:rPr>
          <w:rFonts w:eastAsiaTheme="minorEastAsia"/>
          <w:szCs w:val="22"/>
          <w:lang w:eastAsia="ko-KR"/>
        </w:rPr>
        <w:t>TU</w:t>
      </w:r>
      <w:r>
        <w:rPr>
          <w:rFonts w:hint="eastAsia" w:eastAsiaTheme="minorEastAsia"/>
          <w:szCs w:val="22"/>
          <w:lang w:eastAsia="ko-KR"/>
        </w:rPr>
        <w:t xml:space="preserve"> in HEVC deblocking filter</w:t>
      </w:r>
      <w:r>
        <w:rPr>
          <w:rFonts w:eastAsiaTheme="minorEastAsia"/>
          <w:szCs w:val="22"/>
          <w:lang w:eastAsia="ko-KR"/>
        </w:rPr>
        <w:t>, t</w:t>
      </w:r>
      <w:r>
        <w:rPr>
          <w:szCs w:val="22"/>
        </w:rPr>
        <w:t xml:space="preserve">he deblocking </w:t>
      </w:r>
      <w:r>
        <w:rPr>
          <w:rFonts w:hint="eastAsia" w:eastAsiaTheme="minorEastAsia"/>
          <w:szCs w:val="22"/>
          <w:lang w:eastAsia="ko-KR"/>
        </w:rPr>
        <w:t xml:space="preserve">filter is </w:t>
      </w:r>
      <w:r>
        <w:rPr>
          <w:szCs w:val="22"/>
        </w:rPr>
        <w:t>appl</w:t>
      </w:r>
      <w:r>
        <w:rPr>
          <w:rFonts w:hint="eastAsia" w:eastAsiaTheme="minorEastAsia"/>
          <w:szCs w:val="22"/>
          <w:lang w:eastAsia="ko-KR"/>
        </w:rPr>
        <w:t>ied</w:t>
      </w:r>
      <w:r>
        <w:rPr>
          <w:szCs w:val="22"/>
        </w:rPr>
        <w:t xml:space="preserve"> on TU boundary </w:t>
      </w:r>
      <w:r>
        <w:rPr>
          <w:rFonts w:eastAsiaTheme="minorEastAsia"/>
          <w:szCs w:val="22"/>
          <w:lang w:eastAsia="ko-KR"/>
        </w:rPr>
        <w:t xml:space="preserve">when </w:t>
      </w:r>
      <w:r>
        <w:rPr>
          <w:szCs w:val="22"/>
        </w:rPr>
        <w:t xml:space="preserve">there are non-zero coefficients in either transform subblock across the edge. </w:t>
      </w:r>
    </w:p>
    <w:p>
      <w:pPr>
        <w:jc w:val="both"/>
        <w:rPr>
          <w:szCs w:val="22"/>
        </w:rPr>
      </w:pPr>
      <w:r>
        <w:rPr>
          <w:rFonts w:hint="eastAsia" w:eastAsiaTheme="minorEastAsia"/>
          <w:lang w:eastAsia="ko-KR"/>
        </w:rPr>
        <w:t xml:space="preserve">For </w:t>
      </w:r>
      <w:r>
        <w:rPr>
          <w:rFonts w:eastAsiaTheme="minorEastAsia"/>
          <w:lang w:eastAsia="ko-KR"/>
        </w:rPr>
        <w:t>Sb</w:t>
      </w:r>
      <w:r>
        <w:rPr>
          <w:rFonts w:hint="eastAsia" w:eastAsiaTheme="minorEastAsia"/>
          <w:lang w:eastAsia="ko-KR"/>
        </w:rPr>
        <w:t xml:space="preserve">TMVP and affine </w:t>
      </w:r>
      <w:r>
        <w:rPr>
          <w:rFonts w:eastAsiaTheme="minorEastAsia"/>
          <w:lang w:eastAsia="ko-KR"/>
        </w:rPr>
        <w:t xml:space="preserve">prediction </w:t>
      </w:r>
      <w:r>
        <w:rPr>
          <w:rFonts w:hint="eastAsia" w:eastAsiaTheme="minorEastAsia"/>
          <w:lang w:eastAsia="ko-KR"/>
        </w:rPr>
        <w:t xml:space="preserve">subblocks, </w:t>
      </w:r>
      <w:r>
        <w:rPr>
          <w:rFonts w:eastAsiaTheme="minorEastAsia"/>
          <w:lang w:eastAsia="ko-KR"/>
        </w:rPr>
        <w:t xml:space="preserve">similar to </w:t>
      </w:r>
      <w:r>
        <w:rPr>
          <w:rFonts w:hint="eastAsia" w:eastAsiaTheme="minorEastAsia"/>
          <w:lang w:eastAsia="ko-KR"/>
        </w:rPr>
        <w:t xml:space="preserve">the </w:t>
      </w:r>
      <w:r>
        <w:rPr>
          <w:rFonts w:hint="eastAsia" w:eastAsiaTheme="minorEastAsia"/>
          <w:szCs w:val="22"/>
          <w:lang w:eastAsia="ko-KR"/>
        </w:rPr>
        <w:t>logic in PU in HEVC</w:t>
      </w:r>
      <w:r>
        <w:rPr>
          <w:rFonts w:eastAsiaTheme="minorEastAsia"/>
          <w:szCs w:val="22"/>
          <w:lang w:eastAsia="ko-KR"/>
        </w:rPr>
        <w:t>,</w:t>
      </w:r>
      <w:r>
        <w:rPr>
          <w:rFonts w:hint="eastAsia" w:eastAsiaTheme="minorEastAsia"/>
          <w:szCs w:val="22"/>
          <w:lang w:eastAsia="ko-KR"/>
        </w:rPr>
        <w:t xml:space="preserve"> </w:t>
      </w:r>
      <w:r>
        <w:rPr>
          <w:szCs w:val="22"/>
        </w:rPr>
        <w:t xml:space="preserve">the deblocking </w:t>
      </w:r>
      <w:r>
        <w:rPr>
          <w:rFonts w:hint="eastAsia" w:eastAsiaTheme="minorEastAsia"/>
          <w:szCs w:val="22"/>
          <w:lang w:eastAsia="ko-KR"/>
        </w:rPr>
        <w:t xml:space="preserve">filter is </w:t>
      </w:r>
      <w:r>
        <w:rPr>
          <w:szCs w:val="22"/>
        </w:rPr>
        <w:t>appl</w:t>
      </w:r>
      <w:r>
        <w:rPr>
          <w:rFonts w:hint="eastAsia" w:eastAsiaTheme="minorEastAsia"/>
          <w:szCs w:val="22"/>
          <w:lang w:eastAsia="ko-KR"/>
        </w:rPr>
        <w:t>ied</w:t>
      </w:r>
      <w:r>
        <w:rPr>
          <w:szCs w:val="22"/>
        </w:rPr>
        <w:t xml:space="preserve"> </w:t>
      </w:r>
      <w:r>
        <w:rPr>
          <w:rFonts w:hint="eastAsia" w:eastAsiaTheme="minorEastAsia"/>
          <w:szCs w:val="22"/>
          <w:lang w:eastAsia="ko-KR"/>
        </w:rPr>
        <w:t xml:space="preserve">on 8x8 grid </w:t>
      </w:r>
      <w:r>
        <w:rPr>
          <w:rFonts w:eastAsiaTheme="minorEastAsia"/>
          <w:szCs w:val="22"/>
          <w:lang w:eastAsia="ko-KR"/>
        </w:rPr>
        <w:t>with the consideration of</w:t>
      </w:r>
      <w:r>
        <w:rPr>
          <w:szCs w:val="22"/>
        </w:rPr>
        <w:t xml:space="preserve"> the difference between motion vectors and reference pictures of the neighboring prediction subblock.</w:t>
      </w:r>
    </w:p>
    <w:p>
      <w:pPr>
        <w:jc w:val="both"/>
        <w:rPr>
          <w:szCs w:val="22"/>
        </w:rPr>
      </w:pPr>
      <w:r>
        <w:rPr>
          <w:rFonts w:eastAsiaTheme="minorEastAsia"/>
          <w:lang w:eastAsia="ko-KR"/>
        </w:rPr>
        <w:t>Transform block boundaries can at most be deblocked with 5 samples on a side of transform boundary which also is part of a coding block where SbTMVP or affine is used to enable parallel friendly deblocking. Internal prediction subblock boundaries 4 samples from a transform block boundary are at most deblocked by 1 sample on each side, internal prediction subblock boundaries 8 samples away from a transform block boundary are at most deblocked by 2 samples on each side of the boundary and other internal prediction subblock boundaries are at most deblocked with 3 samples on each side of the boundary.</w:t>
      </w:r>
    </w:p>
    <w:p>
      <w:pPr>
        <w:pStyle w:val="5"/>
        <w:tabs>
          <w:tab w:val="clear" w:pos="360"/>
          <w:tab w:val="clear" w:pos="720"/>
          <w:tab w:val="clear" w:pos="1080"/>
          <w:tab w:val="clear" w:pos="1440"/>
        </w:tabs>
        <w:overflowPunct/>
        <w:autoSpaceDE/>
        <w:autoSpaceDN/>
        <w:adjustRightInd/>
        <w:spacing w:before="136"/>
        <w:ind w:right="0"/>
        <w:textAlignment w:val="auto"/>
        <w:rPr>
          <w:lang w:val="en-CA"/>
        </w:rPr>
      </w:pPr>
      <w:bookmarkStart w:id="250" w:name="_Toc9287789"/>
      <w:bookmarkEnd w:id="250"/>
      <w:bookmarkStart w:id="251" w:name="_Toc9289110"/>
      <w:bookmarkEnd w:id="251"/>
      <w:bookmarkStart w:id="252" w:name="_Ref8584095"/>
      <w:r>
        <w:rPr>
          <w:lang w:val="en-CA"/>
        </w:rPr>
        <w:t>Deblocking decision adapted to smaller difference in motion</w:t>
      </w:r>
    </w:p>
    <w:p>
      <w:pPr>
        <w:rPr>
          <w:lang w:val="en-CA"/>
        </w:rPr>
      </w:pPr>
      <w:r>
        <w:rPr>
          <w:lang w:val="en-CA"/>
        </w:rPr>
        <w:t>HEVC enables deblocking of a prediction unit boundary when the difference in at least one motion vector component between blocks on respective side of the boundary is equal to or larger than a threshold of 1 sample. In VTM, a threshold of a half luma sample is introduced to also enable removal of blocking artifacts originating from boundaries between inter prediction units that have a small difference in motion vectors.</w:t>
      </w:r>
    </w:p>
    <w:p>
      <w:pPr>
        <w:pStyle w:val="4"/>
        <w:spacing w:before="136"/>
        <w:rPr>
          <w:lang w:val="en-CA"/>
        </w:rPr>
      </w:pPr>
      <w:bookmarkStart w:id="253" w:name="_Toc35804771"/>
      <w:r>
        <w:rPr>
          <w:lang w:val="en-CA" w:eastAsia="zh-CN"/>
        </w:rPr>
        <w:t>L</w:t>
      </w:r>
      <w:r>
        <w:rPr>
          <w:rFonts w:hint="eastAsia"/>
          <w:lang w:val="en-CA" w:eastAsia="zh-CN"/>
        </w:rPr>
        <w:t>u</w:t>
      </w:r>
      <w:r>
        <w:rPr>
          <w:lang w:val="en-CA" w:eastAsia="zh-CN"/>
        </w:rPr>
        <w:t xml:space="preserve">ma </w:t>
      </w:r>
      <w:r>
        <w:rPr>
          <w:lang w:eastAsia="zh-CN"/>
        </w:rPr>
        <w:t xml:space="preserve">mapping </w:t>
      </w:r>
      <w:r>
        <w:rPr>
          <w:rFonts w:hint="eastAsia"/>
          <w:lang w:eastAsia="zh-CN"/>
        </w:rPr>
        <w:t>with</w:t>
      </w:r>
      <w:r>
        <w:rPr>
          <w:lang w:eastAsia="zh-CN"/>
        </w:rPr>
        <w:t xml:space="preserve"> chroma scaling </w:t>
      </w:r>
      <w:r>
        <w:rPr>
          <w:lang w:val="en-CA"/>
        </w:rPr>
        <w:t>(LMCS)</w:t>
      </w:r>
      <w:bookmarkEnd w:id="252"/>
      <w:bookmarkEnd w:id="253"/>
    </w:p>
    <w:p>
      <w:pPr>
        <w:jc w:val="both"/>
        <w:rPr>
          <w:lang w:eastAsia="ko-KR"/>
        </w:rPr>
      </w:pPr>
      <w:r>
        <w:rPr>
          <w:lang w:val="en-CA"/>
        </w:rPr>
        <w:t>In VVC, a coding tool called the luma mapping with chroma scaling (LMCS) is added as a new processing block before the loop filters</w:t>
      </w:r>
      <w:r>
        <w:rPr>
          <w:szCs w:val="22"/>
          <w:lang w:val="en-CA"/>
        </w:rPr>
        <w:t xml:space="preserve">. </w:t>
      </w:r>
      <w:bookmarkStart w:id="254" w:name="_Hlk32940754"/>
      <w:r>
        <w:rPr>
          <w:szCs w:val="22"/>
          <w:lang w:val="en-CA"/>
        </w:rPr>
        <w:t xml:space="preserve">LMCS has two main </w:t>
      </w:r>
      <w:r>
        <w:rPr>
          <w:rFonts w:eastAsiaTheme="minorEastAsia"/>
          <w:lang w:eastAsia="ko-KR"/>
        </w:rPr>
        <w:t>components</w:t>
      </w:r>
      <w:r>
        <w:rPr>
          <w:szCs w:val="22"/>
          <w:lang w:val="en-CA"/>
        </w:rPr>
        <w:t>: 1) in-loop mapping of the luma component based on adaptive piecewise linear models; 2) for the chroma components, luma-dependent chroma residual scaling is applied.</w:t>
      </w:r>
      <w:bookmarkEnd w:id="254"/>
      <w:r>
        <w:rPr>
          <w:szCs w:val="22"/>
          <w:lang w:val="en-CA"/>
        </w:rPr>
        <w:t xml:space="preserve"> </w:t>
      </w:r>
      <w:r>
        <w:rPr>
          <w:szCs w:val="22"/>
          <w:lang w:val="en-CA"/>
        </w:rPr>
        <w:fldChar w:fldCharType="begin"/>
      </w:r>
      <w:r>
        <w:rPr>
          <w:szCs w:val="22"/>
          <w:lang w:val="en-CA"/>
        </w:rPr>
        <w:instrText xml:space="preserve"> REF _Ref787843 \h  \* MERGEFORMAT </w:instrText>
      </w:r>
      <w:r>
        <w:rPr>
          <w:szCs w:val="22"/>
          <w:lang w:val="en-CA"/>
        </w:rPr>
        <w:fldChar w:fldCharType="separate"/>
      </w:r>
      <w:r>
        <w:rPr>
          <w:szCs w:val="22"/>
          <w:lang w:val="en-GB"/>
        </w:rPr>
        <w:t>Figure 54</w:t>
      </w:r>
      <w:r>
        <w:rPr>
          <w:szCs w:val="22"/>
          <w:lang w:val="en-CA"/>
        </w:rPr>
        <w:fldChar w:fldCharType="end"/>
      </w:r>
      <w:r>
        <w:rPr>
          <w:szCs w:val="22"/>
          <w:lang w:val="en-CA"/>
        </w:rPr>
        <w:t xml:space="preserve"> shows the </w:t>
      </w:r>
      <w:r>
        <w:rPr>
          <w:lang w:val="en-CA"/>
        </w:rPr>
        <w:t>LMCS architecture from decoder’s perspective.</w:t>
      </w:r>
      <w:r>
        <w:rPr>
          <w:rFonts w:eastAsiaTheme="minorEastAsia"/>
          <w:lang w:eastAsia="ko-KR"/>
        </w:rPr>
        <w:t xml:space="preserve"> T</w:t>
      </w:r>
      <w:r>
        <w:rPr>
          <w:szCs w:val="22"/>
          <w:lang w:val="en-CA"/>
        </w:rPr>
        <w:t xml:space="preserve">he light-blue shaded blocks </w:t>
      </w:r>
      <w:r>
        <w:rPr>
          <w:rFonts w:eastAsiaTheme="minorEastAsia"/>
          <w:lang w:eastAsia="ko-KR"/>
        </w:rPr>
        <w:t xml:space="preserve">in </w:t>
      </w:r>
      <w:r>
        <w:rPr>
          <w:szCs w:val="22"/>
          <w:lang w:val="en-CA"/>
        </w:rPr>
        <w:fldChar w:fldCharType="begin"/>
      </w:r>
      <w:r>
        <w:rPr>
          <w:szCs w:val="22"/>
          <w:lang w:val="en-CA"/>
        </w:rPr>
        <w:instrText xml:space="preserve"> REF _Ref787843 \h  \* MERGEFORMAT </w:instrText>
      </w:r>
      <w:r>
        <w:rPr>
          <w:szCs w:val="22"/>
          <w:lang w:val="en-CA"/>
        </w:rPr>
        <w:fldChar w:fldCharType="separate"/>
      </w:r>
      <w:r>
        <w:rPr>
          <w:szCs w:val="22"/>
          <w:lang w:val="en-GB"/>
        </w:rPr>
        <w:t>Figure 54</w:t>
      </w:r>
      <w:r>
        <w:rPr>
          <w:szCs w:val="22"/>
          <w:lang w:val="en-CA"/>
        </w:rPr>
        <w:fldChar w:fldCharType="end"/>
      </w:r>
      <w:r>
        <w:rPr>
          <w:szCs w:val="22"/>
          <w:lang w:val="en-CA"/>
        </w:rPr>
        <w:t xml:space="preserve"> indicate where the processing is applied in the mapped domain; and these include the inverse quantization, inverse transform, luma intra prediction and adding of the luma prediction together with the luma residual. The u</w:t>
      </w:r>
      <w:r>
        <w:rPr>
          <w:rFonts w:eastAsiaTheme="minorEastAsia"/>
          <w:lang w:eastAsia="ko-KR"/>
        </w:rPr>
        <w:t xml:space="preserve">nshaded blocks in </w:t>
      </w:r>
      <w:r>
        <w:rPr>
          <w:szCs w:val="22"/>
          <w:lang w:val="en-CA"/>
        </w:rPr>
        <w:fldChar w:fldCharType="begin"/>
      </w:r>
      <w:r>
        <w:rPr>
          <w:szCs w:val="22"/>
          <w:lang w:val="en-CA"/>
        </w:rPr>
        <w:instrText xml:space="preserve"> REF _Ref787843 \h  \* MERGEFORMAT </w:instrText>
      </w:r>
      <w:r>
        <w:rPr>
          <w:szCs w:val="22"/>
          <w:lang w:val="en-CA"/>
        </w:rPr>
        <w:fldChar w:fldCharType="separate"/>
      </w:r>
      <w:r>
        <w:rPr>
          <w:szCs w:val="22"/>
          <w:lang w:val="en-GB"/>
        </w:rPr>
        <w:t>Figure 54</w:t>
      </w:r>
      <w:r>
        <w:rPr>
          <w:szCs w:val="22"/>
          <w:lang w:val="en-CA"/>
        </w:rPr>
        <w:fldChar w:fldCharType="end"/>
      </w:r>
      <w:r>
        <w:rPr>
          <w:szCs w:val="22"/>
          <w:lang w:val="en-CA"/>
        </w:rPr>
        <w:t xml:space="preserve"> </w:t>
      </w:r>
      <w:r>
        <w:rPr>
          <w:rFonts w:eastAsiaTheme="minorEastAsia"/>
          <w:lang w:eastAsia="ko-KR"/>
        </w:rPr>
        <w:t xml:space="preserve">indicate where the processing is applied in the original (i.e., non-mapped) domain; and these include loop filters such as deblocking, ALF, and SAO, motion compensated prediction, chroma intra prediction, adding of the chroma prediction together with the chroma residual, and storage of decoded pictures as reference pictures. The light-yellow shaded blocks in </w:t>
      </w:r>
      <w:r>
        <w:rPr>
          <w:szCs w:val="22"/>
          <w:lang w:val="en-CA"/>
        </w:rPr>
        <w:fldChar w:fldCharType="begin"/>
      </w:r>
      <w:r>
        <w:rPr>
          <w:szCs w:val="22"/>
          <w:lang w:val="en-CA"/>
        </w:rPr>
        <w:instrText xml:space="preserve"> REF _Ref787843 \h  \* MERGEFORMAT </w:instrText>
      </w:r>
      <w:r>
        <w:rPr>
          <w:szCs w:val="22"/>
          <w:lang w:val="en-CA"/>
        </w:rPr>
        <w:fldChar w:fldCharType="separate"/>
      </w:r>
      <w:r>
        <w:rPr>
          <w:szCs w:val="22"/>
          <w:lang w:val="en-GB"/>
        </w:rPr>
        <w:t>Figure 54</w:t>
      </w:r>
      <w:r>
        <w:rPr>
          <w:szCs w:val="22"/>
          <w:lang w:val="en-CA"/>
        </w:rPr>
        <w:fldChar w:fldCharType="end"/>
      </w:r>
      <w:r>
        <w:rPr>
          <w:szCs w:val="22"/>
          <w:lang w:val="en-CA"/>
        </w:rPr>
        <w:t xml:space="preserve"> </w:t>
      </w:r>
      <w:r>
        <w:rPr>
          <w:rFonts w:eastAsiaTheme="minorEastAsia"/>
          <w:lang w:eastAsia="ko-KR"/>
        </w:rPr>
        <w:t xml:space="preserve">are the new LMCS functional blocks, including forward and inverse mapping of the luma signal and a luma-dependent chroma scaling process. </w:t>
      </w:r>
      <w:r>
        <w:rPr>
          <w:lang w:eastAsia="ko-KR"/>
        </w:rPr>
        <w:t xml:space="preserve">Like most other tools in VVC, LMCS can be enabled/disabled at the sequence level using an SPS flag. </w:t>
      </w:r>
    </w:p>
    <w:p>
      <w:pPr>
        <w:jc w:val="both"/>
        <w:rPr>
          <w:rFonts w:eastAsiaTheme="minorEastAsia"/>
          <w:lang w:eastAsia="ko-KR"/>
        </w:rPr>
      </w:pPr>
    </w:p>
    <w:p>
      <w:pPr>
        <w:jc w:val="both"/>
        <w:rPr>
          <w:rFonts w:eastAsiaTheme="minorEastAsia"/>
          <w:lang w:eastAsia="ko-KR"/>
        </w:rPr>
      </w:pPr>
      <w:r>
        <w:rPr>
          <w:b/>
          <w:sz w:val="20"/>
          <w:lang w:eastAsia="zh-CN"/>
        </w:rPr>
        <w:drawing>
          <wp:inline distT="0" distB="0" distL="0" distR="0">
            <wp:extent cx="5577840" cy="3200400"/>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5577840" cy="3200400"/>
                    </a:xfrm>
                    <a:prstGeom prst="rect">
                      <a:avLst/>
                    </a:prstGeom>
                    <a:noFill/>
                  </pic:spPr>
                </pic:pic>
              </a:graphicData>
            </a:graphic>
          </wp:inline>
        </w:drawing>
      </w:r>
    </w:p>
    <w:p>
      <w:pPr>
        <w:jc w:val="center"/>
        <w:rPr>
          <w:b/>
        </w:rPr>
      </w:pPr>
      <w:bookmarkStart w:id="255" w:name="_Ref787843"/>
      <w:r>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Pr>
          <w:b/>
          <w:sz w:val="20"/>
          <w:lang w:val="en-GB"/>
        </w:rPr>
        <w:t>54</w:t>
      </w:r>
      <w:r>
        <w:rPr>
          <w:b/>
          <w:sz w:val="20"/>
          <w:lang w:val="en-GB"/>
        </w:rPr>
        <w:fldChar w:fldCharType="end"/>
      </w:r>
      <w:bookmarkEnd w:id="255"/>
      <w:r>
        <w:rPr>
          <w:b/>
          <w:sz w:val="20"/>
          <w:lang w:val="en-CA"/>
        </w:rPr>
        <w:t xml:space="preserve"> </w:t>
      </w:r>
      <w:r>
        <w:rPr>
          <w:b/>
          <w:sz w:val="20"/>
        </w:rPr>
        <w:t>–</w:t>
      </w:r>
      <w:r>
        <w:rPr>
          <w:b/>
          <w:sz w:val="20"/>
          <w:lang w:val="en-CA"/>
        </w:rPr>
        <w:t xml:space="preserve"> </w:t>
      </w:r>
      <w:r>
        <w:rPr>
          <w:b/>
        </w:rPr>
        <w:t xml:space="preserve">Luma mapping with chroma scaling architecture </w:t>
      </w:r>
    </w:p>
    <w:p>
      <w:pPr>
        <w:pStyle w:val="5"/>
        <w:spacing w:before="136"/>
        <w:rPr>
          <w:lang w:eastAsia="ko-KR"/>
        </w:rPr>
      </w:pPr>
      <w:r>
        <w:rPr>
          <w:lang w:val="en-CA" w:eastAsia="ko-KR"/>
        </w:rPr>
        <w:t xml:space="preserve">Luma mapping with piecewise linear model </w:t>
      </w:r>
    </w:p>
    <w:p>
      <w:pPr>
        <w:jc w:val="both"/>
        <w:rPr>
          <w:lang w:eastAsia="zh-CN"/>
        </w:rPr>
      </w:pPr>
      <w:bookmarkStart w:id="256" w:name="_Hlk32937880"/>
      <w:r>
        <w:rPr>
          <w:szCs w:val="22"/>
        </w:rPr>
        <w:t xml:space="preserve">The in-loop mapping of the </w:t>
      </w:r>
      <w:r>
        <w:rPr>
          <w:szCs w:val="22"/>
          <w:lang w:val="en-CA"/>
        </w:rPr>
        <w:t>luma component adjusts the dynamic range</w:t>
      </w:r>
      <w:r>
        <w:rPr>
          <w:rFonts w:eastAsiaTheme="minorEastAsia"/>
          <w:lang w:eastAsia="ko-KR"/>
        </w:rPr>
        <w:t xml:space="preserve"> of the input signal by redistributing the codewords across the dynamic range to improve compression efficiency. Luma mapping makes use of a forward mapping function, </w:t>
      </w:r>
      <w:r>
        <w:rPr>
          <w:rFonts w:eastAsiaTheme="minorEastAsia"/>
          <w:i/>
          <w:lang w:eastAsia="ko-KR"/>
        </w:rPr>
        <w:t>FwdMap</w:t>
      </w:r>
      <w:r>
        <w:rPr>
          <w:rFonts w:eastAsiaTheme="minorEastAsia"/>
          <w:lang w:eastAsia="ko-KR"/>
        </w:rPr>
        <w:t xml:space="preserve">, and a corresponding inverse mapping function, </w:t>
      </w:r>
      <w:r>
        <w:rPr>
          <w:rFonts w:eastAsiaTheme="minorEastAsia"/>
          <w:i/>
          <w:lang w:eastAsia="ko-KR"/>
        </w:rPr>
        <w:t>InvMap</w:t>
      </w:r>
      <w:r>
        <w:rPr>
          <w:rFonts w:eastAsiaTheme="minorEastAsia"/>
          <w:lang w:eastAsia="ko-KR"/>
        </w:rPr>
        <w:t xml:space="preserve">. The </w:t>
      </w:r>
      <w:r>
        <w:rPr>
          <w:rFonts w:eastAsiaTheme="minorEastAsia"/>
          <w:i/>
          <w:lang w:eastAsia="ko-KR"/>
        </w:rPr>
        <w:t>FwdMap</w:t>
      </w:r>
      <w:r>
        <w:rPr>
          <w:rFonts w:eastAsiaTheme="minorEastAsia"/>
          <w:lang w:eastAsia="ko-KR"/>
        </w:rPr>
        <w:t xml:space="preserve"> function is signalled using a piecewise linear model with 16 equal pieces. </w:t>
      </w:r>
      <w:r>
        <w:rPr>
          <w:rFonts w:eastAsiaTheme="minorEastAsia"/>
          <w:i/>
          <w:lang w:eastAsia="ko-KR"/>
        </w:rPr>
        <w:t>InvMap</w:t>
      </w:r>
      <w:r>
        <w:rPr>
          <w:rFonts w:eastAsiaTheme="minorEastAsia"/>
          <w:lang w:eastAsia="ko-KR"/>
        </w:rPr>
        <w:t xml:space="preserve"> function does not need to be signalled and is instead derived from the </w:t>
      </w:r>
      <w:r>
        <w:rPr>
          <w:rFonts w:eastAsiaTheme="minorEastAsia"/>
          <w:i/>
          <w:lang w:eastAsia="ko-KR"/>
        </w:rPr>
        <w:t>FwdMap</w:t>
      </w:r>
      <w:r>
        <w:rPr>
          <w:rFonts w:eastAsiaTheme="minorEastAsia"/>
          <w:lang w:eastAsia="ko-KR"/>
        </w:rPr>
        <w:t xml:space="preserve"> function. </w:t>
      </w:r>
    </w:p>
    <w:p>
      <w:pPr>
        <w:jc w:val="both"/>
      </w:pPr>
      <w:r>
        <w:t>The luma mapping model is signalled in the adaptation parameter set (APS) syntax structure with aps_params_type set equal to 1 (LMCS_APS). Up to 4 LMCS APS’s can be used in a coded video sequence. Only 1 LMCS APS can be used for a picture. The luma mapping model is signalled using piecewise linear model. The piecewise linear model partitions the input signal’s dynamic range into 16 equal pieces, and for each piece, its linear mapping parameters are expressed using the number of codewords assigned to that piece. Take 10-bit input as an example. Each of the 16 pieces will have 64 codewords assigned to it by default. The signalled number of codewords is used to calculate the scaling factor and adjust the mapping function accordingly for that piece. At the slice level, an LMCS enable flag is signal</w:t>
      </w:r>
      <w:r>
        <w:rPr>
          <w:rFonts w:hint="eastAsia"/>
          <w:lang w:eastAsia="zh-CN"/>
        </w:rPr>
        <w:t>l</w:t>
      </w:r>
      <w:r>
        <w:t xml:space="preserve">ed to indicate if the LMCS process as depicted in </w:t>
      </w:r>
      <w:r>
        <w:rPr>
          <w:szCs w:val="22"/>
          <w:lang w:val="en-CA"/>
        </w:rPr>
        <w:fldChar w:fldCharType="begin"/>
      </w:r>
      <w:r>
        <w:rPr>
          <w:szCs w:val="22"/>
          <w:lang w:val="en-CA"/>
        </w:rPr>
        <w:instrText xml:space="preserve"> REF _Ref787843 \h  \* MERGEFORMAT </w:instrText>
      </w:r>
      <w:r>
        <w:rPr>
          <w:szCs w:val="22"/>
          <w:lang w:val="en-CA"/>
        </w:rPr>
        <w:fldChar w:fldCharType="separate"/>
      </w:r>
      <w:r>
        <w:rPr>
          <w:szCs w:val="22"/>
          <w:lang w:val="en-GB"/>
        </w:rPr>
        <w:t>Figure 54</w:t>
      </w:r>
      <w:r>
        <w:rPr>
          <w:szCs w:val="22"/>
          <w:lang w:val="en-CA"/>
        </w:rPr>
        <w:fldChar w:fldCharType="end"/>
      </w:r>
      <w:r>
        <w:t xml:space="preserve"> is applied to the current slice. If LMCS is enabled for the current slice, an aps_id is signalled in the slice header to identify the APS that carries the luma mapping parameters.</w:t>
      </w:r>
    </w:p>
    <w:p>
      <w:pPr>
        <w:jc w:val="both"/>
        <w:rPr>
          <w:szCs w:val="22"/>
        </w:rPr>
      </w:pPr>
      <w:r>
        <w:rPr>
          <w:szCs w:val="22"/>
        </w:rPr>
        <w:t xml:space="preserve">Each i-th piece, i = 0 … 15, of the </w:t>
      </w:r>
      <w:r>
        <w:rPr>
          <w:rFonts w:eastAsiaTheme="minorEastAsia"/>
          <w:i/>
          <w:szCs w:val="22"/>
          <w:lang w:eastAsia="ko-KR"/>
        </w:rPr>
        <w:t>FwdMap</w:t>
      </w:r>
      <w:r>
        <w:rPr>
          <w:rFonts w:eastAsiaTheme="minorEastAsia"/>
          <w:szCs w:val="22"/>
          <w:lang w:eastAsia="ko-KR"/>
        </w:rPr>
        <w:t xml:space="preserve"> </w:t>
      </w:r>
      <w:r>
        <w:rPr>
          <w:szCs w:val="22"/>
        </w:rPr>
        <w:t xml:space="preserve">piecewise linear model is defined by two input pivot points InputPivot[] and two output (mapped) pivot points MappedPivot[]. </w:t>
      </w:r>
    </w:p>
    <w:bookmarkEnd w:id="256"/>
    <w:p>
      <w:pPr>
        <w:jc w:val="both"/>
        <w:rPr>
          <w:rFonts w:eastAsiaTheme="minorEastAsia"/>
          <w:szCs w:val="22"/>
          <w:lang w:eastAsia="ko-KR"/>
        </w:rPr>
      </w:pPr>
      <w:bookmarkStart w:id="257" w:name="OLE_LINK290"/>
      <w:bookmarkStart w:id="258" w:name="OLE_LINK304"/>
      <w:bookmarkStart w:id="259" w:name="OLE_LINK303"/>
      <w:r>
        <w:rPr>
          <w:rFonts w:eastAsiaTheme="minorEastAsia"/>
          <w:szCs w:val="22"/>
          <w:lang w:eastAsia="ko-KR"/>
        </w:rPr>
        <w:t>The InputPivot[] and MappedPivot[] are computed as follows (assuming 10-bit video):</w:t>
      </w:r>
    </w:p>
    <w:p>
      <w:pPr>
        <w:pStyle w:val="46"/>
        <w:numPr>
          <w:ilvl w:val="0"/>
          <w:numId w:val="36"/>
        </w:numPr>
        <w:tabs>
          <w:tab w:val="left" w:pos="284"/>
          <w:tab w:val="left" w:pos="794"/>
          <w:tab w:val="left" w:pos="1170"/>
          <w:tab w:val="left" w:pos="1588"/>
          <w:tab w:val="left" w:pos="1985"/>
        </w:tabs>
        <w:spacing w:before="136"/>
        <w:rPr>
          <w:sz w:val="22"/>
          <w:szCs w:val="22"/>
        </w:rPr>
      </w:pPr>
      <w:bookmarkStart w:id="260" w:name="OLE_LINK50"/>
      <w:bookmarkStart w:id="261" w:name="OLE_LINK49"/>
      <w:bookmarkStart w:id="262" w:name="OLE_LINK40"/>
      <w:bookmarkStart w:id="263" w:name="OLE_LINK42"/>
      <w:bookmarkStart w:id="264" w:name="OLE_LINK41"/>
      <w:bookmarkStart w:id="265" w:name="OLE_LINK43"/>
      <w:r>
        <w:rPr>
          <w:sz w:val="22"/>
          <w:szCs w:val="22"/>
        </w:rPr>
        <w:t>OrgCW = 64</w:t>
      </w:r>
    </w:p>
    <w:p>
      <w:pPr>
        <w:pStyle w:val="46"/>
        <w:numPr>
          <w:ilvl w:val="0"/>
          <w:numId w:val="36"/>
        </w:numPr>
        <w:tabs>
          <w:tab w:val="left" w:pos="284"/>
          <w:tab w:val="left" w:pos="794"/>
          <w:tab w:val="left" w:pos="1170"/>
          <w:tab w:val="left" w:pos="1588"/>
          <w:tab w:val="left" w:pos="1985"/>
        </w:tabs>
        <w:spacing w:before="136"/>
        <w:rPr>
          <w:sz w:val="22"/>
          <w:szCs w:val="22"/>
        </w:rPr>
      </w:pPr>
      <w:r>
        <w:rPr>
          <w:sz w:val="22"/>
          <w:szCs w:val="22"/>
        </w:rPr>
        <w:t>For i = 0:16, InputPivot[ i ]</w:t>
      </w:r>
      <w:bookmarkEnd w:id="260"/>
      <w:bookmarkEnd w:id="261"/>
      <w:r>
        <w:rPr>
          <w:sz w:val="22"/>
          <w:szCs w:val="22"/>
        </w:rPr>
        <w:t xml:space="preserve"> = i * </w:t>
      </w:r>
      <w:bookmarkStart w:id="266" w:name="OLE_LINK76"/>
      <w:bookmarkStart w:id="267" w:name="OLE_LINK77"/>
      <w:r>
        <w:rPr>
          <w:sz w:val="22"/>
          <w:szCs w:val="22"/>
        </w:rPr>
        <w:t>OrgCW</w:t>
      </w:r>
      <w:bookmarkEnd w:id="262"/>
      <w:bookmarkEnd w:id="263"/>
      <w:bookmarkEnd w:id="264"/>
      <w:bookmarkEnd w:id="265"/>
      <w:bookmarkEnd w:id="266"/>
      <w:bookmarkEnd w:id="267"/>
    </w:p>
    <w:p>
      <w:pPr>
        <w:pStyle w:val="46"/>
        <w:numPr>
          <w:ilvl w:val="0"/>
          <w:numId w:val="36"/>
        </w:numPr>
        <w:tabs>
          <w:tab w:val="left" w:pos="284"/>
          <w:tab w:val="left" w:pos="794"/>
          <w:tab w:val="left" w:pos="1170"/>
          <w:tab w:val="left" w:pos="1588"/>
          <w:tab w:val="left" w:pos="1985"/>
        </w:tabs>
        <w:spacing w:before="136"/>
        <w:rPr>
          <w:sz w:val="22"/>
          <w:szCs w:val="22"/>
        </w:rPr>
      </w:pPr>
      <w:r>
        <w:rPr>
          <w:rFonts w:eastAsiaTheme="minorEastAsia"/>
          <w:sz w:val="22"/>
          <w:szCs w:val="22"/>
          <w:lang w:eastAsia="ko-KR"/>
        </w:rPr>
        <w:t xml:space="preserve">For i=0:16, MappedPivot[i] is calculated as follows:  </w:t>
      </w:r>
      <w:r>
        <w:rPr>
          <w:sz w:val="22"/>
          <w:szCs w:val="22"/>
        </w:rPr>
        <w:br w:type="textWrapping"/>
      </w:r>
      <w:r>
        <w:rPr>
          <w:sz w:val="22"/>
          <w:szCs w:val="22"/>
        </w:rPr>
        <w:t>MappedPivot[ 0 ] = 0;</w:t>
      </w:r>
      <w:r>
        <w:rPr>
          <w:sz w:val="22"/>
          <w:szCs w:val="22"/>
        </w:rPr>
        <w:br w:type="textWrapping"/>
      </w:r>
      <w:r>
        <w:rPr>
          <w:sz w:val="22"/>
          <w:szCs w:val="22"/>
        </w:rPr>
        <w:t>for( i = 0; i &lt;16</w:t>
      </w:r>
      <w:r>
        <w:rPr>
          <w:bCs/>
          <w:kern w:val="2"/>
          <w:sz w:val="22"/>
          <w:szCs w:val="22"/>
          <w:lang w:eastAsia="zh-CN"/>
        </w:rPr>
        <w:t> </w:t>
      </w:r>
      <w:r>
        <w:rPr>
          <w:sz w:val="22"/>
          <w:szCs w:val="22"/>
        </w:rPr>
        <w:t>; i++)</w:t>
      </w:r>
      <w:bookmarkStart w:id="268" w:name="OLE_LINK73"/>
      <w:r>
        <w:rPr>
          <w:sz w:val="22"/>
        </w:rPr>
        <w:br w:type="textWrapping"/>
      </w:r>
      <w:r>
        <w:rPr>
          <w:sz w:val="22"/>
        </w:rPr>
        <w:tab/>
      </w:r>
      <w:r>
        <w:rPr>
          <w:sz w:val="22"/>
        </w:rPr>
        <w:tab/>
      </w:r>
      <w:r>
        <w:rPr>
          <w:sz w:val="22"/>
        </w:rPr>
        <w:t xml:space="preserve">MappedPivot[ i + 1 ] </w:t>
      </w:r>
      <w:bookmarkEnd w:id="268"/>
      <w:r>
        <w:rPr>
          <w:sz w:val="22"/>
        </w:rPr>
        <w:t>= MappedPivot[ i ] + </w:t>
      </w:r>
      <w:bookmarkStart w:id="269" w:name="OLE_LINK75"/>
      <w:bookmarkStart w:id="270" w:name="OLE_LINK74"/>
      <w:r>
        <w:rPr>
          <w:sz w:val="22"/>
        </w:rPr>
        <w:t>SignalledCW[ i ]</w:t>
      </w:r>
      <w:bookmarkEnd w:id="269"/>
      <w:bookmarkEnd w:id="270"/>
    </w:p>
    <w:bookmarkEnd w:id="257"/>
    <w:bookmarkEnd w:id="258"/>
    <w:bookmarkEnd w:id="259"/>
    <w:p>
      <w:pPr>
        <w:jc w:val="both"/>
      </w:pPr>
      <w:r>
        <w:rPr>
          <w:rFonts w:eastAsiaTheme="minorEastAsia"/>
          <w:szCs w:val="22"/>
          <w:lang w:eastAsia="ko-KR"/>
        </w:rPr>
        <w:t xml:space="preserve">where </w:t>
      </w:r>
      <w:r>
        <w:t xml:space="preserve">SignalledCW[ i ] is the signalled number of codewords for the i-th piece. </w:t>
      </w:r>
    </w:p>
    <w:p>
      <w:pPr>
        <w:jc w:val="both"/>
        <w:rPr>
          <w:szCs w:val="22"/>
        </w:rPr>
      </w:pPr>
      <w:r>
        <w:rPr>
          <w:rFonts w:eastAsiaTheme="minorEastAsia"/>
          <w:lang w:eastAsia="ko-KR"/>
        </w:rPr>
        <w:t xml:space="preserve">As shown in </w:t>
      </w:r>
      <w:r>
        <w:rPr>
          <w:szCs w:val="22"/>
          <w:lang w:val="en-CA"/>
        </w:rPr>
        <w:fldChar w:fldCharType="begin"/>
      </w:r>
      <w:r>
        <w:rPr>
          <w:szCs w:val="22"/>
          <w:lang w:val="en-CA"/>
        </w:rPr>
        <w:instrText xml:space="preserve"> REF _Ref787843 \h  \* MERGEFORMAT </w:instrText>
      </w:r>
      <w:r>
        <w:rPr>
          <w:szCs w:val="22"/>
          <w:lang w:val="en-CA"/>
        </w:rPr>
        <w:fldChar w:fldCharType="separate"/>
      </w:r>
      <w:r>
        <w:rPr>
          <w:szCs w:val="22"/>
          <w:lang w:val="en-GB"/>
        </w:rPr>
        <w:t>Figure 54</w:t>
      </w:r>
      <w:r>
        <w:rPr>
          <w:szCs w:val="22"/>
          <w:lang w:val="en-CA"/>
        </w:rPr>
        <w:fldChar w:fldCharType="end"/>
      </w:r>
      <w:r>
        <w:rPr>
          <w:szCs w:val="22"/>
          <w:lang w:val="en-CA"/>
        </w:rPr>
        <w:t xml:space="preserve">, for </w:t>
      </w:r>
      <w:bookmarkStart w:id="271" w:name="_Hlk32939912"/>
      <w:r>
        <w:rPr>
          <w:szCs w:val="22"/>
          <w:lang w:val="en-CA"/>
        </w:rPr>
        <w:t xml:space="preserve">an </w:t>
      </w:r>
      <w:r>
        <w:rPr>
          <w:rFonts w:eastAsiaTheme="minorEastAsia"/>
          <w:lang w:eastAsia="ko-KR"/>
        </w:rPr>
        <w:t xml:space="preserve">inter-coded block, motion compensated prediction is performed in the mapped domain. In other words, after the </w:t>
      </w:r>
      <w:r>
        <w:rPr>
          <w:szCs w:val="22"/>
        </w:rPr>
        <w:t xml:space="preserve">motion-compensated </w:t>
      </w:r>
      <w:r>
        <w:rPr>
          <w:rFonts w:eastAsiaTheme="minorEastAsia"/>
          <w:lang w:eastAsia="ko-KR"/>
        </w:rPr>
        <w:t xml:space="preserve">prediction block </w:t>
      </w:r>
      <m:oMath>
        <m:sSub>
          <m:sSubPr>
            <m:ctrlPr>
              <w:rPr>
                <w:rFonts w:ascii="Cambria Math" w:hAnsi="Cambria Math"/>
                <w:i/>
                <w:szCs w:val="22"/>
              </w:rPr>
            </m:ctrlPr>
          </m:sSubPr>
          <m:e>
            <m:r>
              <w:rPr>
                <w:rFonts w:ascii="Cambria Math" w:hAnsi="Cambria Math"/>
                <w:szCs w:val="22"/>
              </w:rPr>
              <m:t>Y</m:t>
            </m:r>
            <m:ctrlPr>
              <w:rPr>
                <w:rFonts w:ascii="Cambria Math" w:hAnsi="Cambria Math"/>
                <w:i/>
                <w:szCs w:val="22"/>
              </w:rPr>
            </m:ctrlPr>
          </m:e>
          <m:sub>
            <m:r>
              <w:rPr>
                <w:rFonts w:ascii="Cambria Math" w:hAnsi="Cambria Math"/>
                <w:szCs w:val="22"/>
              </w:rPr>
              <m:t>pred</m:t>
            </m:r>
            <m:ctrlPr>
              <w:rPr>
                <w:rFonts w:ascii="Cambria Math" w:hAnsi="Cambria Math"/>
                <w:i/>
                <w:szCs w:val="22"/>
              </w:rPr>
            </m:ctrlPr>
          </m:sub>
        </m:sSub>
      </m:oMath>
      <w:r>
        <w:rPr>
          <w:rFonts w:eastAsiaTheme="minorEastAsia"/>
          <w:szCs w:val="22"/>
        </w:rPr>
        <w:t xml:space="preserve"> </w:t>
      </w:r>
      <w:r>
        <w:rPr>
          <w:rFonts w:eastAsiaTheme="minorEastAsia"/>
          <w:lang w:eastAsia="ko-KR"/>
        </w:rPr>
        <w:t xml:space="preserve">is calculated based on the reference signals in the DPB, the </w:t>
      </w:r>
      <w:r>
        <w:rPr>
          <w:i/>
          <w:szCs w:val="22"/>
        </w:rPr>
        <w:t>FwdMap</w:t>
      </w:r>
      <w:r>
        <w:rPr>
          <w:szCs w:val="22"/>
        </w:rPr>
        <w:t xml:space="preserve"> function is applied to map the luma prediction block in the original domain to the mapped domain, </w:t>
      </w:r>
      <m:oMath>
        <m:sSub>
          <m:sSubPr>
            <m:ctrlPr>
              <w:rPr>
                <w:rFonts w:ascii="Cambria Math" w:hAnsi="Cambria Math"/>
                <w:i/>
                <w:szCs w:val="22"/>
              </w:rPr>
            </m:ctrlPr>
          </m:sSubPr>
          <m:e>
            <m:r>
              <w:rPr>
                <w:rFonts w:ascii="Cambria Math" w:hAnsi="Cambria Math"/>
                <w:szCs w:val="22"/>
              </w:rPr>
              <m:t>Y'</m:t>
            </m:r>
            <m:ctrlPr>
              <w:rPr>
                <w:rFonts w:ascii="Cambria Math" w:hAnsi="Cambria Math"/>
                <w:i/>
                <w:szCs w:val="22"/>
              </w:rPr>
            </m:ctrlPr>
          </m:e>
          <m:sub>
            <m:r>
              <w:rPr>
                <w:rFonts w:ascii="Cambria Math" w:hAnsi="Cambria Math"/>
                <w:szCs w:val="22"/>
              </w:rPr>
              <m:t>pred</m:t>
            </m:r>
            <m:ctrlPr>
              <w:rPr>
                <w:rFonts w:ascii="Cambria Math" w:hAnsi="Cambria Math"/>
                <w:i/>
                <w:szCs w:val="22"/>
              </w:rPr>
            </m:ctrlPr>
          </m:sub>
        </m:sSub>
        <m:r>
          <w:rPr>
            <w:rFonts w:ascii="Cambria Math" w:hAnsi="Cambria Math"/>
            <w:szCs w:val="22"/>
          </w:rPr>
          <m:t>=FwdMap(</m:t>
        </m:r>
        <m:sSub>
          <m:sSubPr>
            <m:ctrlPr>
              <w:rPr>
                <w:rFonts w:ascii="Cambria Math" w:hAnsi="Cambria Math"/>
                <w:i/>
                <w:szCs w:val="22"/>
              </w:rPr>
            </m:ctrlPr>
          </m:sSubPr>
          <m:e>
            <m:r>
              <w:rPr>
                <w:rFonts w:ascii="Cambria Math" w:hAnsi="Cambria Math"/>
                <w:szCs w:val="22"/>
              </w:rPr>
              <m:t>Y</m:t>
            </m:r>
            <m:ctrlPr>
              <w:rPr>
                <w:rFonts w:ascii="Cambria Math" w:hAnsi="Cambria Math"/>
                <w:i/>
                <w:szCs w:val="22"/>
              </w:rPr>
            </m:ctrlPr>
          </m:e>
          <m:sub>
            <m:r>
              <w:rPr>
                <w:rFonts w:ascii="Cambria Math" w:hAnsi="Cambria Math"/>
                <w:szCs w:val="22"/>
              </w:rPr>
              <m:t>pred</m:t>
            </m:r>
            <m:ctrlPr>
              <w:rPr>
                <w:rFonts w:ascii="Cambria Math" w:hAnsi="Cambria Math"/>
                <w:i/>
                <w:szCs w:val="22"/>
              </w:rPr>
            </m:ctrlPr>
          </m:sub>
        </m:sSub>
        <m:r>
          <w:rPr>
            <w:rFonts w:ascii="Cambria Math" w:hAnsi="Cambria Math"/>
            <w:szCs w:val="22"/>
          </w:rPr>
          <m:t>)</m:t>
        </m:r>
      </m:oMath>
      <w:r>
        <w:rPr>
          <w:szCs w:val="22"/>
        </w:rPr>
        <w:t xml:space="preserve">. </w:t>
      </w:r>
      <w:r>
        <w:rPr>
          <w:rFonts w:eastAsiaTheme="minorEastAsia"/>
          <w:lang w:eastAsia="ko-KR"/>
        </w:rPr>
        <w:t xml:space="preserve">For an intra-coded block, the </w:t>
      </w:r>
      <w:r>
        <w:rPr>
          <w:i/>
          <w:szCs w:val="22"/>
        </w:rPr>
        <w:t>FwdMap</w:t>
      </w:r>
      <w:r>
        <w:rPr>
          <w:szCs w:val="22"/>
        </w:rPr>
        <w:t xml:space="preserve"> function is not applied</w:t>
      </w:r>
      <w:r>
        <w:rPr>
          <w:rFonts w:eastAsiaTheme="minorEastAsia"/>
          <w:lang w:eastAsia="ko-KR"/>
        </w:rPr>
        <w:t xml:space="preserve"> because intra prediction is performed in the mapped domain. After reconstructed block </w:t>
      </w:r>
      <m:oMath>
        <m:sSub>
          <m:sSubPr>
            <m:ctrlPr>
              <w:rPr>
                <w:rFonts w:ascii="Cambria Math" w:hAnsi="Cambria Math" w:eastAsiaTheme="minorEastAsia"/>
                <w:i/>
                <w:lang w:eastAsia="ko-KR"/>
              </w:rPr>
            </m:ctrlPr>
          </m:sSubPr>
          <m:e>
            <m:r>
              <w:rPr>
                <w:rFonts w:ascii="Cambria Math" w:hAnsi="Cambria Math" w:eastAsiaTheme="minorEastAsia"/>
                <w:lang w:eastAsia="ko-KR"/>
              </w:rPr>
              <m:t>Y</m:t>
            </m:r>
            <m:ctrlPr>
              <w:rPr>
                <w:rFonts w:ascii="Cambria Math" w:hAnsi="Cambria Math" w:eastAsiaTheme="minorEastAsia"/>
                <w:i/>
                <w:lang w:eastAsia="ko-KR"/>
              </w:rPr>
            </m:ctrlPr>
          </m:e>
          <m:sub>
            <m:r>
              <w:rPr>
                <w:rFonts w:ascii="Cambria Math" w:hAnsi="Cambria Math" w:eastAsiaTheme="minorEastAsia"/>
                <w:lang w:eastAsia="ko-KR"/>
              </w:rPr>
              <m:t>r</m:t>
            </m:r>
            <m:ctrlPr>
              <w:rPr>
                <w:rFonts w:ascii="Cambria Math" w:hAnsi="Cambria Math" w:eastAsiaTheme="minorEastAsia"/>
                <w:i/>
                <w:lang w:eastAsia="ko-KR"/>
              </w:rPr>
            </m:ctrlPr>
          </m:sub>
        </m:sSub>
      </m:oMath>
      <w:r>
        <w:rPr>
          <w:rFonts w:eastAsiaTheme="minorEastAsia"/>
          <w:lang w:eastAsia="ko-KR"/>
        </w:rPr>
        <w:t xml:space="preserve"> is calculated, the </w:t>
      </w:r>
      <w:r>
        <w:rPr>
          <w:i/>
          <w:szCs w:val="22"/>
        </w:rPr>
        <w:t>InvMap</w:t>
      </w:r>
      <w:r>
        <w:rPr>
          <w:szCs w:val="22"/>
        </w:rPr>
        <w:t xml:space="preserve"> function is applied to </w:t>
      </w:r>
      <w:r>
        <w:rPr>
          <w:rFonts w:hint="eastAsia"/>
          <w:szCs w:val="22"/>
          <w:lang w:eastAsia="zh-CN"/>
        </w:rPr>
        <w:t>co</w:t>
      </w:r>
      <w:r>
        <w:rPr>
          <w:szCs w:val="22"/>
          <w:lang w:eastAsia="zh-CN"/>
        </w:rPr>
        <w:t xml:space="preserve">nvert </w:t>
      </w:r>
      <w:r>
        <w:rPr>
          <w:szCs w:val="22"/>
        </w:rPr>
        <w:t xml:space="preserve">the reconstructed luma values in the mapped domain back to the reconstructed luma values in the original domain </w:t>
      </w:r>
      <w:r>
        <w:rPr>
          <w:rFonts w:eastAsiaTheme="minorEastAsia"/>
          <w:lang w:eastAsia="ko-KR"/>
        </w:rPr>
        <w:t>(</w:t>
      </w:r>
      <m:oMath>
        <m:sSub>
          <m:sSubPr>
            <m:ctrlPr>
              <w:rPr>
                <w:rFonts w:ascii="Cambria Math" w:hAnsi="Cambria Math" w:eastAsiaTheme="minorEastAsia"/>
                <w:i/>
                <w:lang w:eastAsia="ko-KR"/>
              </w:rPr>
            </m:ctrlPr>
          </m:sSubPr>
          <m:e>
            <m:acc>
              <m:accPr>
                <m:ctrlPr>
                  <w:rPr>
                    <w:rFonts w:ascii="Cambria Math" w:hAnsi="Cambria Math" w:eastAsiaTheme="minorEastAsia"/>
                    <w:i/>
                    <w:lang w:eastAsia="ko-KR"/>
                  </w:rPr>
                </m:ctrlPr>
              </m:accPr>
              <m:e>
                <m:r>
                  <w:rPr>
                    <w:rFonts w:ascii="Cambria Math" w:hAnsi="Cambria Math" w:eastAsiaTheme="minorEastAsia"/>
                    <w:lang w:eastAsia="ko-KR"/>
                  </w:rPr>
                  <m:t>Y</m:t>
                </m:r>
                <m:ctrlPr>
                  <w:rPr>
                    <w:rFonts w:ascii="Cambria Math" w:hAnsi="Cambria Math" w:eastAsiaTheme="minorEastAsia"/>
                    <w:i/>
                    <w:lang w:eastAsia="ko-KR"/>
                  </w:rPr>
                </m:ctrlPr>
              </m:e>
            </m:acc>
            <m:ctrlPr>
              <w:rPr>
                <w:rFonts w:ascii="Cambria Math" w:hAnsi="Cambria Math" w:eastAsiaTheme="minorEastAsia"/>
                <w:i/>
                <w:lang w:eastAsia="ko-KR"/>
              </w:rPr>
            </m:ctrlPr>
          </m:e>
          <m:sub>
            <m:r>
              <w:rPr>
                <w:rFonts w:ascii="Cambria Math" w:hAnsi="Cambria Math" w:eastAsiaTheme="minorEastAsia"/>
                <w:lang w:eastAsia="ko-KR"/>
              </w:rPr>
              <m:t>i</m:t>
            </m:r>
            <m:ctrlPr>
              <w:rPr>
                <w:rFonts w:ascii="Cambria Math" w:hAnsi="Cambria Math" w:eastAsiaTheme="minorEastAsia"/>
                <w:i/>
                <w:lang w:eastAsia="ko-KR"/>
              </w:rPr>
            </m:ctrlPr>
          </m:sub>
        </m:sSub>
        <m:r>
          <w:rPr>
            <w:rFonts w:ascii="Cambria Math" w:hAnsi="Cambria Math" w:eastAsiaTheme="minorEastAsia"/>
            <w:lang w:eastAsia="ko-KR"/>
          </w:rPr>
          <m:t>=InvMap(</m:t>
        </m:r>
        <m:sSub>
          <m:sSubPr>
            <m:ctrlPr>
              <w:rPr>
                <w:rFonts w:ascii="Cambria Math" w:hAnsi="Cambria Math" w:eastAsiaTheme="minorEastAsia"/>
                <w:i/>
                <w:lang w:eastAsia="ko-KR"/>
              </w:rPr>
            </m:ctrlPr>
          </m:sSubPr>
          <m:e>
            <m:r>
              <w:rPr>
                <w:rFonts w:ascii="Cambria Math" w:hAnsi="Cambria Math" w:eastAsiaTheme="minorEastAsia"/>
                <w:lang w:eastAsia="ko-KR"/>
              </w:rPr>
              <m:t>Y</m:t>
            </m:r>
            <m:ctrlPr>
              <w:rPr>
                <w:rFonts w:ascii="Cambria Math" w:hAnsi="Cambria Math" w:eastAsiaTheme="minorEastAsia"/>
                <w:i/>
                <w:lang w:eastAsia="ko-KR"/>
              </w:rPr>
            </m:ctrlPr>
          </m:e>
          <m:sub>
            <m:r>
              <w:rPr>
                <w:rFonts w:ascii="Cambria Math" w:hAnsi="Cambria Math" w:eastAsiaTheme="minorEastAsia"/>
                <w:lang w:eastAsia="ko-KR"/>
              </w:rPr>
              <m:t>r</m:t>
            </m:r>
            <m:ctrlPr>
              <w:rPr>
                <w:rFonts w:ascii="Cambria Math" w:hAnsi="Cambria Math" w:eastAsiaTheme="minorEastAsia"/>
                <w:i/>
                <w:lang w:eastAsia="ko-KR"/>
              </w:rPr>
            </m:ctrlPr>
          </m:sub>
        </m:sSub>
        <m:r>
          <w:rPr>
            <w:rFonts w:ascii="Cambria Math" w:hAnsi="Cambria Math" w:eastAsiaTheme="minorEastAsia"/>
            <w:lang w:eastAsia="ko-KR"/>
          </w:rPr>
          <m:t>)</m:t>
        </m:r>
      </m:oMath>
      <w:r>
        <w:rPr>
          <w:rFonts w:eastAsiaTheme="minorEastAsia"/>
          <w:lang w:eastAsia="ko-KR"/>
        </w:rPr>
        <w:t>)</w:t>
      </w:r>
      <w:r>
        <w:rPr>
          <w:szCs w:val="22"/>
        </w:rPr>
        <w:t>.</w:t>
      </w:r>
      <w:r>
        <w:rPr>
          <w:rFonts w:eastAsiaTheme="minorEastAsia"/>
          <w:lang w:eastAsia="ko-KR"/>
        </w:rPr>
        <w:t xml:space="preserve"> The </w:t>
      </w:r>
      <w:r>
        <w:rPr>
          <w:i/>
          <w:szCs w:val="22"/>
        </w:rPr>
        <w:t>InvMap</w:t>
      </w:r>
      <w:r>
        <w:rPr>
          <w:szCs w:val="22"/>
        </w:rPr>
        <w:t xml:space="preserve"> function </w:t>
      </w:r>
      <w:r>
        <w:rPr>
          <w:rFonts w:eastAsiaTheme="minorEastAsia"/>
          <w:lang w:eastAsia="ko-KR"/>
        </w:rPr>
        <w:t xml:space="preserve">is applied to </w:t>
      </w:r>
      <w:r>
        <w:rPr>
          <w:szCs w:val="22"/>
        </w:rPr>
        <w:t>both intra- and inter-coded luma blocks.</w:t>
      </w:r>
      <w:bookmarkEnd w:id="271"/>
    </w:p>
    <w:p>
      <w:pPr>
        <w:jc w:val="both"/>
        <w:rPr>
          <w:lang w:eastAsia="zh-CN"/>
        </w:rPr>
      </w:pPr>
      <w:bookmarkStart w:id="272" w:name="_Hlk32939307"/>
      <w:r>
        <w:rPr>
          <w:rFonts w:eastAsiaTheme="minorEastAsia"/>
          <w:lang w:eastAsia="ko-KR"/>
        </w:rPr>
        <w:t xml:space="preserve">The luma mapping process (forward and/or inverse mapping) can be implemented using either look-up-tables (LUT) or using on-the-fly computation. </w:t>
      </w:r>
      <w:bookmarkEnd w:id="272"/>
      <w:r>
        <w:rPr>
          <w:rFonts w:eastAsiaTheme="minorEastAsia"/>
          <w:lang w:eastAsia="ko-KR"/>
        </w:rPr>
        <w:t xml:space="preserve">If LUT is used, then </w:t>
      </w:r>
      <m:oMath>
        <m:r>
          <w:rPr>
            <w:rFonts w:ascii="Cambria Math" w:hAnsi="Cambria Math"/>
            <w:szCs w:val="22"/>
          </w:rPr>
          <m:t>FwdMapLUT</m:t>
        </m:r>
      </m:oMath>
      <w:r>
        <w:rPr>
          <w:rFonts w:eastAsiaTheme="minorEastAsia"/>
          <w:lang w:eastAsia="ko-KR"/>
        </w:rPr>
        <w:t xml:space="preserve"> and </w:t>
      </w:r>
      <m:oMath>
        <m:r>
          <w:rPr>
            <w:rFonts w:ascii="Cambria Math" w:hAnsi="Cambria Math"/>
            <w:szCs w:val="22"/>
          </w:rPr>
          <m:t>InvMapLUT</m:t>
        </m:r>
      </m:oMath>
      <w:r>
        <w:rPr>
          <w:rFonts w:eastAsiaTheme="minorEastAsia"/>
          <w:lang w:eastAsia="ko-KR"/>
        </w:rPr>
        <w:t xml:space="preserve"> can be pre-calculated and pre-stored for use at the tile group level, and forward and inverse mapping can be simply implemented as </w:t>
      </w:r>
      <m:oMath>
        <m:r>
          <w:rPr>
            <w:rFonts w:ascii="Cambria Math" w:hAnsi="Cambria Math"/>
            <w:szCs w:val="22"/>
          </w:rPr>
          <m:t>FwdMap</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Y</m:t>
                </m:r>
                <m:ctrlPr>
                  <w:rPr>
                    <w:rFonts w:ascii="Cambria Math" w:hAnsi="Cambria Math"/>
                    <w:i/>
                    <w:szCs w:val="22"/>
                  </w:rPr>
                </m:ctrlPr>
              </m:e>
              <m:sub>
                <m:r>
                  <w:rPr>
                    <w:rFonts w:ascii="Cambria Math" w:hAnsi="Cambria Math"/>
                    <w:szCs w:val="22"/>
                  </w:rPr>
                  <m:t>pred</m:t>
                </m:r>
                <m:ctrlPr>
                  <w:rPr>
                    <w:rFonts w:ascii="Cambria Math" w:hAnsi="Cambria Math"/>
                    <w:i/>
                    <w:szCs w:val="22"/>
                  </w:rPr>
                </m:ctrlPr>
              </m:sub>
            </m:sSub>
            <m:ctrlPr>
              <w:rPr>
                <w:rFonts w:ascii="Cambria Math" w:hAnsi="Cambria Math"/>
                <w:i/>
                <w:szCs w:val="22"/>
              </w:rPr>
            </m:ctrlPr>
          </m:e>
        </m:d>
        <m:r>
          <m:rPr>
            <m:sty m:val="p"/>
          </m:rPr>
          <w:rPr>
            <w:rFonts w:ascii="Cambria Math" w:hAnsi="Cambria Math" w:eastAsiaTheme="minorEastAsia"/>
            <w:szCs w:val="22"/>
          </w:rPr>
          <m:t>=</m:t>
        </m:r>
        <m:r>
          <w:rPr>
            <w:rFonts w:ascii="Cambria Math" w:hAnsi="Cambria Math"/>
            <w:szCs w:val="22"/>
          </w:rPr>
          <m:t>FwdMapLUT</m:t>
        </m:r>
        <m:r>
          <m:rPr>
            <m:sty m:val="p"/>
          </m:rPr>
          <w:rPr>
            <w:rFonts w:ascii="Cambria Math" w:hAnsi="Cambria Math" w:eastAsiaTheme="minorEastAsia"/>
            <w:szCs w:val="22"/>
          </w:rPr>
          <m:t>[</m:t>
        </m:r>
        <m:sSub>
          <m:sSubPr>
            <m:ctrlPr>
              <w:rPr>
                <w:rFonts w:ascii="Cambria Math" w:hAnsi="Cambria Math" w:eastAsiaTheme="minorEastAsia"/>
                <w:i/>
                <w:szCs w:val="22"/>
              </w:rPr>
            </m:ctrlPr>
          </m:sSubPr>
          <m:e>
            <m:r>
              <w:rPr>
                <w:rFonts w:ascii="Cambria Math" w:hAnsi="Cambria Math" w:eastAsiaTheme="minorEastAsia"/>
                <w:szCs w:val="22"/>
              </w:rPr>
              <m:t>Y</m:t>
            </m:r>
            <m:ctrlPr>
              <w:rPr>
                <w:rFonts w:ascii="Cambria Math" w:hAnsi="Cambria Math" w:eastAsiaTheme="minorEastAsia"/>
                <w:i/>
                <w:szCs w:val="22"/>
              </w:rPr>
            </m:ctrlPr>
          </m:e>
          <m:sub>
            <m:r>
              <w:rPr>
                <w:rFonts w:ascii="Cambria Math" w:hAnsi="Cambria Math" w:eastAsiaTheme="minorEastAsia"/>
                <w:szCs w:val="22"/>
              </w:rPr>
              <m:t>pred</m:t>
            </m:r>
            <m:ctrlPr>
              <w:rPr>
                <w:rFonts w:ascii="Cambria Math" w:hAnsi="Cambria Math" w:eastAsiaTheme="minorEastAsia"/>
                <w:i/>
                <w:szCs w:val="22"/>
              </w:rPr>
            </m:ctrlPr>
          </m:sub>
        </m:sSub>
        <m:r>
          <w:rPr>
            <w:rFonts w:ascii="Cambria Math" w:hAnsi="Cambria Math" w:eastAsiaTheme="minorEastAsia"/>
            <w:szCs w:val="22"/>
          </w:rPr>
          <m:t>]</m:t>
        </m:r>
      </m:oMath>
      <w:r>
        <w:rPr>
          <w:rFonts w:eastAsiaTheme="minorEastAsia"/>
          <w:lang w:eastAsia="ko-KR"/>
        </w:rPr>
        <w:t xml:space="preserve"> and </w:t>
      </w:r>
      <m:oMath>
        <m:r>
          <w:rPr>
            <w:rFonts w:ascii="Cambria Math" w:hAnsi="Cambria Math"/>
            <w:szCs w:val="22"/>
          </w:rPr>
          <m:t>InvMap</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Y</m:t>
                </m:r>
                <m:ctrlPr>
                  <w:rPr>
                    <w:rFonts w:ascii="Cambria Math" w:hAnsi="Cambria Math"/>
                    <w:i/>
                    <w:szCs w:val="22"/>
                  </w:rPr>
                </m:ctrlPr>
              </m:e>
              <m:sub>
                <m:r>
                  <w:rPr>
                    <w:rFonts w:ascii="Cambria Math" w:hAnsi="Cambria Math"/>
                    <w:szCs w:val="22"/>
                  </w:rPr>
                  <m:t>r</m:t>
                </m:r>
                <m:ctrlPr>
                  <w:rPr>
                    <w:rFonts w:ascii="Cambria Math" w:hAnsi="Cambria Math"/>
                    <w:i/>
                    <w:szCs w:val="22"/>
                  </w:rPr>
                </m:ctrlPr>
              </m:sub>
            </m:sSub>
            <m:ctrlPr>
              <w:rPr>
                <w:rFonts w:ascii="Cambria Math" w:hAnsi="Cambria Math"/>
                <w:i/>
                <w:szCs w:val="22"/>
              </w:rPr>
            </m:ctrlPr>
          </m:e>
        </m:d>
        <m:r>
          <m:rPr>
            <m:sty m:val="p"/>
          </m:rPr>
          <w:rPr>
            <w:rFonts w:ascii="Cambria Math" w:hAnsi="Cambria Math" w:eastAsiaTheme="minorEastAsia"/>
            <w:szCs w:val="22"/>
          </w:rPr>
          <m:t>=</m:t>
        </m:r>
        <m:r>
          <w:rPr>
            <w:rFonts w:ascii="Cambria Math" w:hAnsi="Cambria Math"/>
            <w:szCs w:val="22"/>
          </w:rPr>
          <m:t>InvMapLUT</m:t>
        </m:r>
        <m:r>
          <m:rPr>
            <m:sty m:val="p"/>
          </m:rPr>
          <w:rPr>
            <w:rFonts w:ascii="Cambria Math" w:hAnsi="Cambria Math" w:eastAsiaTheme="minorEastAsia"/>
            <w:szCs w:val="22"/>
          </w:rPr>
          <m:t>[</m:t>
        </m:r>
        <m:sSub>
          <m:sSubPr>
            <m:ctrlPr>
              <w:rPr>
                <w:rFonts w:ascii="Cambria Math" w:hAnsi="Cambria Math" w:eastAsiaTheme="minorEastAsia"/>
                <w:i/>
                <w:szCs w:val="22"/>
              </w:rPr>
            </m:ctrlPr>
          </m:sSubPr>
          <m:e>
            <m:r>
              <w:rPr>
                <w:rFonts w:ascii="Cambria Math" w:hAnsi="Cambria Math" w:eastAsiaTheme="minorEastAsia"/>
                <w:szCs w:val="22"/>
              </w:rPr>
              <m:t>Y</m:t>
            </m:r>
            <m:ctrlPr>
              <w:rPr>
                <w:rFonts w:ascii="Cambria Math" w:hAnsi="Cambria Math" w:eastAsiaTheme="minorEastAsia"/>
                <w:i/>
                <w:szCs w:val="22"/>
              </w:rPr>
            </m:ctrlPr>
          </m:e>
          <m:sub>
            <m:r>
              <w:rPr>
                <w:rFonts w:ascii="Cambria Math" w:hAnsi="Cambria Math" w:eastAsiaTheme="minorEastAsia"/>
                <w:szCs w:val="22"/>
              </w:rPr>
              <m:t>r</m:t>
            </m:r>
            <m:ctrlPr>
              <w:rPr>
                <w:rFonts w:ascii="Cambria Math" w:hAnsi="Cambria Math" w:eastAsiaTheme="minorEastAsia"/>
                <w:i/>
                <w:szCs w:val="22"/>
              </w:rPr>
            </m:ctrlPr>
          </m:sub>
        </m:sSub>
        <m:r>
          <w:rPr>
            <w:rFonts w:ascii="Cambria Math" w:hAnsi="Cambria Math" w:eastAsiaTheme="minorEastAsia"/>
            <w:szCs w:val="22"/>
          </w:rPr>
          <m:t>]</m:t>
        </m:r>
      </m:oMath>
      <w:r>
        <w:rPr>
          <w:rFonts w:eastAsiaTheme="minorEastAsia"/>
          <w:szCs w:val="22"/>
        </w:rPr>
        <w:t>, respectively</w:t>
      </w:r>
      <w:r>
        <w:rPr>
          <w:rFonts w:eastAsiaTheme="minorEastAsia"/>
          <w:lang w:eastAsia="ko-KR"/>
        </w:rPr>
        <w:t xml:space="preserve">. Alternatively, on-the-fly computation may be used. Take </w:t>
      </w:r>
      <w:r>
        <w:rPr>
          <w:lang w:eastAsia="zh-CN"/>
        </w:rPr>
        <w:t xml:space="preserve">forward mapping function </w:t>
      </w:r>
      <w:r>
        <w:rPr>
          <w:i/>
          <w:lang w:eastAsia="zh-CN"/>
        </w:rPr>
        <w:t xml:space="preserve">FwdMap </w:t>
      </w:r>
      <w:r>
        <w:rPr>
          <w:lang w:eastAsia="zh-CN"/>
        </w:rPr>
        <w:t xml:space="preserve">as an example. In order to figure out the piece to which a luma sample belongs, the sample value is right shifted by 6 bits (which corresponds to 16 equal pieces). Then, the linear model parameters for that piece are retrieved and applied on-the-fly to compute the mapped luma value. </w:t>
      </w:r>
      <w:r>
        <w:t xml:space="preserve">Let i be the piece index, a1, a2 be InputPivot[i] and InputPivot[i+1], respectively, and b1, b2 be MappedPivot[i] and MappedPivot[i+1], respectively. The FwdMap function is evaluated as follows: </w:t>
      </w:r>
    </w:p>
    <w:p>
      <w:pPr>
        <w:jc w:val="right"/>
      </w:pPr>
      <m:oMath>
        <m:r>
          <w:rPr>
            <w:rFonts w:ascii="Cambria Math" w:hAnsi="Cambria Math"/>
            <w:szCs w:val="22"/>
          </w:rPr>
          <m:t>FwdMap</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Y</m:t>
                </m:r>
                <m:ctrlPr>
                  <w:rPr>
                    <w:rFonts w:ascii="Cambria Math" w:hAnsi="Cambria Math"/>
                    <w:i/>
                    <w:szCs w:val="22"/>
                  </w:rPr>
                </m:ctrlPr>
              </m:e>
              <m:sub>
                <m:r>
                  <w:rPr>
                    <w:rFonts w:ascii="Cambria Math" w:hAnsi="Cambria Math"/>
                    <w:szCs w:val="22"/>
                  </w:rPr>
                  <m:t>pred</m:t>
                </m:r>
                <m:ctrlPr>
                  <w:rPr>
                    <w:rFonts w:ascii="Cambria Math" w:hAnsi="Cambria Math"/>
                    <w:i/>
                    <w:szCs w:val="22"/>
                  </w:rPr>
                </m:ctrlPr>
              </m:sub>
            </m:sSub>
            <m:ctrlPr>
              <w:rPr>
                <w:rFonts w:ascii="Cambria Math" w:hAnsi="Cambria Math"/>
                <w:i/>
                <w:szCs w:val="22"/>
              </w:rPr>
            </m:ctrlPr>
          </m:e>
        </m:d>
        <m:r>
          <m:rPr>
            <m:sty m:val="p"/>
          </m:rPr>
          <w:rPr>
            <w:rFonts w:ascii="Cambria Math" w:hAnsi="Cambria Math" w:eastAsiaTheme="minorEastAsia"/>
            <w:szCs w:val="22"/>
          </w:rPr>
          <m:t>=</m:t>
        </m:r>
        <m:r>
          <m:rPr>
            <m:sty m:val="p"/>
          </m:rPr>
          <w:rPr>
            <w:rFonts w:ascii="Cambria Math" w:hAnsi="Cambria Math"/>
          </w:rPr>
          <m:t>((b2-b1)/(a2-a1)) * (</m:t>
        </m:r>
        <m:sSub>
          <m:sSubPr>
            <m:ctrlPr>
              <w:rPr>
                <w:rFonts w:ascii="Cambria Math" w:hAnsi="Cambria Math"/>
                <w:i/>
                <w:szCs w:val="22"/>
              </w:rPr>
            </m:ctrlPr>
          </m:sSubPr>
          <m:e>
            <m:r>
              <w:rPr>
                <w:rFonts w:ascii="Cambria Math" w:hAnsi="Cambria Math"/>
                <w:szCs w:val="22"/>
              </w:rPr>
              <m:t>Y</m:t>
            </m:r>
            <m:ctrlPr>
              <w:rPr>
                <w:rFonts w:ascii="Cambria Math" w:hAnsi="Cambria Math"/>
                <w:i/>
                <w:szCs w:val="22"/>
              </w:rPr>
            </m:ctrlPr>
          </m:e>
          <m:sub>
            <m:r>
              <w:rPr>
                <w:rFonts w:ascii="Cambria Math" w:hAnsi="Cambria Math"/>
                <w:szCs w:val="22"/>
              </w:rPr>
              <m:t>pred</m:t>
            </m:r>
            <m:ctrlPr>
              <w:rPr>
                <w:rFonts w:ascii="Cambria Math" w:hAnsi="Cambria Math"/>
                <w:i/>
                <w:szCs w:val="22"/>
              </w:rPr>
            </m:ctrlPr>
          </m:sub>
        </m:sSub>
        <m:r>
          <m:rPr>
            <m:sty m:val="p"/>
          </m:rPr>
          <w:rPr>
            <w:rFonts w:ascii="Cambria Math" w:hAnsi="Cambria Math"/>
          </w:rPr>
          <m:t>-a1) + b1</m:t>
        </m:r>
      </m:oMath>
      <w:r>
        <w:tab/>
      </w:r>
      <w: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77</w:t>
      </w:r>
      <w:r>
        <w:rPr>
          <w:szCs w:val="22"/>
          <w:lang w:val="en-CA"/>
        </w:rPr>
        <w:fldChar w:fldCharType="end"/>
      </w:r>
      <w:r>
        <w:rPr>
          <w:szCs w:val="22"/>
          <w:lang w:val="en-CA"/>
        </w:rPr>
        <w:t>)</w:t>
      </w:r>
    </w:p>
    <w:p>
      <w:pPr>
        <w:jc w:val="both"/>
      </w:pPr>
      <w:r>
        <w:t>The InvMap function can be computed on-the-fly in a similar manner. Generally, the pieces in the mapped domain are not equal sized, therefore the most straightforward inverse mapping process would require comparisons in order to figure out to which piece the current sample value belongs. Such comparisons increase decoder complexity. For this reason, VVC imposes a bistream constraint on the values of the output pivot points MappedPivot[ i ] as follows. Assume the range of the mapped domain (for 10-bit video, this range is [0, 1023]) is divided into 32 equal pieces. If MappedPivot[ i ] is not a multiple of 32, then MappedPivot[ i + 1 ] and MappedPivot[ i ] cannot belong to the same piece of the 32 equal-sized pieces, i.e. MappedPivot[ i + 1 ]</w:t>
      </w:r>
      <w:r>
        <w:rPr>
          <w:lang w:val="en-CA"/>
        </w:rPr>
        <w:t>  &gt;&gt;  </w:t>
      </w:r>
      <w:r>
        <w:rPr>
          <w:rFonts w:hint="eastAsia" w:eastAsia="Yu Mincho"/>
          <w:lang w:val="en-CA" w:eastAsia="ja-JP"/>
        </w:rPr>
        <w:t>(</w:t>
      </w:r>
      <w:r>
        <w:rPr>
          <w:rFonts w:eastAsia="Yu Mincho"/>
          <w:lang w:val="en-CA" w:eastAsia="ja-JP"/>
        </w:rPr>
        <w:t> </w:t>
      </w:r>
      <w:r>
        <w:rPr>
          <w:lang w:val="en-CA"/>
        </w:rPr>
        <w:t>BitDepth</w:t>
      </w:r>
      <w:r>
        <w:rPr>
          <w:vertAlign w:val="subscript"/>
          <w:lang w:val="en-CA"/>
        </w:rPr>
        <w:t>Y </w:t>
      </w:r>
      <w:r>
        <w:rPr>
          <w:lang w:val="en-CA" w:eastAsia="ko-KR"/>
        </w:rPr>
        <w:t>−</w:t>
      </w:r>
      <w:r>
        <w:rPr>
          <w:vertAlign w:val="subscript"/>
          <w:lang w:val="en-CA"/>
        </w:rPr>
        <w:t> </w:t>
      </w:r>
      <w:r>
        <w:rPr>
          <w:lang w:val="en-CA"/>
        </w:rPr>
        <w:t>5)</w:t>
      </w:r>
      <w:r>
        <w:t xml:space="preserve"> shall not be equal to MappedPivot[ i ]</w:t>
      </w:r>
      <w:r>
        <w:rPr>
          <w:lang w:val="en-CA"/>
        </w:rPr>
        <w:t>  &gt;&gt;  </w:t>
      </w:r>
      <w:r>
        <w:rPr>
          <w:rFonts w:hint="eastAsia" w:eastAsia="Yu Mincho"/>
          <w:lang w:val="en-CA" w:eastAsia="ja-JP"/>
        </w:rPr>
        <w:t>(</w:t>
      </w:r>
      <w:r>
        <w:rPr>
          <w:rFonts w:eastAsia="Yu Mincho"/>
          <w:lang w:val="en-CA" w:eastAsia="ja-JP"/>
        </w:rPr>
        <w:t> </w:t>
      </w:r>
      <w:r>
        <w:rPr>
          <w:lang w:val="en-CA"/>
        </w:rPr>
        <w:t>BitDepth</w:t>
      </w:r>
      <w:r>
        <w:rPr>
          <w:vertAlign w:val="subscript"/>
          <w:lang w:val="en-CA"/>
        </w:rPr>
        <w:t>Y </w:t>
      </w:r>
      <w:r>
        <w:rPr>
          <w:lang w:val="en-CA" w:eastAsia="ko-KR"/>
        </w:rPr>
        <w:t>−</w:t>
      </w:r>
      <w:r>
        <w:rPr>
          <w:vertAlign w:val="subscript"/>
          <w:lang w:val="en-CA"/>
        </w:rPr>
        <w:t> </w:t>
      </w:r>
      <w:r>
        <w:rPr>
          <w:lang w:val="en-CA"/>
        </w:rPr>
        <w:t>5)</w:t>
      </w:r>
      <w:r>
        <w:t xml:space="preserve">. Thanks to such bitstream constraint, the InvMap function can also be carried out using a simple right bit-shift by 5 bits (which corresponds 32 equal-sized pieces) in order to figure out the piece to which the sample value belongs. </w:t>
      </w:r>
    </w:p>
    <w:p>
      <w:pPr>
        <w:pStyle w:val="5"/>
        <w:spacing w:before="136"/>
        <w:rPr>
          <w:lang w:eastAsia="ko-KR"/>
        </w:rPr>
      </w:pPr>
      <w:r>
        <w:rPr>
          <w:lang w:val="en-CA" w:eastAsia="ko-KR"/>
        </w:rPr>
        <w:t xml:space="preserve">Luma-dependent chroma residual scaling </w:t>
      </w:r>
    </w:p>
    <w:p>
      <w:pPr>
        <w:jc w:val="both"/>
      </w:pPr>
      <w:bookmarkStart w:id="273" w:name="_Hlk32941028"/>
      <w:r>
        <w:t xml:space="preserve">Chroma </w:t>
      </w:r>
      <w:r>
        <w:rPr>
          <w:lang w:val="en-CA" w:eastAsia="ko-KR"/>
        </w:rPr>
        <w:t xml:space="preserve">residual </w:t>
      </w:r>
      <w:r>
        <w:t xml:space="preserve">scaling is designed to compensate for the interaction between the luma signal and its corresponding chroma signals. Whether chroma residual scaling is enabled or not is also signalled at the slice level. If luma mapping is enabled, an additional flag is signalled to indicate if luma-dependent chroma residual scaling is enabled or not. When luma mapping is not used, luma-dependent chroma residual scaling is disabled. Further, luma-dependent chroma residual scaling is always disabled </w:t>
      </w:r>
      <w:r>
        <w:rPr>
          <w:lang w:val="en-CA"/>
        </w:rPr>
        <w:t>for the chroma blocks whose area is less than or equal to 4.</w:t>
      </w:r>
    </w:p>
    <w:p>
      <w:pPr>
        <w:spacing w:after="120"/>
        <w:jc w:val="both"/>
      </w:pPr>
      <w:r>
        <w:rPr>
          <w:lang w:val="en-CA"/>
        </w:rPr>
        <w:t xml:space="preserve">Chroma residual scaling depends on the average value of top and/or left reconstructed neighbouring luma samples of the current VPDU. If the current CU is inter 128x128, inter 128x64 and inter 64x128, then the chroma residual scaling factor derived for the CU associated with the first VPDU is used for all chroma transform blocks in that CU. Denote </w:t>
      </w:r>
      <m:oMath>
        <m:r>
          <w:rPr>
            <w:rFonts w:ascii="Cambria Math" w:hAnsi="Cambria Math"/>
          </w:rPr>
          <m:t>avgYr</m:t>
        </m:r>
      </m:oMath>
      <w:r>
        <w:t xml:space="preserve"> as the average of the reconstructed neighbouring luma samples </w:t>
      </w:r>
      <w:r>
        <w:rPr>
          <w:szCs w:val="22"/>
        </w:rPr>
        <w:t xml:space="preserve">(see </w:t>
      </w:r>
      <w:r>
        <w:rPr>
          <w:szCs w:val="22"/>
        </w:rPr>
        <w:fldChar w:fldCharType="begin"/>
      </w:r>
      <w:r>
        <w:rPr>
          <w:szCs w:val="22"/>
        </w:rPr>
        <w:instrText xml:space="preserve"> REF _Ref787843 \h  \* MERGEFORMAT </w:instrText>
      </w:r>
      <w:r>
        <w:rPr>
          <w:szCs w:val="22"/>
        </w:rPr>
        <w:fldChar w:fldCharType="separate"/>
      </w:r>
      <w:r>
        <w:rPr>
          <w:szCs w:val="22"/>
          <w:lang w:val="en-GB"/>
        </w:rPr>
        <w:t>Figure 54</w:t>
      </w:r>
      <w:r>
        <w:rPr>
          <w:szCs w:val="22"/>
        </w:rPr>
        <w:fldChar w:fldCharType="end"/>
      </w:r>
      <w:r>
        <w:rPr>
          <w:szCs w:val="22"/>
        </w:rPr>
        <w:t>).</w:t>
      </w:r>
      <w:r>
        <w:t xml:space="preserve"> The value of </w:t>
      </w:r>
      <m:oMath>
        <m:sSub>
          <m:sSubPr>
            <m:ctrlPr>
              <w:rPr>
                <w:rFonts w:ascii="Cambria Math" w:hAnsi="Cambria Math"/>
                <w:i/>
                <w:iCs/>
              </w:rPr>
            </m:ctrlPr>
          </m:sSubPr>
          <m:e>
            <m:r>
              <w:rPr>
                <w:rFonts w:ascii="Cambria Math" w:hAnsi="Cambria Math"/>
              </w:rPr>
              <m:t>C</m:t>
            </m:r>
            <m:ctrlPr>
              <w:rPr>
                <w:rFonts w:ascii="Cambria Math" w:hAnsi="Cambria Math"/>
                <w:i/>
                <w:iCs/>
              </w:rPr>
            </m:ctrlPr>
          </m:e>
          <m:sub>
            <m:r>
              <m:rPr>
                <m:sty m:val="p"/>
              </m:rPr>
              <w:rPr>
                <w:rFonts w:ascii="Cambria Math" w:hAnsi="Cambria Math"/>
              </w:rPr>
              <m:t>S</m:t>
            </m:r>
            <m:r>
              <w:rPr>
                <w:rFonts w:ascii="Cambria Math" w:hAnsi="Cambria Math"/>
              </w:rPr>
              <m:t>caleInv</m:t>
            </m:r>
            <m:ctrlPr>
              <w:rPr>
                <w:rFonts w:ascii="Cambria Math" w:hAnsi="Cambria Math"/>
                <w:i/>
                <w:iCs/>
              </w:rPr>
            </m:ctrlPr>
          </m:sub>
        </m:sSub>
      </m:oMath>
      <w:r>
        <w:t xml:space="preserve"> is computed in the following steps:</w:t>
      </w:r>
    </w:p>
    <w:p>
      <w:pPr>
        <w:pStyle w:val="46"/>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rPr>
      </w:pPr>
      <w:r>
        <w:rPr>
          <w:sz w:val="22"/>
        </w:rPr>
        <w:t xml:space="preserve">Find the index </w:t>
      </w:r>
      <m:oMath>
        <m:sSub>
          <m:sSubPr>
            <m:ctrlPr>
              <w:rPr>
                <w:rFonts w:ascii="Cambria Math" w:hAnsi="Cambria Math"/>
                <w:i/>
                <w:iCs/>
              </w:rPr>
            </m:ctrlPr>
          </m:sSubPr>
          <m:e>
            <m:r>
              <w:rPr>
                <w:rFonts w:ascii="Cambria Math" w:hAnsi="Cambria Math"/>
              </w:rPr>
              <m:t>Y</m:t>
            </m:r>
            <m:ctrlPr>
              <w:rPr>
                <w:rFonts w:ascii="Cambria Math" w:hAnsi="Cambria Math"/>
                <w:i/>
                <w:iCs/>
              </w:rPr>
            </m:ctrlPr>
          </m:e>
          <m:sub>
            <m:r>
              <w:rPr>
                <w:rFonts w:ascii="Cambria Math" w:hAnsi="Cambria Math"/>
              </w:rPr>
              <m:t>Idx</m:t>
            </m:r>
            <m:ctrlPr>
              <w:rPr>
                <w:rFonts w:ascii="Cambria Math" w:hAnsi="Cambria Math"/>
                <w:i/>
                <w:iCs/>
              </w:rPr>
            </m:ctrlPr>
          </m:sub>
        </m:sSub>
      </m:oMath>
      <w:r>
        <w:rPr>
          <w:sz w:val="22"/>
        </w:rPr>
        <w:t xml:space="preserve"> of the piecewise linear model to which </w:t>
      </w:r>
      <m:oMath>
        <m:r>
          <w:rPr>
            <w:rFonts w:ascii="Cambria Math" w:hAnsi="Cambria Math"/>
            <w:sz w:val="22"/>
          </w:rPr>
          <m:t>avgYr</m:t>
        </m:r>
      </m:oMath>
      <w:r>
        <w:t xml:space="preserve"> </w:t>
      </w:r>
      <w:r>
        <w:rPr>
          <w:iCs/>
          <w:sz w:val="22"/>
        </w:rPr>
        <w:t xml:space="preserve">belongs based on the </w:t>
      </w:r>
      <w:r>
        <w:rPr>
          <w:i/>
          <w:iCs/>
          <w:sz w:val="22"/>
        </w:rPr>
        <w:t>InvMap</w:t>
      </w:r>
      <w:r>
        <w:rPr>
          <w:iCs/>
          <w:sz w:val="22"/>
        </w:rPr>
        <w:t xml:space="preserve"> function.</w:t>
      </w:r>
    </w:p>
    <w:p>
      <w:pPr>
        <w:pStyle w:val="46"/>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rPr>
      </w:pPr>
      <m:oMath>
        <m:sSub>
          <w:bookmarkStart w:id="274" w:name="OLE_LINK94"/>
          <w:bookmarkStart w:id="275" w:name="OLE_LINK84"/>
          <w:bookmarkStart w:id="276" w:name="OLE_LINK51"/>
          <m:sSubPr>
            <m:ctrlPr>
              <w:rPr>
                <w:rFonts w:ascii="Cambria Math" w:hAnsi="Cambria Math"/>
                <w:i/>
                <w:iCs/>
                <w:sz w:val="22"/>
              </w:rPr>
            </m:ctrlPr>
          </m:sSubPr>
          <m:e>
            <m:r>
              <w:rPr>
                <w:rFonts w:ascii="Cambria Math" w:hAnsi="Cambria Math"/>
                <w:sz w:val="22"/>
              </w:rPr>
              <m:t>C</m:t>
            </m:r>
            <m:ctrlPr>
              <w:rPr>
                <w:rFonts w:ascii="Cambria Math" w:hAnsi="Cambria Math"/>
                <w:i/>
                <w:iCs/>
                <w:sz w:val="22"/>
              </w:rPr>
            </m:ctrlPr>
          </m:e>
          <m:sub>
            <m:r>
              <m:rPr>
                <m:sty m:val="p"/>
              </m:rPr>
              <w:rPr>
                <w:rFonts w:ascii="Cambria Math" w:hAnsi="Cambria Math"/>
                <w:sz w:val="22"/>
              </w:rPr>
              <m:t>S</m:t>
            </m:r>
            <m:r>
              <w:rPr>
                <w:rFonts w:ascii="Cambria Math" w:hAnsi="Cambria Math"/>
                <w:sz w:val="22"/>
              </w:rPr>
              <m:t>caleInv</m:t>
            </m:r>
            <m:ctrlPr>
              <w:rPr>
                <w:rFonts w:ascii="Cambria Math" w:hAnsi="Cambria Math"/>
                <w:i/>
                <w:iCs/>
                <w:sz w:val="22"/>
              </w:rPr>
            </m:ctrlPr>
          </m:sub>
        </m:sSub>
      </m:oMath>
      <w:r>
        <w:rPr>
          <w:iCs/>
          <w:sz w:val="22"/>
        </w:rPr>
        <w:t xml:space="preserve"> </w:t>
      </w:r>
      <w:bookmarkEnd w:id="274"/>
      <w:bookmarkEnd w:id="275"/>
      <w:bookmarkEnd w:id="276"/>
      <w:r>
        <w:rPr>
          <w:iCs/>
          <w:sz w:val="22"/>
        </w:rPr>
        <w:t xml:space="preserve">= </w:t>
      </w:r>
      <w:bookmarkStart w:id="277" w:name="OLE_LINK269"/>
      <w:r>
        <w:rPr>
          <w:iCs/>
          <w:sz w:val="22"/>
        </w:rPr>
        <w:t>cScaleInv</w:t>
      </w:r>
      <w:bookmarkEnd w:id="277"/>
      <w:r>
        <w:rPr>
          <w:iCs/>
          <w:sz w:val="22"/>
        </w:rPr>
        <w:t>[</w:t>
      </w:r>
      <m:oMath>
        <m:sSub>
          <m:sSubPr>
            <m:ctrlPr>
              <w:rPr>
                <w:rFonts w:ascii="Cambria Math" w:hAnsi="Cambria Math"/>
                <w:i/>
                <w:iCs/>
              </w:rPr>
            </m:ctrlPr>
          </m:sSubPr>
          <m:e>
            <m:r>
              <w:rPr>
                <w:rFonts w:ascii="Cambria Math" w:hAnsi="Cambria Math"/>
              </w:rPr>
              <m:t>Y</m:t>
            </m:r>
            <m:ctrlPr>
              <w:rPr>
                <w:rFonts w:ascii="Cambria Math" w:hAnsi="Cambria Math"/>
                <w:i/>
                <w:iCs/>
              </w:rPr>
            </m:ctrlPr>
          </m:e>
          <m:sub>
            <m:r>
              <w:rPr>
                <w:rFonts w:ascii="Cambria Math" w:hAnsi="Cambria Math"/>
              </w:rPr>
              <m:t>Idx</m:t>
            </m:r>
            <m:ctrlPr>
              <w:rPr>
                <w:rFonts w:ascii="Cambria Math" w:hAnsi="Cambria Math"/>
                <w:i/>
                <w:iCs/>
              </w:rPr>
            </m:ctrlPr>
          </m:sub>
        </m:sSub>
      </m:oMath>
      <w:r>
        <w:rPr>
          <w:iCs/>
          <w:sz w:val="22"/>
        </w:rPr>
        <w:t xml:space="preserve">], where cScaleInv[] is a 16-piece LUT pre-computed based on the value of </w:t>
      </w:r>
      <w:r>
        <w:rPr>
          <w:sz w:val="22"/>
        </w:rPr>
        <w:t>SignalledCW[ i ] and a offset value sginalled in APS for chroma residual scaling process</w:t>
      </w:r>
      <w:r>
        <w:rPr>
          <w:iCs/>
          <w:sz w:val="22"/>
        </w:rPr>
        <w:t>.</w:t>
      </w:r>
    </w:p>
    <w:p>
      <w:pPr>
        <w:tabs>
          <w:tab w:val="left" w:pos="1800"/>
          <w:tab w:val="left" w:pos="2160"/>
          <w:tab w:val="left" w:pos="2520"/>
          <w:tab w:val="left" w:pos="2880"/>
          <w:tab w:val="left" w:pos="3240"/>
          <w:tab w:val="left" w:pos="3600"/>
          <w:tab w:val="left" w:pos="3960"/>
          <w:tab w:val="left" w:pos="4320"/>
        </w:tabs>
        <w:jc w:val="both"/>
        <w:rPr>
          <w:i/>
          <w:iCs/>
        </w:rPr>
      </w:pPr>
      <w:r>
        <w:t xml:space="preserve">Unlike luma mapping, which is performed on the sample basis, </w:t>
      </w:r>
      <m:oMath>
        <m:sSub>
          <m:sSubPr>
            <m:ctrlPr>
              <w:rPr>
                <w:rFonts w:ascii="Cambria Math" w:hAnsi="Cambria Math"/>
                <w:i/>
                <w:iCs/>
              </w:rPr>
            </m:ctrlPr>
          </m:sSubPr>
          <m:e>
            <m:r>
              <w:rPr>
                <w:rFonts w:ascii="Cambria Math" w:hAnsi="Cambria Math"/>
              </w:rPr>
              <m:t>C</m:t>
            </m:r>
            <m:ctrlPr>
              <w:rPr>
                <w:rFonts w:ascii="Cambria Math" w:hAnsi="Cambria Math"/>
                <w:i/>
                <w:iCs/>
              </w:rPr>
            </m:ctrlPr>
          </m:e>
          <m:sub>
            <m:r>
              <m:rPr>
                <m:sty m:val="p"/>
              </m:rPr>
              <w:rPr>
                <w:rFonts w:ascii="Cambria Math" w:hAnsi="Cambria Math"/>
              </w:rPr>
              <m:t>S</m:t>
            </m:r>
            <m:r>
              <w:rPr>
                <w:rFonts w:ascii="Cambria Math" w:hAnsi="Cambria Math"/>
              </w:rPr>
              <m:t>caleInv</m:t>
            </m:r>
            <m:ctrlPr>
              <w:rPr>
                <w:rFonts w:ascii="Cambria Math" w:hAnsi="Cambria Math"/>
                <w:i/>
                <w:iCs/>
              </w:rPr>
            </m:ctrlPr>
          </m:sub>
        </m:sSub>
      </m:oMath>
      <w:r>
        <w:t xml:space="preserve"> is a constant value for the entire chroma block. With </w:t>
      </w:r>
      <m:oMath>
        <m:sSub>
          <m:sSubPr>
            <m:ctrlPr>
              <w:rPr>
                <w:rFonts w:ascii="Cambria Math" w:hAnsi="Cambria Math"/>
                <w:i/>
                <w:iCs/>
              </w:rPr>
            </m:ctrlPr>
          </m:sSubPr>
          <m:e>
            <m:r>
              <w:rPr>
                <w:rFonts w:ascii="Cambria Math" w:hAnsi="Cambria Math"/>
              </w:rPr>
              <m:t>C</m:t>
            </m:r>
            <m:ctrlPr>
              <w:rPr>
                <w:rFonts w:ascii="Cambria Math" w:hAnsi="Cambria Math"/>
                <w:i/>
                <w:iCs/>
              </w:rPr>
            </m:ctrlPr>
          </m:e>
          <m:sub>
            <m:r>
              <m:rPr>
                <m:sty m:val="p"/>
              </m:rPr>
              <w:rPr>
                <w:rFonts w:ascii="Cambria Math" w:hAnsi="Cambria Math"/>
              </w:rPr>
              <m:t>S</m:t>
            </m:r>
            <m:r>
              <w:rPr>
                <w:rFonts w:ascii="Cambria Math" w:hAnsi="Cambria Math"/>
              </w:rPr>
              <m:t>caleInv</m:t>
            </m:r>
            <m:ctrlPr>
              <w:rPr>
                <w:rFonts w:ascii="Cambria Math" w:hAnsi="Cambria Math"/>
                <w:i/>
                <w:iCs/>
              </w:rPr>
            </m:ctrlPr>
          </m:sub>
        </m:sSub>
        <m:r>
          <w:rPr>
            <w:rFonts w:ascii="Cambria Math" w:hAnsi="Cambria Math"/>
          </w:rPr>
          <m:t> </m:t>
        </m:r>
      </m:oMath>
      <w:r>
        <w:rPr>
          <w:iCs/>
        </w:rPr>
        <w:t>,</w:t>
      </w:r>
      <w:r>
        <w:t xml:space="preserve"> chroma </w:t>
      </w:r>
      <w:r>
        <w:rPr>
          <w:lang w:val="en-CA" w:eastAsia="ko-KR"/>
        </w:rPr>
        <w:t xml:space="preserve">residual </w:t>
      </w:r>
      <w:r>
        <w:t xml:space="preserve">scaling is applied as follows: </w:t>
      </w:r>
    </w:p>
    <w:p>
      <w:pPr>
        <w:ind w:left="360"/>
        <w:rPr>
          <w:i/>
          <w:iCs/>
        </w:rPr>
      </w:pPr>
      <w:r>
        <w:rPr>
          <w:i/>
          <w:iCs/>
        </w:rPr>
        <w:t xml:space="preserve">Encoder side: </w:t>
      </w:r>
      <m:oMath>
        <m:sSub>
          <m:sSubPr>
            <m:ctrlPr>
              <w:rPr>
                <w:rFonts w:ascii="Cambria Math" w:hAnsi="Cambria Math"/>
                <w:i/>
                <w:iCs/>
              </w:rPr>
            </m:ctrlPr>
          </m:sSubPr>
          <m:e>
            <m:r>
              <w:rPr>
                <w:rFonts w:ascii="Cambria Math" w:hAnsi="Cambria Math"/>
              </w:rPr>
              <m:t>C</m:t>
            </m:r>
            <m:ctrlPr>
              <w:rPr>
                <w:rFonts w:ascii="Cambria Math" w:hAnsi="Cambria Math"/>
                <w:i/>
                <w:iCs/>
              </w:rPr>
            </m:ctrlPr>
          </m:e>
          <m:sub>
            <m:r>
              <w:rPr>
                <w:rFonts w:ascii="Cambria Math" w:hAnsi="Cambria Math"/>
              </w:rPr>
              <m:t>ResScale</m:t>
            </m:r>
            <m:ctrlPr>
              <w:rPr>
                <w:rFonts w:ascii="Cambria Math" w:hAnsi="Cambria Math"/>
                <w:i/>
                <w:iCs/>
              </w:rPr>
            </m:ctrlPr>
          </m:sub>
        </m:sSub>
        <m:r>
          <w:rPr>
            <w:rFonts w:ascii="Cambria Math" w:hAnsi="Cambria Math"/>
          </w:rPr>
          <m:t>=</m:t>
        </m:r>
        <m:sSub>
          <m:sSubPr>
            <m:ctrlPr>
              <w:rPr>
                <w:rFonts w:ascii="Cambria Math" w:hAnsi="Cambria Math"/>
                <w:i/>
                <w:iCs/>
              </w:rPr>
            </m:ctrlPr>
          </m:sSubPr>
          <m:e>
            <m:r>
              <w:rPr>
                <w:rFonts w:ascii="Cambria Math" w:hAnsi="Cambria Math"/>
              </w:rPr>
              <m:t>C</m:t>
            </m:r>
            <m:ctrlPr>
              <w:rPr>
                <w:rFonts w:ascii="Cambria Math" w:hAnsi="Cambria Math"/>
                <w:i/>
                <w:iCs/>
              </w:rPr>
            </m:ctrlPr>
          </m:e>
          <m:sub>
            <m:r>
              <w:rPr>
                <w:rFonts w:ascii="Cambria Math" w:hAnsi="Cambria Math"/>
              </w:rPr>
              <m:t>Res</m:t>
            </m:r>
            <m:ctrlPr>
              <w:rPr>
                <w:rFonts w:ascii="Cambria Math" w:hAnsi="Cambria Math"/>
                <w:i/>
                <w:iCs/>
              </w:rPr>
            </m:ctrlPr>
          </m:sub>
        </m:sSub>
        <m:r>
          <w:rPr>
            <w:rFonts w:ascii="Cambria Math" w:hAnsi="Cambria Math"/>
          </w:rPr>
          <m:t>*</m:t>
        </m:r>
        <m:sSub>
          <m:sSubPr>
            <m:ctrlPr>
              <w:rPr>
                <w:rFonts w:ascii="Cambria Math" w:hAnsi="Cambria Math"/>
                <w:i/>
                <w:iCs/>
              </w:rPr>
            </m:ctrlPr>
          </m:sSubPr>
          <m:e>
            <m:r>
              <w:rPr>
                <w:rFonts w:ascii="Cambria Math" w:hAnsi="Cambria Math"/>
              </w:rPr>
              <m:t>C</m:t>
            </m:r>
            <m:ctrlPr>
              <w:rPr>
                <w:rFonts w:ascii="Cambria Math" w:hAnsi="Cambria Math"/>
                <w:i/>
                <w:iCs/>
              </w:rPr>
            </m:ctrlPr>
          </m:e>
          <m:sub>
            <m:r>
              <w:rPr>
                <w:rFonts w:ascii="Cambria Math" w:hAnsi="Cambria Math"/>
              </w:rPr>
              <m:t>Scale</m:t>
            </m:r>
            <m:ctrlPr>
              <w:rPr>
                <w:rFonts w:ascii="Cambria Math" w:hAnsi="Cambria Math"/>
                <w:i/>
                <w:iCs/>
              </w:rPr>
            </m:ctrlPr>
          </m:sub>
        </m:sSub>
        <m:r>
          <w:rPr>
            <w:rFonts w:ascii="Cambria Math" w:hAnsi="Cambria Math"/>
          </w:rPr>
          <m:t>=</m:t>
        </m:r>
        <m:sSub>
          <m:sSubPr>
            <m:ctrlPr>
              <w:rPr>
                <w:rFonts w:ascii="Cambria Math" w:hAnsi="Cambria Math"/>
                <w:i/>
                <w:iCs/>
              </w:rPr>
            </m:ctrlPr>
          </m:sSubPr>
          <m:e>
            <m:r>
              <w:rPr>
                <w:rFonts w:ascii="Cambria Math" w:hAnsi="Cambria Math"/>
              </w:rPr>
              <m:t>C</m:t>
            </m:r>
            <m:ctrlPr>
              <w:rPr>
                <w:rFonts w:ascii="Cambria Math" w:hAnsi="Cambria Math"/>
                <w:i/>
                <w:iCs/>
              </w:rPr>
            </m:ctrlPr>
          </m:e>
          <m:sub>
            <m:r>
              <w:rPr>
                <w:rFonts w:ascii="Cambria Math" w:hAnsi="Cambria Math"/>
              </w:rPr>
              <m:t>Res</m:t>
            </m:r>
            <m:ctrlPr>
              <w:rPr>
                <w:rFonts w:ascii="Cambria Math" w:hAnsi="Cambria Math"/>
                <w:i/>
                <w:iCs/>
              </w:rPr>
            </m:ctrlPr>
          </m:sub>
        </m:sSub>
        <m:r>
          <w:rPr>
            <w:rFonts w:ascii="Cambria Math" w:hAnsi="Cambria Math"/>
          </w:rPr>
          <m:t>/</m:t>
        </m:r>
        <m:sSub>
          <m:sSubPr>
            <m:ctrlPr>
              <w:rPr>
                <w:rFonts w:ascii="Cambria Math" w:hAnsi="Cambria Math"/>
                <w:i/>
                <w:iCs/>
              </w:rPr>
            </m:ctrlPr>
          </m:sSubPr>
          <m:e>
            <m:r>
              <w:rPr>
                <w:rFonts w:ascii="Cambria Math" w:hAnsi="Cambria Math"/>
              </w:rPr>
              <m:t>C</m:t>
            </m:r>
            <m:ctrlPr>
              <w:rPr>
                <w:rFonts w:ascii="Cambria Math" w:hAnsi="Cambria Math"/>
                <w:i/>
                <w:iCs/>
              </w:rPr>
            </m:ctrlPr>
          </m:e>
          <m:sub>
            <m:r>
              <w:rPr>
                <w:rFonts w:ascii="Cambria Math" w:hAnsi="Cambria Math"/>
              </w:rPr>
              <m:t>ScaleInv</m:t>
            </m:r>
            <m:ctrlPr>
              <w:rPr>
                <w:rFonts w:ascii="Cambria Math" w:hAnsi="Cambria Math"/>
                <w:i/>
                <w:iCs/>
              </w:rPr>
            </m:ctrlPr>
          </m:sub>
        </m:sSub>
      </m:oMath>
    </w:p>
    <w:p>
      <w:pPr>
        <w:ind w:left="360"/>
        <w:rPr>
          <w:i/>
          <w:iCs/>
        </w:rPr>
      </w:pPr>
      <w:r>
        <w:rPr>
          <w:i/>
          <w:iCs/>
        </w:rPr>
        <w:t xml:space="preserve">Decoder side: </w:t>
      </w:r>
      <m:oMath>
        <m:sSub>
          <m:sSubPr>
            <m:ctrlPr>
              <w:rPr>
                <w:rFonts w:ascii="Cambria Math" w:hAnsi="Cambria Math"/>
                <w:i/>
                <w:iCs/>
              </w:rPr>
            </m:ctrlPr>
          </m:sSubPr>
          <m:e>
            <m:r>
              <w:rPr>
                <w:rFonts w:ascii="Cambria Math" w:hAnsi="Cambria Math"/>
              </w:rPr>
              <m:t>C</m:t>
            </m:r>
            <m:ctrlPr>
              <w:rPr>
                <w:rFonts w:ascii="Cambria Math" w:hAnsi="Cambria Math"/>
                <w:i/>
                <w:iCs/>
              </w:rPr>
            </m:ctrlPr>
          </m:e>
          <m:sub>
            <m:r>
              <w:rPr>
                <w:rFonts w:ascii="Cambria Math" w:hAnsi="Cambria Math"/>
              </w:rPr>
              <m:t>Res</m:t>
            </m:r>
            <m:ctrlPr>
              <w:rPr>
                <w:rFonts w:ascii="Cambria Math" w:hAnsi="Cambria Math"/>
                <w:i/>
                <w:iCs/>
              </w:rPr>
            </m:ctrlPr>
          </m:sub>
        </m:sSub>
        <m:r>
          <w:rPr>
            <w:rFonts w:ascii="Cambria Math" w:hAnsi="Cambria Math"/>
          </w:rPr>
          <m:t>=</m:t>
        </m:r>
        <m:sSub>
          <m:sSubPr>
            <m:ctrlPr>
              <w:rPr>
                <w:rFonts w:ascii="Cambria Math" w:hAnsi="Cambria Math"/>
                <w:i/>
                <w:iCs/>
              </w:rPr>
            </m:ctrlPr>
          </m:sSubPr>
          <m:e>
            <m:r>
              <w:rPr>
                <w:rFonts w:ascii="Cambria Math" w:hAnsi="Cambria Math"/>
              </w:rPr>
              <m:t>C</m:t>
            </m:r>
            <m:ctrlPr>
              <w:rPr>
                <w:rFonts w:ascii="Cambria Math" w:hAnsi="Cambria Math"/>
                <w:i/>
                <w:iCs/>
              </w:rPr>
            </m:ctrlPr>
          </m:e>
          <m:sub>
            <m:r>
              <w:rPr>
                <w:rFonts w:ascii="Cambria Math" w:hAnsi="Cambria Math"/>
              </w:rPr>
              <m:t>ResScale</m:t>
            </m:r>
            <m:ctrlPr>
              <w:rPr>
                <w:rFonts w:ascii="Cambria Math" w:hAnsi="Cambria Math"/>
                <w:i/>
                <w:iCs/>
              </w:rPr>
            </m:ctrlPr>
          </m:sub>
        </m:sSub>
        <m:r>
          <w:rPr>
            <w:rFonts w:ascii="Cambria Math" w:hAnsi="Cambria Math"/>
          </w:rPr>
          <m:t>/</m:t>
        </m:r>
        <m:sSub>
          <m:sSubPr>
            <m:ctrlPr>
              <w:rPr>
                <w:rFonts w:ascii="Cambria Math" w:hAnsi="Cambria Math"/>
                <w:i/>
                <w:iCs/>
              </w:rPr>
            </m:ctrlPr>
          </m:sSubPr>
          <m:e>
            <m:r>
              <w:rPr>
                <w:rFonts w:ascii="Cambria Math" w:hAnsi="Cambria Math"/>
              </w:rPr>
              <m:t>C</m:t>
            </m:r>
            <m:ctrlPr>
              <w:rPr>
                <w:rFonts w:ascii="Cambria Math" w:hAnsi="Cambria Math"/>
                <w:i/>
                <w:iCs/>
              </w:rPr>
            </m:ctrlPr>
          </m:e>
          <m:sub>
            <m:r>
              <w:rPr>
                <w:rFonts w:ascii="Cambria Math" w:hAnsi="Cambria Math"/>
              </w:rPr>
              <m:t>Scale</m:t>
            </m:r>
            <m:ctrlPr>
              <w:rPr>
                <w:rFonts w:ascii="Cambria Math" w:hAnsi="Cambria Math"/>
                <w:i/>
                <w:iCs/>
              </w:rPr>
            </m:ctrlPr>
          </m:sub>
        </m:sSub>
        <m:r>
          <w:rPr>
            <w:rFonts w:ascii="Cambria Math" w:hAnsi="Cambria Math"/>
          </w:rPr>
          <m:t>=</m:t>
        </m:r>
        <m:sSub>
          <m:sSubPr>
            <m:ctrlPr>
              <w:rPr>
                <w:rFonts w:ascii="Cambria Math" w:hAnsi="Cambria Math"/>
                <w:i/>
                <w:iCs/>
              </w:rPr>
            </m:ctrlPr>
          </m:sSubPr>
          <m:e>
            <m:r>
              <w:rPr>
                <w:rFonts w:ascii="Cambria Math" w:hAnsi="Cambria Math"/>
              </w:rPr>
              <m:t>C</m:t>
            </m:r>
            <m:ctrlPr>
              <w:rPr>
                <w:rFonts w:ascii="Cambria Math" w:hAnsi="Cambria Math"/>
                <w:i/>
                <w:iCs/>
              </w:rPr>
            </m:ctrlPr>
          </m:e>
          <m:sub>
            <m:r>
              <w:rPr>
                <w:rFonts w:ascii="Cambria Math" w:hAnsi="Cambria Math"/>
              </w:rPr>
              <m:t>ResScale</m:t>
            </m:r>
            <m:ctrlPr>
              <w:rPr>
                <w:rFonts w:ascii="Cambria Math" w:hAnsi="Cambria Math"/>
                <w:i/>
                <w:iCs/>
              </w:rPr>
            </m:ctrlPr>
          </m:sub>
        </m:sSub>
        <m:r>
          <w:rPr>
            <w:rFonts w:ascii="Cambria Math" w:hAnsi="Cambria Math"/>
          </w:rPr>
          <m:t>*</m:t>
        </m:r>
        <m:sSub>
          <m:sSubPr>
            <m:ctrlPr>
              <w:rPr>
                <w:rFonts w:ascii="Cambria Math" w:hAnsi="Cambria Math"/>
                <w:i/>
                <w:iCs/>
              </w:rPr>
            </m:ctrlPr>
          </m:sSubPr>
          <m:e>
            <m:r>
              <w:rPr>
                <w:rFonts w:ascii="Cambria Math" w:hAnsi="Cambria Math"/>
              </w:rPr>
              <m:t>C</m:t>
            </m:r>
            <m:ctrlPr>
              <w:rPr>
                <w:rFonts w:ascii="Cambria Math" w:hAnsi="Cambria Math"/>
                <w:i/>
                <w:iCs/>
              </w:rPr>
            </m:ctrlPr>
          </m:e>
          <m:sub>
            <m:r>
              <w:rPr>
                <w:rFonts w:ascii="Cambria Math" w:hAnsi="Cambria Math"/>
              </w:rPr>
              <m:t>ScaleInv</m:t>
            </m:r>
            <m:ctrlPr>
              <w:rPr>
                <w:rFonts w:ascii="Cambria Math" w:hAnsi="Cambria Math"/>
                <w:i/>
                <w:iCs/>
              </w:rPr>
            </m:ctrlPr>
          </m:sub>
        </m:sSub>
      </m:oMath>
    </w:p>
    <w:bookmarkEnd w:id="273"/>
    <w:p>
      <w:pPr>
        <w:pStyle w:val="5"/>
        <w:spacing w:before="136"/>
        <w:rPr>
          <w:lang w:val="en-CA" w:eastAsia="ko-KR"/>
        </w:rPr>
      </w:pPr>
      <w:bookmarkStart w:id="278" w:name="OLE_LINK273"/>
      <w:bookmarkStart w:id="279" w:name="OLE_LINK294"/>
      <w:bookmarkStart w:id="280" w:name="OLE_LINK293"/>
      <w:bookmarkStart w:id="281" w:name="OLE_LINK295"/>
      <w:r>
        <w:rPr>
          <w:lang w:val="en-CA" w:eastAsia="ko-KR"/>
        </w:rPr>
        <w:t>Encoder-side LMCS parameter estimation</w:t>
      </w:r>
      <w:bookmarkEnd w:id="278"/>
    </w:p>
    <w:bookmarkEnd w:id="279"/>
    <w:bookmarkEnd w:id="280"/>
    <w:bookmarkEnd w:id="281"/>
    <w:p>
      <w:pPr>
        <w:jc w:val="both"/>
      </w:pPr>
      <w:r>
        <w:t>A non-normative reference implementation is provided in the VTM encoder to estimate the LMCS model parameters. Because VTM anchors handle SDR, HDR PQ and HDR HLG differently, t</w:t>
      </w:r>
      <w:r>
        <w:rPr>
          <w:szCs w:val="22"/>
        </w:rPr>
        <w:t xml:space="preserve">he reference algorithm in VTM8.0 is designed differently for SDR, HDR PQ and HDR HLG sequences. </w:t>
      </w:r>
      <w:r>
        <w:t>For SDR and HDR HLG sequences, the encoder algorithm is based on local luma variance and optimized for PSNR metrics. For HDR PQ sequences, the encoder algorithm is based on luma values and optimized for wPSNR (weighted PSNR) metrics.</w:t>
      </w:r>
      <w:r>
        <w:rPr>
          <w:szCs w:val="22"/>
        </w:rPr>
        <w:t xml:space="preserve"> </w:t>
      </w:r>
    </w:p>
    <w:p>
      <w:pPr>
        <w:pStyle w:val="6"/>
        <w:spacing w:before="136"/>
      </w:pPr>
      <w:r>
        <w:t>LMCS parameter estimation for SDR</w:t>
      </w:r>
    </w:p>
    <w:p>
      <w:pPr>
        <w:jc w:val="both"/>
      </w:pPr>
      <w:r>
        <w:t xml:space="preserve">The basic idea of the VTM8.0 reference implementation for SDR is to assign pieces with more codewords to those dynamic range </w:t>
      </w:r>
      <w:r>
        <w:rPr>
          <w:rFonts w:eastAsiaTheme="minorEastAsia"/>
          <w:szCs w:val="22"/>
          <w:lang w:eastAsia="ko-KR"/>
        </w:rPr>
        <w:t>segments</w:t>
      </w:r>
      <w:r>
        <w:t xml:space="preserve"> that have lower than average variance, and to assign fewer codewords to those dynamic range segments that have higher than average variance. </w:t>
      </w:r>
      <w:r>
        <w:rPr>
          <w:szCs w:val="22"/>
        </w:rPr>
        <w:t>In this way, smooth areas of the picture will be coded with more codewords than average, and vice versa. For SDR, VTM8.0 provides a reference algorithm and also configurable LMCS parameters for user tuning.</w:t>
      </w:r>
    </w:p>
    <w:p>
      <w:pPr>
        <w:jc w:val="both"/>
        <w:rPr>
          <w:szCs w:val="22"/>
        </w:rPr>
      </w:pPr>
      <w:r>
        <w:rPr>
          <w:szCs w:val="22"/>
        </w:rPr>
        <w:t xml:space="preserve">For </w:t>
      </w:r>
      <w:r>
        <w:rPr>
          <w:rFonts w:eastAsiaTheme="minorEastAsia"/>
          <w:szCs w:val="22"/>
          <w:lang w:eastAsia="ko-KR"/>
        </w:rPr>
        <w:t>SDR</w:t>
      </w:r>
      <w:r>
        <w:rPr>
          <w:szCs w:val="22"/>
        </w:rPr>
        <w:t xml:space="preserve"> </w:t>
      </w:r>
      <w:r>
        <w:rPr>
          <w:rFonts w:eastAsiaTheme="minorEastAsia"/>
          <w:szCs w:val="22"/>
          <w:lang w:eastAsia="ko-KR"/>
        </w:rPr>
        <w:t>test</w:t>
      </w:r>
      <w:r>
        <w:rPr>
          <w:szCs w:val="22"/>
        </w:rPr>
        <w:t xml:space="preserve"> sequences, the reference algorithm performs the following signal analysis:</w:t>
      </w:r>
    </w:p>
    <w:p>
      <w:pPr>
        <w:pStyle w:val="46"/>
        <w:numPr>
          <w:ilvl w:val="0"/>
          <w:numId w:val="38"/>
        </w:numPr>
        <w:spacing w:before="136"/>
        <w:rPr>
          <w:sz w:val="22"/>
          <w:szCs w:val="22"/>
        </w:rPr>
      </w:pPr>
      <w:r>
        <w:rPr>
          <w:sz w:val="22"/>
          <w:szCs w:val="22"/>
        </w:rPr>
        <w:t>Statistics of the input video are collected and analyzed assuming 10-bit internal coding bit-depth is used. If the internal coding bit-depth is not 10-bit, then bit-depth is first normalized to 10-bit.</w:t>
      </w:r>
    </w:p>
    <w:p>
      <w:pPr>
        <w:pStyle w:val="46"/>
        <w:numPr>
          <w:ilvl w:val="0"/>
          <w:numId w:val="38"/>
        </w:numPr>
        <w:spacing w:before="136"/>
        <w:rPr>
          <w:sz w:val="22"/>
          <w:szCs w:val="22"/>
        </w:rPr>
      </w:pPr>
      <w:r>
        <w:rPr>
          <w:sz w:val="22"/>
          <w:szCs w:val="22"/>
        </w:rPr>
        <w:t>Divide the dynamic range of [0, 1023] into 16 equal pieces.</w:t>
      </w:r>
    </w:p>
    <w:p>
      <w:pPr>
        <w:pStyle w:val="46"/>
        <w:numPr>
          <w:ilvl w:val="0"/>
          <w:numId w:val="38"/>
        </w:numPr>
        <w:spacing w:before="136"/>
        <w:rPr>
          <w:sz w:val="22"/>
          <w:szCs w:val="22"/>
        </w:rPr>
      </w:pPr>
      <w:r>
        <w:rPr>
          <w:sz w:val="22"/>
          <w:szCs w:val="22"/>
        </w:rPr>
        <w:t>For each luma sample location in the picture, the local spatial variance of luma sample values is calculated using a winSize x winSize (</w:t>
      </w:r>
      <m:oMath>
        <m:r>
          <w:rPr>
            <w:rFonts w:ascii="Cambria Math" w:hAnsi="Cambria Math"/>
            <w:sz w:val="22"/>
            <w:szCs w:val="22"/>
            <w:lang w:val="en-CA"/>
          </w:rPr>
          <m:t>winSize=</m:t>
        </m:r>
        <m:d>
          <m:dPr>
            <m:begChr m:val="⌊"/>
            <m:endChr m:val="⌋"/>
            <m:ctrlPr>
              <w:rPr>
                <w:rFonts w:ascii="Cambria Math" w:hAnsi="Cambria Math"/>
                <w:i/>
                <w:sz w:val="22"/>
                <w:szCs w:val="22"/>
                <w:lang w:val="en-CA"/>
              </w:rPr>
            </m:ctrlPr>
          </m:dPr>
          <m:e>
            <m:f>
              <m:fPr>
                <m:type m:val="lin"/>
                <m:ctrlPr>
                  <w:rPr>
                    <w:rFonts w:ascii="Cambria Math" w:hAnsi="Cambria Math"/>
                    <w:i/>
                    <w:sz w:val="22"/>
                    <w:szCs w:val="22"/>
                    <w:lang w:val="en-CA"/>
                  </w:rPr>
                </m:ctrlPr>
              </m:fPr>
              <m:num>
                <m:r>
                  <w:rPr>
                    <w:rFonts w:ascii="Cambria Math" w:hAnsi="Cambria Math"/>
                    <w:sz w:val="22"/>
                    <w:szCs w:val="22"/>
                    <w:lang w:val="en-CA"/>
                  </w:rPr>
                  <m:t>min(width,height)</m:t>
                </m:r>
                <m:ctrlPr>
                  <w:rPr>
                    <w:rFonts w:ascii="Cambria Math" w:hAnsi="Cambria Math"/>
                    <w:i/>
                    <w:sz w:val="22"/>
                    <w:szCs w:val="22"/>
                    <w:lang w:val="en-CA"/>
                  </w:rPr>
                </m:ctrlPr>
              </m:num>
              <m:den>
                <m:r>
                  <w:rPr>
                    <w:rFonts w:ascii="Cambria Math" w:hAnsi="Cambria Math"/>
                    <w:sz w:val="22"/>
                    <w:szCs w:val="22"/>
                    <w:lang w:val="en-CA"/>
                  </w:rPr>
                  <m:t>240</m:t>
                </m:r>
                <m:ctrlPr>
                  <w:rPr>
                    <w:rFonts w:ascii="Cambria Math" w:hAnsi="Cambria Math"/>
                    <w:i/>
                    <w:sz w:val="22"/>
                    <w:szCs w:val="22"/>
                    <w:lang w:val="en-CA"/>
                  </w:rPr>
                </m:ctrlPr>
              </m:den>
            </m:f>
            <m:ctrlPr>
              <w:rPr>
                <w:rFonts w:ascii="Cambria Math" w:hAnsi="Cambria Math"/>
                <w:i/>
                <w:sz w:val="22"/>
                <w:szCs w:val="22"/>
                <w:lang w:val="en-CA"/>
              </w:rPr>
            </m:ctrlPr>
          </m:e>
        </m:d>
        <m:r>
          <w:rPr>
            <w:rFonts w:ascii="Cambria Math" w:hAnsi="Cambria Math"/>
            <w:sz w:val="22"/>
            <w:szCs w:val="22"/>
            <w:lang w:val="en-CA"/>
          </w:rPr>
          <m:t>*2+1</m:t>
        </m:r>
      </m:oMath>
      <w:r>
        <w:rPr>
          <w:sz w:val="22"/>
          <w:szCs w:val="22"/>
          <w:lang w:val="en-CA"/>
        </w:rPr>
        <w:t>)</w:t>
      </w:r>
      <w:r>
        <w:rPr>
          <w:sz w:val="22"/>
          <w:szCs w:val="22"/>
        </w:rPr>
        <w:t xml:space="preserve"> neighbourhood centered on the current position. Denote the specific piece (out of the 32 pieces) to which the current luma sample value belongs as </w:t>
      </w:r>
      <w:r>
        <w:rPr>
          <w:i/>
          <w:sz w:val="22"/>
          <w:szCs w:val="22"/>
        </w:rPr>
        <w:t>p</w:t>
      </w:r>
      <w:r>
        <w:rPr>
          <w:sz w:val="22"/>
          <w:szCs w:val="22"/>
        </w:rPr>
        <w:t xml:space="preserve">. This local variance is thus associated with the </w:t>
      </w:r>
      <w:r>
        <w:rPr>
          <w:i/>
          <w:sz w:val="22"/>
          <w:szCs w:val="22"/>
        </w:rPr>
        <w:t>p</w:t>
      </w:r>
      <w:r>
        <w:rPr>
          <w:sz w:val="22"/>
          <w:szCs w:val="22"/>
        </w:rPr>
        <w:t xml:space="preserve">-th piece. </w:t>
      </w:r>
    </w:p>
    <w:p>
      <w:pPr>
        <w:pStyle w:val="46"/>
        <w:numPr>
          <w:ilvl w:val="0"/>
          <w:numId w:val="38"/>
        </w:numPr>
        <w:spacing w:before="136"/>
        <w:rPr>
          <w:sz w:val="22"/>
          <w:szCs w:val="22"/>
        </w:rPr>
      </w:pPr>
      <w:r>
        <w:rPr>
          <w:sz w:val="22"/>
          <w:szCs w:val="22"/>
        </w:rPr>
        <w:t>For each of the 16 pieces, calculate the average local spatial variance (bin_var)</w:t>
      </w:r>
    </w:p>
    <w:p>
      <w:pPr>
        <w:pStyle w:val="46"/>
        <w:numPr>
          <w:ilvl w:val="0"/>
          <w:numId w:val="38"/>
        </w:numPr>
        <w:tabs>
          <w:tab w:val="left" w:pos="1800"/>
          <w:tab w:val="left" w:pos="2160"/>
          <w:tab w:val="left" w:pos="2520"/>
          <w:tab w:val="left" w:pos="2880"/>
          <w:tab w:val="left" w:pos="3240"/>
          <w:tab w:val="left" w:pos="3600"/>
          <w:tab w:val="left" w:pos="3960"/>
          <w:tab w:val="left" w:pos="4320"/>
        </w:tabs>
        <w:spacing w:before="136" w:after="20"/>
        <w:rPr>
          <w:sz w:val="22"/>
          <w:szCs w:val="22"/>
          <w:lang w:val="en-CA"/>
        </w:rPr>
      </w:pPr>
      <w:r>
        <w:rPr>
          <w:sz w:val="22"/>
          <w:szCs w:val="22"/>
        </w:rPr>
        <w:t>For all valid pieces, an equal number of codewords per piece is allocated;</w:t>
      </w:r>
    </w:p>
    <w:p>
      <w:pPr>
        <w:tabs>
          <w:tab w:val="left" w:pos="1800"/>
          <w:tab w:val="left" w:pos="2160"/>
          <w:tab w:val="left" w:pos="2520"/>
          <w:tab w:val="left" w:pos="2880"/>
          <w:tab w:val="left" w:pos="3240"/>
          <w:tab w:val="left" w:pos="3600"/>
          <w:tab w:val="left" w:pos="3960"/>
          <w:tab w:val="left" w:pos="4320"/>
        </w:tabs>
        <w:spacing w:after="20"/>
        <w:ind w:left="720"/>
        <w:jc w:val="both"/>
        <w:rPr>
          <w:szCs w:val="22"/>
          <w:lang w:val="en-CA"/>
        </w:rPr>
      </w:pPr>
      <m:oMath>
        <m:r>
          <w:rPr>
            <w:rFonts w:ascii="Cambria Math" w:hAnsi="Cambria Math"/>
            <w:szCs w:val="22"/>
            <w:lang w:val="en-CA"/>
          </w:rPr>
          <m:t>binCW[i]=round</m:t>
        </m:r>
        <m:d>
          <m:dPr>
            <m:ctrlPr>
              <w:rPr>
                <w:rFonts w:ascii="Cambria Math" w:hAnsi="Cambria Math"/>
                <w:i/>
                <w:szCs w:val="22"/>
                <w:lang w:val="en-CA"/>
              </w:rPr>
            </m:ctrlPr>
          </m:dPr>
          <m:e>
            <m:f>
              <m:fPr>
                <m:ctrlPr>
                  <w:rPr>
                    <w:rFonts w:ascii="Cambria Math" w:hAnsi="Cambria Math"/>
                    <w:i/>
                    <w:szCs w:val="22"/>
                    <w:lang w:val="en-CA"/>
                  </w:rPr>
                </m:ctrlPr>
              </m:fPr>
              <m:num>
                <m:r>
                  <w:rPr>
                    <w:rFonts w:ascii="Cambria Math" w:hAnsi="Cambria Math"/>
                    <w:szCs w:val="22"/>
                    <w:lang w:val="en-CA"/>
                  </w:rPr>
                  <m:t>totalCW</m:t>
                </m:r>
                <m:ctrlPr>
                  <w:rPr>
                    <w:rFonts w:ascii="Cambria Math" w:hAnsi="Cambria Math"/>
                    <w:i/>
                    <w:szCs w:val="22"/>
                    <w:lang w:val="en-CA"/>
                  </w:rPr>
                </m:ctrlPr>
              </m:num>
              <m:den>
                <m:r>
                  <w:rPr>
                    <w:rFonts w:ascii="Cambria Math" w:hAnsi="Cambria Math"/>
                    <w:szCs w:val="22"/>
                    <w:lang w:val="en-CA"/>
                  </w:rPr>
                  <m:t>endIdx-startIdx+1</m:t>
                </m:r>
                <m:ctrlPr>
                  <w:rPr>
                    <w:rFonts w:ascii="Cambria Math" w:hAnsi="Cambria Math"/>
                    <w:i/>
                    <w:szCs w:val="22"/>
                    <w:lang w:val="en-CA"/>
                  </w:rPr>
                </m:ctrlPr>
              </m:den>
            </m:f>
            <m:ctrlPr>
              <w:rPr>
                <w:rFonts w:ascii="Cambria Math" w:hAnsi="Cambria Math"/>
                <w:i/>
                <w:szCs w:val="22"/>
                <w:lang w:val="en-CA"/>
              </w:rPr>
            </m:ctrlPr>
          </m:e>
        </m:d>
      </m:oMath>
      <w:r>
        <w:rPr>
          <w:szCs w:val="22"/>
          <w:lang w:val="en-CA"/>
        </w:rPr>
        <w:t xml:space="preserve">, </w:t>
      </w:r>
      <w:r>
        <w:rPr>
          <w:rFonts w:eastAsia="MS Mincho"/>
          <w:szCs w:val="22"/>
          <w:lang w:val="en-CA"/>
        </w:rPr>
        <w:t xml:space="preserve">where </w:t>
      </w:r>
      <m:oMath>
        <m:r>
          <w:rPr>
            <w:rFonts w:ascii="Cambria Math" w:hAnsi="Cambria Math"/>
            <w:szCs w:val="22"/>
            <w:lang w:val="en-CA"/>
          </w:rPr>
          <m:t>binCW[i]</m:t>
        </m:r>
      </m:oMath>
      <w:r>
        <w:rPr>
          <w:rFonts w:eastAsia="MS Mincho"/>
          <w:szCs w:val="22"/>
          <w:lang w:val="en-CA"/>
        </w:rPr>
        <w:t xml:space="preserve"> is the number of codewords allocated to the </w:t>
      </w:r>
      <w:r>
        <w:rPr>
          <w:rFonts w:eastAsia="MS Mincho"/>
          <w:i/>
          <w:szCs w:val="22"/>
          <w:lang w:val="en-CA"/>
        </w:rPr>
        <w:t>i-</w:t>
      </w:r>
      <w:r>
        <w:rPr>
          <w:rFonts w:eastAsia="MS Mincho"/>
          <w:szCs w:val="22"/>
          <w:lang w:val="en-CA"/>
        </w:rPr>
        <w:t xml:space="preserve">th piece, </w:t>
      </w:r>
      <m:oMath>
        <m:r>
          <w:rPr>
            <w:rFonts w:ascii="Cambria Math" w:hAnsi="Cambria Math"/>
            <w:szCs w:val="22"/>
            <w:lang w:val="en-CA"/>
          </w:rPr>
          <m:t>totalCW</m:t>
        </m:r>
      </m:oMath>
      <w:r>
        <w:rPr>
          <w:rFonts w:eastAsia="MS Mincho"/>
          <w:szCs w:val="22"/>
          <w:lang w:val="en-CA"/>
        </w:rPr>
        <w:t xml:space="preserve"> is the total number of codewords allowed, and </w:t>
      </w:r>
      <m:oMath>
        <m:r>
          <w:rPr>
            <w:rFonts w:ascii="Cambria Math" w:hAnsi="Cambria Math"/>
            <w:szCs w:val="22"/>
            <w:lang w:val="en-CA"/>
          </w:rPr>
          <m:t>startIdx</m:t>
        </m:r>
      </m:oMath>
      <w:r>
        <w:rPr>
          <w:rFonts w:eastAsia="MS Mincho"/>
          <w:szCs w:val="22"/>
          <w:lang w:val="en-CA"/>
        </w:rPr>
        <w:t xml:space="preserve"> and </w:t>
      </w:r>
      <m:oMath>
        <m:r>
          <w:rPr>
            <w:rFonts w:ascii="Cambria Math" w:hAnsi="Cambria Math"/>
            <w:szCs w:val="22"/>
            <w:lang w:val="en-CA"/>
          </w:rPr>
          <m:t>endIdx</m:t>
        </m:r>
      </m:oMath>
      <w:r>
        <w:rPr>
          <w:rFonts w:eastAsia="MS Mincho"/>
          <w:szCs w:val="22"/>
          <w:lang w:val="en-CA"/>
        </w:rPr>
        <w:t xml:space="preserve"> are the index values for the first and last valid piece, respectively.</w:t>
      </w:r>
    </w:p>
    <w:p>
      <w:pPr>
        <w:pStyle w:val="46"/>
        <w:numPr>
          <w:ilvl w:val="0"/>
          <w:numId w:val="38"/>
        </w:numPr>
        <w:tabs>
          <w:tab w:val="left" w:pos="1800"/>
          <w:tab w:val="left" w:pos="2160"/>
          <w:tab w:val="left" w:pos="2520"/>
          <w:tab w:val="left" w:pos="2880"/>
          <w:tab w:val="left" w:pos="3240"/>
          <w:tab w:val="left" w:pos="3600"/>
          <w:tab w:val="left" w:pos="3960"/>
          <w:tab w:val="left" w:pos="4320"/>
        </w:tabs>
        <w:spacing w:before="136" w:after="20"/>
        <w:rPr>
          <w:sz w:val="22"/>
          <w:szCs w:val="22"/>
        </w:rPr>
      </w:pPr>
      <w:r>
        <w:rPr>
          <w:sz w:val="22"/>
          <w:szCs w:val="22"/>
          <w:lang w:val="en-CA"/>
        </w:rPr>
        <w:t>The</w:t>
      </w:r>
      <w:r>
        <w:rPr>
          <w:sz w:val="22"/>
          <w:szCs w:val="22"/>
        </w:rPr>
        <w:t xml:space="preserve"> allocation of codewords is adjusted such that more codewords are allocated to pieces with lower average local spatial variance and fewer codewords are allocated to pieces with higher average local variance; </w:t>
      </w:r>
    </w:p>
    <w:p>
      <w:pPr>
        <w:ind w:left="720"/>
        <w:rPr>
          <w:lang w:val="en-CA"/>
        </w:rPr>
      </w:pPr>
      <w:r>
        <w:rPr>
          <w:lang w:val="en-CA"/>
        </w:rPr>
        <w:t xml:space="preserve">if </w:t>
      </w:r>
      <m:oMath>
        <m:r>
          <w:rPr>
            <w:rFonts w:ascii="Cambria Math" w:hAnsi="Cambria Math"/>
            <w:lang w:val="en-CA"/>
          </w:rPr>
          <m:t>normVar&lt;1.0,</m:t>
        </m:r>
      </m:oMath>
    </w:p>
    <w:p>
      <w:pPr>
        <w:ind w:left="720"/>
        <w:jc w:val="right"/>
        <w:rPr>
          <w:lang w:val="en-CA"/>
        </w:rPr>
      </w:pPr>
      <m:oMath>
        <m:r>
          <w:rPr>
            <w:rFonts w:ascii="Cambria Math" w:hAnsi="Cambria Math"/>
            <w:lang w:val="en-CA"/>
          </w:rPr>
          <m:t>binCW[i]=</m:t>
        </m:r>
        <m:d>
          <m:dPr>
            <m:begChr m:val="{"/>
            <m:endChr m:val=""/>
            <m:ctrlPr>
              <w:rPr>
                <w:rFonts w:ascii="Cambria Math" w:hAnsi="Cambria Math"/>
                <w:i/>
                <w:lang w:val="en-CA"/>
              </w:rPr>
            </m:ctrlPr>
          </m:dPr>
          <m:e>
            <m:m>
              <m:mPr>
                <m:mcs>
                  <m:mc>
                    <m:mcPr>
                      <m:count m:val="2"/>
                      <m:mcJc m:val="center"/>
                    </m:mcPr>
                  </m:mc>
                </m:mcs>
                <m:ctrlPr>
                  <w:rPr>
                    <w:rFonts w:ascii="Cambria Math" w:hAnsi="Cambria Math"/>
                    <w:i/>
                    <w:lang w:val="en-CA"/>
                  </w:rPr>
                </m:ctrlPr>
              </m:mPr>
              <m:mr>
                <m:e>
                  <m:r>
                    <w:rPr>
                      <w:rFonts w:ascii="Cambria Math" w:hAnsi="Cambria Math"/>
                      <w:lang w:val="en-CA"/>
                    </w:rPr>
                    <m:t>binCW</m:t>
                  </m:r>
                  <m:d>
                    <m:dPr>
                      <m:begChr m:val="["/>
                      <m:endChr m:val="]"/>
                      <m:ctrlPr>
                        <w:rPr>
                          <w:rFonts w:ascii="Cambria Math" w:hAnsi="Cambria Math"/>
                          <w:i/>
                          <w:lang w:val="en-CA"/>
                        </w:rPr>
                      </m:ctrlPr>
                    </m:dPr>
                    <m:e>
                      <m:r>
                        <w:rPr>
                          <w:rFonts w:ascii="Cambria Math" w:hAnsi="Cambria Math"/>
                          <w:lang w:val="en-CA"/>
                        </w:rPr>
                        <m:t>i</m:t>
                      </m:r>
                      <m:ctrlPr>
                        <w:rPr>
                          <w:rFonts w:ascii="Cambria Math" w:hAnsi="Cambria Math"/>
                          <w:i/>
                          <w:lang w:val="en-CA"/>
                        </w:rPr>
                      </m:ctrlPr>
                    </m:e>
                  </m:d>
                  <m:r>
                    <w:rPr>
                      <w:rFonts w:ascii="Cambria Math" w:hAnsi="Cambria Math"/>
                      <w:lang w:val="en-CA"/>
                    </w:rPr>
                    <m:t>+delta1,</m:t>
                  </m:r>
                  <m:ctrlPr>
                    <w:rPr>
                      <w:rFonts w:ascii="Cambria Math" w:hAnsi="Cambria Math"/>
                      <w:i/>
                      <w:lang w:val="en-CA"/>
                    </w:rPr>
                  </m:ctrlPr>
                </m:e>
                <m:e>
                  <m:r>
                    <w:rPr>
                      <w:rFonts w:ascii="Cambria Math" w:hAnsi="Cambria Math"/>
                      <w:lang w:val="en-CA"/>
                    </w:rPr>
                    <m:t>0.8≤normVar&lt;0.9</m:t>
                  </m:r>
                  <m:ctrlPr>
                    <w:rPr>
                      <w:rFonts w:ascii="Cambria Math" w:hAnsi="Cambria Math"/>
                      <w:i/>
                      <w:lang w:val="en-CA"/>
                    </w:rPr>
                  </m:ctrlPr>
                </m:e>
              </m:mr>
              <m:mr>
                <m:e>
                  <m:r>
                    <w:rPr>
                      <w:rFonts w:ascii="Cambria Math" w:hAnsi="Cambria Math"/>
                      <w:lang w:val="en-CA"/>
                    </w:rPr>
                    <m:t>binCW</m:t>
                  </m:r>
                  <m:d>
                    <m:dPr>
                      <m:begChr m:val="["/>
                      <m:endChr m:val="]"/>
                      <m:ctrlPr>
                        <w:rPr>
                          <w:rFonts w:ascii="Cambria Math" w:hAnsi="Cambria Math"/>
                          <w:i/>
                          <w:lang w:val="en-CA"/>
                        </w:rPr>
                      </m:ctrlPr>
                    </m:dPr>
                    <m:e>
                      <m:r>
                        <w:rPr>
                          <w:rFonts w:ascii="Cambria Math" w:hAnsi="Cambria Math"/>
                          <w:lang w:val="en-CA"/>
                        </w:rPr>
                        <m:t>i</m:t>
                      </m:r>
                      <m:ctrlPr>
                        <w:rPr>
                          <w:rFonts w:ascii="Cambria Math" w:hAnsi="Cambria Math"/>
                          <w:i/>
                          <w:lang w:val="en-CA"/>
                        </w:rPr>
                      </m:ctrlPr>
                    </m:e>
                  </m:d>
                  <m:r>
                    <w:rPr>
                      <w:rFonts w:ascii="Cambria Math" w:hAnsi="Cambria Math"/>
                      <w:lang w:val="en-CA"/>
                    </w:rPr>
                    <m:t>+delta2,</m:t>
                  </m:r>
                  <m:ctrlPr>
                    <w:rPr>
                      <w:rFonts w:ascii="Cambria Math" w:hAnsi="Cambria Math"/>
                      <w:i/>
                      <w:lang w:val="en-CA"/>
                    </w:rPr>
                  </m:ctrlPr>
                </m:e>
                <m:e>
                  <m:r>
                    <w:rPr>
                      <w:rFonts w:ascii="Cambria Math" w:hAnsi="Cambria Math"/>
                      <w:lang w:val="en-CA"/>
                    </w:rPr>
                    <m:t>normVar&lt;0.8</m:t>
                  </m:r>
                  <m:ctrlPr>
                    <w:rPr>
                      <w:rFonts w:ascii="Cambria Math" w:hAnsi="Cambria Math"/>
                      <w:i/>
                      <w:lang w:val="en-CA"/>
                    </w:rPr>
                  </m:ctrlPr>
                </m:e>
              </m:mr>
            </m:m>
            <m:ctrlPr>
              <w:rPr>
                <w:rFonts w:ascii="Cambria Math" w:hAnsi="Cambria Math"/>
                <w:i/>
                <w:lang w:val="en-CA"/>
              </w:rPr>
            </m:ctrlPr>
          </m:e>
        </m:d>
      </m:oMath>
      <w:r>
        <w:rPr>
          <w:lang w:val="en-CA"/>
        </w:rPr>
        <w:tab/>
      </w:r>
      <w:r>
        <w:rPr>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78</w:t>
      </w:r>
      <w:r>
        <w:rPr>
          <w:szCs w:val="22"/>
          <w:lang w:val="en-CA"/>
        </w:rPr>
        <w:fldChar w:fldCharType="end"/>
      </w:r>
      <w:r>
        <w:rPr>
          <w:szCs w:val="22"/>
          <w:lang w:val="en-CA"/>
        </w:rPr>
        <w:t>)</w:t>
      </w:r>
    </w:p>
    <w:p>
      <w:pPr>
        <w:ind w:left="720"/>
        <w:rPr>
          <w:lang w:val="en-CA"/>
        </w:rPr>
      </w:pPr>
      <w:r>
        <w:rPr>
          <w:lang w:val="en-CA"/>
        </w:rPr>
        <w:t xml:space="preserve">else if </w:t>
      </w:r>
      <m:oMath>
        <m:r>
          <w:rPr>
            <w:rFonts w:ascii="Cambria Math" w:hAnsi="Cambria Math"/>
            <w:lang w:val="en-CA"/>
          </w:rPr>
          <m:t>normVar&gt;1.0</m:t>
        </m:r>
      </m:oMath>
      <w:r>
        <w:rPr>
          <w:lang w:val="en-CA"/>
        </w:rPr>
        <w:t>,</w:t>
      </w:r>
    </w:p>
    <w:p>
      <w:pPr>
        <w:ind w:left="720"/>
        <w:jc w:val="right"/>
        <w:rPr>
          <w:lang w:val="en-CA"/>
        </w:rPr>
      </w:pPr>
      <m:oMath>
        <m:r>
          <w:rPr>
            <w:rFonts w:ascii="Cambria Math" w:hAnsi="Cambria Math"/>
            <w:lang w:val="en-CA"/>
          </w:rPr>
          <m:t>binCW[i]=</m:t>
        </m:r>
        <m:d>
          <m:dPr>
            <m:begChr m:val="{"/>
            <m:endChr m:val=""/>
            <m:ctrlPr>
              <w:rPr>
                <w:rFonts w:ascii="Cambria Math" w:hAnsi="Cambria Math"/>
                <w:i/>
                <w:lang w:val="en-CA"/>
              </w:rPr>
            </m:ctrlPr>
          </m:dPr>
          <m:e>
            <m:m>
              <m:mPr>
                <m:mcs>
                  <m:mc>
                    <m:mcPr>
                      <m:count m:val="2"/>
                      <m:mcJc m:val="center"/>
                    </m:mcPr>
                  </m:mc>
                </m:mcs>
                <m:ctrlPr>
                  <w:rPr>
                    <w:rFonts w:ascii="Cambria Math" w:hAnsi="Cambria Math"/>
                    <w:i/>
                    <w:lang w:val="en-CA"/>
                  </w:rPr>
                </m:ctrlPr>
              </m:mPr>
              <m:mr>
                <m:e>
                  <m:r>
                    <w:rPr>
                      <w:rFonts w:ascii="Cambria Math" w:hAnsi="Cambria Math"/>
                      <w:lang w:val="en-CA"/>
                    </w:rPr>
                    <m:t>binCW</m:t>
                  </m:r>
                  <m:d>
                    <m:dPr>
                      <m:begChr m:val="["/>
                      <m:endChr m:val="]"/>
                      <m:ctrlPr>
                        <w:rPr>
                          <w:rFonts w:ascii="Cambria Math" w:hAnsi="Cambria Math"/>
                          <w:i/>
                          <w:lang w:val="en-CA"/>
                        </w:rPr>
                      </m:ctrlPr>
                    </m:dPr>
                    <m:e>
                      <m:r>
                        <w:rPr>
                          <w:rFonts w:ascii="Cambria Math" w:hAnsi="Cambria Math"/>
                          <w:lang w:val="en-CA"/>
                        </w:rPr>
                        <m:t>i</m:t>
                      </m:r>
                      <m:ctrlPr>
                        <w:rPr>
                          <w:rFonts w:ascii="Cambria Math" w:hAnsi="Cambria Math"/>
                          <w:i/>
                          <w:lang w:val="en-CA"/>
                        </w:rPr>
                      </m:ctrlPr>
                    </m:e>
                  </m:d>
                  <m:r>
                    <w:rPr>
                      <w:rFonts w:ascii="Cambria Math" w:hAnsi="Cambria Math"/>
                      <w:lang w:val="en-CA"/>
                    </w:rPr>
                    <m:t>-delta1,</m:t>
                  </m:r>
                  <m:ctrlPr>
                    <w:rPr>
                      <w:rFonts w:ascii="Cambria Math" w:hAnsi="Cambria Math"/>
                      <w:i/>
                      <w:lang w:val="en-CA"/>
                    </w:rPr>
                  </m:ctrlPr>
                </m:e>
                <m:e>
                  <m:r>
                    <w:rPr>
                      <w:rFonts w:ascii="Cambria Math" w:hAnsi="Cambria Math"/>
                      <w:lang w:val="en-CA"/>
                    </w:rPr>
                    <m:t>1.1&lt;normVar≤1.2</m:t>
                  </m:r>
                  <m:ctrlPr>
                    <w:rPr>
                      <w:rFonts w:ascii="Cambria Math" w:hAnsi="Cambria Math"/>
                      <w:i/>
                      <w:lang w:val="en-CA"/>
                    </w:rPr>
                  </m:ctrlPr>
                </m:e>
              </m:mr>
              <m:mr>
                <m:e>
                  <m:r>
                    <w:rPr>
                      <w:rFonts w:ascii="Cambria Math" w:hAnsi="Cambria Math"/>
                      <w:lang w:val="en-CA"/>
                    </w:rPr>
                    <m:t>binCW</m:t>
                  </m:r>
                  <m:d>
                    <m:dPr>
                      <m:begChr m:val="["/>
                      <m:endChr m:val="]"/>
                      <m:ctrlPr>
                        <w:rPr>
                          <w:rFonts w:ascii="Cambria Math" w:hAnsi="Cambria Math"/>
                          <w:i/>
                          <w:lang w:val="en-CA"/>
                        </w:rPr>
                      </m:ctrlPr>
                    </m:dPr>
                    <m:e>
                      <m:r>
                        <w:rPr>
                          <w:rFonts w:ascii="Cambria Math" w:hAnsi="Cambria Math"/>
                          <w:lang w:val="en-CA"/>
                        </w:rPr>
                        <m:t>i</m:t>
                      </m:r>
                      <m:ctrlPr>
                        <w:rPr>
                          <w:rFonts w:ascii="Cambria Math" w:hAnsi="Cambria Math"/>
                          <w:i/>
                          <w:lang w:val="en-CA"/>
                        </w:rPr>
                      </m:ctrlPr>
                    </m:e>
                  </m:d>
                  <m:r>
                    <w:rPr>
                      <w:rFonts w:ascii="Cambria Math" w:hAnsi="Cambria Math"/>
                      <w:lang w:val="en-CA"/>
                    </w:rPr>
                    <m:t>-delta2,</m:t>
                  </m:r>
                  <m:ctrlPr>
                    <w:rPr>
                      <w:rFonts w:ascii="Cambria Math" w:hAnsi="Cambria Math"/>
                      <w:i/>
                      <w:lang w:val="en-CA"/>
                    </w:rPr>
                  </m:ctrlPr>
                </m:e>
                <m:e>
                  <m:r>
                    <w:rPr>
                      <w:rFonts w:ascii="Cambria Math" w:hAnsi="Cambria Math"/>
                      <w:lang w:val="en-CA"/>
                    </w:rPr>
                    <m:t>normVar&gt;1.2</m:t>
                  </m:r>
                  <m:ctrlPr>
                    <w:rPr>
                      <w:rFonts w:ascii="Cambria Math" w:hAnsi="Cambria Math"/>
                      <w:i/>
                      <w:lang w:val="en-CA"/>
                    </w:rPr>
                  </m:ctrlPr>
                </m:e>
              </m:mr>
            </m:m>
            <m:ctrlPr>
              <w:rPr>
                <w:rFonts w:ascii="Cambria Math" w:hAnsi="Cambria Math"/>
                <w:i/>
                <w:lang w:val="en-CA"/>
              </w:rPr>
            </m:ctrlPr>
          </m:e>
        </m:d>
      </m:oMath>
      <w:r>
        <w:rPr>
          <w:lang w:val="en-CA"/>
        </w:rPr>
        <w:tab/>
      </w:r>
      <w:r>
        <w:rPr>
          <w:lang w:val="en-CA"/>
        </w:rP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79</w:t>
      </w:r>
      <w:r>
        <w:rPr>
          <w:szCs w:val="22"/>
          <w:lang w:val="en-CA"/>
        </w:rPr>
        <w:fldChar w:fldCharType="end"/>
      </w:r>
      <w:r>
        <w:rPr>
          <w:szCs w:val="22"/>
          <w:lang w:val="en-CA"/>
        </w:rPr>
        <w:t>)</w:t>
      </w:r>
    </w:p>
    <w:p>
      <w:pPr>
        <w:ind w:left="720"/>
        <w:jc w:val="both"/>
        <w:rPr>
          <w:lang w:val="en-CA"/>
        </w:rPr>
      </w:pPr>
      <w:r>
        <w:rPr>
          <w:lang w:val="en-CA"/>
        </w:rPr>
        <w:t xml:space="preserve">where </w:t>
      </w:r>
      <m:oMath>
        <m:r>
          <w:rPr>
            <w:rFonts w:ascii="Cambria Math" w:hAnsi="Cambria Math"/>
            <w:lang w:val="en-CA"/>
          </w:rPr>
          <m:t>normVar=binVar[i]/meanVar</m:t>
        </m:r>
      </m:oMath>
      <w:r>
        <w:rPr>
          <w:lang w:val="en-CA"/>
        </w:rPr>
        <w:t xml:space="preserve">, </w:t>
      </w:r>
      <m:oMath>
        <m:r>
          <w:rPr>
            <w:rFonts w:ascii="Cambria Math" w:hAnsi="Cambria Math"/>
            <w:lang w:val="en-CA"/>
          </w:rPr>
          <m:t>delta1=round</m:t>
        </m:r>
        <m:d>
          <m:dPr>
            <m:ctrlPr>
              <w:rPr>
                <w:rFonts w:ascii="Cambria Math" w:hAnsi="Cambria Math"/>
                <w:i/>
                <w:lang w:val="en-CA"/>
              </w:rPr>
            </m:ctrlPr>
          </m:dPr>
          <m:e>
            <m:r>
              <w:rPr>
                <w:rFonts w:ascii="Cambria Math" w:hAnsi="Cambria Math"/>
                <w:lang w:val="en-CA"/>
              </w:rPr>
              <m:t>10*hist</m:t>
            </m:r>
            <m:ctrlPr>
              <w:rPr>
                <w:rFonts w:ascii="Cambria Math" w:hAnsi="Cambria Math"/>
                <w:i/>
                <w:lang w:val="en-CA"/>
              </w:rPr>
            </m:ctrlPr>
          </m:e>
        </m:d>
        <m:r>
          <w:rPr>
            <w:rFonts w:ascii="Cambria Math" w:hAnsi="Cambria Math"/>
            <w:lang w:val="en-CA"/>
          </w:rPr>
          <m:t>, delta2=round</m:t>
        </m:r>
        <m:d>
          <m:dPr>
            <m:ctrlPr>
              <w:rPr>
                <w:rFonts w:ascii="Cambria Math" w:hAnsi="Cambria Math"/>
                <w:i/>
                <w:lang w:val="en-CA"/>
              </w:rPr>
            </m:ctrlPr>
          </m:dPr>
          <m:e>
            <m:r>
              <w:rPr>
                <w:rFonts w:ascii="Cambria Math" w:hAnsi="Cambria Math"/>
                <w:lang w:val="en-CA"/>
              </w:rPr>
              <m:t>20*hist</m:t>
            </m:r>
            <m:ctrlPr>
              <w:rPr>
                <w:rFonts w:ascii="Cambria Math" w:hAnsi="Cambria Math"/>
                <w:i/>
                <w:lang w:val="en-CA"/>
              </w:rPr>
            </m:ctrlPr>
          </m:e>
        </m:d>
      </m:oMath>
      <w:r>
        <w:rPr>
          <w:lang w:val="en-CA"/>
        </w:rPr>
        <w:t xml:space="preserve">, where </w:t>
      </w:r>
      <m:oMath>
        <m:r>
          <w:rPr>
            <w:rFonts w:ascii="Cambria Math" w:hAnsi="Cambria Math"/>
            <w:lang w:val="en-CA"/>
          </w:rPr>
          <m:t>binVar[i]</m:t>
        </m:r>
      </m:oMath>
      <w:r>
        <w:rPr>
          <w:lang w:val="en-CA"/>
        </w:rPr>
        <w:t xml:space="preserve"> is the average local spatial variance for the luma values in the </w:t>
      </w:r>
      <w:r>
        <w:rPr>
          <w:i/>
          <w:lang w:val="en-CA"/>
        </w:rPr>
        <w:t>i-</w:t>
      </w:r>
      <w:r>
        <w:rPr>
          <w:lang w:val="en-CA"/>
        </w:rPr>
        <w:t xml:space="preserve">th piece; </w:t>
      </w:r>
      <m:oMath>
        <m:r>
          <w:rPr>
            <w:rFonts w:ascii="Cambria Math" w:hAnsi="Cambria Math"/>
            <w:lang w:val="en-CA"/>
          </w:rPr>
          <m:t>meanVar</m:t>
        </m:r>
      </m:oMath>
      <w:r>
        <w:rPr>
          <w:lang w:val="en-CA"/>
        </w:rPr>
        <w:t xml:space="preserve"> is the mean of the average local spatial variances across all valid pieces; and </w:t>
      </w:r>
      <m:oMath>
        <m:r>
          <w:rPr>
            <w:rFonts w:ascii="Cambria Math" w:hAnsi="Cambria Math"/>
            <w:lang w:val="en-CA"/>
          </w:rPr>
          <m:t>hist</m:t>
        </m:r>
      </m:oMath>
      <w:r>
        <w:rPr>
          <w:lang w:val="en-CA"/>
        </w:rPr>
        <w:t xml:space="preserve"> is the percentage of samples in the </w:t>
      </w:r>
      <w:r>
        <w:rPr>
          <w:i/>
          <w:lang w:val="en-CA"/>
        </w:rPr>
        <w:t>i-</w:t>
      </w:r>
      <w:r>
        <w:rPr>
          <w:lang w:val="en-CA"/>
        </w:rPr>
        <w:t>th piece over the total number of samples, clipped to the range of [0, 0.4] to avoid aggressive codeword assignment.</w:t>
      </w:r>
    </w:p>
    <w:p>
      <w:pPr>
        <w:pStyle w:val="46"/>
        <w:numPr>
          <w:ilvl w:val="0"/>
          <w:numId w:val="38"/>
        </w:numPr>
        <w:tabs>
          <w:tab w:val="left" w:pos="1800"/>
          <w:tab w:val="left" w:pos="2160"/>
          <w:tab w:val="left" w:pos="2520"/>
          <w:tab w:val="left" w:pos="2880"/>
          <w:tab w:val="left" w:pos="3240"/>
          <w:tab w:val="left" w:pos="3600"/>
          <w:tab w:val="left" w:pos="3960"/>
          <w:tab w:val="left" w:pos="4320"/>
        </w:tabs>
        <w:spacing w:before="136" w:after="20"/>
        <w:rPr>
          <w:sz w:val="22"/>
          <w:szCs w:val="22"/>
        </w:rPr>
      </w:pPr>
      <w:r>
        <w:rPr>
          <w:sz w:val="22"/>
          <w:szCs w:val="22"/>
        </w:rPr>
        <w:t>If the total number of codewords allocated exceeds the maximum number of allowed codewords. the total number of codewords is reduced by equal amount starting from the first piece.</w:t>
      </w:r>
    </w:p>
    <w:p>
      <w:pPr>
        <w:pStyle w:val="46"/>
        <w:numPr>
          <w:ilvl w:val="0"/>
          <w:numId w:val="38"/>
        </w:numPr>
        <w:tabs>
          <w:tab w:val="left" w:pos="1800"/>
          <w:tab w:val="left" w:pos="2160"/>
          <w:tab w:val="left" w:pos="2520"/>
          <w:tab w:val="left" w:pos="2880"/>
          <w:tab w:val="left" w:pos="3240"/>
          <w:tab w:val="left" w:pos="3600"/>
          <w:tab w:val="left" w:pos="3960"/>
          <w:tab w:val="left" w:pos="4320"/>
        </w:tabs>
        <w:spacing w:before="136" w:after="20"/>
        <w:rPr>
          <w:sz w:val="22"/>
          <w:szCs w:val="22"/>
        </w:rPr>
      </w:pPr>
      <w:r>
        <w:rPr>
          <w:sz w:val="22"/>
          <w:szCs w:val="22"/>
        </w:rPr>
        <w:t xml:space="preserve">Adaptation decisions are made to set LMCS slice type, high bit rate, and chroma adjust adaptation parameters based on the relative histogram and average local spatial variances of the luma signal before and after reshaping. </w:t>
      </w:r>
      <w:r>
        <w:rPr>
          <w:sz w:val="22"/>
          <w:szCs w:val="22"/>
          <w:lang w:val="en-CA"/>
        </w:rPr>
        <w:t>Slice type adaptation refers to enabling LMCS for the follow slice type combinations: intra and inter; pictures with temporal-ID 0 only; or inter only. High bit rate adaptation refers to adjusting the number of codewords allocated to pieces for QP values less than or equal to 22. Chroma adjustment adaptation refers to disabling or enabling chroma residue scaling. All these adaptation decisions are based on a series of threshold comparisons.</w:t>
      </w:r>
    </w:p>
    <w:p>
      <w:pPr>
        <w:pStyle w:val="46"/>
        <w:numPr>
          <w:ilvl w:val="0"/>
          <w:numId w:val="3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after="20"/>
        <w:textAlignment w:val="baseline"/>
        <w:rPr>
          <w:rFonts w:eastAsiaTheme="minorEastAsia"/>
          <w:sz w:val="22"/>
          <w:szCs w:val="22"/>
          <w:lang w:eastAsia="ko-KR"/>
        </w:rPr>
      </w:pPr>
      <w:r>
        <w:rPr>
          <w:rFonts w:eastAsiaTheme="minorEastAsia"/>
          <w:sz w:val="22"/>
          <w:szCs w:val="22"/>
          <w:lang w:eastAsia="ko-KR"/>
        </w:rPr>
        <w:t>The SignalledCW [i] values are signalled in an LMCS APS.</w:t>
      </w:r>
    </w:p>
    <w:p>
      <w:pPr>
        <w:tabs>
          <w:tab w:val="left" w:pos="1800"/>
          <w:tab w:val="left" w:pos="2160"/>
          <w:tab w:val="left" w:pos="2520"/>
          <w:tab w:val="left" w:pos="2880"/>
          <w:tab w:val="left" w:pos="3240"/>
          <w:tab w:val="left" w:pos="3600"/>
          <w:tab w:val="left" w:pos="3960"/>
          <w:tab w:val="left" w:pos="4320"/>
        </w:tabs>
        <w:spacing w:after="20"/>
        <w:ind w:left="360"/>
        <w:rPr>
          <w:rFonts w:eastAsiaTheme="minorEastAsia"/>
          <w:szCs w:val="22"/>
          <w:lang w:eastAsia="ko-KR"/>
        </w:rPr>
      </w:pPr>
    </w:p>
    <w:p>
      <w:pPr>
        <w:jc w:val="both"/>
        <w:rPr>
          <w:rFonts w:eastAsiaTheme="minorEastAsia"/>
          <w:szCs w:val="22"/>
          <w:lang w:eastAsia="ko-KR"/>
        </w:rPr>
      </w:pPr>
      <w:r>
        <w:rPr>
          <w:rFonts w:eastAsiaTheme="minorEastAsia"/>
          <w:szCs w:val="22"/>
          <w:lang w:eastAsia="ko-KR"/>
        </w:rPr>
        <w:t xml:space="preserve">When LMCS is applied, SSE is used for luma for intra (I) slices and weighted SSE is used for luma for inter (P or B) slices. The weight, w_lmcs(k), is derived as follows based on the codeword assignment of the k-th piece in the piecewise linear model. </w:t>
      </w:r>
    </w:p>
    <w:p>
      <w:pPr>
        <w:tabs>
          <w:tab w:val="left" w:pos="1800"/>
          <w:tab w:val="left" w:pos="2160"/>
          <w:tab w:val="left" w:pos="2520"/>
          <w:tab w:val="left" w:pos="2880"/>
          <w:tab w:val="left" w:pos="3240"/>
          <w:tab w:val="left" w:pos="3600"/>
          <w:tab w:val="left" w:pos="3960"/>
          <w:tab w:val="left" w:pos="4320"/>
        </w:tabs>
        <w:spacing w:after="20"/>
        <w:jc w:val="right"/>
        <w:rPr>
          <w:rFonts w:eastAsiaTheme="minorEastAsia"/>
          <w:szCs w:val="22"/>
          <w:lang w:eastAsia="ko-KR"/>
        </w:rPr>
      </w:pPr>
      <w:r>
        <w:rPr>
          <w:rFonts w:eastAsiaTheme="minorEastAsia"/>
          <w:szCs w:val="22"/>
          <w:lang w:eastAsia="ko-KR"/>
        </w:rPr>
        <w:t>w_lmcs[k] = (SignalledCW[k]/OrgCW)^2</w:t>
      </w:r>
      <w:r>
        <w:tab/>
      </w:r>
      <w:r>
        <w:tab/>
      </w:r>
      <w:r>
        <w:tab/>
      </w:r>
      <w:r>
        <w:tab/>
      </w:r>
      <w: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80</w:t>
      </w:r>
      <w:r>
        <w:rPr>
          <w:szCs w:val="22"/>
          <w:lang w:val="en-CA"/>
        </w:rPr>
        <w:fldChar w:fldCharType="end"/>
      </w:r>
      <w:r>
        <w:rPr>
          <w:szCs w:val="22"/>
          <w:lang w:val="en-CA"/>
        </w:rPr>
        <w:t>)</w:t>
      </w:r>
    </w:p>
    <w:p>
      <w:pPr>
        <w:jc w:val="both"/>
        <w:rPr>
          <w:rFonts w:eastAsiaTheme="minorEastAsia"/>
          <w:szCs w:val="22"/>
          <w:lang w:eastAsia="ko-KR"/>
        </w:rPr>
      </w:pPr>
      <w:r>
        <w:rPr>
          <w:rFonts w:eastAsiaTheme="minorEastAsia"/>
          <w:szCs w:val="22"/>
          <w:lang w:eastAsia="ko-KR"/>
        </w:rPr>
        <w:t>SSE is always used for chroma mode decision.</w:t>
      </w:r>
    </w:p>
    <w:p>
      <w:pPr>
        <w:jc w:val="both"/>
        <w:rPr>
          <w:szCs w:val="22"/>
        </w:rPr>
      </w:pPr>
      <w:r>
        <w:rPr>
          <w:rFonts w:eastAsiaTheme="minorEastAsia"/>
          <w:szCs w:val="22"/>
          <w:lang w:eastAsia="ko-KR"/>
        </w:rPr>
        <w:t xml:space="preserve">In terms of picture-level decision whether to enable LMCS or not, different considerations are given to the different coding configurations. For the Random Access (RA) test conditions, picture analysis is performed for each IRAP picture as explained above. Then, </w:t>
      </w:r>
      <w:r>
        <w:rPr>
          <w:rFonts w:eastAsiaTheme="minorEastAsia"/>
          <w:szCs w:val="22"/>
          <w:lang w:val="en-CA" w:eastAsia="ko-KR"/>
        </w:rPr>
        <w:t>if the average local spatial variance of the original picture is large, or if the average local variance of the mapped picture is large compared to the original, then LMCS is disabled for intra.</w:t>
      </w:r>
      <w:r>
        <w:rPr>
          <w:rFonts w:eastAsiaTheme="minorEastAsia"/>
          <w:szCs w:val="22"/>
          <w:lang w:eastAsia="ko-KR"/>
        </w:rPr>
        <w:t xml:space="preserve"> For the other inter-coded pictures in the same IRAP period, if LMCS is enabled for the IRAP picture,</w:t>
      </w:r>
      <w:r>
        <w:rPr>
          <w:szCs w:val="22"/>
        </w:rPr>
        <w:t xml:space="preserve"> then LMCS is enabled only for the pictures with temporal layer ID equal to 0. Otherwise, if LMCS is disabled for the IRAP picture, then LMCS is enabled for all the inter-coded pictures. </w:t>
      </w:r>
    </w:p>
    <w:p>
      <w:pPr>
        <w:jc w:val="both"/>
        <w:rPr>
          <w:rFonts w:eastAsiaTheme="minorEastAsia"/>
          <w:szCs w:val="22"/>
          <w:lang w:eastAsia="ko-KR"/>
        </w:rPr>
      </w:pPr>
      <w:r>
        <w:rPr>
          <w:szCs w:val="22"/>
        </w:rPr>
        <w:t xml:space="preserve">For All Intra (AI) and low delay (LD) test conditions, LMCS is enabled for all pictures. For AI, the LMCS parameter </w:t>
      </w:r>
      <w:r>
        <w:rPr>
          <w:rFonts w:eastAsiaTheme="minorEastAsia"/>
          <w:szCs w:val="22"/>
          <w:lang w:eastAsia="ko-KR"/>
        </w:rPr>
        <w:t xml:space="preserve">estimation is performed for all coded pictures, and the model parameters are updated in LMCS APS for all coded pictures. For LD, the LMCS parameters are estimated at every second interval, and the model parameters are updated in the LMCS APS at the instances of those pictures. </w:t>
      </w:r>
    </w:p>
    <w:p>
      <w:pPr>
        <w:pStyle w:val="6"/>
        <w:spacing w:before="136"/>
        <w:ind w:left="1080" w:hanging="1080"/>
        <w:rPr>
          <w:szCs w:val="22"/>
        </w:rPr>
      </w:pPr>
      <w:r>
        <w:rPr>
          <w:lang w:val="en-CA" w:eastAsia="ko-KR"/>
        </w:rPr>
        <w:t xml:space="preserve">LMCS </w:t>
      </w:r>
      <w:r>
        <w:t>parameter</w:t>
      </w:r>
      <w:r>
        <w:rPr>
          <w:lang w:val="en-CA" w:eastAsia="ko-KR"/>
        </w:rPr>
        <w:t xml:space="preserve"> estimation for HDR</w:t>
      </w:r>
    </w:p>
    <w:p>
      <w:pPr>
        <w:jc w:val="both"/>
        <w:rPr>
          <w:szCs w:val="22"/>
        </w:rPr>
      </w:pPr>
      <w:r>
        <w:rPr>
          <w:szCs w:val="22"/>
        </w:rPr>
        <w:t xml:space="preserve">In the JVET HDR CTC, two types of HDR sequences are included: PQ and HLG </w:t>
      </w:r>
      <w:r>
        <w:rPr>
          <w:szCs w:val="22"/>
        </w:rPr>
        <w:fldChar w:fldCharType="begin"/>
      </w:r>
      <w:r>
        <w:rPr>
          <w:szCs w:val="22"/>
        </w:rPr>
        <w:instrText xml:space="preserve"> REF _Ref513637141 \r \h </w:instrText>
      </w:r>
      <w:r>
        <w:rPr>
          <w:szCs w:val="22"/>
        </w:rPr>
        <w:fldChar w:fldCharType="separate"/>
      </w:r>
      <w:r>
        <w:rPr>
          <w:szCs w:val="22"/>
        </w:rPr>
        <w:t>[3]</w:t>
      </w:r>
      <w:r>
        <w:rPr>
          <w:szCs w:val="22"/>
        </w:rPr>
        <w:fldChar w:fldCharType="end"/>
      </w:r>
      <w:r>
        <w:rPr>
          <w:szCs w:val="22"/>
        </w:rPr>
        <w:t xml:space="preserve">. These two types of sequences are treated differently in the VTM reference encoder. For the PQ sequences, the VTM reference encoder applies </w:t>
      </w:r>
      <w:r>
        <w:rPr>
          <w:szCs w:val="22"/>
          <w:lang w:val="en-CA"/>
        </w:rPr>
        <w:t>luma-based QP adaptation</w:t>
      </w:r>
      <w:r>
        <w:rPr>
          <w:szCs w:val="22"/>
        </w:rPr>
        <w:t xml:space="preserve"> and allows the QP value to vary spatially </w:t>
      </w:r>
      <w:r>
        <w:rPr>
          <w:szCs w:val="22"/>
        </w:rPr>
        <w:fldChar w:fldCharType="begin"/>
      </w:r>
      <w:r>
        <w:rPr>
          <w:szCs w:val="22"/>
        </w:rPr>
        <w:instrText xml:space="preserve"> REF _Ref513637141 \r \h  \* MERGEFORMAT </w:instrText>
      </w:r>
      <w:r>
        <w:rPr>
          <w:szCs w:val="22"/>
        </w:rPr>
        <w:fldChar w:fldCharType="separate"/>
      </w:r>
      <w:r>
        <w:rPr>
          <w:szCs w:val="22"/>
        </w:rPr>
        <w:t>[3]</w:t>
      </w:r>
      <w:r>
        <w:rPr>
          <w:szCs w:val="22"/>
        </w:rPr>
        <w:fldChar w:fldCharType="end"/>
      </w:r>
      <w:r>
        <w:rPr>
          <w:szCs w:val="22"/>
        </w:rPr>
        <w:t xml:space="preserve">. For the HLG sequences, static quantization is used </w:t>
      </w:r>
      <w:r>
        <w:rPr>
          <w:szCs w:val="22"/>
        </w:rPr>
        <w:fldChar w:fldCharType="begin"/>
      </w:r>
      <w:r>
        <w:rPr>
          <w:szCs w:val="22"/>
        </w:rPr>
        <w:instrText xml:space="preserve"> REF _Ref513637141 \r \h  \* MERGEFORMAT </w:instrText>
      </w:r>
      <w:r>
        <w:rPr>
          <w:szCs w:val="22"/>
        </w:rPr>
        <w:fldChar w:fldCharType="separate"/>
      </w:r>
      <w:r>
        <w:rPr>
          <w:szCs w:val="22"/>
        </w:rPr>
        <w:t>[3]</w:t>
      </w:r>
      <w:r>
        <w:rPr>
          <w:szCs w:val="22"/>
        </w:rPr>
        <w:fldChar w:fldCharType="end"/>
      </w:r>
      <w:r>
        <w:rPr>
          <w:szCs w:val="22"/>
        </w:rPr>
        <w:t xml:space="preserve">. Correspondingly, LMCS is applied differently for these two types of sequences as well. For PQ, LMCS is applied using a default LMCS mapping fucntion calculated as explained below. For HLG, LMCS parameter estimation algorithm similar to that for SDR is applied. </w:t>
      </w:r>
    </w:p>
    <w:p>
      <w:pPr>
        <w:jc w:val="both"/>
        <w:rPr>
          <w:szCs w:val="22"/>
          <w:lang w:val="en-CA"/>
        </w:rPr>
      </w:pPr>
      <w:r>
        <w:rPr>
          <w:szCs w:val="22"/>
        </w:rPr>
        <w:t xml:space="preserve">The </w:t>
      </w:r>
      <w:r>
        <w:rPr>
          <w:szCs w:val="22"/>
          <w:lang w:val="en-CA"/>
        </w:rPr>
        <w:t xml:space="preserve">VTM reference encoder uses wPSNR (weighted PSNR) instead of the conventional PSNR as an objective quality metric in the HDR PQ CTC </w:t>
      </w:r>
      <w:r>
        <w:rPr>
          <w:szCs w:val="22"/>
          <w:lang w:val="en-CA"/>
        </w:rPr>
        <w:fldChar w:fldCharType="begin"/>
      </w:r>
      <w:r>
        <w:rPr>
          <w:szCs w:val="22"/>
          <w:lang w:val="en-CA"/>
        </w:rPr>
        <w:instrText xml:space="preserve"> REF _Ref513637141 \r \h  \* MERGEFORMAT </w:instrText>
      </w:r>
      <w:r>
        <w:rPr>
          <w:szCs w:val="22"/>
          <w:lang w:val="en-CA"/>
        </w:rPr>
        <w:fldChar w:fldCharType="separate"/>
      </w:r>
      <w:r>
        <w:rPr>
          <w:szCs w:val="22"/>
          <w:lang w:val="en-CA"/>
        </w:rPr>
        <w:t>[3]</w:t>
      </w:r>
      <w:r>
        <w:rPr>
          <w:szCs w:val="22"/>
          <w:lang w:val="en-CA"/>
        </w:rPr>
        <w:fldChar w:fldCharType="end"/>
      </w:r>
      <w:r>
        <w:rPr>
          <w:szCs w:val="22"/>
          <w:lang w:val="en-CA"/>
        </w:rPr>
        <w:t xml:space="preserve">. The default HDR PQ LMCS curve is calculated to match the dQP function to maximize the wPSNR metric. </w:t>
      </w:r>
    </w:p>
    <w:p>
      <w:pPr>
        <w:jc w:val="both"/>
        <w:rPr>
          <w:szCs w:val="22"/>
          <w:lang w:val="en-CA"/>
        </w:rPr>
      </w:pPr>
      <w:r>
        <w:rPr>
          <w:szCs w:val="22"/>
        </w:rPr>
        <w:t xml:space="preserve">The luma-based QP adaptation </w:t>
      </w:r>
      <w:r>
        <w:rPr>
          <w:szCs w:val="22"/>
          <w:lang w:val="en-CA"/>
        </w:rPr>
        <w:t>derives a local delta QP (dQP) value per CTU based on the average of luma sample values:</w:t>
      </w:r>
    </w:p>
    <w:p>
      <w:pPr>
        <w:jc w:val="right"/>
        <w:rPr>
          <w:szCs w:val="22"/>
        </w:rPr>
      </w:pPr>
      <w:r>
        <w:rPr>
          <w:szCs w:val="22"/>
          <w:lang w:val="en-CA"/>
        </w:rPr>
        <w:t>dQP(Y) = max(−3, min(6, 0.015*Y − 1.5 − 6 ) )</w:t>
      </w:r>
      <w:r>
        <w:t xml:space="preserve"> </w:t>
      </w:r>
      <w:r>
        <w:tab/>
      </w:r>
      <w:r>
        <w:tab/>
      </w:r>
      <w:r>
        <w:tab/>
      </w:r>
      <w: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81</w:t>
      </w:r>
      <w:r>
        <w:rPr>
          <w:szCs w:val="22"/>
          <w:lang w:val="en-CA"/>
        </w:rPr>
        <w:fldChar w:fldCharType="end"/>
      </w:r>
      <w:r>
        <w:rPr>
          <w:szCs w:val="22"/>
          <w:lang w:val="en-CA"/>
        </w:rPr>
        <w:t>)</w:t>
      </w:r>
    </w:p>
    <w:p>
      <w:pPr>
        <w:jc w:val="both"/>
        <w:rPr>
          <w:szCs w:val="22"/>
          <w:lang w:val="en-CA"/>
        </w:rPr>
      </w:pPr>
      <w:r>
        <w:rPr>
          <w:szCs w:val="22"/>
          <w:lang w:val="en-CA"/>
        </w:rPr>
        <w:t xml:space="preserve">where Y is the average luma value, </w:t>
      </w:r>
      <m:oMath>
        <m:r>
          <m:rPr>
            <m:sty m:val="p"/>
          </m:rPr>
          <w:rPr>
            <w:rFonts w:ascii="Cambria Math" w:hAnsi="Cambria Math"/>
            <w:szCs w:val="22"/>
            <w:lang w:val="en-CA"/>
          </w:rPr>
          <m:t>Y</m:t>
        </m:r>
        <m:r>
          <w:rPr>
            <w:rFonts w:ascii="Cambria Math" w:hAnsi="Cambria Math"/>
            <w:szCs w:val="22"/>
            <w:lang w:val="en-CA"/>
          </w:rPr>
          <m:t xml:space="preserve">∈[0, </m:t>
        </m:r>
        <m:r>
          <m:rPr>
            <m:sty m:val="p"/>
          </m:rPr>
          <w:rPr>
            <w:rFonts w:ascii="Cambria Math" w:hAnsi="Cambria Math"/>
            <w:szCs w:val="22"/>
            <w:lang w:val="en-CA"/>
          </w:rPr>
          <m:t>maxY</m:t>
        </m:r>
        <m:r>
          <w:rPr>
            <w:rFonts w:ascii="Cambria Math" w:hAnsi="Cambria Math"/>
            <w:szCs w:val="22"/>
            <w:lang w:val="en-CA"/>
          </w:rPr>
          <m:t>]</m:t>
        </m:r>
      </m:oMath>
      <w:r>
        <w:rPr>
          <w:szCs w:val="22"/>
          <w:lang w:val="en-CA"/>
        </w:rPr>
        <w:t xml:space="preserve">, maxY=1023 for 10-bit video </w:t>
      </w:r>
      <w:r>
        <w:rPr>
          <w:szCs w:val="22"/>
          <w:lang w:val="en-CA"/>
        </w:rPr>
        <w:fldChar w:fldCharType="begin"/>
      </w:r>
      <w:r>
        <w:rPr>
          <w:szCs w:val="22"/>
          <w:lang w:val="en-CA"/>
        </w:rPr>
        <w:instrText xml:space="preserve"> REF _Ref1121603 \r \h  \* MERGEFORMAT </w:instrText>
      </w:r>
      <w:r>
        <w:rPr>
          <w:szCs w:val="22"/>
          <w:lang w:val="en-CA"/>
        </w:rPr>
        <w:fldChar w:fldCharType="separate"/>
      </w:r>
      <w:r>
        <w:rPr>
          <w:szCs w:val="22"/>
          <w:lang w:val="en-CA"/>
        </w:rPr>
        <w:t>[8]</w:t>
      </w:r>
      <w:r>
        <w:rPr>
          <w:szCs w:val="22"/>
          <w:lang w:val="en-CA"/>
        </w:rPr>
        <w:fldChar w:fldCharType="end"/>
      </w:r>
      <w:r>
        <w:rPr>
          <w:szCs w:val="22"/>
          <w:lang w:val="en-CA"/>
        </w:rPr>
        <w:t xml:space="preserve">. The weight (W_SSE) used in wPSNR calculation is derived based on dQP values: </w:t>
      </w:r>
      <w:bookmarkStart w:id="282" w:name="OLE_LINK300"/>
    </w:p>
    <w:p>
      <w:pPr>
        <w:jc w:val="right"/>
        <w:rPr>
          <w:szCs w:val="22"/>
          <w:lang w:val="en-CA"/>
        </w:rPr>
      </w:pPr>
      <w:r>
        <w:rPr>
          <w:szCs w:val="22"/>
          <w:lang w:val="en-CA"/>
        </w:rPr>
        <w:t>W_SSE(Y</w:t>
      </w:r>
      <w:bookmarkEnd w:id="282"/>
      <w:r>
        <w:rPr>
          <w:szCs w:val="22"/>
          <w:lang w:val="en-CA"/>
        </w:rPr>
        <w:t>) = 2^(dQP(Y)/3)</w:t>
      </w:r>
      <w:r>
        <w:rPr>
          <w:szCs w:val="22"/>
          <w:lang w:val="en-CA"/>
        </w:rPr>
        <w:tab/>
      </w:r>
      <w:r>
        <w:rPr>
          <w:szCs w:val="22"/>
          <w:lang w:val="en-CA"/>
        </w:rPr>
        <w:tab/>
      </w:r>
      <w:r>
        <w:rPr>
          <w:szCs w:val="22"/>
          <w:lang w:val="en-CA"/>
        </w:rPr>
        <w:tab/>
      </w:r>
      <w:r>
        <w:tab/>
      </w:r>
      <w:r>
        <w:tab/>
      </w:r>
      <w:r>
        <w:tab/>
      </w:r>
      <w:r>
        <w:rPr>
          <w:szCs w:val="22"/>
          <w:lang w:val="en-CA"/>
        </w:rPr>
        <w:t>(</w:t>
      </w:r>
      <w:r>
        <w:rPr>
          <w:rFonts w:hint="eastAsia" w:eastAsia="Malgun Gothic"/>
          <w:szCs w:val="22"/>
          <w:lang w:val="en-CA" w:eastAsia="ko-KR"/>
        </w:rPr>
        <w:t>3</w:t>
      </w:r>
      <w:r>
        <w:rPr>
          <w:rFonts w:eastAsia="Malgun Gothic"/>
          <w:szCs w:val="22"/>
          <w:lang w:val="en-CA" w:eastAsia="ko-KR"/>
        </w:rPr>
        <w:t>-</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82</w:t>
      </w:r>
      <w:r>
        <w:rPr>
          <w:szCs w:val="22"/>
          <w:lang w:val="en-CA"/>
        </w:rPr>
        <w:fldChar w:fldCharType="end"/>
      </w:r>
      <w:r>
        <w:rPr>
          <w:szCs w:val="22"/>
          <w:lang w:val="en-CA"/>
        </w:rPr>
        <w:t>)</w:t>
      </w:r>
    </w:p>
    <w:p>
      <w:pPr>
        <w:rPr>
          <w:szCs w:val="22"/>
        </w:rPr>
      </w:pPr>
      <w:r>
        <w:rPr>
          <w:szCs w:val="22"/>
          <w:lang w:val="en-CA"/>
        </w:rPr>
        <w:t xml:space="preserve">The </w:t>
      </w:r>
      <w:r>
        <w:rPr>
          <w:szCs w:val="22"/>
        </w:rPr>
        <w:t>default LMCS curve is calculated based on luma sample value as follows:</w:t>
      </w:r>
    </w:p>
    <w:p>
      <w:pPr>
        <w:pStyle w:val="46"/>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CA"/>
        </w:rPr>
      </w:pPr>
      <w:r>
        <w:rPr>
          <w:sz w:val="22"/>
          <w:szCs w:val="22"/>
          <w:lang w:val="en-CA"/>
        </w:rPr>
        <w:t xml:space="preserve">Compute the slope of the reshaping curve: slope[Y] = sqrt(W_SSE(Y)) = 2^(dQP(Y)/6).  </w:t>
      </w:r>
    </w:p>
    <w:p>
      <w:pPr>
        <w:pStyle w:val="46"/>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CA"/>
        </w:rPr>
      </w:pPr>
      <w:r>
        <w:rPr>
          <w:sz w:val="22"/>
          <w:szCs w:val="22"/>
          <w:lang w:val="en-CA"/>
        </w:rPr>
        <w:t xml:space="preserve">If signal is in narrow range (also called a standard range) </w:t>
      </w:r>
      <w:r>
        <w:rPr>
          <w:sz w:val="22"/>
          <w:szCs w:val="22"/>
          <w:lang w:val="en-CA"/>
        </w:rPr>
        <w:fldChar w:fldCharType="begin"/>
      </w:r>
      <w:r>
        <w:rPr>
          <w:sz w:val="22"/>
          <w:szCs w:val="22"/>
          <w:lang w:val="en-CA"/>
        </w:rPr>
        <w:instrText xml:space="preserve"> REF _Ref1121603 \r \h  \* MERGEFORMAT </w:instrText>
      </w:r>
      <w:r>
        <w:rPr>
          <w:sz w:val="22"/>
          <w:szCs w:val="22"/>
          <w:lang w:val="en-CA"/>
        </w:rPr>
        <w:fldChar w:fldCharType="separate"/>
      </w:r>
      <w:r>
        <w:rPr>
          <w:sz w:val="22"/>
          <w:szCs w:val="22"/>
          <w:lang w:val="en-CA"/>
        </w:rPr>
        <w:t>[8]</w:t>
      </w:r>
      <w:r>
        <w:rPr>
          <w:sz w:val="22"/>
          <w:szCs w:val="22"/>
          <w:lang w:val="en-CA"/>
        </w:rPr>
        <w:fldChar w:fldCharType="end"/>
      </w:r>
      <w:r>
        <w:rPr>
          <w:sz w:val="22"/>
          <w:szCs w:val="22"/>
          <w:lang w:val="en-CA"/>
        </w:rPr>
        <w:t xml:space="preserve">, set slope[Y] = 0 for </w:t>
      </w:r>
      <m:oMath>
        <m:r>
          <m:rPr>
            <m:sty m:val="p"/>
          </m:rPr>
          <w:rPr>
            <w:rFonts w:ascii="Cambria Math" w:hAnsi="Cambria Math"/>
            <w:sz w:val="22"/>
            <w:szCs w:val="22"/>
            <w:lang w:val="en-CA"/>
          </w:rPr>
          <m:t>Y</m:t>
        </m:r>
        <m:r>
          <w:rPr>
            <w:rFonts w:hint="eastAsia" w:ascii="Cambria Math" w:hAnsi="Cambria Math"/>
            <w:sz w:val="22"/>
            <w:szCs w:val="22"/>
            <w:lang w:val="en-CA"/>
          </w:rPr>
          <m:t>∈</m:t>
        </m:r>
        <m:r>
          <w:rPr>
            <w:rFonts w:ascii="Cambria Math" w:hAnsi="Cambria Math"/>
            <w:sz w:val="22"/>
            <w:szCs w:val="22"/>
            <w:lang w:val="en-CA"/>
          </w:rPr>
          <m:t xml:space="preserve">[0, </m:t>
        </m:r>
        <m:r>
          <m:rPr>
            <m:sty m:val="p"/>
          </m:rPr>
          <w:rPr>
            <w:rFonts w:ascii="Cambria Math" w:hAnsi="Cambria Math"/>
            <w:sz w:val="22"/>
            <w:szCs w:val="22"/>
            <w:lang w:val="en-CA"/>
          </w:rPr>
          <m:t>64</m:t>
        </m:r>
        <m:r>
          <w:rPr>
            <w:rFonts w:ascii="Cambria Math" w:hAnsi="Cambria Math"/>
            <w:sz w:val="22"/>
            <w:szCs w:val="22"/>
            <w:lang w:val="en-CA"/>
          </w:rPr>
          <m:t>)</m:t>
        </m:r>
      </m:oMath>
      <w:r>
        <w:rPr>
          <w:sz w:val="22"/>
          <w:szCs w:val="22"/>
          <w:lang w:val="en-CA"/>
        </w:rPr>
        <w:t xml:space="preserve">, or </w:t>
      </w:r>
      <m:oMath>
        <m:r>
          <m:rPr>
            <m:sty m:val="p"/>
          </m:rPr>
          <w:rPr>
            <w:rFonts w:ascii="Cambria Math" w:hAnsi="Cambria Math"/>
            <w:sz w:val="22"/>
            <w:szCs w:val="22"/>
            <w:lang w:val="en-CA"/>
          </w:rPr>
          <m:t>Y</m:t>
        </m:r>
        <m:r>
          <w:rPr>
            <w:rFonts w:hint="eastAsia" w:ascii="Cambria Math" w:hAnsi="Cambria Math"/>
            <w:sz w:val="22"/>
            <w:szCs w:val="22"/>
            <w:lang w:val="en-CA"/>
          </w:rPr>
          <m:t>∈</m:t>
        </m:r>
        <m:r>
          <w:rPr>
            <w:rFonts w:ascii="Cambria Math" w:hAnsi="Cambria Math"/>
            <w:sz w:val="22"/>
            <w:szCs w:val="22"/>
            <w:lang w:val="en-CA"/>
          </w:rPr>
          <m:t>(940,1023]</m:t>
        </m:r>
      </m:oMath>
      <w:r>
        <w:rPr>
          <w:sz w:val="22"/>
          <w:szCs w:val="22"/>
          <w:lang w:val="en-CA"/>
        </w:rPr>
        <w:t>.</w:t>
      </w:r>
    </w:p>
    <w:p>
      <w:pPr>
        <w:pStyle w:val="46"/>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CA"/>
        </w:rPr>
      </w:pPr>
      <w:r>
        <w:rPr>
          <w:sz w:val="22"/>
          <w:szCs w:val="22"/>
          <w:lang w:val="en-CA"/>
        </w:rPr>
        <w:t xml:space="preserve">Calculate F[Y] by integrating slope[Y], </w:t>
      </w:r>
      <w:r>
        <w:rPr>
          <w:sz w:val="22"/>
          <w:szCs w:val="22"/>
        </w:rPr>
        <w:t>F[Y+1] = F[Y] + slope[Y], Y =0…maxY−1</w:t>
      </w:r>
    </w:p>
    <w:p>
      <w:pPr>
        <w:pStyle w:val="46"/>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rPr>
      </w:pPr>
      <w:r>
        <w:rPr>
          <w:i/>
          <w:sz w:val="22"/>
          <w:szCs w:val="22"/>
        </w:rPr>
        <w:t>FwdLUT</w:t>
      </w:r>
      <w:r>
        <w:rPr>
          <w:sz w:val="22"/>
          <w:szCs w:val="22"/>
        </w:rPr>
        <w:t xml:space="preserve">[Y] is calculated by normalizing F[Y] to [0 maxY], </w:t>
      </w:r>
      <w:r>
        <w:rPr>
          <w:i/>
          <w:sz w:val="22"/>
          <w:szCs w:val="22"/>
        </w:rPr>
        <w:t>FwdLUT</w:t>
      </w:r>
      <w:r>
        <w:rPr>
          <w:sz w:val="22"/>
          <w:szCs w:val="22"/>
        </w:rPr>
        <w:t>[Y] = clip3(0, maxY, round(F[Y]*maxY/F[maxY]))</w:t>
      </w:r>
    </w:p>
    <w:p>
      <w:pPr>
        <w:pStyle w:val="46"/>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rFonts w:eastAsiaTheme="minorEastAsia"/>
          <w:sz w:val="22"/>
          <w:szCs w:val="22"/>
          <w:lang w:eastAsia="ko-KR"/>
        </w:rPr>
      </w:pPr>
      <w:r>
        <w:rPr>
          <w:sz w:val="22"/>
          <w:szCs w:val="22"/>
        </w:rPr>
        <w:t xml:space="preserve">Calculate the </w:t>
      </w:r>
      <w:r>
        <w:rPr>
          <w:rFonts w:eastAsiaTheme="minorEastAsia"/>
          <w:sz w:val="22"/>
          <w:szCs w:val="22"/>
          <w:lang w:eastAsia="ko-KR"/>
        </w:rPr>
        <w:t xml:space="preserve">number of codewords for the 16 equal pieces SignalledCW[i], i=0…15, as follows; </w:t>
      </w:r>
    </w:p>
    <w:p>
      <w:pPr>
        <w:pStyle w:val="46"/>
        <w:spacing w:before="136"/>
        <w:rPr>
          <w:sz w:val="22"/>
          <w:szCs w:val="22"/>
        </w:rPr>
      </w:pPr>
      <w:bookmarkStart w:id="283" w:name="OLE_LINK1"/>
      <w:r>
        <w:rPr>
          <w:sz w:val="22"/>
          <w:szCs w:val="22"/>
        </w:rPr>
        <w:t xml:space="preserve">SignalledCW[15] = </w:t>
      </w:r>
      <w:r>
        <w:rPr>
          <w:i/>
          <w:sz w:val="22"/>
          <w:szCs w:val="22"/>
        </w:rPr>
        <w:t>FwdLUT</w:t>
      </w:r>
      <w:r>
        <w:rPr>
          <w:sz w:val="22"/>
          <w:szCs w:val="22"/>
        </w:rPr>
        <w:t xml:space="preserve">[1023] − </w:t>
      </w:r>
      <w:r>
        <w:rPr>
          <w:i/>
          <w:sz w:val="22"/>
          <w:szCs w:val="22"/>
        </w:rPr>
        <w:t>FwdLUT</w:t>
      </w:r>
      <w:r>
        <w:rPr>
          <w:sz w:val="22"/>
          <w:szCs w:val="22"/>
        </w:rPr>
        <w:t>[960];</w:t>
      </w:r>
    </w:p>
    <w:p>
      <w:pPr>
        <w:pStyle w:val="46"/>
        <w:spacing w:before="136"/>
        <w:rPr>
          <w:sz w:val="22"/>
          <w:szCs w:val="22"/>
        </w:rPr>
      </w:pPr>
      <w:r>
        <w:rPr>
          <w:sz w:val="22"/>
          <w:szCs w:val="22"/>
        </w:rPr>
        <w:t>for( i = 14; i &gt;=0 ; i − −)</w:t>
      </w:r>
    </w:p>
    <w:p>
      <w:pPr>
        <w:pStyle w:val="46"/>
        <w:spacing w:before="136"/>
        <w:rPr>
          <w:sz w:val="22"/>
          <w:szCs w:val="22"/>
        </w:rPr>
      </w:pPr>
      <w:r>
        <w:rPr>
          <w:sz w:val="22"/>
          <w:szCs w:val="22"/>
        </w:rPr>
        <w:tab/>
      </w:r>
      <w:r>
        <w:rPr>
          <w:sz w:val="22"/>
          <w:szCs w:val="22"/>
        </w:rPr>
        <w:t>SignalledCW[ i  ] = FwdLUT[(i + 1) * OrgCW] − FwdLUT[i * OrgCW];</w:t>
      </w:r>
    </w:p>
    <w:bookmarkEnd w:id="283"/>
    <w:p>
      <w:pPr>
        <w:jc w:val="both"/>
      </w:pPr>
      <w:r>
        <w:rPr>
          <w:rFonts w:eastAsiaTheme="minorEastAsia"/>
          <w:szCs w:val="22"/>
          <w:lang w:eastAsia="ko-KR"/>
        </w:rPr>
        <w:t xml:space="preserve">In terms of rate distortion optimized mode decision at the encoder, when LMCS is applied, for an intra (I) slice, SSE is used for luma and weighted SSE is used for chroma as the distortion measure. For an inter (P or B) slice, weighted SSE is used for both luma and chroma. </w:t>
      </w:r>
      <w:bookmarkStart w:id="284" w:name="OLE_LINK564"/>
      <w:bookmarkStart w:id="285" w:name="OLE_LINK565"/>
      <w:r>
        <w:t>LMCS is applied to all slices.</w:t>
      </w:r>
      <w:bookmarkEnd w:id="284"/>
      <w:bookmarkEnd w:id="285"/>
    </w:p>
    <w:p>
      <w:pPr>
        <w:pStyle w:val="3"/>
        <w:spacing w:before="136"/>
        <w:rPr>
          <w:rFonts w:eastAsia="Malgun Gothic"/>
          <w:sz w:val="28"/>
          <w:lang w:val="en-CA" w:eastAsia="ko-KR"/>
        </w:rPr>
      </w:pPr>
      <w:bookmarkStart w:id="286" w:name="_Toc35804772"/>
      <w:r>
        <w:rPr>
          <w:sz w:val="28"/>
          <w:lang w:val="en-CA"/>
        </w:rPr>
        <w:t>360-degree video coding tools</w:t>
      </w:r>
      <w:bookmarkEnd w:id="286"/>
    </w:p>
    <w:p>
      <w:pPr>
        <w:pStyle w:val="4"/>
        <w:spacing w:before="136"/>
        <w:rPr>
          <w:lang w:val="en-CA"/>
        </w:rPr>
      </w:pPr>
      <w:bookmarkStart w:id="287" w:name="_Toc35804773"/>
      <w:r>
        <w:rPr>
          <w:lang w:val="en-CA"/>
        </w:rPr>
        <w:t>Horizontal wrap around motion compensation</w:t>
      </w:r>
      <w:bookmarkEnd w:id="287"/>
    </w:p>
    <w:p>
      <w:pPr>
        <w:jc w:val="both"/>
        <w:rPr>
          <w:szCs w:val="22"/>
          <w:lang w:val="en-CA"/>
        </w:rPr>
      </w:pPr>
      <w:r>
        <w:rPr>
          <w:szCs w:val="22"/>
          <w:lang w:val="en-CA"/>
        </w:rPr>
        <w:t xml:space="preserve">The horizontal wrap around motion compensation in the VTM8 is a 360-specific coding tool designed to improve the visual quality of reconstructed 360-degree video in the equi-rectangular (ERP) projection format </w:t>
      </w:r>
      <w:r>
        <w:rPr>
          <w:szCs w:val="22"/>
          <w:lang w:val="en-CA"/>
        </w:rPr>
        <w:fldChar w:fldCharType="begin"/>
      </w:r>
      <w:r>
        <w:rPr>
          <w:szCs w:val="22"/>
          <w:lang w:val="en-CA"/>
        </w:rPr>
        <w:instrText xml:space="preserve"> REF _Ref523238768 \r \h </w:instrText>
      </w:r>
      <w:r>
        <w:rPr>
          <w:szCs w:val="22"/>
          <w:lang w:val="en-CA"/>
        </w:rPr>
        <w:fldChar w:fldCharType="separate"/>
      </w:r>
      <w:r>
        <w:rPr>
          <w:szCs w:val="22"/>
          <w:lang w:val="en-CA"/>
        </w:rPr>
        <w:t>[5]</w:t>
      </w:r>
      <w:r>
        <w:rPr>
          <w:szCs w:val="22"/>
          <w:lang w:val="en-CA"/>
        </w:rPr>
        <w:fldChar w:fldCharType="end"/>
      </w:r>
      <w:r>
        <w:rPr>
          <w:szCs w:val="22"/>
          <w:lang w:val="en-CA"/>
        </w:rPr>
        <w:t xml:space="preserve">. In conventional motion compensation, when a motion vector refers to samples beyond the picture boundaries of the reference picture, repetitive padding is applied to derive the values of the out-of-bounds samples by copying from those nearest neighbors on the corresponding picture boundary. For 360-degree video, this method of repetitive padding is not suitable, and could cause visual artefacts called “seam artefacts” in a reconstructed viewport video. Because a 360-degree video is captured on a sphere and inherently has no “boundary,” the reference samples that are out of the boundaries of a reference picture in the projected domain can always be obtained from neighboring samples in the spherical domain. For a general projection format, it may be difficult to derive the corresponding neighboring samples in the spherical domain, because it involves 2D-to-3D and 3D-to-2D coordinate conversion </w:t>
      </w:r>
      <w:r>
        <w:rPr>
          <w:szCs w:val="22"/>
          <w:lang w:val="en-CA"/>
        </w:rPr>
        <w:fldChar w:fldCharType="begin"/>
      </w:r>
      <w:r>
        <w:rPr>
          <w:szCs w:val="22"/>
          <w:lang w:val="en-CA"/>
        </w:rPr>
        <w:instrText xml:space="preserve"> REF _Ref523238768 \r \h </w:instrText>
      </w:r>
      <w:r>
        <w:rPr>
          <w:szCs w:val="22"/>
          <w:lang w:val="en-CA"/>
        </w:rPr>
        <w:fldChar w:fldCharType="separate"/>
      </w:r>
      <w:r>
        <w:rPr>
          <w:szCs w:val="22"/>
          <w:lang w:val="en-CA"/>
        </w:rPr>
        <w:t>[5]</w:t>
      </w:r>
      <w:r>
        <w:rPr>
          <w:szCs w:val="22"/>
          <w:lang w:val="en-CA"/>
        </w:rPr>
        <w:fldChar w:fldCharType="end"/>
      </w:r>
      <w:r>
        <w:rPr>
          <w:szCs w:val="22"/>
          <w:lang w:val="en-CA"/>
        </w:rPr>
        <w:t xml:space="preserve">, as well as sample interpolation for fractional sample positions. This problem is much simpler for the left and right boundaries of the ERP projection format, as the spherical neighbors outside of the left picture boundary can be obtained from samples inside the right picture boundary, and vice versa. Given the wide usage of the ERP projection format, and the relative ease of implementation, the horizontal wrap around motion compensation was adopted in the VTM8 to improve the visual quality of 360-video coded in the ERP projection format. </w:t>
      </w:r>
    </w:p>
    <w:p>
      <w:pPr>
        <w:jc w:val="center"/>
        <w:rPr>
          <w:szCs w:val="22"/>
          <w:lang w:val="en-CA"/>
        </w:rPr>
      </w:pPr>
      <w:r>
        <w:rPr>
          <w:lang w:eastAsia="zh-CN"/>
        </w:rPr>
        <w:drawing>
          <wp:inline distT="0" distB="0" distL="0" distR="0">
            <wp:extent cx="5362575" cy="213550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362575" cy="2135505"/>
                    </a:xfrm>
                    <a:prstGeom prst="rect">
                      <a:avLst/>
                    </a:prstGeom>
                    <a:noFill/>
                    <a:ln>
                      <a:noFill/>
                    </a:ln>
                  </pic:spPr>
                </pic:pic>
              </a:graphicData>
            </a:graphic>
          </wp:inline>
        </w:drawing>
      </w:r>
    </w:p>
    <w:p>
      <w:pPr>
        <w:keepNext/>
        <w:keepLines/>
        <w:jc w:val="center"/>
        <w:rPr>
          <w:szCs w:val="22"/>
        </w:rPr>
      </w:pPr>
      <w:bookmarkStart w:id="288" w:name="_Ref531014879"/>
      <w:r>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Pr>
          <w:b/>
          <w:sz w:val="20"/>
          <w:lang w:val="en-GB"/>
        </w:rPr>
        <w:t>55</w:t>
      </w:r>
      <w:r>
        <w:rPr>
          <w:b/>
          <w:sz w:val="20"/>
          <w:lang w:val="en-GB"/>
        </w:rPr>
        <w:fldChar w:fldCharType="end"/>
      </w:r>
      <w:bookmarkEnd w:id="288"/>
      <w:r>
        <w:rPr>
          <w:b/>
          <w:sz w:val="20"/>
          <w:lang w:val="en-GB"/>
        </w:rPr>
        <w:t xml:space="preserve"> </w:t>
      </w:r>
      <w:r>
        <w:rPr>
          <w:b/>
          <w:sz w:val="20"/>
        </w:rPr>
        <w:t>–</w:t>
      </w:r>
      <w:r>
        <w:rPr>
          <w:b/>
          <w:iCs/>
          <w:sz w:val="20"/>
        </w:rPr>
        <w:t xml:space="preserve"> Horizontal wrap around motion compensation in VVC </w:t>
      </w:r>
    </w:p>
    <w:p>
      <w:pPr>
        <w:jc w:val="both"/>
        <w:rPr>
          <w:color w:val="000000"/>
        </w:rPr>
      </w:pPr>
      <w:r>
        <w:rPr>
          <w:szCs w:val="22"/>
          <w:lang w:val="en-CA"/>
        </w:rPr>
        <w:t xml:space="preserve">The horizontal wrap around motion compensation process is as depicted in </w:t>
      </w:r>
      <w:r>
        <w:rPr>
          <w:szCs w:val="22"/>
          <w:lang w:val="en-CA"/>
        </w:rPr>
        <w:fldChar w:fldCharType="begin"/>
      </w:r>
      <w:r>
        <w:rPr>
          <w:szCs w:val="22"/>
          <w:lang w:val="en-CA"/>
        </w:rPr>
        <w:instrText xml:space="preserve"> REF _Ref531014879 \h  \* MERGEFORMAT </w:instrText>
      </w:r>
      <w:r>
        <w:rPr>
          <w:szCs w:val="22"/>
          <w:lang w:val="en-CA"/>
        </w:rPr>
        <w:fldChar w:fldCharType="separate"/>
      </w:r>
      <w:r>
        <w:rPr>
          <w:szCs w:val="22"/>
          <w:lang w:val="en-GB"/>
        </w:rPr>
        <w:t>Figure 55</w:t>
      </w:r>
      <w:r>
        <w:rPr>
          <w:szCs w:val="22"/>
          <w:lang w:val="en-CA"/>
        </w:rPr>
        <w:fldChar w:fldCharType="end"/>
      </w:r>
      <w:r>
        <w:rPr>
          <w:szCs w:val="22"/>
          <w:lang w:val="en-CA"/>
        </w:rPr>
        <w:t xml:space="preserve">. When a part of the reference block is outside of the reference picture’s left (or right) boundary in the projected domain, instead of repetitive padding, the “out-of-boundary” part is taken from the corresponding spherical neighbors that are located within the reference picture toward the right (or left) boundary in the projected domain. </w:t>
      </w:r>
      <w:r>
        <w:rPr>
          <w:color w:val="000000"/>
          <w:szCs w:val="22"/>
        </w:rPr>
        <w:t xml:space="preserve">Repetitive padding is only used for the top and bottom picture boundaries. </w:t>
      </w:r>
      <w:r>
        <w:rPr>
          <w:szCs w:val="22"/>
          <w:lang w:val="en-CA"/>
        </w:rPr>
        <w:t xml:space="preserve">As depicted in </w:t>
      </w:r>
      <w:r>
        <w:rPr>
          <w:szCs w:val="22"/>
          <w:lang w:val="en-CA"/>
        </w:rPr>
        <w:fldChar w:fldCharType="begin"/>
      </w:r>
      <w:r>
        <w:rPr>
          <w:szCs w:val="22"/>
          <w:lang w:val="en-CA"/>
        </w:rPr>
        <w:instrText xml:space="preserve"> REF _Ref531014879 \h  \* MERGEFORMAT </w:instrText>
      </w:r>
      <w:r>
        <w:rPr>
          <w:szCs w:val="22"/>
          <w:lang w:val="en-CA"/>
        </w:rPr>
        <w:fldChar w:fldCharType="separate"/>
      </w:r>
      <w:r>
        <w:rPr>
          <w:szCs w:val="22"/>
          <w:lang w:val="en-GB"/>
        </w:rPr>
        <w:t>Figure 55</w:t>
      </w:r>
      <w:r>
        <w:rPr>
          <w:szCs w:val="22"/>
          <w:lang w:val="en-CA"/>
        </w:rPr>
        <w:fldChar w:fldCharType="end"/>
      </w:r>
      <w:r>
        <w:rPr>
          <w:szCs w:val="22"/>
          <w:lang w:val="en-CA"/>
        </w:rPr>
        <w:t xml:space="preserve">, the horizontal wrap around motion compensation can be combined with the non-normative padding method often used in 360-degree video coding (see padded ERP in </w:t>
      </w:r>
      <w:r>
        <w:rPr>
          <w:szCs w:val="22"/>
          <w:lang w:val="en-CA"/>
        </w:rPr>
        <w:fldChar w:fldCharType="begin"/>
      </w:r>
      <w:r>
        <w:rPr>
          <w:szCs w:val="22"/>
          <w:lang w:val="en-CA"/>
        </w:rPr>
        <w:instrText xml:space="preserve"> REF _Ref523238768 \r \h  \* MERGEFORMAT </w:instrText>
      </w:r>
      <w:r>
        <w:rPr>
          <w:szCs w:val="22"/>
          <w:lang w:val="en-CA"/>
        </w:rPr>
        <w:fldChar w:fldCharType="separate"/>
      </w:r>
      <w:r>
        <w:rPr>
          <w:szCs w:val="22"/>
          <w:lang w:val="en-CA"/>
        </w:rPr>
        <w:t>[5]</w:t>
      </w:r>
      <w:r>
        <w:rPr>
          <w:szCs w:val="22"/>
          <w:lang w:val="en-CA"/>
        </w:rPr>
        <w:fldChar w:fldCharType="end"/>
      </w:r>
      <w:r>
        <w:rPr>
          <w:szCs w:val="22"/>
          <w:lang w:val="en-CA"/>
        </w:rPr>
        <w:t xml:space="preserve">). In VVC, this is achieved by signaling a high level syntax element to indicate the </w:t>
      </w:r>
      <w:r>
        <w:rPr>
          <w:color w:val="000000"/>
          <w:szCs w:val="22"/>
        </w:rPr>
        <w:t>wrap-arou</w:t>
      </w:r>
      <w:r>
        <w:rPr>
          <w:color w:val="000000"/>
        </w:rPr>
        <w:t>nd offset, which should be set to the ERP picture width before padding</w:t>
      </w:r>
      <w:r>
        <w:rPr>
          <w:szCs w:val="22"/>
          <w:lang w:val="en-CA"/>
        </w:rPr>
        <w:t xml:space="preserve">; this syntax is used to adjust the position of horizontal wrap around accordingly. </w:t>
      </w:r>
      <w:r>
        <w:rPr>
          <w:color w:val="000000"/>
        </w:rPr>
        <w:t xml:space="preserve">This syntax is not affected by the specific amount of padding on the left and right picture boundaries, and therefore naturally supports asymmetric padding of the ERP picture, i.e., when left and right padding are different. </w:t>
      </w:r>
      <w:r>
        <w:rPr>
          <w:szCs w:val="22"/>
          <w:lang w:val="en-CA"/>
        </w:rPr>
        <w:t xml:space="preserve">The horizontal wrap around motion compensation provides more meaningful information for motion compensation when the reference samples are outside of the reference picture’s left and right boundaries. Under the 360 video CTC </w:t>
      </w:r>
      <w:r>
        <w:rPr>
          <w:szCs w:val="22"/>
          <w:lang w:val="en-CA"/>
        </w:rPr>
        <w:fldChar w:fldCharType="begin"/>
      </w:r>
      <w:r>
        <w:rPr>
          <w:szCs w:val="22"/>
          <w:lang w:val="en-CA"/>
        </w:rPr>
        <w:instrText xml:space="preserve"> REF _Ref513637155 \r \h </w:instrText>
      </w:r>
      <w:r>
        <w:rPr>
          <w:szCs w:val="22"/>
          <w:lang w:val="en-CA"/>
        </w:rPr>
        <w:fldChar w:fldCharType="separate"/>
      </w:r>
      <w:r>
        <w:rPr>
          <w:szCs w:val="22"/>
          <w:lang w:val="en-CA"/>
        </w:rPr>
        <w:t>[4]</w:t>
      </w:r>
      <w:r>
        <w:rPr>
          <w:szCs w:val="22"/>
          <w:lang w:val="en-CA"/>
        </w:rPr>
        <w:fldChar w:fldCharType="end"/>
      </w:r>
      <w:r>
        <w:rPr>
          <w:szCs w:val="22"/>
          <w:lang w:val="en-CA"/>
        </w:rPr>
        <w:t>, this tool improves compression performance not only in terms of rate-distortion performance, but also in terms of reduced seam artefacts and improved subjective quality of the reconstructed 360-degree video.</w:t>
      </w:r>
      <w:r>
        <w:rPr>
          <w:color w:val="000000"/>
        </w:rPr>
        <w:t xml:space="preserve"> The horizontal wrap around motion compensation can also be used for other single face projection formats with constant sampling density in the horizontal direction, such as adjusted equal-area projection in 360Lib [5].</w:t>
      </w:r>
    </w:p>
    <w:p>
      <w:pPr>
        <w:pStyle w:val="4"/>
        <w:spacing w:before="136"/>
        <w:rPr>
          <w:lang w:val="en-CA"/>
        </w:rPr>
      </w:pPr>
      <w:bookmarkStart w:id="289" w:name="_Toc35804774"/>
      <w:bookmarkStart w:id="290" w:name="_Toc26805084"/>
      <w:r>
        <w:rPr>
          <w:lang w:val="en-CA"/>
        </w:rPr>
        <w:t>Loop filter disabled across virtual boundaries</w:t>
      </w:r>
      <w:bookmarkEnd w:id="289"/>
      <w:bookmarkEnd w:id="290"/>
    </w:p>
    <w:p>
      <w:pPr>
        <w:jc w:val="both"/>
        <w:rPr>
          <w:color w:val="000000"/>
        </w:rPr>
      </w:pPr>
      <w:r>
        <w:rPr>
          <w:color w:val="000000"/>
        </w:rPr>
        <w:t>For projection formats composed of a plurality of faces, no matter what kind of compact frame packing arrangement is used, discontinuities appear between two or more adjacent faces in the frame packed picture. For example, considering the 3×2 frame packing configuration depicted in , the top and bottom halves of the frame packed picture are discontinuous in the 3D geometry. If in-loop filtering operations are performed across this discontinuity, face seam artifacts may become visible in the reconstructed video.</w:t>
      </w:r>
    </w:p>
    <w:p>
      <w:pPr>
        <w:ind w:firstLine="170"/>
        <w:jc w:val="center"/>
        <w:rPr>
          <w:szCs w:val="22"/>
          <w:lang w:val="en-CA"/>
        </w:rPr>
      </w:pPr>
      <w:r>
        <w:rPr>
          <w:lang w:eastAsia="zh-CN"/>
        </w:rPr>
        <w:drawing>
          <wp:inline distT="0" distB="0" distL="0" distR="0">
            <wp:extent cx="2952750" cy="1937385"/>
            <wp:effectExtent l="0" t="0" r="0" b="5715"/>
            <wp:docPr id="1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29"/>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964732" cy="1945351"/>
                    </a:xfrm>
                    <a:prstGeom prst="rect">
                      <a:avLst/>
                    </a:prstGeom>
                  </pic:spPr>
                </pic:pic>
              </a:graphicData>
            </a:graphic>
          </wp:inline>
        </w:drawing>
      </w:r>
    </w:p>
    <w:p>
      <w:pPr>
        <w:pStyle w:val="13"/>
        <w:spacing w:before="136"/>
        <w:rPr>
          <w:color w:val="FF0000"/>
          <w:sz w:val="22"/>
        </w:rPr>
      </w:pPr>
      <w:bookmarkStart w:id="291" w:name="_Ref26804638"/>
      <w:bookmarkStart w:id="292" w:name="_Ref3362646"/>
      <w:r>
        <w:rPr>
          <w:lang w:val="en-GB"/>
        </w:rPr>
        <w:t xml:space="preserve">Figure </w:t>
      </w:r>
      <w:r>
        <w:rPr>
          <w:b w:val="0"/>
          <w:lang w:val="en-GB"/>
        </w:rPr>
        <w:fldChar w:fldCharType="begin"/>
      </w:r>
      <w:r>
        <w:rPr>
          <w:lang w:val="en-GB"/>
        </w:rPr>
        <w:instrText xml:space="preserve"> SEQ Figure \* ARABIC </w:instrText>
      </w:r>
      <w:r>
        <w:rPr>
          <w:b w:val="0"/>
          <w:lang w:val="en-GB"/>
        </w:rPr>
        <w:fldChar w:fldCharType="separate"/>
      </w:r>
      <w:r>
        <w:rPr>
          <w:lang w:val="en-GB"/>
        </w:rPr>
        <w:t>56</w:t>
      </w:r>
      <w:r>
        <w:rPr>
          <w:b w:val="0"/>
          <w:lang w:val="en-GB"/>
        </w:rPr>
        <w:fldChar w:fldCharType="end"/>
      </w:r>
      <w:r>
        <w:t xml:space="preserve"> –</w:t>
      </w:r>
      <w:r>
        <w:rPr>
          <w:iCs/>
        </w:rPr>
        <w:t xml:space="preserve"> An example of 3x2 frame packing</w:t>
      </w:r>
      <w:bookmarkEnd w:id="291"/>
    </w:p>
    <w:bookmarkEnd w:id="292"/>
    <w:p>
      <w:pPr>
        <w:jc w:val="both"/>
        <w:rPr>
          <w:szCs w:val="22"/>
          <w:lang w:val="en-CA"/>
        </w:rPr>
      </w:pPr>
      <w:r>
        <w:rPr>
          <w:lang w:val="en-CA"/>
        </w:rPr>
        <w:t xml:space="preserve">To alleviate face seam artifacts, in-loop filtering operations cloud be disabled across discontinuities in the frame-packed picture. </w:t>
      </w:r>
      <w:r>
        <w:rPr>
          <w:rFonts w:hint="eastAsia" w:ascii="PMingLiU" w:hAnsi="PMingLiU" w:eastAsia="PMingLiU"/>
          <w:lang w:val="en-CA" w:eastAsia="zh-TW"/>
        </w:rPr>
        <w:t>T</w:t>
      </w:r>
      <w:r>
        <w:rPr>
          <w:lang w:val="en-CA"/>
        </w:rPr>
        <w:t xml:space="preserve">his technique improved the subjective quality of </w:t>
      </w:r>
      <w:r>
        <w:rPr>
          <w:szCs w:val="22"/>
          <w:lang w:val="en-CA"/>
        </w:rPr>
        <w:t>360-degree video.</w:t>
      </w:r>
      <w:r>
        <w:rPr>
          <w:lang w:val="en-CA"/>
        </w:rPr>
        <w:t xml:space="preserve"> In VVC, vertical and/or horizontal virtual boundaries, across which the in-loop filtering operations are disabled, are introduced and the positions of those boundaries are signalled in either SPS or Picture Header. Compared to using two tiles, one for each set of continuous faces, and to disable in-loop filtering operations across tiles, this technique is more flexible as it does not require the face size to be a multiple of the CTU size. </w:t>
      </w:r>
      <w:r>
        <w:rPr>
          <w:szCs w:val="22"/>
          <w:lang w:val="en-CA"/>
        </w:rPr>
        <w:t xml:space="preserve">The signaling </w:t>
      </w:r>
      <w:r>
        <w:t xml:space="preserve">is designed </w:t>
      </w:r>
      <w:r>
        <w:rPr>
          <w:szCs w:val="22"/>
          <w:lang w:val="en-CA"/>
        </w:rPr>
        <w:t>to be general purpose, and applicable to other non-360-degree video use cases.</w:t>
      </w:r>
      <w:r>
        <w:rPr>
          <w:lang w:val="en-CA"/>
        </w:rPr>
        <w:t xml:space="preserve"> The maximum number of vertical virtual boundaries is 3 and the maximum number of horizontal virtual boundaries is 3. The </w:t>
      </w:r>
      <w:r>
        <w:rPr>
          <w:bCs/>
          <w:szCs w:val="22"/>
          <w:lang w:val="en-CA"/>
        </w:rPr>
        <w:t xml:space="preserve">distance between two </w:t>
      </w:r>
      <w:r>
        <w:rPr>
          <w:szCs w:val="22"/>
          <w:lang w:val="en-CA"/>
        </w:rPr>
        <w:t xml:space="preserve">virtual </w:t>
      </w:r>
      <w:r>
        <w:rPr>
          <w:szCs w:val="22"/>
        </w:rPr>
        <w:t>boundaries is greater than or equal to</w:t>
      </w:r>
      <w:r>
        <w:rPr>
          <w:bCs/>
          <w:szCs w:val="22"/>
          <w:lang w:val="en-CA"/>
        </w:rPr>
        <w:t xml:space="preserve"> the CTU siz</w:t>
      </w:r>
      <w:r>
        <w:rPr>
          <w:lang w:val="en-CA"/>
        </w:rPr>
        <w:t>e and the virtual boundary granularity is 8 luma samples.</w:t>
      </w:r>
    </w:p>
    <w:p>
      <w:pPr>
        <w:jc w:val="both"/>
        <w:rPr>
          <w:lang w:val="en-CA"/>
        </w:rPr>
      </w:pPr>
      <w:r>
        <w:rPr>
          <w:lang w:val="en-CA"/>
        </w:rPr>
        <w:t xml:space="preserve">The virtual boundary could also be used in Gradual Decoding Refresh (GDR) or Progressive Intra Refresh (PIR) which is a technique to limit the large bitrate variations between Intra </w:t>
      </w:r>
      <w:r>
        <w:rPr>
          <w:rFonts w:hint="eastAsia"/>
          <w:lang w:val="en-CA" w:eastAsia="zh-CN"/>
        </w:rPr>
        <w:t>(</w:t>
      </w:r>
      <w:r>
        <w:rPr>
          <w:lang w:val="en-CA" w:eastAsia="zh-CN"/>
        </w:rPr>
        <w:t>I)</w:t>
      </w:r>
      <w:r>
        <w:rPr>
          <w:lang w:val="en-CA"/>
        </w:rPr>
        <w:t xml:space="preserve"> frames and Inter (P or B) frames while maintaining the same random access period. For this application, the locations of virtual boundaries are signalled in Picture Header since the positions are changed frame by frame. </w:t>
      </w:r>
    </w:p>
    <w:p>
      <w:pPr>
        <w:pStyle w:val="3"/>
        <w:spacing w:before="136"/>
        <w:rPr>
          <w:rFonts w:eastAsia="Malgun Gothic"/>
          <w:sz w:val="28"/>
          <w:lang w:val="en-CA" w:eastAsia="ko-KR"/>
        </w:rPr>
      </w:pPr>
      <w:bookmarkStart w:id="293" w:name="_Toc35804775"/>
      <w:bookmarkStart w:id="294" w:name="_Ref18588438"/>
      <w:r>
        <w:rPr>
          <w:sz w:val="28"/>
          <w:lang w:val="en-CA"/>
        </w:rPr>
        <w:t>Screen content coding tools</w:t>
      </w:r>
      <w:bookmarkEnd w:id="293"/>
      <w:bookmarkEnd w:id="294"/>
    </w:p>
    <w:p>
      <w:pPr>
        <w:pStyle w:val="4"/>
        <w:spacing w:before="136"/>
        <w:rPr>
          <w:lang w:val="en-CA"/>
        </w:rPr>
      </w:pPr>
      <w:bookmarkStart w:id="295" w:name="_Toc35804776"/>
      <w:r>
        <w:t>Intra block copy (IBC)</w:t>
      </w:r>
      <w:bookmarkEnd w:id="295"/>
    </w:p>
    <w:p>
      <w:pPr>
        <w:jc w:val="both"/>
        <w:rPr>
          <w:szCs w:val="22"/>
          <w:lang w:val="en-CA"/>
        </w:rPr>
      </w:pPr>
      <w:r>
        <w:t>Intra block copy (IBC) is a tool adopted in HEVC extensions on SCC. It is well known that it significantly improves the coding efficiency of screen content materials. Since IBC mode is implemented as a block level coding mode</w:t>
      </w:r>
      <w:r>
        <w:rPr>
          <w:lang w:val="en-CA"/>
        </w:rPr>
        <w:t xml:space="preserve">, block matching (BM) is performed at the encoder to find the optimal block vector (or motion vector) for each CU. Here, </w:t>
      </w:r>
      <w:r>
        <w:t xml:space="preserve">a block vector is used to indicate the displacement from the current block to a reference block, which is already reconstructed inside the current picture. </w:t>
      </w:r>
      <w:r>
        <w:rPr>
          <w:szCs w:val="22"/>
          <w:lang w:val="en-CA"/>
        </w:rPr>
        <w:t>The luma block vector of an IBC-coded CU is in integer precision. The chroma block vector rounds to integer precision as well. When combined with AMVR, the IBC mode can switch between 1-pel and 4-pel motion vector precisions. An IBC-coded CU is</w:t>
      </w:r>
      <w:r>
        <w:rPr>
          <w:lang w:val="en-CA"/>
        </w:rPr>
        <w:t xml:space="preserve"> treated as the third prediction mode other than intra or inter prediction modes</w:t>
      </w:r>
      <w:r>
        <w:rPr>
          <w:szCs w:val="22"/>
          <w:lang w:val="en-CA"/>
        </w:rPr>
        <w:t>. The IBC mode is applicable to the CUs with both width and height smaller than or equal to 64 luma samples.</w:t>
      </w:r>
    </w:p>
    <w:p>
      <w:pPr>
        <w:jc w:val="both"/>
        <w:rPr>
          <w:szCs w:val="22"/>
          <w:lang w:val="en-CA"/>
        </w:rPr>
      </w:pPr>
      <w:r>
        <w:rPr>
          <w:color w:val="0000FF"/>
          <w:szCs w:val="22"/>
          <w:lang w:val="en-CA"/>
          <w:rPrChange w:id="1034" w:author="84038" w:date="2021-06-12T16:58:03Z">
            <w:rPr>
              <w:szCs w:val="22"/>
              <w:lang w:val="en-CA"/>
            </w:rPr>
          </w:rPrChange>
        </w:rPr>
        <w:t>At the encoder side, hash-based motion estimation is performed for IBC</w:t>
      </w:r>
      <w:r>
        <w:rPr>
          <w:szCs w:val="22"/>
          <w:lang w:val="en-CA"/>
        </w:rPr>
        <w:t xml:space="preserve">. The encoder performs RD check for blocks with either width or height no larger than 16 luma samples. For non-merge mode, the block vector search is performed using hash-based search first. If hash search does not return valid candidate, block matching based local search will be performed. </w:t>
      </w:r>
    </w:p>
    <w:p>
      <w:pPr>
        <w:jc w:val="both"/>
        <w:rPr>
          <w:szCs w:val="22"/>
          <w:lang w:val="en-CA"/>
        </w:rPr>
      </w:pPr>
      <w:r>
        <w:rPr>
          <w:szCs w:val="22"/>
          <w:lang w:val="en-CA"/>
        </w:rPr>
        <w:t xml:space="preserve">In the hash-based search, hash key matching (32-bit CRC) between the current block and a reference block is extended to all allowed block sizes. </w:t>
      </w:r>
      <w:r>
        <w:rPr>
          <w:color w:val="0000FF"/>
          <w:szCs w:val="22"/>
          <w:lang w:val="en-CA"/>
          <w:rPrChange w:id="1035" w:author="84038" w:date="2021-06-12T16:58:43Z">
            <w:rPr>
              <w:szCs w:val="22"/>
              <w:lang w:val="en-CA"/>
            </w:rPr>
          </w:rPrChange>
        </w:rPr>
        <w:t>The hash key calculation for every position in the current picture is based on 4x4 subblocks.</w:t>
      </w:r>
      <w:r>
        <w:rPr>
          <w:szCs w:val="22"/>
          <w:lang w:val="en-CA"/>
        </w:rPr>
        <w:t xml:space="preserve"> For the current block of a larger size, a hash key is determined to match that of the reference block when all the hash keys of all 4×4 subblocks match the hash keys in the corresponding reference locations. If hash keys of multiple reference blocks are found to match that of the current block, the block vector costs of each matched reference are calculated and the one with the minimum cost is selected.</w:t>
      </w:r>
    </w:p>
    <w:p>
      <w:pPr>
        <w:jc w:val="both"/>
        <w:rPr>
          <w:szCs w:val="22"/>
          <w:lang w:val="en-CA"/>
        </w:rPr>
      </w:pPr>
      <w:r>
        <w:rPr>
          <w:szCs w:val="22"/>
          <w:lang w:val="en-CA"/>
        </w:rPr>
        <w:t xml:space="preserve">In block matching search, the search range is set to cover both the previous and current CTUs. </w:t>
      </w:r>
    </w:p>
    <w:p>
      <w:pPr>
        <w:jc w:val="both"/>
        <w:rPr>
          <w:szCs w:val="22"/>
        </w:rPr>
      </w:pPr>
      <w:r>
        <w:t xml:space="preserve">At CU level, </w:t>
      </w:r>
      <w:r>
        <w:rPr>
          <w:lang w:val="en-CA"/>
        </w:rPr>
        <w:t>IBC mode is signalled with a flag and it can be signaled as IBC AMVP mode or IBC skip/merge mode as follows:</w:t>
      </w:r>
    </w:p>
    <w:p>
      <w:pPr>
        <w:pStyle w:val="46"/>
        <w:numPr>
          <w:ilvl w:val="0"/>
          <w:numId w:val="40"/>
        </w:numPr>
        <w:spacing w:before="136" w:after="200"/>
        <w:rPr>
          <w:sz w:val="22"/>
          <w:lang w:eastAsia="zh-CN"/>
        </w:rPr>
      </w:pPr>
      <w:r>
        <w:rPr>
          <w:sz w:val="22"/>
          <w:lang w:eastAsia="zh-CN"/>
        </w:rPr>
        <w:t>IBC skip/merge mode: a merge candidate index is used to indicate which of the block vectors in the list from neighboring candidate IBC coded blocks is used to predict the current block. The merge list consists of spatial, HMVP, and pairwise candidates.</w:t>
      </w:r>
    </w:p>
    <w:p>
      <w:pPr>
        <w:pStyle w:val="46"/>
        <w:numPr>
          <w:ilvl w:val="0"/>
          <w:numId w:val="40"/>
        </w:numPr>
        <w:spacing w:before="136" w:after="200"/>
        <w:rPr>
          <w:sz w:val="22"/>
          <w:lang w:eastAsia="zh-CN"/>
        </w:rPr>
      </w:pPr>
      <w:r>
        <w:rPr>
          <w:sz w:val="22"/>
          <w:lang w:eastAsia="zh-CN"/>
        </w:rPr>
        <w:t>IBC AMVP mode: block vector difference is coded in the same way as a motion vector difference. The block vector prediction method uses two candidates as predictors, one from left neighbor and one from above neighbor (if IBC coded). When either neighbor is not available, a default block vector will be used as a predictor. A flag is signaled to indicate the block vector predictor index.</w:t>
      </w:r>
    </w:p>
    <w:p>
      <w:pPr>
        <w:pStyle w:val="5"/>
        <w:spacing w:before="136"/>
        <w:rPr>
          <w:lang w:val="en-CA"/>
        </w:rPr>
      </w:pPr>
      <w:r>
        <w:rPr>
          <w:rFonts w:hint="eastAsia"/>
          <w:lang w:val="en-CA"/>
        </w:rPr>
        <w:t xml:space="preserve">IBC </w:t>
      </w:r>
      <w:r>
        <w:rPr>
          <w:lang w:val="en-CA"/>
        </w:rPr>
        <w:t>reference region</w:t>
      </w:r>
    </w:p>
    <w:p>
      <w:pPr>
        <w:jc w:val="both"/>
        <w:rPr>
          <w:szCs w:val="22"/>
          <w:lang w:val="en-CA"/>
        </w:rPr>
      </w:pPr>
      <w:r>
        <w:rPr>
          <w:szCs w:val="22"/>
          <w:lang w:val="en-CA"/>
        </w:rPr>
        <w:t xml:space="preserve">To </w:t>
      </w:r>
      <w:r>
        <w:rPr>
          <w:color w:val="0000FF"/>
          <w:szCs w:val="22"/>
          <w:lang w:val="en-CA"/>
          <w:rPrChange w:id="1036" w:author="84038" w:date="2021-06-12T16:59:49Z">
            <w:rPr>
              <w:szCs w:val="22"/>
              <w:lang w:val="en-CA"/>
            </w:rPr>
          </w:rPrChange>
        </w:rPr>
        <w:t>reduce memory consumption and decoder complexity</w:t>
      </w:r>
      <w:r>
        <w:rPr>
          <w:szCs w:val="22"/>
          <w:lang w:val="en-CA"/>
        </w:rPr>
        <w:t xml:space="preserve">, the IBC in VTM8 allows only the reconstructed portion of the predefined area including the region of </w:t>
      </w:r>
      <w:r>
        <w:rPr>
          <w:color w:val="0000FF"/>
          <w:szCs w:val="22"/>
          <w:lang w:val="en-CA"/>
          <w:rPrChange w:id="1037" w:author="84038" w:date="2021-06-12T16:59:55Z">
            <w:rPr>
              <w:szCs w:val="22"/>
              <w:lang w:val="en-CA"/>
            </w:rPr>
          </w:rPrChange>
        </w:rPr>
        <w:t>current CTU and some region of the left CTU</w:t>
      </w:r>
      <w:r>
        <w:rPr>
          <w:szCs w:val="22"/>
          <w:lang w:val="en-CA"/>
        </w:rPr>
        <w:t xml:space="preserve">. </w:t>
      </w:r>
      <w:r>
        <w:rPr>
          <w:szCs w:val="22"/>
          <w:lang w:val="en-CA"/>
        </w:rPr>
        <w:fldChar w:fldCharType="begin"/>
      </w:r>
      <w:r>
        <w:rPr>
          <w:szCs w:val="22"/>
          <w:lang w:val="en-CA"/>
        </w:rPr>
        <w:instrText xml:space="preserve"> REF _Ref3815923 \h  \* MERGEFORMAT </w:instrText>
      </w:r>
      <w:r>
        <w:rPr>
          <w:szCs w:val="22"/>
          <w:lang w:val="en-CA"/>
        </w:rPr>
        <w:fldChar w:fldCharType="separate"/>
      </w:r>
      <w:r>
        <w:rPr>
          <w:szCs w:val="22"/>
          <w:lang w:val="en-GB"/>
        </w:rPr>
        <w:t>Figure 57</w:t>
      </w:r>
      <w:r>
        <w:rPr>
          <w:szCs w:val="22"/>
          <w:lang w:val="en-CA"/>
        </w:rPr>
        <w:fldChar w:fldCharType="end"/>
      </w:r>
      <w:r>
        <w:rPr>
          <w:szCs w:val="22"/>
          <w:lang w:val="en-CA"/>
        </w:rPr>
        <w:t xml:space="preserve"> illustrates the reference region of IBC Mode, where each block represents 64x64 luma sample unit.</w:t>
      </w:r>
    </w:p>
    <w:p>
      <w:pPr>
        <w:jc w:val="center"/>
        <w:rPr>
          <w:szCs w:val="22"/>
          <w:lang w:val="en-CA"/>
        </w:rPr>
      </w:pPr>
      <w:r>
        <w:rPr>
          <w:lang w:eastAsia="zh-CN"/>
        </w:rPr>
        <mc:AlternateContent>
          <mc:Choice Requires="wpg">
            <w:drawing>
              <wp:inline distT="0" distB="0" distL="0" distR="0">
                <wp:extent cx="4067810" cy="2120900"/>
                <wp:effectExtent l="0" t="0" r="27940" b="12700"/>
                <wp:docPr id="66" name="Group 1"/>
                <wp:cNvGraphicFramePr/>
                <a:graphic xmlns:a="http://schemas.openxmlformats.org/drawingml/2006/main">
                  <a:graphicData uri="http://schemas.microsoft.com/office/word/2010/wordprocessingGroup">
                    <wpg:wgp>
                      <wpg:cNvGrpSpPr/>
                      <wpg:grpSpPr>
                        <a:xfrm>
                          <a:off x="0" y="0"/>
                          <a:ext cx="4068369" cy="2121408"/>
                          <a:chOff x="0" y="0"/>
                          <a:chExt cx="5991540" cy="3211708"/>
                        </a:xfrm>
                      </wpg:grpSpPr>
                      <wps:wsp>
                        <wps:cNvPr id="67" name="矩形 73"/>
                        <wps:cNvSpPr/>
                        <wps:spPr>
                          <a:xfrm>
                            <a:off x="8626" y="65398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 name="矩形 73"/>
                        <wps:cNvSpPr/>
                        <wps:spPr>
                          <a:xfrm>
                            <a:off x="650600" y="657087"/>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矩形 73"/>
                        <wps:cNvSpPr/>
                        <wps:spPr>
                          <a:xfrm>
                            <a:off x="11618" y="6574"/>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4"/>
                                <w:spacing w:before="0" w:beforeAutospacing="0" w:after="0" w:afterAutospacing="0"/>
                                <w:jc w:val="center"/>
                                <w:rPr>
                                  <w:sz w:val="18"/>
                                </w:rPr>
                              </w:pPr>
                              <w:r>
                                <w:rPr>
                                  <w:rFonts w:hAnsi="Calibri" w:asciiTheme="minorHAnsi" w:cstheme="minorBidi"/>
                                  <w:color w:val="FFFFFF" w:themeColor="light1"/>
                                  <w:kern w:val="24"/>
                                  <w:sz w:val="44"/>
                                  <w:szCs w:val="72"/>
                                  <w14:textFill>
                                    <w14:solidFill>
                                      <w14:schemeClr w14:val="lt1"/>
                                    </w14:solidFill>
                                  </w14:textFill>
                                </w:rPr>
                                <w:t>X</w:t>
                              </w:r>
                            </w:p>
                          </w:txbxContent>
                        </wps:txbx>
                        <wps:bodyPr rtlCol="0" anchor="ctr"/>
                      </wps:wsp>
                      <wps:wsp>
                        <wps:cNvPr id="70" name="矩形 73"/>
                        <wps:cNvSpPr/>
                        <wps:spPr>
                          <a:xfrm>
                            <a:off x="1938131" y="652167"/>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矩形 73"/>
                        <wps:cNvSpPr/>
                        <wps:spPr>
                          <a:xfrm>
                            <a:off x="1291210" y="657093"/>
                            <a:ext cx="64933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矩形 73"/>
                        <wps:cNvSpPr/>
                        <wps:spPr>
                          <a:xfrm>
                            <a:off x="1938130" y="4960"/>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7" name="矩形 73"/>
                        <wps:cNvSpPr/>
                        <wps:spPr>
                          <a:xfrm>
                            <a:off x="1293034" y="8628"/>
                            <a:ext cx="64933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4"/>
                                <w:spacing w:before="0" w:beforeAutospacing="0" w:after="0" w:afterAutospacing="0"/>
                                <w:jc w:val="center"/>
                                <w:rPr>
                                  <w:sz w:val="16"/>
                                </w:rPr>
                              </w:pPr>
                              <w:r>
                                <w:rPr>
                                  <w:rFonts w:hAnsi="Calibri" w:asciiTheme="minorHAnsi" w:cstheme="minorBidi"/>
                                  <w:color w:val="000000" w:themeColor="text1"/>
                                  <w:kern w:val="24"/>
                                  <w:sz w:val="22"/>
                                  <w:szCs w:val="36"/>
                                  <w14:textFill>
                                    <w14:solidFill>
                                      <w14:schemeClr w14:val="tx1"/>
                                    </w14:solidFill>
                                  </w14:textFill>
                                </w:rPr>
                                <w:t>Curr</w:t>
                              </w:r>
                            </w:p>
                          </w:txbxContent>
                        </wps:txbx>
                        <wps:bodyPr rtlCol="0" anchor="ctr"/>
                      </wps:wsp>
                      <wps:wsp>
                        <wps:cNvPr id="78" name="矩形 73"/>
                        <wps:cNvSpPr/>
                        <wps:spPr>
                          <a:xfrm>
                            <a:off x="657177" y="7865"/>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0" name="矩形 73"/>
                        <wps:cNvSpPr/>
                        <wps:spPr>
                          <a:xfrm>
                            <a:off x="1370" y="0"/>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 name="矩形 73"/>
                        <wps:cNvSpPr/>
                        <wps:spPr>
                          <a:xfrm>
                            <a:off x="1290476" y="2946"/>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2" name="矩形 73"/>
                        <wps:cNvSpPr/>
                        <wps:spPr>
                          <a:xfrm>
                            <a:off x="7256" y="2551147"/>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4"/>
                                <w:spacing w:before="0" w:beforeAutospacing="0" w:after="0" w:afterAutospacing="0"/>
                                <w:jc w:val="center"/>
                                <w:rPr>
                                  <w:sz w:val="44"/>
                                  <w:szCs w:val="44"/>
                                </w:rPr>
                              </w:pPr>
                              <w:r>
                                <w:rPr>
                                  <w:rFonts w:hAnsi="Calibri" w:asciiTheme="minorHAnsi" w:cstheme="minorBidi"/>
                                  <w:color w:val="FFFFFF" w:themeColor="light1"/>
                                  <w:kern w:val="24"/>
                                  <w:sz w:val="44"/>
                                  <w:szCs w:val="44"/>
                                  <w14:textFill>
                                    <w14:solidFill>
                                      <w14:schemeClr w14:val="lt1"/>
                                    </w14:solidFill>
                                  </w14:textFill>
                                </w:rPr>
                                <w:t>X</w:t>
                              </w:r>
                            </w:p>
                          </w:txbxContent>
                        </wps:txbx>
                        <wps:bodyPr rtlCol="0" anchor="ctr"/>
                      </wps:wsp>
                      <wps:wsp>
                        <wps:cNvPr id="83" name="矩形 73"/>
                        <wps:cNvSpPr/>
                        <wps:spPr>
                          <a:xfrm>
                            <a:off x="649230" y="2554253"/>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4" name="矩形 73"/>
                        <wps:cNvSpPr/>
                        <wps:spPr>
                          <a:xfrm>
                            <a:off x="5894" y="1903740"/>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4"/>
                                <w:spacing w:before="0" w:beforeAutospacing="0" w:after="0" w:afterAutospacing="0"/>
                                <w:jc w:val="center"/>
                                <w:rPr>
                                  <w:sz w:val="36"/>
                                  <w:szCs w:val="36"/>
                                </w:rPr>
                              </w:pPr>
                              <w:r>
                                <w:rPr>
                                  <w:rFonts w:hAnsi="Calibri" w:asciiTheme="minorHAnsi" w:cstheme="minorBidi"/>
                                  <w:color w:val="FFFFFF" w:themeColor="light1"/>
                                  <w:kern w:val="24"/>
                                  <w:sz w:val="36"/>
                                  <w:szCs w:val="36"/>
                                  <w14:textFill>
                                    <w14:solidFill>
                                      <w14:schemeClr w14:val="lt1"/>
                                    </w14:solidFill>
                                  </w14:textFill>
                                </w:rPr>
                                <w:t>X</w:t>
                              </w:r>
                            </w:p>
                          </w:txbxContent>
                        </wps:txbx>
                        <wps:bodyPr rtlCol="0" anchor="ctr"/>
                      </wps:wsp>
                      <wps:wsp>
                        <wps:cNvPr id="85" name="矩形 73"/>
                        <wps:cNvSpPr/>
                        <wps:spPr>
                          <a:xfrm>
                            <a:off x="1936761" y="2549333"/>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 name="矩形 73"/>
                        <wps:cNvSpPr/>
                        <wps:spPr>
                          <a:xfrm>
                            <a:off x="1289840" y="2554259"/>
                            <a:ext cx="64933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4"/>
                                <w:spacing w:before="0" w:beforeAutospacing="0" w:after="0" w:afterAutospacing="0"/>
                                <w:jc w:val="center"/>
                                <w:rPr>
                                  <w:sz w:val="16"/>
                                </w:rPr>
                              </w:pPr>
                              <w:r>
                                <w:rPr>
                                  <w:rFonts w:hAnsi="Calibri" w:asciiTheme="minorHAnsi" w:cstheme="minorBidi"/>
                                  <w:color w:val="000000" w:themeColor="text1"/>
                                  <w:kern w:val="24"/>
                                  <w:sz w:val="22"/>
                                  <w:szCs w:val="36"/>
                                  <w14:textFill>
                                    <w14:solidFill>
                                      <w14:schemeClr w14:val="tx1"/>
                                    </w14:solidFill>
                                  </w14:textFill>
                                </w:rPr>
                                <w:t>Curr</w:t>
                              </w:r>
                            </w:p>
                          </w:txbxContent>
                        </wps:txbx>
                        <wps:bodyPr rtlCol="0" anchor="ctr"/>
                      </wps:wsp>
                      <wps:wsp>
                        <wps:cNvPr id="87" name="矩形 73"/>
                        <wps:cNvSpPr/>
                        <wps:spPr>
                          <a:xfrm>
                            <a:off x="1936760" y="1902126"/>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 name="矩形 73"/>
                        <wps:cNvSpPr/>
                        <wps:spPr>
                          <a:xfrm>
                            <a:off x="1291664" y="1905794"/>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 name="矩形 73"/>
                        <wps:cNvSpPr/>
                        <wps:spPr>
                          <a:xfrm>
                            <a:off x="651453" y="190503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4"/>
                                <w:spacing w:before="0" w:beforeAutospacing="0" w:after="0" w:afterAutospacing="0"/>
                                <w:jc w:val="center"/>
                                <w:rPr>
                                  <w:sz w:val="44"/>
                                  <w:szCs w:val="44"/>
                                </w:rPr>
                              </w:pPr>
                              <w:r>
                                <w:rPr>
                                  <w:rFonts w:hAnsi="Calibri" w:asciiTheme="minorHAnsi" w:cstheme="minorBidi"/>
                                  <w:color w:val="FFFFFF" w:themeColor="light1"/>
                                  <w:kern w:val="24"/>
                                  <w:sz w:val="44"/>
                                  <w:szCs w:val="44"/>
                                  <w14:textFill>
                                    <w14:solidFill>
                                      <w14:schemeClr w14:val="lt1"/>
                                    </w14:solidFill>
                                  </w14:textFill>
                                </w:rPr>
                                <w:t>X</w:t>
                              </w:r>
                            </w:p>
                          </w:txbxContent>
                        </wps:txbx>
                        <wps:bodyPr rtlCol="0" anchor="ctr"/>
                      </wps:wsp>
                      <wps:wsp>
                        <wps:cNvPr id="111" name="矩形 73"/>
                        <wps:cNvSpPr/>
                        <wps:spPr>
                          <a:xfrm>
                            <a:off x="0" y="1897166"/>
                            <a:ext cx="1298461"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2" name="矩形 73"/>
                        <wps:cNvSpPr/>
                        <wps:spPr>
                          <a:xfrm>
                            <a:off x="1289106" y="1900112"/>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3" name="矩形 73"/>
                        <wps:cNvSpPr/>
                        <wps:spPr>
                          <a:xfrm>
                            <a:off x="3401876" y="255772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4"/>
                                <w:spacing w:before="0" w:beforeAutospacing="0" w:after="0" w:afterAutospacing="0"/>
                                <w:jc w:val="center"/>
                                <w:rPr>
                                  <w:sz w:val="44"/>
                                  <w:szCs w:val="44"/>
                                </w:rPr>
                              </w:pPr>
                              <w:r>
                                <w:rPr>
                                  <w:rFonts w:hAnsi="Calibri" w:asciiTheme="minorHAnsi" w:cstheme="minorBidi"/>
                                  <w:color w:val="FFFFFF" w:themeColor="light1"/>
                                  <w:kern w:val="24"/>
                                  <w:sz w:val="44"/>
                                  <w:szCs w:val="44"/>
                                  <w14:textFill>
                                    <w14:solidFill>
                                      <w14:schemeClr w14:val="lt1"/>
                                    </w14:solidFill>
                                  </w14:textFill>
                                </w:rPr>
                                <w:t>X</w:t>
                              </w:r>
                            </w:p>
                          </w:txbxContent>
                        </wps:txbx>
                        <wps:bodyPr rtlCol="0" anchor="ctr"/>
                      </wps:wsp>
                      <wps:wsp>
                        <wps:cNvPr id="114" name="矩形 73"/>
                        <wps:cNvSpPr/>
                        <wps:spPr>
                          <a:xfrm>
                            <a:off x="4043850" y="2560827"/>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4"/>
                                <w:spacing w:before="0" w:beforeAutospacing="0" w:after="0" w:afterAutospacing="0"/>
                                <w:jc w:val="center"/>
                                <w:rPr>
                                  <w:sz w:val="44"/>
                                  <w:szCs w:val="44"/>
                                </w:rPr>
                              </w:pPr>
                              <w:r>
                                <w:rPr>
                                  <w:rFonts w:hAnsi="Calibri" w:asciiTheme="minorHAnsi" w:cstheme="minorBidi"/>
                                  <w:color w:val="FFFFFF" w:themeColor="light1"/>
                                  <w:kern w:val="24"/>
                                  <w:sz w:val="44"/>
                                  <w:szCs w:val="44"/>
                                  <w14:textFill>
                                    <w14:solidFill>
                                      <w14:schemeClr w14:val="lt1"/>
                                    </w14:solidFill>
                                  </w14:textFill>
                                </w:rPr>
                                <w:t>X</w:t>
                              </w:r>
                            </w:p>
                          </w:txbxContent>
                        </wps:txbx>
                        <wps:bodyPr rtlCol="0" anchor="ctr"/>
                      </wps:wsp>
                      <wps:wsp>
                        <wps:cNvPr id="115" name="矩形 73"/>
                        <wps:cNvSpPr/>
                        <wps:spPr>
                          <a:xfrm>
                            <a:off x="3400514" y="1910314"/>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4"/>
                                <w:spacing w:before="0" w:beforeAutospacing="0" w:after="0" w:afterAutospacing="0"/>
                                <w:jc w:val="center"/>
                                <w:rPr>
                                  <w:sz w:val="18"/>
                                </w:rPr>
                              </w:pPr>
                              <w:r>
                                <w:rPr>
                                  <w:rFonts w:hAnsi="Calibri" w:asciiTheme="minorHAnsi" w:cstheme="minorBidi"/>
                                  <w:color w:val="FFFFFF" w:themeColor="light1"/>
                                  <w:kern w:val="24"/>
                                  <w:sz w:val="44"/>
                                  <w:szCs w:val="72"/>
                                  <w14:textFill>
                                    <w14:solidFill>
                                      <w14:schemeClr w14:val="lt1"/>
                                    </w14:solidFill>
                                  </w14:textFill>
                                </w:rPr>
                                <w:t>X</w:t>
                              </w:r>
                            </w:p>
                          </w:txbxContent>
                        </wps:txbx>
                        <wps:bodyPr rtlCol="0" anchor="ctr"/>
                      </wps:wsp>
                      <wps:wsp>
                        <wps:cNvPr id="116" name="矩形 73"/>
                        <wps:cNvSpPr/>
                        <wps:spPr>
                          <a:xfrm>
                            <a:off x="5331381" y="2555907"/>
                            <a:ext cx="64071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4"/>
                                <w:spacing w:before="0" w:beforeAutospacing="0" w:after="0" w:afterAutospacing="0"/>
                                <w:jc w:val="center"/>
                                <w:rPr>
                                  <w:sz w:val="16"/>
                                </w:rPr>
                              </w:pPr>
                              <w:r>
                                <w:rPr>
                                  <w:rFonts w:hAnsi="Calibri" w:asciiTheme="minorHAnsi" w:cstheme="minorBidi"/>
                                  <w:color w:val="000000" w:themeColor="text1"/>
                                  <w:kern w:val="24"/>
                                  <w:sz w:val="22"/>
                                  <w:szCs w:val="36"/>
                                  <w14:textFill>
                                    <w14:solidFill>
                                      <w14:schemeClr w14:val="tx1"/>
                                    </w14:solidFill>
                                  </w14:textFill>
                                </w:rPr>
                                <w:t>Curr</w:t>
                              </w:r>
                            </w:p>
                          </w:txbxContent>
                        </wps:txbx>
                        <wps:bodyPr rtlCol="0" anchor="ctr"/>
                      </wps:wsp>
                      <wps:wsp>
                        <wps:cNvPr id="117" name="矩形 73"/>
                        <wps:cNvSpPr/>
                        <wps:spPr>
                          <a:xfrm>
                            <a:off x="4684460" y="2560833"/>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 name="矩形 73"/>
                        <wps:cNvSpPr/>
                        <wps:spPr>
                          <a:xfrm>
                            <a:off x="5331380" y="1908700"/>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 name="矩形 73"/>
                        <wps:cNvSpPr/>
                        <wps:spPr>
                          <a:xfrm>
                            <a:off x="4686284" y="1912368"/>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 name="矩形 73"/>
                        <wps:cNvSpPr/>
                        <wps:spPr>
                          <a:xfrm>
                            <a:off x="4046073" y="1911605"/>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4"/>
                                <w:spacing w:before="0" w:beforeAutospacing="0" w:after="0" w:afterAutospacing="0"/>
                                <w:jc w:val="center"/>
                                <w:rPr>
                                  <w:sz w:val="44"/>
                                  <w:szCs w:val="44"/>
                                </w:rPr>
                              </w:pPr>
                              <w:r>
                                <w:rPr>
                                  <w:rFonts w:hAnsi="Calibri" w:asciiTheme="minorHAnsi" w:cstheme="minorBidi"/>
                                  <w:color w:val="FFFFFF" w:themeColor="light1"/>
                                  <w:kern w:val="24"/>
                                  <w:sz w:val="44"/>
                                  <w:szCs w:val="44"/>
                                  <w14:textFill>
                                    <w14:solidFill>
                                      <w14:schemeClr w14:val="lt1"/>
                                    </w14:solidFill>
                                  </w14:textFill>
                                </w:rPr>
                                <w:t>X</w:t>
                              </w:r>
                            </w:p>
                          </w:txbxContent>
                        </wps:txbx>
                        <wps:bodyPr rtlCol="0" anchor="ctr"/>
                      </wps:wsp>
                      <wps:wsp>
                        <wps:cNvPr id="121" name="矩形 73"/>
                        <wps:cNvSpPr/>
                        <wps:spPr>
                          <a:xfrm>
                            <a:off x="3394620" y="1903740"/>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2" name="矩形 73"/>
                        <wps:cNvSpPr/>
                        <wps:spPr>
                          <a:xfrm>
                            <a:off x="4683726" y="1906686"/>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3" name="矩形 73"/>
                        <wps:cNvSpPr/>
                        <wps:spPr>
                          <a:xfrm>
                            <a:off x="3411230" y="660555"/>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4"/>
                                <w:spacing w:before="0" w:beforeAutospacing="0" w:after="0" w:afterAutospacing="0"/>
                                <w:jc w:val="center"/>
                              </w:pPr>
                            </w:p>
                          </w:txbxContent>
                        </wps:txbx>
                        <wps:bodyPr rtlCol="0" anchor="ctr"/>
                      </wps:wsp>
                      <wps:wsp>
                        <wps:cNvPr id="124" name="矩形 73"/>
                        <wps:cNvSpPr/>
                        <wps:spPr>
                          <a:xfrm>
                            <a:off x="4053204" y="66366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矩形 73"/>
                        <wps:cNvSpPr/>
                        <wps:spPr>
                          <a:xfrm>
                            <a:off x="3409868" y="13148"/>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4"/>
                                <w:spacing w:before="0" w:beforeAutospacing="0" w:after="0" w:afterAutospacing="0"/>
                                <w:jc w:val="center"/>
                                <w:rPr>
                                  <w:sz w:val="18"/>
                                </w:rPr>
                              </w:pPr>
                              <w:r>
                                <w:rPr>
                                  <w:rFonts w:hAnsi="Calibri" w:asciiTheme="minorHAnsi" w:cstheme="minorBidi"/>
                                  <w:color w:val="FFFFFF" w:themeColor="light1"/>
                                  <w:kern w:val="24"/>
                                  <w:sz w:val="44"/>
                                  <w:szCs w:val="72"/>
                                  <w14:textFill>
                                    <w14:solidFill>
                                      <w14:schemeClr w14:val="lt1"/>
                                    </w14:solidFill>
                                  </w14:textFill>
                                </w:rPr>
                                <w:t>X</w:t>
                              </w:r>
                            </w:p>
                          </w:txbxContent>
                        </wps:txbx>
                        <wps:bodyPr rtlCol="0" anchor="ctr"/>
                      </wps:wsp>
                      <wps:wsp>
                        <wps:cNvPr id="126" name="矩形 73"/>
                        <wps:cNvSpPr/>
                        <wps:spPr>
                          <a:xfrm>
                            <a:off x="5340735" y="658741"/>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矩形 73"/>
                        <wps:cNvSpPr/>
                        <wps:spPr>
                          <a:xfrm>
                            <a:off x="5340734" y="11534"/>
                            <a:ext cx="64071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4"/>
                                <w:spacing w:before="0" w:beforeAutospacing="0" w:after="0" w:afterAutospacing="0"/>
                                <w:jc w:val="center"/>
                                <w:rPr>
                                  <w:sz w:val="16"/>
                                </w:rPr>
                              </w:pPr>
                              <w:r>
                                <w:rPr>
                                  <w:rFonts w:hAnsi="Calibri" w:asciiTheme="minorHAnsi" w:cstheme="minorBidi"/>
                                  <w:color w:val="000000" w:themeColor="text1"/>
                                  <w:kern w:val="24"/>
                                  <w:sz w:val="22"/>
                                  <w:szCs w:val="36"/>
                                  <w14:textFill>
                                    <w14:solidFill>
                                      <w14:schemeClr w14:val="tx1"/>
                                    </w14:solidFill>
                                  </w14:textFill>
                                </w:rPr>
                                <w:t>Curr</w:t>
                              </w:r>
                            </w:p>
                          </w:txbxContent>
                        </wps:txbx>
                        <wps:bodyPr rtlCol="0" anchor="ctr"/>
                      </wps:wsp>
                      <wps:wsp>
                        <wps:cNvPr id="128" name="矩形 73"/>
                        <wps:cNvSpPr/>
                        <wps:spPr>
                          <a:xfrm>
                            <a:off x="4055427" y="14439"/>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4"/>
                                <w:spacing w:before="0" w:beforeAutospacing="0" w:after="0" w:afterAutospacing="0"/>
                                <w:jc w:val="center"/>
                                <w:rPr>
                                  <w:sz w:val="44"/>
                                  <w:szCs w:val="44"/>
                                </w:rPr>
                              </w:pPr>
                              <w:r>
                                <w:rPr>
                                  <w:rFonts w:hAnsi="Calibri" w:asciiTheme="minorHAnsi" w:cstheme="minorBidi"/>
                                  <w:color w:val="FFFFFF" w:themeColor="light1"/>
                                  <w:kern w:val="24"/>
                                  <w:sz w:val="44"/>
                                  <w:szCs w:val="44"/>
                                  <w14:textFill>
                                    <w14:solidFill>
                                      <w14:schemeClr w14:val="lt1"/>
                                    </w14:solidFill>
                                  </w14:textFill>
                                </w:rPr>
                                <w:t>X</w:t>
                              </w:r>
                            </w:p>
                          </w:txbxContent>
                        </wps:txbx>
                        <wps:bodyPr rtlCol="0" anchor="ctr"/>
                      </wps:wsp>
                      <wps:wsp>
                        <wps:cNvPr id="129" name="矩形 73"/>
                        <wps:cNvSpPr/>
                        <wps:spPr>
                          <a:xfrm>
                            <a:off x="3403974" y="6574"/>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0" name="矩形 73"/>
                        <wps:cNvSpPr/>
                        <wps:spPr>
                          <a:xfrm>
                            <a:off x="4693080" y="9520"/>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1" name="矩形 73"/>
                        <wps:cNvSpPr/>
                        <wps:spPr>
                          <a:xfrm>
                            <a:off x="4700982" y="13719"/>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id="Group 1" o:spid="_x0000_s1026" o:spt="203" style="height:167pt;width:320.3pt;" coordsize="5991540,3211708" o:gfxdata="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">
                <o:lock v:ext="edit" aspectratio="f"/>
                <v:rect id="矩形 73" o:spid="_x0000_s1026" o:spt="1" style="position:absolute;left:8626;top:653981;height:650875;width:640715;v-text-anchor:middle;" fillcolor="#C4BD97 [2414]" filled="t" stroked="t" coordsize="21600,21600" o:gfxdata="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ETuO8AAAA&#10;2wAAAA8AAAAAAAAAAQAgAAAAIgAAAGRycy9kb3ducmV2LnhtbFBLAQIUABQAAAAIAIdO4kAzLwWe&#10;OwAAADkAAAAQAAAAAAAAAAEAIAAAAAsBAABkcnMvc2hhcGV4bWwueG1sUEsFBgAAAAAGAAYAWwEA&#10;ALUDAAAAAA==&#10;">
                  <v:fill on="t" focussize="0,0"/>
                  <v:stroke weight="0.25pt" color="#000000 [3213]" joinstyle="round"/>
                  <v:imagedata o:title=""/>
                  <o:lock v:ext="edit" aspectratio="f"/>
                </v:rect>
                <v:rect id="矩形 73" o:spid="_x0000_s1026" o:spt="1" style="position:absolute;left:650600;top:657087;height:650875;width:640715;v-text-anchor:middle;" fillcolor="#C4BD97 [2414]" filled="t" stroked="t" coordsize="21600,21600" o:gfxdata="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OhvakbUAAADbAAAADwAA&#10;AAAAAAABACAAAAAiAAAAZHJzL2Rvd25yZXYueG1sUEsBAhQAFAAAAAgAh07iQDMvBZ47AAAAOQAA&#10;ABAAAAAAAAAAAQAgAAAABAEAAGRycy9zaGFwZXhtbC54bWxQSwUGAAAAAAYABgBbAQAArgMAAAAA&#10;">
                  <v:fill on="t" focussize="0,0"/>
                  <v:stroke weight="0.25pt" color="#000000 [3213]" joinstyle="round"/>
                  <v:imagedata o:title=""/>
                  <o:lock v:ext="edit" aspectratio="f"/>
                </v:rect>
                <v:rect id="矩形 73" o:spid="_x0000_s1026" o:spt="1" style="position:absolute;left:11618;top:6574;height:650875;width:640715;v-text-anchor:middle;" fillcolor="#C4BD97 [2414]" filled="t" stroked="t" coordsize="21600,21600" o:gfxdata="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V38KugAAANsA&#10;AAAPAAAAAAAAAAEAIAAAACIAAABkcnMvZG93bnJldi54bWxQSwECFAAUAAAACACHTuJAMy8FnjsA&#10;AAA5AAAAEAAAAAAAAAABACAAAAAJAQAAZHJzL3NoYXBleG1sLnhtbFBLBQYAAAAABgAGAFsBAACz&#10;AwAAAAA=&#10;">
                  <v:fill on="t" focussize="0,0"/>
                  <v:stroke weight="0.25pt" color="#000000 [3213]" joinstyle="round"/>
                  <v:imagedata o:title=""/>
                  <o:lock v:ext="edit" aspectratio="f"/>
                  <v:textbox>
                    <w:txbxContent>
                      <w:p>
                        <w:pPr>
                          <w:pStyle w:val="24"/>
                          <w:spacing w:before="0" w:beforeAutospacing="0" w:after="0" w:afterAutospacing="0"/>
                          <w:jc w:val="center"/>
                          <w:rPr>
                            <w:sz w:val="18"/>
                          </w:rPr>
                        </w:pPr>
                        <w:r>
                          <w:rPr>
                            <w:rFonts w:hAnsi="Calibri" w:asciiTheme="minorHAnsi" w:cstheme="minorBidi"/>
                            <w:color w:val="FFFFFF" w:themeColor="light1"/>
                            <w:kern w:val="24"/>
                            <w:sz w:val="44"/>
                            <w:szCs w:val="72"/>
                            <w14:textFill>
                              <w14:solidFill>
                                <w14:schemeClr w14:val="lt1"/>
                              </w14:solidFill>
                            </w14:textFill>
                          </w:rPr>
                          <w:t>X</w:t>
                        </w:r>
                      </w:p>
                    </w:txbxContent>
                  </v:textbox>
                </v:rect>
                <v:rect id="矩形 73" o:spid="_x0000_s1026" o:spt="1" style="position:absolute;left:1938131;top:652167;height:650875;width:640715;v-text-anchor:middle;" filled="f" stroked="t" coordsize="21600,21600" o:gfxdata="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oWnSrsAAADb&#10;AAAADwAAAAAAAAABACAAAAAiAAAAZHJzL2Rvd25yZXYueG1sUEsBAhQAFAAAAAgAh07iQDMvBZ47&#10;AAAAOQAAABAAAAAAAAAAAQAgAAAACgEAAGRycy9zaGFwZXhtbC54bWxQSwUGAAAAAAYABgBbAQAA&#10;tAMAAAAA&#10;">
                  <v:fill on="f" focussize="0,0"/>
                  <v:stroke weight="0.25pt" color="#000000 [3213]" joinstyle="round"/>
                  <v:imagedata o:title=""/>
                  <o:lock v:ext="edit" aspectratio="f"/>
                </v:rect>
                <v:rect id="矩形 73" o:spid="_x0000_s1026" o:spt="1" style="position:absolute;left:1291210;top:657093;height:650875;width:649335;v-text-anchor:middle;" filled="f" stroked="t" coordsize="21600,21600" o:gfxdata="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3JAtG8AAAA&#10;2wAAAA8AAAAAAAAAAQAgAAAAIgAAAGRycy9kb3ducmV2LnhtbFBLAQIUABQAAAAIAIdO4kAzLwWe&#10;OwAAADkAAAAQAAAAAAAAAAEAIAAAAAsBAABkcnMvc2hhcGV4bWwueG1sUEsFBgAAAAAGAAYAWwEA&#10;ALUDAAAAAA==&#10;">
                  <v:fill on="f" focussize="0,0"/>
                  <v:stroke weight="0.25pt" color="#000000 [3213]" joinstyle="round"/>
                  <v:imagedata o:title=""/>
                  <o:lock v:ext="edit" aspectratio="f"/>
                </v:rect>
                <v:rect id="矩形 73" o:spid="_x0000_s1026" o:spt="1" style="position:absolute;left:1938130;top:4960;height:650875;width:640715;v-text-anchor:middle;" filled="f" stroked="t" coordsize="21600,21600" o:gfxdata="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G5ymvQAA&#10;ANsAAAAPAAAAAAAAAAEAIAAAACIAAABkcnMvZG93bnJldi54bWxQSwECFAAUAAAACACHTuJAMy8F&#10;njsAAAA5AAAAEAAAAAAAAAABACAAAAAMAQAAZHJzL3NoYXBleG1sLnhtbFBLBQYAAAAABgAGAFsB&#10;AAC2AwAAAAA=&#10;">
                  <v:fill on="f" focussize="0,0"/>
                  <v:stroke weight="0.25pt" color="#000000 [3213]" joinstyle="round"/>
                  <v:imagedata o:title=""/>
                  <o:lock v:ext="edit" aspectratio="f"/>
                </v:rect>
                <v:rect id="矩形 73" o:spid="_x0000_s1026" o:spt="1" style="position:absolute;left:1293034;top:8628;height:650875;width:649335;v-text-anchor:middle;" fillcolor="#C4BD97 [2414]" filled="t" stroked="t" coordsize="21600,21600" o:gfxdata="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u8yKvQAA&#10;ANsAAAAPAAAAAAAAAAEAIAAAACIAAABkcnMvZG93bnJldi54bWxQSwECFAAUAAAACACHTuJAMy8F&#10;njsAAAA5AAAAEAAAAAAAAAABACAAAAAMAQAAZHJzL3NoYXBleG1sLnhtbFBLBQYAAAAABgAGAFsB&#10;AAC2AwAAAAA=&#10;">
                  <v:fill type="pattern" on="t" color2="#FFFFFF [3212]" focussize="0,0" r:id="rId82"/>
                  <v:stroke weight="0.25pt" color="#000000 [3213]" joinstyle="round"/>
                  <v:imagedata o:title=""/>
                  <o:lock v:ext="edit" aspectratio="f"/>
                  <v:textbox>
                    <w:txbxContent>
                      <w:p>
                        <w:pPr>
                          <w:pStyle w:val="24"/>
                          <w:spacing w:before="0" w:beforeAutospacing="0" w:after="0" w:afterAutospacing="0"/>
                          <w:jc w:val="center"/>
                          <w:rPr>
                            <w:sz w:val="16"/>
                          </w:rPr>
                        </w:pPr>
                        <w:r>
                          <w:rPr>
                            <w:rFonts w:hAnsi="Calibri" w:asciiTheme="minorHAnsi" w:cstheme="minorBidi"/>
                            <w:color w:val="000000" w:themeColor="text1"/>
                            <w:kern w:val="24"/>
                            <w:sz w:val="22"/>
                            <w:szCs w:val="36"/>
                            <w14:textFill>
                              <w14:solidFill>
                                <w14:schemeClr w14:val="tx1"/>
                              </w14:solidFill>
                            </w14:textFill>
                          </w:rPr>
                          <w:t>Curr</w:t>
                        </w:r>
                      </w:p>
                    </w:txbxContent>
                  </v:textbox>
                </v:rect>
                <v:rect id="矩形 73" o:spid="_x0000_s1026" o:spt="1" style="position:absolute;left:657177;top:7865;height:650875;width:640715;v-text-anchor:middle;" fillcolor="#C4BD97 [2414]" filled="t" stroked="t" coordsize="21600,21600" o:gfxdata="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v8JMTLUAAADbAAAADwAA&#10;AAAAAAABACAAAAAiAAAAZHJzL2Rvd25yZXYueG1sUEsBAhQAFAAAAAgAh07iQDMvBZ47AAAAOQAA&#10;ABAAAAAAAAAAAQAgAAAABAEAAGRycy9zaGFwZXhtbC54bWxQSwUGAAAAAAYABgBbAQAArgMAAAAA&#10;">
                  <v:fill on="t" focussize="0,0"/>
                  <v:stroke weight="0.25pt" color="#000000 [3213]" joinstyle="round"/>
                  <v:imagedata o:title=""/>
                  <o:lock v:ext="edit" aspectratio="f"/>
                </v:rect>
                <v:rect id="矩形 73" o:spid="_x0000_s1026" o:spt="1" style="position:absolute;left:1370;top:0;height:1303042;width:1298460;v-text-anchor:middle;" filled="f" stroked="t" coordsize="21600,21600" o:gfxdata="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hsXkLgAAADbAAAA&#10;DwAAAAAAAAABACAAAAAiAAAAZHJzL2Rvd25yZXYueG1sUEsBAhQAFAAAAAgAh07iQDMvBZ47AAAA&#10;OQAAABAAAAAAAAAAAQAgAAAABwEAAGRycy9zaGFwZXhtbC54bWxQSwUGAAAAAAYABgBbAQAAsQMA&#10;AAAA&#10;">
                  <v:fill on="f" focussize="0,0"/>
                  <v:stroke weight="1.5pt" color="#000000 [3213]" joinstyle="round"/>
                  <v:imagedata o:title=""/>
                  <o:lock v:ext="edit" aspectratio="f"/>
                </v:rect>
                <v:rect id="矩形 73" o:spid="_x0000_s1026" o:spt="1" style="position:absolute;left:1290476;top:2946;height:1303042;width:1298460;v-text-anchor:middle;" filled="f" stroked="t" coordsize="21600,21600" o:gfxdata="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VeyC74A&#10;AADbAAAADwAAAAAAAAABACAAAAAiAAAAZHJzL2Rvd25yZXYueG1sUEsBAhQAFAAAAAgAh07iQDMv&#10;BZ47AAAAOQAAABAAAAAAAAAAAQAgAAAADQEAAGRycy9zaGFwZXhtbC54bWxQSwUGAAAAAAYABgBb&#10;AQAAtwMAAAAA&#10;">
                  <v:fill on="f" focussize="0,0"/>
                  <v:stroke weight="1.5pt" color="#000000 [3213]" joinstyle="round"/>
                  <v:imagedata o:title=""/>
                  <o:lock v:ext="edit" aspectratio="f"/>
                </v:rect>
                <v:rect id="矩形 73" o:spid="_x0000_s1026" o:spt="1" style="position:absolute;left:7256;top:2551147;height:650875;width:640715;v-text-anchor:middle;" fillcolor="#C4BD97 [2414]" filled="t" stroked="t" coordsize="21600,21600" o:gfxdata="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8LgbsAAADb&#10;AAAADwAAAAAAAAABACAAAAAiAAAAZHJzL2Rvd25yZXYueG1sUEsBAhQAFAAAAAgAh07iQDMvBZ47&#10;AAAAOQAAABAAAAAAAAAAAQAgAAAACgEAAGRycy9zaGFwZXhtbC54bWxQSwUGAAAAAAYABgBbAQAA&#10;tAMAAAAA&#10;">
                  <v:fill on="t" focussize="0,0"/>
                  <v:stroke weight="0.25pt" color="#000000 [3213]" joinstyle="round"/>
                  <v:imagedata o:title=""/>
                  <o:lock v:ext="edit" aspectratio="f"/>
                  <v:textbox>
                    <w:txbxContent>
                      <w:p>
                        <w:pPr>
                          <w:pStyle w:val="24"/>
                          <w:spacing w:before="0" w:beforeAutospacing="0" w:after="0" w:afterAutospacing="0"/>
                          <w:jc w:val="center"/>
                          <w:rPr>
                            <w:sz w:val="44"/>
                            <w:szCs w:val="44"/>
                          </w:rPr>
                        </w:pPr>
                        <w:r>
                          <w:rPr>
                            <w:rFonts w:hAnsi="Calibri" w:asciiTheme="minorHAnsi" w:cstheme="minorBidi"/>
                            <w:color w:val="FFFFFF" w:themeColor="light1"/>
                            <w:kern w:val="24"/>
                            <w:sz w:val="44"/>
                            <w:szCs w:val="44"/>
                            <w14:textFill>
                              <w14:solidFill>
                                <w14:schemeClr w14:val="lt1"/>
                              </w14:solidFill>
                            </w14:textFill>
                          </w:rPr>
                          <w:t>X</w:t>
                        </w:r>
                      </w:p>
                    </w:txbxContent>
                  </v:textbox>
                </v:rect>
                <v:rect id="矩形 73" o:spid="_x0000_s1026" o:spt="1" style="position:absolute;left:649230;top:2554253;height:650875;width:640715;v-text-anchor:middle;" fillcolor="#C4BD97 [2414]" filled="t" stroked="t" coordsize="21600,21600" o:gfxdata="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LOuGrsAAADb&#10;AAAADwAAAAAAAAABACAAAAAiAAAAZHJzL2Rvd25yZXYueG1sUEsBAhQAFAAAAAgAh07iQDMvBZ47&#10;AAAAOQAAABAAAAAAAAAAAQAgAAAACgEAAGRycy9zaGFwZXhtbC54bWxQSwUGAAAAAAYABgBbAQAA&#10;tAMAAAAA&#10;">
                  <v:fill on="t" focussize="0,0"/>
                  <v:stroke weight="0.25pt" color="#000000 [3213]" joinstyle="round"/>
                  <v:imagedata o:title=""/>
                  <o:lock v:ext="edit" aspectratio="f"/>
                </v:rect>
                <v:rect id="矩形 73" o:spid="_x0000_s1026" o:spt="1" style="position:absolute;left:5894;top:1903740;height:650875;width:640715;v-text-anchor:middle;" fillcolor="#C4BD97 [2414]" filled="t" stroked="t" coordsize="21600,21600" o:gfxdata="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1o2brsAAADb&#10;AAAADwAAAAAAAAABACAAAAAiAAAAZHJzL2Rvd25yZXYueG1sUEsBAhQAFAAAAAgAh07iQDMvBZ47&#10;AAAAOQAAABAAAAAAAAAAAQAgAAAACgEAAGRycy9zaGFwZXhtbC54bWxQSwUGAAAAAAYABgBbAQAA&#10;tAMAAAAA&#10;">
                  <v:fill on="t" focussize="0,0"/>
                  <v:stroke weight="0.25pt" color="#000000 [3213]" joinstyle="round"/>
                  <v:imagedata o:title=""/>
                  <o:lock v:ext="edit" aspectratio="f"/>
                  <v:textbox>
                    <w:txbxContent>
                      <w:p>
                        <w:pPr>
                          <w:pStyle w:val="24"/>
                          <w:spacing w:before="0" w:beforeAutospacing="0" w:after="0" w:afterAutospacing="0"/>
                          <w:jc w:val="center"/>
                          <w:rPr>
                            <w:sz w:val="36"/>
                            <w:szCs w:val="36"/>
                          </w:rPr>
                        </w:pPr>
                        <w:r>
                          <w:rPr>
                            <w:rFonts w:hAnsi="Calibri" w:asciiTheme="minorHAnsi" w:cstheme="minorBidi"/>
                            <w:color w:val="FFFFFF" w:themeColor="light1"/>
                            <w:kern w:val="24"/>
                            <w:sz w:val="36"/>
                            <w:szCs w:val="36"/>
                            <w14:textFill>
                              <w14:solidFill>
                                <w14:schemeClr w14:val="lt1"/>
                              </w14:solidFill>
                            </w14:textFill>
                          </w:rPr>
                          <w:t>X</w:t>
                        </w:r>
                      </w:p>
                    </w:txbxContent>
                  </v:textbox>
                </v:rect>
                <v:rect id="矩形 73" o:spid="_x0000_s1026" o:spt="1" style="position:absolute;left:1936761;top:2549333;height:650875;width:640715;v-text-anchor:middle;" filled="f" stroked="t" coordsize="21600,21600" o:gfxdata="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J3T1vQAA&#10;ANsAAAAPAAAAAAAAAAEAIAAAACIAAABkcnMvZG93bnJldi54bWxQSwECFAAUAAAACACHTuJAMy8F&#10;njsAAAA5AAAAEAAAAAAAAAABACAAAAAMAQAAZHJzL3NoYXBleG1sLnhtbFBLBQYAAAAABgAGAFsB&#10;AAC2AwAAAAA=&#10;">
                  <v:fill on="f" focussize="0,0"/>
                  <v:stroke weight="0.25pt" color="#000000 [3213]" joinstyle="round"/>
                  <v:imagedata o:title=""/>
                  <o:lock v:ext="edit" aspectratio="f"/>
                </v:rect>
                <v:rect id="矩形 73" o:spid="_x0000_s1026" o:spt="1" style="position:absolute;left:1289840;top:2554259;height:650875;width:649335;v-text-anchor:middle;" fillcolor="#C4BD97 [2414]" filled="t" stroked="t" coordsize="21600,21600" o:gfxdata="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Ihk2vQAA&#10;ANsAAAAPAAAAAAAAAAEAIAAAACIAAABkcnMvZG93bnJldi54bWxQSwECFAAUAAAACACHTuJAMy8F&#10;njsAAAA5AAAAEAAAAAAAAAABACAAAAAMAQAAZHJzL3NoYXBleG1sLnhtbFBLBQYAAAAABgAGAFsB&#10;AAC2AwAAAAA=&#10;">
                  <v:fill type="pattern" on="t" color2="#FFFFFF [3212]" focussize="0,0" r:id="rId82"/>
                  <v:stroke weight="0.25pt" color="#000000 [3213]" joinstyle="round"/>
                  <v:imagedata o:title=""/>
                  <o:lock v:ext="edit" aspectratio="f"/>
                  <v:textbox>
                    <w:txbxContent>
                      <w:p>
                        <w:pPr>
                          <w:pStyle w:val="24"/>
                          <w:spacing w:before="0" w:beforeAutospacing="0" w:after="0" w:afterAutospacing="0"/>
                          <w:jc w:val="center"/>
                          <w:rPr>
                            <w:sz w:val="16"/>
                          </w:rPr>
                        </w:pPr>
                        <w:r>
                          <w:rPr>
                            <w:rFonts w:hAnsi="Calibri" w:asciiTheme="minorHAnsi" w:cstheme="minorBidi"/>
                            <w:color w:val="000000" w:themeColor="text1"/>
                            <w:kern w:val="24"/>
                            <w:sz w:val="22"/>
                            <w:szCs w:val="36"/>
                            <w14:textFill>
                              <w14:solidFill>
                                <w14:schemeClr w14:val="tx1"/>
                              </w14:solidFill>
                            </w14:textFill>
                          </w:rPr>
                          <w:t>Curr</w:t>
                        </w:r>
                      </w:p>
                    </w:txbxContent>
                  </v:textbox>
                </v:rect>
                <v:rect id="矩形 73" o:spid="_x0000_s1026" o:spt="1" style="position:absolute;left:1936760;top:1902126;height:650875;width:640715;v-text-anchor:middle;" fillcolor="#C4BD97 [2414]" filled="t" stroked="t" coordsize="21600,21600" o:gfxdata="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ioGbsAAADb&#10;AAAADwAAAAAAAAABACAAAAAiAAAAZHJzL2Rvd25yZXYueG1sUEsBAhQAFAAAAAgAh07iQDMvBZ47&#10;AAAAOQAAABAAAAAAAAAAAQAgAAAACgEAAGRycy9zaGFwZXhtbC54bWxQSwUGAAAAAAYABgBbAQAA&#10;tAMAAAAA&#10;">
                  <v:fill on="t" focussize="0,0"/>
                  <v:stroke weight="0.25pt" color="#000000 [3213]" joinstyle="round"/>
                  <v:imagedata o:title=""/>
                  <o:lock v:ext="edit" aspectratio="f"/>
                </v:rect>
                <v:rect id="矩形 73" o:spid="_x0000_s1026" o:spt="1" style="position:absolute;left:1291664;top:1905794;height:650875;width:649335;v-text-anchor:middle;" fillcolor="#C4BD97 [2414]" filled="t" stroked="t" coordsize="21600,21600" o:gfxdata="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UZH28AAAA&#10;3AAAAA8AAAAAAAAAAQAgAAAAIgAAAGRycy9kb3ducmV2LnhtbFBLAQIUABQAAAAIAIdO4kAzLwWe&#10;OwAAADkAAAAQAAAAAAAAAAEAIAAAAAsBAABkcnMvc2hhcGV4bWwueG1sUEsFBgAAAAAGAAYAWwEA&#10;ALUDAAAAAA==&#10;">
                  <v:fill on="t" focussize="0,0"/>
                  <v:stroke weight="0.25pt" color="#000000 [3213]" joinstyle="round"/>
                  <v:imagedata o:title=""/>
                  <o:lock v:ext="edit" aspectratio="f"/>
                </v:rect>
                <v:rect id="矩形 73" o:spid="_x0000_s1026" o:spt="1" style="position:absolute;left:651453;top:1905031;height:650875;width:640715;v-text-anchor:middle;" fillcolor="#C4BD97 [2414]" filled="t" stroked="t" coordsize="21600,21600" o:gfxdata="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2MHmugAAANwA&#10;AAAPAAAAAAAAAAEAIAAAACIAAABkcnMvZG93bnJldi54bWxQSwECFAAUAAAACACHTuJAMy8FnjsA&#10;AAA5AAAAEAAAAAAAAAABACAAAAAJAQAAZHJzL3NoYXBleG1sLnhtbFBLBQYAAAAABgAGAFsBAACz&#10;AwAAAAA=&#10;">
                  <v:fill on="t" focussize="0,0"/>
                  <v:stroke weight="0.25pt" color="#000000 [3213]" joinstyle="round"/>
                  <v:imagedata o:title=""/>
                  <o:lock v:ext="edit" aspectratio="f"/>
                  <v:textbox>
                    <w:txbxContent>
                      <w:p>
                        <w:pPr>
                          <w:pStyle w:val="24"/>
                          <w:spacing w:before="0" w:beforeAutospacing="0" w:after="0" w:afterAutospacing="0"/>
                          <w:jc w:val="center"/>
                          <w:rPr>
                            <w:sz w:val="44"/>
                            <w:szCs w:val="44"/>
                          </w:rPr>
                        </w:pPr>
                        <w:r>
                          <w:rPr>
                            <w:rFonts w:hAnsi="Calibri" w:asciiTheme="minorHAnsi" w:cstheme="minorBidi"/>
                            <w:color w:val="FFFFFF" w:themeColor="light1"/>
                            <w:kern w:val="24"/>
                            <w:sz w:val="44"/>
                            <w:szCs w:val="44"/>
                            <w14:textFill>
                              <w14:solidFill>
                                <w14:schemeClr w14:val="lt1"/>
                              </w14:solidFill>
                            </w14:textFill>
                          </w:rPr>
                          <w:t>X</w:t>
                        </w:r>
                      </w:p>
                    </w:txbxContent>
                  </v:textbox>
                </v:rect>
                <v:rect id="矩形 73" o:spid="_x0000_s1026" o:spt="1" style="position:absolute;left:0;top:1897166;height:1303042;width:1298461;v-text-anchor:middle;" filled="f" stroked="t" coordsize="21600,21600" o:gfxdata="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dn05vQAA&#10;ANwAAAAPAAAAAAAAAAEAIAAAACIAAABkcnMvZG93bnJldi54bWxQSwECFAAUAAAACACHTuJAMy8F&#10;njsAAAA5AAAAEAAAAAAAAAABACAAAAAMAQAAZHJzL3NoYXBleG1sLnhtbFBLBQYAAAAABgAGAFsB&#10;AAC2AwAAAAA=&#10;">
                  <v:fill on="f" focussize="0,0"/>
                  <v:stroke weight="1.5pt" color="#000000 [3213]" joinstyle="round"/>
                  <v:imagedata o:title=""/>
                  <o:lock v:ext="edit" aspectratio="f"/>
                </v:rect>
                <v:rect id="矩形 73" o:spid="_x0000_s1026" o:spt="1" style="position:absolute;left:1289106;top:1900112;height:1303042;width:1298460;v-text-anchor:middle;" filled="f" stroked="t" coordsize="21600,21600" o:gfxdata="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Kk4068AAAA&#10;3AAAAA8AAAAAAAAAAQAgAAAAIgAAAGRycy9kb3ducmV2LnhtbFBLAQIUABQAAAAIAIdO4kAzLwWe&#10;OwAAADkAAAAQAAAAAAAAAAEAIAAAAAsBAABkcnMvc2hhcGV4bWwueG1sUEsFBgAAAAAGAAYAWwEA&#10;ALUDAAAAAA==&#10;">
                  <v:fill on="f" focussize="0,0"/>
                  <v:stroke weight="1.5pt" color="#000000 [3213]" joinstyle="round"/>
                  <v:imagedata o:title=""/>
                  <o:lock v:ext="edit" aspectratio="f"/>
                </v:rect>
                <v:rect id="矩形 73" o:spid="_x0000_s1026" o:spt="1" style="position:absolute;left:3401876;top:2557721;height:650875;width:640715;v-text-anchor:middle;" fillcolor="#C4BD97 [2414]" filled="t" stroked="t" coordsize="21600,21600" o:gfxdata="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6WDRugAAANwA&#10;AAAPAAAAAAAAAAEAIAAAACIAAABkcnMvZG93bnJldi54bWxQSwECFAAUAAAACACHTuJAMy8FnjsA&#10;AAA5AAAAEAAAAAAAAAABACAAAAAJAQAAZHJzL3NoYXBleG1sLnhtbFBLBQYAAAAABgAGAFsBAACz&#10;AwAAAAA=&#10;">
                  <v:fill on="t" focussize="0,0"/>
                  <v:stroke weight="0.25pt" color="#000000 [3213]" joinstyle="round"/>
                  <v:imagedata o:title=""/>
                  <o:lock v:ext="edit" aspectratio="f"/>
                  <v:textbox>
                    <w:txbxContent>
                      <w:p>
                        <w:pPr>
                          <w:pStyle w:val="24"/>
                          <w:spacing w:before="0" w:beforeAutospacing="0" w:after="0" w:afterAutospacing="0"/>
                          <w:jc w:val="center"/>
                          <w:rPr>
                            <w:sz w:val="44"/>
                            <w:szCs w:val="44"/>
                          </w:rPr>
                        </w:pPr>
                        <w:r>
                          <w:rPr>
                            <w:rFonts w:hAnsi="Calibri" w:asciiTheme="minorHAnsi" w:cstheme="minorBidi"/>
                            <w:color w:val="FFFFFF" w:themeColor="light1"/>
                            <w:kern w:val="24"/>
                            <w:sz w:val="44"/>
                            <w:szCs w:val="44"/>
                            <w14:textFill>
                              <w14:solidFill>
                                <w14:schemeClr w14:val="lt1"/>
                              </w14:solidFill>
                            </w14:textFill>
                          </w:rPr>
                          <w:t>X</w:t>
                        </w:r>
                      </w:p>
                    </w:txbxContent>
                  </v:textbox>
                </v:rect>
                <v:rect id="矩形 73" o:spid="_x0000_s1026" o:spt="1" style="position:absolute;left:4043850;top:2560827;height:650875;width:640715;v-text-anchor:middle;" fillcolor="#C4BD97 [2414]" filled="t" stroked="t" coordsize="21600,21600" o:gfxdata="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APilugAAANwA&#10;AAAPAAAAAAAAAAEAIAAAACIAAABkcnMvZG93bnJldi54bWxQSwECFAAUAAAACACHTuJAMy8FnjsA&#10;AAA5AAAAEAAAAAAAAAABACAAAAAJAQAAZHJzL3NoYXBleG1sLnhtbFBLBQYAAAAABgAGAFsBAACz&#10;AwAAAAA=&#10;">
                  <v:fill on="t" focussize="0,0"/>
                  <v:stroke weight="0.25pt" color="#000000 [3213]" joinstyle="round"/>
                  <v:imagedata o:title=""/>
                  <o:lock v:ext="edit" aspectratio="f"/>
                  <v:textbox>
                    <w:txbxContent>
                      <w:p>
                        <w:pPr>
                          <w:pStyle w:val="24"/>
                          <w:spacing w:before="0" w:beforeAutospacing="0" w:after="0" w:afterAutospacing="0"/>
                          <w:jc w:val="center"/>
                          <w:rPr>
                            <w:sz w:val="44"/>
                            <w:szCs w:val="44"/>
                          </w:rPr>
                        </w:pPr>
                        <w:r>
                          <w:rPr>
                            <w:rFonts w:hAnsi="Calibri" w:asciiTheme="minorHAnsi" w:cstheme="minorBidi"/>
                            <w:color w:val="FFFFFF" w:themeColor="light1"/>
                            <w:kern w:val="24"/>
                            <w:sz w:val="44"/>
                            <w:szCs w:val="44"/>
                            <w14:textFill>
                              <w14:solidFill>
                                <w14:schemeClr w14:val="lt1"/>
                              </w14:solidFill>
                            </w14:textFill>
                          </w:rPr>
                          <w:t>X</w:t>
                        </w:r>
                      </w:p>
                    </w:txbxContent>
                  </v:textbox>
                </v:rect>
                <v:rect id="矩形 73" o:spid="_x0000_s1026" o:spt="1" style="position:absolute;left:3400514;top:1910314;height:650875;width:640715;v-text-anchor:middle;" fillcolor="#C4BD97 [2414]" filled="t" stroked="t" coordsize="21600,21600" o:gfxdata="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TF0+ugAAANwA&#10;AAAPAAAAAAAAAAEAIAAAACIAAABkcnMvZG93bnJldi54bWxQSwECFAAUAAAACACHTuJAMy8FnjsA&#10;AAA5AAAAEAAAAAAAAAABACAAAAAJAQAAZHJzL3NoYXBleG1sLnhtbFBLBQYAAAAABgAGAFsBAACz&#10;AwAAAAA=&#10;">
                  <v:fill on="t" focussize="0,0"/>
                  <v:stroke weight="0.25pt" color="#000000 [3213]" joinstyle="round"/>
                  <v:imagedata o:title=""/>
                  <o:lock v:ext="edit" aspectratio="f"/>
                  <v:textbox>
                    <w:txbxContent>
                      <w:p>
                        <w:pPr>
                          <w:pStyle w:val="24"/>
                          <w:spacing w:before="0" w:beforeAutospacing="0" w:after="0" w:afterAutospacing="0"/>
                          <w:jc w:val="center"/>
                          <w:rPr>
                            <w:sz w:val="18"/>
                          </w:rPr>
                        </w:pPr>
                        <w:r>
                          <w:rPr>
                            <w:rFonts w:hAnsi="Calibri" w:asciiTheme="minorHAnsi" w:cstheme="minorBidi"/>
                            <w:color w:val="FFFFFF" w:themeColor="light1"/>
                            <w:kern w:val="24"/>
                            <w:sz w:val="44"/>
                            <w:szCs w:val="72"/>
                            <w14:textFill>
                              <w14:solidFill>
                                <w14:schemeClr w14:val="lt1"/>
                              </w14:solidFill>
                            </w14:textFill>
                          </w:rPr>
                          <w:t>X</w:t>
                        </w:r>
                      </w:p>
                    </w:txbxContent>
                  </v:textbox>
                </v:rect>
                <v:rect id="矩形 73" o:spid="_x0000_s1026" o:spt="1" style="position:absolute;left:5331381;top:2555907;height:650875;width:640715;v-text-anchor:middle;" fillcolor="#C4BD97 [2414]" filled="t" stroked="t" coordsize="21600,21600" o:gfxdata="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1OGk68AAAA&#10;3AAAAA8AAAAAAAAAAQAgAAAAIgAAAGRycy9kb3ducmV2LnhtbFBLAQIUABQAAAAIAIdO4kAzLwWe&#10;OwAAADkAAAAQAAAAAAAAAAEAIAAAAAsBAABkcnMvc2hhcGV4bWwueG1sUEsFBgAAAAAGAAYAWwEA&#10;ALUDAAAAAA==&#10;">
                  <v:fill type="pattern" on="t" color2="#FFFFFF [3212]" focussize="0,0" r:id="rId82"/>
                  <v:stroke weight="0.25pt" color="#000000 [3213]" joinstyle="round"/>
                  <v:imagedata o:title=""/>
                  <o:lock v:ext="edit" aspectratio="f"/>
                  <v:textbox>
                    <w:txbxContent>
                      <w:p>
                        <w:pPr>
                          <w:pStyle w:val="24"/>
                          <w:spacing w:before="0" w:beforeAutospacing="0" w:after="0" w:afterAutospacing="0"/>
                          <w:jc w:val="center"/>
                          <w:rPr>
                            <w:sz w:val="16"/>
                          </w:rPr>
                        </w:pPr>
                        <w:r>
                          <w:rPr>
                            <w:rFonts w:hAnsi="Calibri" w:asciiTheme="minorHAnsi" w:cstheme="minorBidi"/>
                            <w:color w:val="000000" w:themeColor="text1"/>
                            <w:kern w:val="24"/>
                            <w:sz w:val="22"/>
                            <w:szCs w:val="36"/>
                            <w14:textFill>
                              <w14:solidFill>
                                <w14:schemeClr w14:val="tx1"/>
                              </w14:solidFill>
                            </w14:textFill>
                          </w:rPr>
                          <w:t>Curr</w:t>
                        </w:r>
                      </w:p>
                    </w:txbxContent>
                  </v:textbox>
                </v:rect>
                <v:rect id="矩形 73" o:spid="_x0000_s1026" o:spt="1" style="position:absolute;left:4684460;top:2560833;height:650875;width:649335;v-text-anchor:middle;" fillcolor="#C4BD97 [2414]" filled="t" stroked="t" coordsize="21600,21600" o:gfxdata="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0mbSugAAANwA&#10;AAAPAAAAAAAAAAEAIAAAACIAAABkcnMvZG93bnJldi54bWxQSwECFAAUAAAACACHTuJAMy8FnjsA&#10;AAA5AAAAEAAAAAAAAAABACAAAAAJAQAAZHJzL3NoYXBleG1sLnhtbFBLBQYAAAAABgAGAFsBAACz&#10;AwAAAAA=&#10;">
                  <v:fill on="t" focussize="0,0"/>
                  <v:stroke weight="0.25pt" color="#000000 [3213]" joinstyle="round"/>
                  <v:imagedata o:title=""/>
                  <o:lock v:ext="edit" aspectratio="f"/>
                </v:rect>
                <v:rect id="矩形 73" o:spid="_x0000_s1026" o:spt="1" style="position:absolute;left:5331380;top:1908700;height:650875;width:640715;v-text-anchor:middle;" fillcolor="#C4BD97 [2414]" filled="t" stroked="t" coordsize="21600,21600" o:gfxdata="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xN8qC8AAAA&#10;3AAAAA8AAAAAAAAAAQAgAAAAIgAAAGRycy9kb3ducmV2LnhtbFBLAQIUABQAAAAIAIdO4kAzLwWe&#10;OwAAADkAAAAQAAAAAAAAAAEAIAAAAAsBAABkcnMvc2hhcGV4bWwueG1sUEsFBgAAAAAGAAYAWwEA&#10;ALUDAAAAAA==&#10;">
                  <v:fill on="t" focussize="0,0"/>
                  <v:stroke weight="0.25pt" color="#000000 [3213]" joinstyle="round"/>
                  <v:imagedata o:title=""/>
                  <o:lock v:ext="edit" aspectratio="f"/>
                </v:rect>
                <v:rect id="矩形 73" o:spid="_x0000_s1026" o:spt="1" style="position:absolute;left:4686284;top:1912368;height:650875;width:649335;v-text-anchor:middle;" fillcolor="#C4BD97 [2414]" filled="t" stroked="t" coordsize="21600,21600" o:gfxdata="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AVc7ugAAANwA&#10;AAAPAAAAAAAAAAEAIAAAACIAAABkcnMvZG93bnJldi54bWxQSwECFAAUAAAACACHTuJAMy8FnjsA&#10;AAA5AAAAEAAAAAAAAAABACAAAAAJAQAAZHJzL3NoYXBleG1sLnhtbFBLBQYAAAAABgAGAFsBAACz&#10;AwAAAAA=&#10;">
                  <v:fill on="t" focussize="0,0"/>
                  <v:stroke weight="0.25pt" color="#000000 [3213]" joinstyle="round"/>
                  <v:imagedata o:title=""/>
                  <o:lock v:ext="edit" aspectratio="f"/>
                </v:rect>
                <v:rect id="矩形 73" o:spid="_x0000_s1026" o:spt="1" style="position:absolute;left:4046073;top:1911605;height:650875;width:640715;v-text-anchor:middle;" fillcolor="#C4BD97 [2414]" filled="t" stroked="t" coordsize="21600,21600" o:gfxdata="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xXNBu8AAAA&#10;3AAAAA8AAAAAAAAAAQAgAAAAIgAAAGRycy9kb3ducmV2LnhtbFBLAQIUABQAAAAIAIdO4kAzLwWe&#10;OwAAADkAAAAQAAAAAAAAAAEAIAAAAAsBAABkcnMvc2hhcGV4bWwueG1sUEsFBgAAAAAGAAYAWwEA&#10;ALUDAAAAAA==&#10;">
                  <v:fill on="t" focussize="0,0"/>
                  <v:stroke weight="0.25pt" color="#000000 [3213]" joinstyle="round"/>
                  <v:imagedata o:title=""/>
                  <o:lock v:ext="edit" aspectratio="f"/>
                  <v:textbox>
                    <w:txbxContent>
                      <w:p>
                        <w:pPr>
                          <w:pStyle w:val="24"/>
                          <w:spacing w:before="0" w:beforeAutospacing="0" w:after="0" w:afterAutospacing="0"/>
                          <w:jc w:val="center"/>
                          <w:rPr>
                            <w:sz w:val="44"/>
                            <w:szCs w:val="44"/>
                          </w:rPr>
                        </w:pPr>
                        <w:r>
                          <w:rPr>
                            <w:rFonts w:hAnsi="Calibri" w:asciiTheme="minorHAnsi" w:cstheme="minorBidi"/>
                            <w:color w:val="FFFFFF" w:themeColor="light1"/>
                            <w:kern w:val="24"/>
                            <w:sz w:val="44"/>
                            <w:szCs w:val="44"/>
                            <w14:textFill>
                              <w14:solidFill>
                                <w14:schemeClr w14:val="lt1"/>
                              </w14:solidFill>
                            </w14:textFill>
                          </w:rPr>
                          <w:t>X</w:t>
                        </w:r>
                      </w:p>
                    </w:txbxContent>
                  </v:textbox>
                </v:rect>
                <v:rect id="矩形 73" o:spid="_x0000_s1026" o:spt="1" style="position:absolute;left:3394620;top:1903740;height:1303042;width:1298460;v-text-anchor:middle;" filled="f" stroked="t" coordsize="21600,21600" o:gfxdata="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at4S8AAAA&#10;3AAAAA8AAAAAAAAAAQAgAAAAIgAAAGRycy9kb3ducmV2LnhtbFBLAQIUABQAAAAIAIdO4kAzLwWe&#10;OwAAADkAAAAQAAAAAAAAAAEAIAAAAAsBAABkcnMvc2hhcGV4bWwueG1sUEsFBgAAAAAGAAYAWwEA&#10;ALUDAAAAAA==&#10;">
                  <v:fill on="f" focussize="0,0"/>
                  <v:stroke weight="1.5pt" color="#000000 [3213]" joinstyle="round"/>
                  <v:imagedata o:title=""/>
                  <o:lock v:ext="edit" aspectratio="f"/>
                </v:rect>
                <v:rect id="矩形 73" o:spid="_x0000_s1026" o:spt="1" style="position:absolute;left:4683726;top:1906686;height:1303042;width:1298460;v-text-anchor:middle;" filled="f" stroked="t" coordsize="21600,21600" o:gfxdata="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yCnzvQAA&#10;ANwAAAAPAAAAAAAAAAEAIAAAACIAAABkcnMvZG93bnJldi54bWxQSwECFAAUAAAACACHTuJAMy8F&#10;njsAAAA5AAAAEAAAAAAAAAABACAAAAAMAQAAZHJzL3NoYXBleG1sLnhtbFBLBQYAAAAABgAGAFsB&#10;AAC2AwAAAAA=&#10;">
                  <v:fill on="f" focussize="0,0"/>
                  <v:stroke weight="1.5pt" color="#000000 [3213]" joinstyle="round"/>
                  <v:imagedata o:title=""/>
                  <o:lock v:ext="edit" aspectratio="f"/>
                </v:rect>
                <v:rect id="矩形 73" o:spid="_x0000_s1026" o:spt="1" style="position:absolute;left:3411230;top:660555;height:650875;width:640715;v-text-anchor:middle;" fillcolor="#C4BD97 [2414]" filled="t" stroked="t" coordsize="21600,21600" o:gfxdata="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hapsugAAANwA&#10;AAAPAAAAAAAAAAEAIAAAACIAAABkcnMvZG93bnJldi54bWxQSwECFAAUAAAACACHTuJAMy8FnjsA&#10;AAA5AAAAEAAAAAAAAAABACAAAAAJAQAAZHJzL3NoYXBleG1sLnhtbFBLBQYAAAAABgAGAFsBAACz&#10;AwAAAAA=&#10;">
                  <v:fill on="t" focussize="0,0"/>
                  <v:stroke weight="0.25pt" color="#000000 [3213]" joinstyle="round"/>
                  <v:imagedata o:title=""/>
                  <o:lock v:ext="edit" aspectratio="f"/>
                  <v:textbox>
                    <w:txbxContent>
                      <w:p>
                        <w:pPr>
                          <w:pStyle w:val="24"/>
                          <w:spacing w:before="0" w:beforeAutospacing="0" w:after="0" w:afterAutospacing="0"/>
                          <w:jc w:val="center"/>
                        </w:pPr>
                      </w:p>
                    </w:txbxContent>
                  </v:textbox>
                </v:rect>
                <v:rect id="矩形 73" o:spid="_x0000_s1026" o:spt="1" style="position:absolute;left:4053204;top:663661;height:650875;width:640715;v-text-anchor:middle;" fillcolor="#C4BD97 [2414]" filled="t" stroked="t" coordsize="21600,21600" o:gfxdata="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bDIYugAAANwA&#10;AAAPAAAAAAAAAAEAIAAAACIAAABkcnMvZG93bnJldi54bWxQSwECFAAUAAAACACHTuJAMy8FnjsA&#10;AAA5AAAAEAAAAAAAAAABACAAAAAJAQAAZHJzL3NoYXBleG1sLnhtbFBLBQYAAAAABgAGAFsBAACz&#10;AwAAAAA=&#10;">
                  <v:fill on="t" focussize="0,0"/>
                  <v:stroke weight="0.25pt" color="#000000 [3213]" joinstyle="round"/>
                  <v:imagedata o:title=""/>
                  <o:lock v:ext="edit" aspectratio="f"/>
                </v:rect>
                <v:rect id="矩形 73" o:spid="_x0000_s1026" o:spt="1" style="position:absolute;left:3409868;top:13148;height:650875;width:640715;v-text-anchor:middle;" fillcolor="#C4BD97 [2414]" filled="t" stroked="t" coordsize="21600,21600" o:gfxdata="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IJeDugAAANwA&#10;AAAPAAAAAAAAAAEAIAAAACIAAABkcnMvZG93bnJldi54bWxQSwECFAAUAAAACACHTuJAMy8FnjsA&#10;AAA5AAAAEAAAAAAAAAABACAAAAAJAQAAZHJzL3NoYXBleG1sLnhtbFBLBQYAAAAABgAGAFsBAACz&#10;AwAAAAA=&#10;">
                  <v:fill on="t" focussize="0,0"/>
                  <v:stroke weight="0.25pt" color="#000000 [3213]" joinstyle="round"/>
                  <v:imagedata o:title=""/>
                  <o:lock v:ext="edit" aspectratio="f"/>
                  <v:textbox>
                    <w:txbxContent>
                      <w:p>
                        <w:pPr>
                          <w:pStyle w:val="24"/>
                          <w:spacing w:before="0" w:beforeAutospacing="0" w:after="0" w:afterAutospacing="0"/>
                          <w:jc w:val="center"/>
                          <w:rPr>
                            <w:sz w:val="18"/>
                          </w:rPr>
                        </w:pPr>
                        <w:r>
                          <w:rPr>
                            <w:rFonts w:hAnsi="Calibri" w:asciiTheme="minorHAnsi" w:cstheme="minorBidi"/>
                            <w:color w:val="FFFFFF" w:themeColor="light1"/>
                            <w:kern w:val="24"/>
                            <w:sz w:val="44"/>
                            <w:szCs w:val="72"/>
                            <w14:textFill>
                              <w14:solidFill>
                                <w14:schemeClr w14:val="lt1"/>
                              </w14:solidFill>
                            </w14:textFill>
                          </w:rPr>
                          <w:t>X</w:t>
                        </w:r>
                      </w:p>
                    </w:txbxContent>
                  </v:textbox>
                </v:rect>
                <v:rect id="矩形 73" o:spid="_x0000_s1026" o:spt="1" style="position:absolute;left:5340735;top:658741;height:650875;width:640715;v-text-anchor:middle;" filled="f" stroked="t" coordsize="21600,21600" o:gfxdata="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3TZS7sAAADc&#10;AAAADwAAAAAAAAABACAAAAAiAAAAZHJzL2Rvd25yZXYueG1sUEsBAhQAFAAAAAgAh07iQDMvBZ47&#10;AAAAOQAAABAAAAAAAAAAAQAgAAAACgEAAGRycy9zaGFwZXhtbC54bWxQSwUGAAAAAAYABgBbAQAA&#10;tAMAAAAA&#10;">
                  <v:fill on="f" focussize="0,0"/>
                  <v:stroke weight="0.25pt" color="#000000 [3213]" joinstyle="round"/>
                  <v:imagedata o:title=""/>
                  <o:lock v:ext="edit" aspectratio="f"/>
                </v:rect>
                <v:rect id="矩形 73" o:spid="_x0000_s1026" o:spt="1" style="position:absolute;left:5340734;top:11534;height:650875;width:640715;v-text-anchor:middle;" fillcolor="#C4BD97 [2414]" filled="t" stroked="t" coordsize="21600,21600" o:gfxdata="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udWi8AAAA&#10;3AAAAA8AAAAAAAAAAQAgAAAAIgAAAGRycy9kb3ducmV2LnhtbFBLAQIUABQAAAAIAIdO4kAzLwWe&#10;OwAAADkAAAAQAAAAAAAAAAEAIAAAAAsBAABkcnMvc2hhcGV4bWwueG1sUEsFBgAAAAAGAAYAWwEA&#10;ALUDAAAAAA==&#10;">
                  <v:fill type="pattern" on="t" color2="#FFFFFF [3212]" focussize="0,0" r:id="rId82"/>
                  <v:stroke weight="0.25pt" color="#000000 [3213]" joinstyle="round"/>
                  <v:imagedata o:title=""/>
                  <o:lock v:ext="edit" aspectratio="f"/>
                  <v:textbox>
                    <w:txbxContent>
                      <w:p>
                        <w:pPr>
                          <w:pStyle w:val="24"/>
                          <w:spacing w:before="0" w:beforeAutospacing="0" w:after="0" w:afterAutospacing="0"/>
                          <w:jc w:val="center"/>
                          <w:rPr>
                            <w:sz w:val="16"/>
                          </w:rPr>
                        </w:pPr>
                        <w:r>
                          <w:rPr>
                            <w:rFonts w:hAnsi="Calibri" w:asciiTheme="minorHAnsi" w:cstheme="minorBidi"/>
                            <w:color w:val="000000" w:themeColor="text1"/>
                            <w:kern w:val="24"/>
                            <w:sz w:val="22"/>
                            <w:szCs w:val="36"/>
                            <w14:textFill>
                              <w14:solidFill>
                                <w14:schemeClr w14:val="tx1"/>
                              </w14:solidFill>
                            </w14:textFill>
                          </w:rPr>
                          <w:t>Curr</w:t>
                        </w:r>
                      </w:p>
                    </w:txbxContent>
                  </v:textbox>
                </v:rect>
                <v:rect id="矩形 73" o:spid="_x0000_s1026" o:spt="1" style="position:absolute;left:4055427;top:14439;height:650875;width:640715;v-text-anchor:middle;" fillcolor="#C4BD97 [2414]" filled="t" stroked="t" coordsize="21600,21600" o:gfxdata="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IhOB28AAAA&#10;3AAAAA8AAAAAAAAAAQAgAAAAIgAAAGRycy9kb3ducmV2LnhtbFBLAQIUABQAAAAIAIdO4kAzLwWe&#10;OwAAADkAAAAQAAAAAAAAAAEAIAAAAAsBAABkcnMvc2hhcGV4bWwueG1sUEsFBgAAAAAGAAYAWwEA&#10;ALUDAAAAAA==&#10;">
                  <v:fill on="t" focussize="0,0"/>
                  <v:stroke weight="0.25pt" color="#000000 [3213]" joinstyle="round"/>
                  <v:imagedata o:title=""/>
                  <o:lock v:ext="edit" aspectratio="f"/>
                  <v:textbox>
                    <w:txbxContent>
                      <w:p>
                        <w:pPr>
                          <w:pStyle w:val="24"/>
                          <w:spacing w:before="0" w:beforeAutospacing="0" w:after="0" w:afterAutospacing="0"/>
                          <w:jc w:val="center"/>
                          <w:rPr>
                            <w:sz w:val="44"/>
                            <w:szCs w:val="44"/>
                          </w:rPr>
                        </w:pPr>
                        <w:r>
                          <w:rPr>
                            <w:rFonts w:hAnsi="Calibri" w:asciiTheme="minorHAnsi" w:cstheme="minorBidi"/>
                            <w:color w:val="FFFFFF" w:themeColor="light1"/>
                            <w:kern w:val="24"/>
                            <w:sz w:val="44"/>
                            <w:szCs w:val="44"/>
                            <w14:textFill>
                              <w14:solidFill>
                                <w14:schemeClr w14:val="lt1"/>
                              </w14:solidFill>
                            </w14:textFill>
                          </w:rPr>
                          <w:t>X</w:t>
                        </w:r>
                      </w:p>
                    </w:txbxContent>
                  </v:textbox>
                </v:rect>
                <v:rect id="矩形 73" o:spid="_x0000_s1026" o:spt="1" style="position:absolute;left:3403974;top:6574;height:1303042;width:1298460;v-text-anchor:middle;" filled="f" stroked="t" coordsize="21600,21600" o:gfxdata="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my7grsAAADc&#10;AAAADwAAAAAAAAABACAAAAAiAAAAZHJzL2Rvd25yZXYueG1sUEsBAhQAFAAAAAgAh07iQDMvBZ47&#10;AAAAOQAAABAAAAAAAAAAAQAgAAAACgEAAGRycy9zaGFwZXhtbC54bWxQSwUGAAAAAAYABgBbAQAA&#10;tAMAAAAA&#10;">
                  <v:fill on="f" focussize="0,0"/>
                  <v:stroke weight="1.5pt" color="#000000 [3213]" joinstyle="round"/>
                  <v:imagedata o:title=""/>
                  <o:lock v:ext="edit" aspectratio="f"/>
                </v:rect>
                <v:rect id="矩形 73" o:spid="_x0000_s1026" o:spt="1" style="position:absolute;left:4693080;top:9520;height:1303042;width:1298460;v-text-anchor:middle;" filled="f" stroked="t" coordsize="21600,21600" o:gfxdata="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j4TC&#10;wAAAANwAAAAPAAAAAAAAAAEAIAAAACIAAABkcnMvZG93bnJldi54bWxQSwECFAAUAAAACACHTuJA&#10;My8FnjsAAAA5AAAAEAAAAAAAAAABACAAAAAPAQAAZHJzL3NoYXBleG1sLnhtbFBLBQYAAAAABgAG&#10;AFsBAAC5AwAAAAA=&#10;">
                  <v:fill on="f" focussize="0,0"/>
                  <v:stroke weight="1.5pt" color="#000000 [3213]" joinstyle="round"/>
                  <v:imagedata o:title=""/>
                  <o:lock v:ext="edit" aspectratio="f"/>
                </v:rect>
                <v:rect id="矩形 73" o:spid="_x0000_s1026" o:spt="1" style="position:absolute;left:4700982;top:13719;height:650875;width:649335;v-text-anchor:middle;" fillcolor="#C4BD97 [2414]" filled="t" stroked="t" coordsize="21600,21600" o:gfxdata="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wgddugAAANwA&#10;AAAPAAAAAAAAAAEAIAAAACIAAABkcnMvZG93bnJldi54bWxQSwECFAAUAAAACACHTuJAMy8FnjsA&#10;AAA5AAAAEAAAAAAAAAABACAAAAAJAQAAZHJzL3NoYXBleG1sLnhtbFBLBQYAAAAABgAGAFsBAACz&#10;AwAAAAA=&#10;">
                  <v:fill on="t" focussize="0,0"/>
                  <v:stroke weight="0.25pt" color="#000000 [3213]" joinstyle="round"/>
                  <v:imagedata o:title=""/>
                  <o:lock v:ext="edit" aspectratio="f"/>
                </v:rect>
                <w10:wrap type="none"/>
                <w10:anchorlock/>
              </v:group>
            </w:pict>
          </mc:Fallback>
        </mc:AlternateContent>
      </w:r>
    </w:p>
    <w:p>
      <w:pPr>
        <w:keepNext/>
        <w:keepLines/>
        <w:jc w:val="center"/>
        <w:rPr>
          <w:szCs w:val="22"/>
        </w:rPr>
      </w:pPr>
      <w:bookmarkStart w:id="296" w:name="_Ref3815923"/>
      <w:r>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Pr>
          <w:b/>
          <w:sz w:val="20"/>
          <w:lang w:val="en-GB"/>
        </w:rPr>
        <w:t>57</w:t>
      </w:r>
      <w:r>
        <w:rPr>
          <w:b/>
          <w:sz w:val="20"/>
          <w:lang w:val="en-GB"/>
        </w:rPr>
        <w:fldChar w:fldCharType="end"/>
      </w:r>
      <w:bookmarkEnd w:id="296"/>
      <w:r>
        <w:rPr>
          <w:b/>
          <w:sz w:val="20"/>
          <w:lang w:val="en-GB"/>
        </w:rPr>
        <w:t xml:space="preserve"> </w:t>
      </w:r>
      <w:r>
        <w:rPr>
          <w:b/>
          <w:sz w:val="20"/>
        </w:rPr>
        <w:t>–</w:t>
      </w:r>
      <w:r>
        <w:rPr>
          <w:b/>
          <w:iCs/>
          <w:sz w:val="20"/>
        </w:rPr>
        <w:t xml:space="preserve">current CTU processing order and its available reference samples in current and left CTU </w:t>
      </w:r>
    </w:p>
    <w:p>
      <w:r>
        <w:t>Depending on the location of the current coding CU location within the current CTU, the following applies:</w:t>
      </w:r>
    </w:p>
    <w:p>
      <w:pPr>
        <w:pStyle w:val="46"/>
        <w:numPr>
          <w:ilvl w:val="0"/>
          <w:numId w:val="40"/>
        </w:numPr>
        <w:spacing w:before="136" w:after="200"/>
        <w:rPr>
          <w:sz w:val="22"/>
          <w:lang w:eastAsia="zh-CN"/>
        </w:rPr>
      </w:pPr>
      <w:r>
        <w:rPr>
          <w:sz w:val="22"/>
          <w:lang w:eastAsia="zh-CN"/>
        </w:rPr>
        <w:t>If current block falls into the top-left 64x64 block of the current CTU, then in addition to the already reconstructed samples in the current CTU, it can also refer to the reference samples in the bottom-right 64x64 blocks of the left CTU, using CPR mode. The current block can also refer to the reference samples in the bottom-left 64x64 block of the left CTU and the reference samples in the top-right 64x64 block of the left CTU, using CPR mode.</w:t>
      </w:r>
    </w:p>
    <w:p>
      <w:pPr>
        <w:pStyle w:val="46"/>
        <w:numPr>
          <w:ilvl w:val="0"/>
          <w:numId w:val="40"/>
        </w:numPr>
        <w:spacing w:before="136" w:after="200"/>
        <w:rPr>
          <w:sz w:val="22"/>
          <w:lang w:eastAsia="zh-CN"/>
        </w:rPr>
      </w:pPr>
      <w:r>
        <w:rPr>
          <w:sz w:val="22"/>
          <w:lang w:eastAsia="zh-CN"/>
        </w:rPr>
        <w:t>If current block falls into the top-right 64x64 block of the current CTU, then in addition to the already reconstructed samples in the current CTU, if luma location (0, 64) relative to the current CTU has not yet been reconstructed, the current block can also refer to the reference samples in the bottom-left 64x64 block and bottom-right 64x64 block of the left CTU, using CPR mode; otherwise, the current block can also refer to reference samples in bottom-right 64x64 block of the left CTU.</w:t>
      </w:r>
    </w:p>
    <w:p>
      <w:pPr>
        <w:pStyle w:val="46"/>
        <w:numPr>
          <w:ilvl w:val="0"/>
          <w:numId w:val="40"/>
        </w:numPr>
        <w:spacing w:before="136" w:after="200"/>
        <w:rPr>
          <w:sz w:val="22"/>
          <w:lang w:eastAsia="zh-CN"/>
        </w:rPr>
      </w:pPr>
      <w:r>
        <w:rPr>
          <w:sz w:val="22"/>
          <w:lang w:eastAsia="zh-CN"/>
        </w:rPr>
        <w:t>If current block falls into the bottom-left 64x64 block of the current CTU, then in addition to the already reconstructed samples in the current CTU, if luma location (64, 0) relative to the current CTU has not yet been reconstructed, the current block can also refer to the reference samples in the top-right 64x64 block and bottom-right 64x64 block of the left CTU, using CPR mode. Otherwise, the current block can also refer to the reference samples in the bottom-right 64x64 block of the left CTU, using CPR mode.</w:t>
      </w:r>
    </w:p>
    <w:p>
      <w:pPr>
        <w:pStyle w:val="46"/>
        <w:numPr>
          <w:ilvl w:val="0"/>
          <w:numId w:val="40"/>
        </w:numPr>
        <w:spacing w:before="136" w:after="200"/>
        <w:rPr>
          <w:sz w:val="22"/>
          <w:lang w:eastAsia="zh-CN"/>
        </w:rPr>
      </w:pPr>
      <w:r>
        <w:rPr>
          <w:sz w:val="22"/>
          <w:lang w:eastAsia="zh-CN"/>
        </w:rPr>
        <w:t>If current block falls into the bottom-right 64x64 block of the current CTU, it can only refer to the already reconstructed samples in the current CTU, using CPR mode.</w:t>
      </w:r>
    </w:p>
    <w:p>
      <w:pPr>
        <w:jc w:val="both"/>
        <w:rPr>
          <w:lang w:val="en-CA"/>
        </w:rPr>
      </w:pPr>
      <w:r>
        <w:rPr>
          <w:szCs w:val="22"/>
          <w:lang w:val="en-CA"/>
        </w:rPr>
        <w:t>This restriction allows the IBC mode to be implemented using local on-chip memory for hardware implementations.</w:t>
      </w:r>
    </w:p>
    <w:p>
      <w:pPr>
        <w:pStyle w:val="5"/>
        <w:spacing w:before="136"/>
        <w:rPr>
          <w:lang w:val="en-CA"/>
        </w:rPr>
      </w:pPr>
      <w:r>
        <w:t>IBC interaction with other coding tools</w:t>
      </w:r>
    </w:p>
    <w:p>
      <w:pPr>
        <w:jc w:val="both"/>
        <w:rPr>
          <w:szCs w:val="22"/>
          <w:lang w:val="en-CA"/>
        </w:rPr>
      </w:pPr>
      <w:r>
        <w:rPr>
          <w:szCs w:val="22"/>
          <w:lang w:val="en-CA"/>
        </w:rPr>
        <w:t>The interaction between IBC mode and other inter coding tools in VTM8, such as pairwise merge candidate, history based motion vector predictor (HMVP), combined intra/inter prediction mode (CIIP), merge mode with motion vector difference (MMVD), and geometric partitioning mode (GPM) are as follows:</w:t>
      </w:r>
    </w:p>
    <w:p>
      <w:pPr>
        <w:pStyle w:val="46"/>
        <w:numPr>
          <w:ilvl w:val="0"/>
          <w:numId w:val="40"/>
        </w:numPr>
        <w:spacing w:before="136" w:after="200"/>
        <w:rPr>
          <w:sz w:val="22"/>
          <w:lang w:eastAsia="zh-CN"/>
        </w:rPr>
      </w:pPr>
      <w:r>
        <w:rPr>
          <w:sz w:val="22"/>
          <w:lang w:eastAsia="zh-CN"/>
        </w:rPr>
        <w:t>IBC can be used with pairwise merge candidate and HMVP. A new pairwise IBC merge candidate can be generated by averaging two IBC merge candidates. For HMVP, IBC motion is inserted into history buffer for future referencing.</w:t>
      </w:r>
    </w:p>
    <w:p>
      <w:pPr>
        <w:pStyle w:val="46"/>
        <w:numPr>
          <w:ilvl w:val="0"/>
          <w:numId w:val="40"/>
        </w:numPr>
        <w:spacing w:before="136" w:after="200"/>
        <w:rPr>
          <w:sz w:val="22"/>
          <w:lang w:eastAsia="zh-CN"/>
        </w:rPr>
      </w:pPr>
      <w:r>
        <w:rPr>
          <w:sz w:val="22"/>
          <w:lang w:eastAsia="zh-CN"/>
        </w:rPr>
        <w:t>IBC cannot be used in combination with the following inter tools: affine motion, CIIP, MMVD, and GPM.</w:t>
      </w:r>
    </w:p>
    <w:p>
      <w:pPr>
        <w:pStyle w:val="46"/>
        <w:numPr>
          <w:ilvl w:val="0"/>
          <w:numId w:val="40"/>
        </w:numPr>
        <w:spacing w:before="136" w:after="200"/>
        <w:rPr>
          <w:sz w:val="22"/>
          <w:lang w:eastAsia="zh-CN"/>
        </w:rPr>
      </w:pPr>
      <w:r>
        <w:rPr>
          <w:sz w:val="22"/>
          <w:lang w:eastAsia="zh-CN"/>
        </w:rPr>
        <w:t>IBC is not allowed for the chroma coding blocks when DUAL_TREE partition is used.</w:t>
      </w:r>
    </w:p>
    <w:p>
      <w:pPr>
        <w:jc w:val="both"/>
        <w:rPr>
          <w:lang w:val="en-CA"/>
        </w:rPr>
      </w:pPr>
      <w:r>
        <w:rPr>
          <w:szCs w:val="22"/>
          <w:lang w:val="en-CA"/>
        </w:rPr>
        <w:t>Unlike</w:t>
      </w:r>
      <w:r>
        <w:rPr>
          <w:lang w:val="en-CA"/>
        </w:rPr>
        <w:t xml:space="preserve"> in the HEVC screen content coding extension, the current picture is no longer included as one of the reference pictures in the reference picture list 0 for IBC prediction. The derivation process of motion vectors for IBC mode </w:t>
      </w:r>
      <w:r>
        <w:rPr>
          <w:color w:val="0000FF"/>
          <w:lang w:val="en-CA"/>
          <w:rPrChange w:id="1038" w:author="84038" w:date="2021-06-12T17:00:56Z">
            <w:rPr>
              <w:lang w:val="en-CA"/>
            </w:rPr>
          </w:rPrChange>
        </w:rPr>
        <w:t>excludes all neighboring blocks in inter mode and vice versa</w:t>
      </w:r>
      <w:r>
        <w:rPr>
          <w:lang w:val="en-CA"/>
        </w:rPr>
        <w:t>. The following IBC design aspects  are applied:</w:t>
      </w:r>
    </w:p>
    <w:p>
      <w:pPr>
        <w:pStyle w:val="46"/>
        <w:numPr>
          <w:ilvl w:val="0"/>
          <w:numId w:val="40"/>
        </w:numPr>
        <w:spacing w:before="136" w:after="200"/>
        <w:rPr>
          <w:sz w:val="22"/>
          <w:lang w:eastAsia="zh-CN"/>
        </w:rPr>
      </w:pPr>
      <w:r>
        <w:rPr>
          <w:sz w:val="22"/>
          <w:lang w:eastAsia="zh-CN"/>
        </w:rPr>
        <w:t>IBC shares the same process as in regular MV merge including with pairwise merge candidate and history based motion predictor, but disallows TMVP and zero vector because they are invalid for IBC mode.</w:t>
      </w:r>
    </w:p>
    <w:p>
      <w:pPr>
        <w:pStyle w:val="46"/>
        <w:numPr>
          <w:ilvl w:val="0"/>
          <w:numId w:val="40"/>
        </w:numPr>
        <w:spacing w:before="136" w:after="200"/>
        <w:rPr>
          <w:sz w:val="22"/>
          <w:lang w:eastAsia="zh-CN"/>
        </w:rPr>
      </w:pPr>
      <w:r>
        <w:rPr>
          <w:sz w:val="22"/>
          <w:lang w:eastAsia="zh-CN"/>
        </w:rPr>
        <w:t>Separate HMVP buffer (5 candidates each) is used for conventional MV and IBC.</w:t>
      </w:r>
    </w:p>
    <w:p>
      <w:pPr>
        <w:pStyle w:val="46"/>
        <w:numPr>
          <w:ilvl w:val="0"/>
          <w:numId w:val="40"/>
        </w:numPr>
        <w:spacing w:before="136" w:after="200"/>
        <w:rPr>
          <w:sz w:val="22"/>
          <w:lang w:eastAsia="zh-CN"/>
        </w:rPr>
      </w:pPr>
      <w:r>
        <w:rPr>
          <w:sz w:val="22"/>
          <w:lang w:eastAsia="zh-CN"/>
        </w:rPr>
        <w:t xml:space="preserve">Block vector constraints are implemented in the form of bitstream conformance constraint, the encoder needs to ensure that no invalid vectors are present in the bitsream, and merge shall not be used if the merge candidate is invalid (out of range or 0). Such bitstream conformance constraint is expressed in terms of a virtual buffer as described below. </w:t>
      </w:r>
    </w:p>
    <w:p>
      <w:pPr>
        <w:pStyle w:val="46"/>
        <w:numPr>
          <w:ilvl w:val="0"/>
          <w:numId w:val="40"/>
        </w:numPr>
        <w:spacing w:before="136" w:after="200"/>
        <w:rPr>
          <w:sz w:val="22"/>
          <w:lang w:eastAsia="zh-CN"/>
        </w:rPr>
      </w:pPr>
      <w:r>
        <w:rPr>
          <w:sz w:val="22"/>
          <w:lang w:eastAsia="zh-CN"/>
        </w:rPr>
        <w:t>For deblocking, IBC is handled as inter mode.</w:t>
      </w:r>
    </w:p>
    <w:p>
      <w:pPr>
        <w:pStyle w:val="46"/>
        <w:numPr>
          <w:ilvl w:val="0"/>
          <w:numId w:val="40"/>
        </w:numPr>
        <w:spacing w:before="136" w:after="200"/>
        <w:rPr>
          <w:sz w:val="22"/>
          <w:lang w:eastAsia="zh-CN"/>
        </w:rPr>
      </w:pPr>
      <w:r>
        <w:rPr>
          <w:sz w:val="22"/>
          <w:lang w:eastAsia="zh-CN"/>
        </w:rPr>
        <w:t>If the current block is coded using IBC prediction mode, AMVR does not use quarter-pel; instead, AMVR is signaled to only indicate whether MV is inter-pel or 4 integer-pel.</w:t>
      </w:r>
    </w:p>
    <w:p>
      <w:pPr>
        <w:pStyle w:val="46"/>
        <w:numPr>
          <w:ilvl w:val="0"/>
          <w:numId w:val="40"/>
        </w:numPr>
        <w:spacing w:before="136" w:after="200"/>
        <w:rPr>
          <w:lang w:val="en-CA"/>
        </w:rPr>
      </w:pPr>
      <w:r>
        <w:rPr>
          <w:sz w:val="22"/>
          <w:lang w:eastAsia="zh-CN"/>
        </w:rPr>
        <w:t>The number of IBC merge candidates can be signalled in the slice header separately from the numbers of regular, subblock, and geometric merge candidates.</w:t>
      </w:r>
    </w:p>
    <w:p>
      <w:pPr>
        <w:tabs>
          <w:tab w:val="clear" w:pos="360"/>
          <w:tab w:val="clear" w:pos="720"/>
          <w:tab w:val="clear" w:pos="1080"/>
          <w:tab w:val="clear" w:pos="1440"/>
        </w:tabs>
        <w:overflowPunct/>
        <w:autoSpaceDE/>
        <w:autoSpaceDN/>
        <w:adjustRightInd/>
        <w:spacing w:after="200"/>
        <w:textAlignment w:val="auto"/>
        <w:rPr>
          <w:lang w:val="en-CA" w:eastAsia="zh-CN"/>
        </w:rPr>
      </w:pPr>
      <w:r>
        <w:rPr>
          <w:lang w:val="en-CA" w:eastAsia="zh-CN"/>
        </w:rPr>
        <w:t>A virtual buffer concept is used to describe the allowable reference region for IBC prediction mode and valid block vectors. Denote CTU size as ctbSize, the virtual buffer, ibcBuf, has width being wIbcBuf = 128x128/ctbSize and height hIbcBuf = ctbSize. For example, for a CTU size of 128x128, the size of ibcBuf is also 128x128; for a CTU size of 64x64, the size of ibcBuf is 256x64; and a CTU size of 32x32, the size of ibcBuf is 512x32.</w:t>
      </w:r>
    </w:p>
    <w:p>
      <w:pPr>
        <w:tabs>
          <w:tab w:val="clear" w:pos="360"/>
          <w:tab w:val="clear" w:pos="720"/>
          <w:tab w:val="clear" w:pos="1080"/>
          <w:tab w:val="clear" w:pos="1440"/>
        </w:tabs>
        <w:overflowPunct/>
        <w:autoSpaceDE/>
        <w:autoSpaceDN/>
        <w:adjustRightInd/>
        <w:spacing w:after="200"/>
        <w:textAlignment w:val="auto"/>
        <w:rPr>
          <w:lang w:val="en-CA" w:eastAsia="zh-CN"/>
        </w:rPr>
      </w:pPr>
      <w:r>
        <w:rPr>
          <w:lang w:val="en-CA" w:eastAsia="zh-CN"/>
        </w:rPr>
        <w:t>The size of a VPDU is min(ctbSize, 64) in each dimension, W</w:t>
      </w:r>
      <w:r>
        <w:rPr>
          <w:vertAlign w:val="subscript"/>
          <w:lang w:val="en-CA" w:eastAsia="zh-CN"/>
        </w:rPr>
        <w:t>v</w:t>
      </w:r>
      <w:r>
        <w:rPr>
          <w:lang w:val="en-CA" w:eastAsia="zh-CN"/>
        </w:rPr>
        <w:t xml:space="preserve"> = min(ctbSize, 64).</w:t>
      </w:r>
    </w:p>
    <w:p>
      <w:pPr>
        <w:tabs>
          <w:tab w:val="clear" w:pos="360"/>
          <w:tab w:val="clear" w:pos="720"/>
          <w:tab w:val="clear" w:pos="1080"/>
          <w:tab w:val="clear" w:pos="1440"/>
        </w:tabs>
        <w:overflowPunct/>
        <w:autoSpaceDE/>
        <w:autoSpaceDN/>
        <w:adjustRightInd/>
        <w:spacing w:after="200"/>
        <w:textAlignment w:val="auto"/>
        <w:rPr>
          <w:lang w:val="en-CA" w:eastAsia="zh-CN"/>
        </w:rPr>
      </w:pPr>
      <w:r>
        <w:rPr>
          <w:lang w:val="en-CA" w:eastAsia="zh-CN"/>
        </w:rPr>
        <w:t>The virtual IBC buffer, ibcBuf is maintained as follows.</w:t>
      </w:r>
    </w:p>
    <w:p>
      <w:pPr>
        <w:pStyle w:val="46"/>
        <w:numPr>
          <w:ilvl w:val="0"/>
          <w:numId w:val="40"/>
        </w:numPr>
        <w:spacing w:before="136" w:after="200"/>
        <w:jc w:val="left"/>
        <w:rPr>
          <w:sz w:val="22"/>
          <w:lang w:eastAsia="zh-CN"/>
        </w:rPr>
      </w:pPr>
      <w:r>
        <w:rPr>
          <w:sz w:val="22"/>
          <w:lang w:eastAsia="zh-CN"/>
        </w:rPr>
        <w:t>At the beginning of decoding each CTU row, refresh the whole ibcBuf with an invalid value −1.</w:t>
      </w:r>
    </w:p>
    <w:p>
      <w:pPr>
        <w:pStyle w:val="46"/>
        <w:numPr>
          <w:ilvl w:val="0"/>
          <w:numId w:val="40"/>
        </w:numPr>
        <w:spacing w:before="136" w:after="200"/>
        <w:jc w:val="left"/>
        <w:rPr>
          <w:sz w:val="22"/>
          <w:lang w:eastAsia="zh-CN"/>
        </w:rPr>
      </w:pPr>
      <w:r>
        <w:rPr>
          <w:sz w:val="22"/>
          <w:lang w:eastAsia="zh-CN"/>
        </w:rPr>
        <w:t xml:space="preserve">At the beginning of decoding a VPDU (xVPDU, yVPDU) relative to the top-left corner of the picture, set the ibcBuf[ x ][ y ] = </w:t>
      </w:r>
      <w:r>
        <w:rPr>
          <w:sz w:val="22"/>
          <w:lang w:val="en-CA" w:eastAsia="zh-CN"/>
        </w:rPr>
        <w:t>−</w:t>
      </w:r>
      <w:r>
        <w:rPr>
          <w:sz w:val="22"/>
          <w:lang w:eastAsia="zh-CN"/>
        </w:rPr>
        <w:t>1, with x = xVPDU%</w:t>
      </w:r>
      <w:r>
        <w:rPr>
          <w:sz w:val="22"/>
          <w:lang w:val="en-CA" w:eastAsia="zh-CN"/>
        </w:rPr>
        <w:t xml:space="preserve">wIbcBuf, …, </w:t>
      </w:r>
      <w:r>
        <w:rPr>
          <w:sz w:val="22"/>
          <w:lang w:eastAsia="zh-CN"/>
        </w:rPr>
        <w:t>xVPDU%</w:t>
      </w:r>
      <w:r>
        <w:rPr>
          <w:sz w:val="22"/>
          <w:lang w:val="en-CA" w:eastAsia="zh-CN"/>
        </w:rPr>
        <w:t xml:space="preserve"> wIbcBuf + W</w:t>
      </w:r>
      <w:r>
        <w:rPr>
          <w:sz w:val="22"/>
          <w:vertAlign w:val="subscript"/>
          <w:lang w:val="en-CA" w:eastAsia="zh-CN"/>
        </w:rPr>
        <w:t>v</w:t>
      </w:r>
      <w:r>
        <w:rPr>
          <w:sz w:val="22"/>
          <w:lang w:val="en-CA" w:eastAsia="zh-CN"/>
        </w:rPr>
        <w:t xml:space="preserve"> − 1; y = yVPDU%ctbSize, …, yVPDU%ctbSize + W</w:t>
      </w:r>
      <w:r>
        <w:rPr>
          <w:sz w:val="22"/>
          <w:vertAlign w:val="subscript"/>
          <w:lang w:val="en-CA" w:eastAsia="zh-CN"/>
        </w:rPr>
        <w:t>v</w:t>
      </w:r>
      <w:r>
        <w:rPr>
          <w:sz w:val="22"/>
          <w:lang w:val="en-CA" w:eastAsia="zh-CN"/>
        </w:rPr>
        <w:t xml:space="preserve"> − 1.</w:t>
      </w:r>
    </w:p>
    <w:p>
      <w:pPr>
        <w:pStyle w:val="46"/>
        <w:numPr>
          <w:ilvl w:val="0"/>
          <w:numId w:val="40"/>
        </w:numPr>
        <w:spacing w:before="136" w:after="200"/>
        <w:jc w:val="left"/>
        <w:rPr>
          <w:sz w:val="22"/>
          <w:lang w:eastAsia="zh-CN"/>
        </w:rPr>
      </w:pPr>
      <w:r>
        <w:rPr>
          <w:sz w:val="22"/>
          <w:lang w:eastAsia="zh-CN"/>
        </w:rPr>
        <w:t>After decoding a CU contains (x, y) relative to the top-left corner of the picture, set</w:t>
      </w:r>
    </w:p>
    <w:p>
      <w:pPr>
        <w:pStyle w:val="46"/>
        <w:spacing w:before="136" w:after="200"/>
        <w:ind w:left="1440"/>
        <w:jc w:val="left"/>
        <w:rPr>
          <w:sz w:val="22"/>
          <w:lang w:eastAsia="zh-CN"/>
        </w:rPr>
      </w:pPr>
      <w:r>
        <w:rPr>
          <w:sz w:val="22"/>
          <w:lang w:eastAsia="zh-CN"/>
        </w:rPr>
        <w:t xml:space="preserve">ibcBuf[ x % </w:t>
      </w:r>
      <w:r>
        <w:rPr>
          <w:sz w:val="22"/>
          <w:lang w:val="en-CA" w:eastAsia="zh-CN"/>
        </w:rPr>
        <w:t>wIbcBuf ][ y % ctbSize ] = recSample[ x ][ y ]</w:t>
      </w:r>
    </w:p>
    <w:p>
      <w:pPr>
        <w:tabs>
          <w:tab w:val="clear" w:pos="360"/>
          <w:tab w:val="clear" w:pos="720"/>
          <w:tab w:val="clear" w:pos="1080"/>
          <w:tab w:val="clear" w:pos="1440"/>
        </w:tabs>
        <w:overflowPunct/>
        <w:autoSpaceDE/>
        <w:autoSpaceDN/>
        <w:adjustRightInd/>
        <w:spacing w:after="200"/>
        <w:textAlignment w:val="auto"/>
        <w:rPr>
          <w:lang w:eastAsia="zh-CN"/>
        </w:rPr>
      </w:pPr>
      <w:r>
        <w:rPr>
          <w:lang w:eastAsia="zh-CN"/>
        </w:rPr>
        <w:t xml:space="preserve">For a block covering the coordinates (x, y), if the following is true for a block vector </w:t>
      </w:r>
      <w:r>
        <w:rPr>
          <w:i/>
          <w:lang w:eastAsia="zh-CN"/>
        </w:rPr>
        <w:t>bv = (bv[0], bv[1])</w:t>
      </w:r>
      <w:r>
        <w:rPr>
          <w:lang w:eastAsia="zh-CN"/>
        </w:rPr>
        <w:t xml:space="preserve">, then it is valid; otherwise, it is not valid: </w:t>
      </w:r>
    </w:p>
    <w:p>
      <w:pPr>
        <w:tabs>
          <w:tab w:val="clear" w:pos="360"/>
          <w:tab w:val="clear" w:pos="720"/>
          <w:tab w:val="clear" w:pos="1080"/>
          <w:tab w:val="clear" w:pos="1440"/>
        </w:tabs>
        <w:overflowPunct/>
        <w:autoSpaceDE/>
        <w:autoSpaceDN/>
        <w:adjustRightInd/>
        <w:spacing w:after="200"/>
        <w:textAlignment w:val="auto"/>
      </w:pPr>
      <w:r>
        <w:rPr>
          <w:i/>
          <w:iCs/>
          <w:lang w:val="en-CA" w:eastAsia="ko-KR"/>
        </w:rPr>
        <w:t>ibcBuf[ (x + bv[0])%</w:t>
      </w:r>
      <w:r>
        <w:rPr>
          <w:i/>
          <w:iCs/>
          <w:lang w:eastAsia="zh-CN"/>
        </w:rPr>
        <w:t xml:space="preserve"> </w:t>
      </w:r>
      <w:r>
        <w:rPr>
          <w:i/>
          <w:iCs/>
          <w:lang w:val="en-CA" w:eastAsia="zh-CN"/>
        </w:rPr>
        <w:t>wIbcBuf</w:t>
      </w:r>
      <w:r>
        <w:rPr>
          <w:i/>
          <w:iCs/>
          <w:lang w:val="en-CA" w:eastAsia="ko-KR"/>
        </w:rPr>
        <w:t xml:space="preserve">] [ (y + bv[1]) % ctbSize ] shall not be equal to </w:t>
      </w:r>
      <w:r>
        <w:rPr>
          <w:lang w:val="en-CA" w:eastAsia="zh-CN"/>
        </w:rPr>
        <w:t>−</w:t>
      </w:r>
      <w:r>
        <w:rPr>
          <w:i/>
          <w:iCs/>
          <w:lang w:val="en-CA" w:eastAsia="ko-KR"/>
        </w:rPr>
        <w:t>1.</w:t>
      </w:r>
    </w:p>
    <w:p>
      <w:pPr>
        <w:pStyle w:val="4"/>
        <w:spacing w:before="136"/>
        <w:rPr>
          <w:lang w:val="en-CA"/>
        </w:rPr>
      </w:pPr>
      <w:bookmarkStart w:id="297" w:name="_Toc35804777"/>
      <w:r>
        <w:rPr>
          <w:lang w:val="en-CA"/>
        </w:rPr>
        <w:t>Block differential pulse coded modulation (BDPCM)</w:t>
      </w:r>
      <w:bookmarkEnd w:id="297"/>
      <w:r>
        <w:rPr>
          <w:lang w:val="en-CA"/>
        </w:rPr>
        <w:t xml:space="preserve"> </w:t>
      </w:r>
    </w:p>
    <w:p>
      <w:pPr>
        <w:jc w:val="both"/>
        <w:rPr>
          <w:rFonts w:eastAsiaTheme="minorEastAsia"/>
          <w:lang w:val="en-CA" w:eastAsia="ko-KR"/>
        </w:rPr>
      </w:pPr>
      <w:r>
        <w:rPr>
          <w:lang w:val="en-CA"/>
        </w:rPr>
        <w:t>VVC supports block differential pulse coded modulation (BDPCM) for screen content coding. At the sequence level, a BDPCM enable flag is signalled in the SPS; this flag is signalled only if the transform skip mode (described in the next section) is enabled in the SPS.</w:t>
      </w:r>
      <w:del w:id="1039" w:author="seunghwan3.kim" w:date="2020-03-19T22:41:00Z">
        <w:r>
          <w:rPr>
            <w:rFonts w:hint="eastAsia" w:eastAsiaTheme="minorEastAsia"/>
            <w:lang w:val="en-CA" w:eastAsia="ko-KR"/>
          </w:rPr>
          <w:delText xml:space="preserve"> </w:delText>
        </w:r>
      </w:del>
      <w:del w:id="1040" w:author="seunghwan3.kim" w:date="2020-03-19T22:41:00Z">
        <w:r>
          <w:rPr>
            <w:szCs w:val="22"/>
          </w:rPr>
          <w:delText xml:space="preserve">If </w:delText>
        </w:r>
      </w:del>
      <w:del w:id="1041" w:author="seunghwan3.kim" w:date="2020-03-19T22:41:00Z">
        <w:r>
          <w:rPr>
            <w:rFonts w:hint="eastAsia" w:eastAsiaTheme="minorEastAsia"/>
            <w:szCs w:val="22"/>
            <w:lang w:eastAsia="ko-KR"/>
          </w:rPr>
          <w:delText>BDPCM is enabled in SPS</w:delText>
        </w:r>
      </w:del>
      <w:del w:id="1042" w:author="seunghwan3.kim" w:date="2020-03-19T22:41:00Z">
        <w:r>
          <w:rPr>
            <w:szCs w:val="22"/>
          </w:rPr>
          <w:delText xml:space="preserve">, a further syntax element </w:delText>
        </w:r>
      </w:del>
      <w:del w:id="1043" w:author="seunghwan3.kim" w:date="2020-03-19T22:41:00Z">
        <w:r>
          <w:rPr>
            <w:rFonts w:hint="eastAsia" w:eastAsiaTheme="minorEastAsia"/>
            <w:szCs w:val="22"/>
            <w:lang w:eastAsia="ko-KR"/>
          </w:rPr>
          <w:delText>(</w:delText>
        </w:r>
      </w:del>
      <w:del w:id="1044" w:author="seunghwan3.kim" w:date="2020-03-19T22:41:00Z">
        <w:r>
          <w:rPr>
            <w:szCs w:val="22"/>
          </w:rPr>
          <w:delText>sps_bdpcm_chroma_enable_flag</w:delText>
        </w:r>
      </w:del>
      <w:del w:id="1045" w:author="seunghwan3.kim" w:date="2020-03-19T22:41:00Z">
        <w:r>
          <w:rPr>
            <w:rFonts w:eastAsiaTheme="minorEastAsia"/>
            <w:szCs w:val="22"/>
            <w:lang w:eastAsia="ko-KR"/>
          </w:rPr>
          <w:delText xml:space="preserve">) is signaled to indicate whether BDPCM is enabled for chroma block. When BDPCM is available for chroma, </w:delText>
        </w:r>
      </w:del>
      <w:del w:id="1046" w:author="seunghwan3.kim" w:date="2020-03-19T22:41:00Z">
        <w:r>
          <w:rPr>
            <w:szCs w:val="22"/>
          </w:rPr>
          <w:delText>bdpcm_chroma_flag is sent for each chroma block</w:delText>
        </w:r>
      </w:del>
      <w:del w:id="1047" w:author="seunghwan3.kim" w:date="2020-03-19T22:41:00Z">
        <w:r>
          <w:rPr>
            <w:rFonts w:hint="eastAsia" w:eastAsiaTheme="minorEastAsia"/>
            <w:szCs w:val="22"/>
            <w:lang w:eastAsia="ko-KR"/>
          </w:rPr>
          <w:delText>.</w:delText>
        </w:r>
      </w:del>
      <w:del w:id="1048" w:author="seunghwan3.kim" w:date="2020-03-19T22:41:00Z">
        <w:r>
          <w:rPr>
            <w:rFonts w:eastAsiaTheme="minorEastAsia"/>
            <w:szCs w:val="22"/>
            <w:lang w:eastAsia="ko-KR"/>
          </w:rPr>
          <w:delText xml:space="preserve"> </w:delText>
        </w:r>
      </w:del>
      <w:del w:id="1049" w:author="seunghwan3.kim" w:date="2020-03-19T22:41:00Z">
        <w:r>
          <w:rPr>
            <w:szCs w:val="22"/>
          </w:rPr>
          <w:delText>BDPCM is used for both chroma components, and an additional bdpcm_dir_chroma flag is coded, indicating the prediction direction used for both chroma components.</w:delText>
        </w:r>
      </w:del>
      <w:del w:id="1050" w:author="Jianle Chen" w:date="2020-03-22T20:29:00Z">
        <w:r>
          <w:rPr>
            <w:rFonts w:eastAsiaTheme="minorEastAsia"/>
            <w:szCs w:val="22"/>
            <w:lang w:eastAsia="ko-KR"/>
          </w:rPr>
          <w:delText xml:space="preserve"> </w:delText>
        </w:r>
      </w:del>
      <w:del w:id="1051" w:author="Jianle Chen" w:date="2020-03-22T20:29:00Z">
        <w:r>
          <w:rPr>
            <w:szCs w:val="22"/>
          </w:rPr>
          <w:delText xml:space="preserve"> </w:delText>
        </w:r>
      </w:del>
    </w:p>
    <w:p>
      <w:pPr>
        <w:jc w:val="both"/>
        <w:rPr>
          <w:szCs w:val="22"/>
          <w:lang w:val="en-CA"/>
        </w:rPr>
      </w:pPr>
      <w:r>
        <w:t xml:space="preserve">When BDPCM is enabled, a flag is transmitted at the CU level if the CU size is smaller than or equal to MaxTsSize by MaxTsSize in terms of luma samples and if the CU is intra coded, where MaxTsSize is the maximum block size for which the transform skip mode is allowed. This flag indicates whether regular intra coding or BDPCM is used. If BDPCM is used, a BDPCM prediction direction flag is transmitted to indicate whether the prediction is horizontal or vertical. Then, the block is predicted using the regular horizontal or vertical intra prediction process with unfiltered reference samples. </w:t>
      </w:r>
      <w:r>
        <w:rPr>
          <w:szCs w:val="22"/>
          <w:lang w:val="en-CA"/>
        </w:rPr>
        <w:t xml:space="preserve">The residual is quantized and the difference between each quantized residual and its predictor, i.e. the previously coded residual of the horizontal or vertical (depending on the BDPCM prediction direction) neighbouring position, is coded. </w:t>
      </w:r>
    </w:p>
    <w:p>
      <w:pPr>
        <w:jc w:val="both"/>
        <w:rPr>
          <w:lang w:val="en-CA" w:eastAsia="ko-KR"/>
        </w:rPr>
      </w:pPr>
      <w:r>
        <w:rPr>
          <w:lang w:val="en-CA" w:eastAsia="ko-KR"/>
        </w:rPr>
        <w:t xml:space="preserve">For </w:t>
      </w:r>
      <w:r>
        <w:t xml:space="preserve">a block of size M (height) × N (width), let </w:t>
      </w:r>
      <m:oMath>
        <m:sSub>
          <m:sSubPr>
            <m:ctrlPr>
              <w:rPr>
                <w:rFonts w:ascii="Cambria Math" w:hAnsi="Cambria Math"/>
                <w:i/>
              </w:rPr>
            </m:ctrlPr>
          </m:sSubPr>
          <m:e>
            <m:r>
              <w:rPr>
                <w:rFonts w:ascii="Cambria Math"/>
              </w:rPr>
              <m:t>r</m:t>
            </m:r>
            <m:ctrlPr>
              <w:rPr>
                <w:rFonts w:ascii="Cambria Math" w:hAnsi="Cambria Math"/>
                <w:i/>
              </w:rPr>
            </m:ctrlPr>
          </m:e>
          <m:sub>
            <m:r>
              <w:rPr>
                <w:rFonts w:ascii="Cambria Math"/>
              </w:rPr>
              <m:t>i,j</m:t>
            </m:r>
            <m:ctrlPr>
              <w:rPr>
                <w:rFonts w:ascii="Cambria Math" w:hAnsi="Cambria Math"/>
                <w:i/>
              </w:rPr>
            </m:ctrlPr>
          </m:sub>
        </m:sSub>
        <m:r>
          <w:rPr>
            <w:rFonts w:ascii="Cambria Math"/>
          </w:rPr>
          <m:t>, 0≤i≤M-1, 0≤j≤N-1</m:t>
        </m:r>
      </m:oMath>
      <w:r>
        <w:t xml:space="preserve"> be the prediction residual. </w:t>
      </w:r>
      <w:r>
        <w:rPr>
          <w:lang w:val="en-CA" w:eastAsia="ko-KR"/>
        </w:rPr>
        <w:t>L</w:t>
      </w:r>
      <w:r>
        <w:t xml:space="preserve">et </w:t>
      </w:r>
      <m:oMath>
        <m:r>
          <w:rPr>
            <w:rFonts w:ascii="Cambria Math"/>
          </w:rPr>
          <m:t>Q(</m:t>
        </m:r>
        <m:sSub>
          <m:sSubPr>
            <m:ctrlPr>
              <w:rPr>
                <w:rFonts w:ascii="Cambria Math" w:hAnsi="Cambria Math"/>
                <w:i/>
              </w:rPr>
            </m:ctrlPr>
          </m:sSubPr>
          <m:e>
            <m:r>
              <w:rPr>
                <w:rFonts w:ascii="Cambria Math"/>
              </w:rPr>
              <m:t>r</m:t>
            </m:r>
            <m:ctrlPr>
              <w:rPr>
                <w:rFonts w:ascii="Cambria Math" w:hAnsi="Cambria Math"/>
                <w:i/>
              </w:rPr>
            </m:ctrlPr>
          </m:e>
          <m:sub>
            <m:r>
              <w:rPr>
                <w:rFonts w:ascii="Cambria Math"/>
              </w:rPr>
              <m:t>i,j</m:t>
            </m:r>
            <m:ctrlPr>
              <w:rPr>
                <w:rFonts w:ascii="Cambria Math" w:hAnsi="Cambria Math"/>
                <w:i/>
              </w:rPr>
            </m:ctrlPr>
          </m:sub>
        </m:sSub>
        <m:r>
          <w:rPr>
            <w:rFonts w:ascii="Cambria Math"/>
          </w:rPr>
          <m:t>), 0≤i≤M-1, 0≤j≤N-1</m:t>
        </m:r>
      </m:oMath>
      <w:r>
        <w:t xml:space="preserve"> denote the quantized version of the </w:t>
      </w:r>
      <w:r>
        <w:rPr>
          <w:lang w:val="en-CA" w:eastAsia="ko-KR"/>
        </w:rPr>
        <w:t xml:space="preserve">residual </w:t>
      </w:r>
      <m:oMath>
        <m:sSub>
          <m:sSubPr>
            <m:ctrlPr>
              <w:rPr>
                <w:rFonts w:ascii="Cambria Math" w:hAnsi="Cambria Math"/>
                <w:i/>
                <w:lang w:val="en-CA" w:eastAsia="ko-KR"/>
              </w:rPr>
            </m:ctrlPr>
          </m:sSubPr>
          <m:e>
            <m:r>
              <w:rPr>
                <w:rFonts w:ascii="Cambria Math"/>
                <w:lang w:val="en-CA" w:eastAsia="ko-KR"/>
              </w:rPr>
              <m:t>r</m:t>
            </m:r>
            <m:ctrlPr>
              <w:rPr>
                <w:rFonts w:ascii="Cambria Math" w:hAnsi="Cambria Math"/>
                <w:i/>
                <w:lang w:val="en-CA" w:eastAsia="ko-KR"/>
              </w:rPr>
            </m:ctrlPr>
          </m:e>
          <m:sub>
            <m:r>
              <w:rPr>
                <w:rFonts w:ascii="Cambria Math"/>
                <w:lang w:val="en-CA" w:eastAsia="ko-KR"/>
              </w:rPr>
              <m:t>i,j</m:t>
            </m:r>
            <m:ctrlPr>
              <w:rPr>
                <w:rFonts w:ascii="Cambria Math" w:hAnsi="Cambria Math"/>
                <w:i/>
                <w:lang w:val="en-CA" w:eastAsia="ko-KR"/>
              </w:rPr>
            </m:ctrlPr>
          </m:sub>
        </m:sSub>
      </m:oMath>
      <w:r>
        <w:rPr>
          <w:lang w:val="en-CA" w:eastAsia="ko-KR"/>
        </w:rPr>
        <w:t xml:space="preserve">. BDPCM is applied to the quantized residual values, resulting in a modified M × N array </w:t>
      </w:r>
      <m:oMath>
        <m:acc>
          <m:accPr>
            <m:chr m:val="̃"/>
            <m:ctrlPr>
              <w:rPr>
                <w:rFonts w:ascii="Cambria Math" w:hAnsi="Cambria Math"/>
                <w:i/>
                <w:lang w:val="en-CA" w:eastAsia="ko-KR"/>
              </w:rPr>
            </m:ctrlPr>
          </m:accPr>
          <m:e>
            <m:r>
              <w:rPr>
                <w:rFonts w:ascii="Cambria Math"/>
                <w:lang w:val="en-CA" w:eastAsia="ko-KR"/>
              </w:rPr>
              <m:t>R</m:t>
            </m:r>
            <m:ctrlPr>
              <w:rPr>
                <w:rFonts w:ascii="Cambria Math" w:hAnsi="Cambria Math"/>
                <w:i/>
                <w:lang w:val="en-CA" w:eastAsia="ko-KR"/>
              </w:rPr>
            </m:ctrlPr>
          </m:e>
        </m:acc>
      </m:oMath>
      <w:r>
        <w:rPr>
          <w:lang w:val="en-CA" w:eastAsia="ko-KR"/>
        </w:rPr>
        <w:t xml:space="preserve"> with elements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ctrlPr>
                  <w:rPr>
                    <w:rFonts w:ascii="Cambria Math" w:hAnsi="Cambria Math"/>
                    <w:i/>
                    <w:lang w:val="en-CA" w:eastAsia="ko-KR"/>
                  </w:rPr>
                </m:ctrlPr>
              </m:e>
            </m:acc>
            <m:ctrlPr>
              <w:rPr>
                <w:rFonts w:ascii="Cambria Math" w:hAnsi="Cambria Math"/>
                <w:i/>
                <w:lang w:val="en-CA" w:eastAsia="ko-KR"/>
              </w:rPr>
            </m:ctrlPr>
          </m:e>
          <m:sub>
            <m:r>
              <w:rPr>
                <w:rFonts w:ascii="Cambria Math"/>
                <w:lang w:val="en-CA" w:eastAsia="ko-KR"/>
              </w:rPr>
              <m:t>i,j</m:t>
            </m:r>
            <m:ctrlPr>
              <w:rPr>
                <w:rFonts w:ascii="Cambria Math" w:hAnsi="Cambria Math"/>
                <w:i/>
                <w:lang w:val="en-CA" w:eastAsia="ko-KR"/>
              </w:rPr>
            </m:ctrlPr>
          </m:sub>
        </m:sSub>
      </m:oMath>
      <w:r>
        <w:rPr>
          <w:lang w:val="en-CA" w:eastAsia="ko-KR"/>
        </w:rPr>
        <w:t xml:space="preserve">, where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ctrlPr>
                  <w:rPr>
                    <w:rFonts w:ascii="Cambria Math" w:hAnsi="Cambria Math"/>
                    <w:i/>
                    <w:lang w:val="en-CA" w:eastAsia="ko-KR"/>
                  </w:rPr>
                </m:ctrlPr>
              </m:e>
            </m:acc>
            <m:ctrlPr>
              <w:rPr>
                <w:rFonts w:ascii="Cambria Math" w:hAnsi="Cambria Math"/>
                <w:i/>
                <w:lang w:val="en-CA" w:eastAsia="ko-KR"/>
              </w:rPr>
            </m:ctrlPr>
          </m:e>
          <m:sub>
            <m:r>
              <w:rPr>
                <w:rFonts w:ascii="Cambria Math"/>
                <w:lang w:val="en-CA" w:eastAsia="ko-KR"/>
              </w:rPr>
              <m:t>i,j</m:t>
            </m:r>
            <m:ctrlPr>
              <w:rPr>
                <w:rFonts w:ascii="Cambria Math" w:hAnsi="Cambria Math"/>
                <w:i/>
                <w:lang w:val="en-CA" w:eastAsia="ko-KR"/>
              </w:rPr>
            </m:ctrlPr>
          </m:sub>
        </m:sSub>
      </m:oMath>
      <w:r>
        <w:rPr>
          <w:lang w:val="en-CA" w:eastAsia="ko-KR"/>
        </w:rPr>
        <w:t xml:space="preserve"> is predicted from its neighboring quantized residual value. For vertical BDPCM prediction mode, for </w:t>
      </w:r>
      <m:oMath>
        <m:r>
          <w:rPr>
            <w:rFonts w:ascii="Cambria Math"/>
            <w:lang w:val="en-CA" w:eastAsia="ko-KR"/>
          </w:rPr>
          <m:t>0≤j≤(N-1)</m:t>
        </m:r>
      </m:oMath>
      <w:r>
        <w:rPr>
          <w:lang w:val="en-CA" w:eastAsia="ko-KR"/>
        </w:rPr>
        <w:t xml:space="preserve">, the following is used to derive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ctrlPr>
                  <w:rPr>
                    <w:rFonts w:ascii="Cambria Math" w:hAnsi="Cambria Math"/>
                    <w:i/>
                    <w:lang w:val="en-CA" w:eastAsia="ko-KR"/>
                  </w:rPr>
                </m:ctrlPr>
              </m:e>
            </m:acc>
            <m:ctrlPr>
              <w:rPr>
                <w:rFonts w:ascii="Cambria Math" w:hAnsi="Cambria Math"/>
                <w:i/>
                <w:lang w:val="en-CA" w:eastAsia="ko-KR"/>
              </w:rPr>
            </m:ctrlPr>
          </m:e>
          <m:sub>
            <m:r>
              <w:rPr>
                <w:rFonts w:ascii="Cambria Math"/>
                <w:lang w:val="en-CA" w:eastAsia="ko-KR"/>
              </w:rPr>
              <m:t>i,j</m:t>
            </m:r>
            <m:ctrlPr>
              <w:rPr>
                <w:rFonts w:ascii="Cambria Math" w:hAnsi="Cambria Math"/>
                <w:i/>
                <w:lang w:val="en-CA" w:eastAsia="ko-KR"/>
              </w:rPr>
            </m:ctrlPr>
          </m:sub>
        </m:sSub>
      </m:oMath>
      <w:r>
        <w:rPr>
          <w:lang w:val="en-CA" w:eastAsia="ko-KR"/>
        </w:rPr>
        <w:t xml:space="preserve">: </w:t>
      </w:r>
    </w:p>
    <w:p>
      <w:pPr>
        <w:jc w:val="right"/>
        <w:rPr>
          <w:lang w:val="en-CA" w:eastAsia="ko-KR"/>
        </w:rPr>
      </w:pP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ctrlPr>
                  <w:rPr>
                    <w:rFonts w:ascii="Cambria Math" w:hAnsi="Cambria Math"/>
                    <w:i/>
                    <w:lang w:val="en-CA" w:eastAsia="ko-KR"/>
                  </w:rPr>
                </m:ctrlPr>
              </m:e>
            </m:acc>
            <m:ctrlPr>
              <w:rPr>
                <w:rFonts w:ascii="Cambria Math" w:hAnsi="Cambria Math"/>
                <w:i/>
                <w:lang w:val="en-CA" w:eastAsia="ko-KR"/>
              </w:rPr>
            </m:ctrlPr>
          </m:e>
          <m:sub>
            <m:r>
              <w:rPr>
                <w:rFonts w:ascii="Cambria Math"/>
                <w:lang w:val="en-CA" w:eastAsia="ko-KR"/>
              </w:rPr>
              <m:t>i,j</m:t>
            </m:r>
            <m:ctrlPr>
              <w:rPr>
                <w:rFonts w:ascii="Cambria Math" w:hAnsi="Cambria Math"/>
                <w:i/>
                <w:lang w:val="en-CA" w:eastAsia="ko-KR"/>
              </w:rPr>
            </m:ctrlPr>
          </m:sub>
        </m:sSub>
        <m:r>
          <w:rPr>
            <w:rFonts w:ascii="Cambria Math"/>
            <w:lang w:val="en-CA" w:eastAsia="ko-KR"/>
          </w:rPr>
          <m:t>=</m:t>
        </m:r>
        <m:d>
          <m:dPr>
            <m:begChr m:val="{"/>
            <m:endChr m:val=""/>
            <m:ctrlPr>
              <w:rPr>
                <w:rFonts w:ascii="Cambria Math" w:hAnsi="Cambria Math"/>
                <w:i/>
                <w:lang w:val="en-CA" w:eastAsia="ko-KR"/>
              </w:rPr>
            </m:ctrlPr>
          </m:dPr>
          <m:e>
            <m:m>
              <m:mPr>
                <m:mcs>
                  <m:mc>
                    <m:mcPr>
                      <m:count m:val="2"/>
                      <m:mcJc m:val="center"/>
                    </m:mcPr>
                  </m:mc>
                </m:mcs>
                <m:ctrlPr>
                  <w:rPr>
                    <w:rFonts w:ascii="Cambria Math" w:hAnsi="Cambria Math"/>
                    <w:i/>
                    <w:lang w:val="en-CA" w:eastAsia="ko-KR"/>
                  </w:rPr>
                </m:ctrlPr>
              </m:mPr>
              <m:mr>
                <m:e>
                  <m:sSub>
                    <m:sSubPr>
                      <m:ctrlPr>
                        <w:rPr>
                          <w:rFonts w:ascii="Cambria Math" w:hAnsi="Cambria Math"/>
                          <w:i/>
                          <w:lang w:val="en-CA" w:eastAsia="ko-KR"/>
                        </w:rPr>
                      </m:ctrlPr>
                    </m:sSubPr>
                    <m:e>
                      <m:r>
                        <w:rPr>
                          <w:rFonts w:ascii="Cambria Math"/>
                          <w:lang w:val="en-CA" w:eastAsia="ko-KR"/>
                        </w:rPr>
                        <m:t>Q(r</m:t>
                      </m:r>
                      <m:ctrlPr>
                        <w:rPr>
                          <w:rFonts w:ascii="Cambria Math" w:hAnsi="Cambria Math"/>
                          <w:i/>
                          <w:lang w:val="en-CA" w:eastAsia="ko-KR"/>
                        </w:rPr>
                      </m:ctrlPr>
                    </m:e>
                    <m:sub>
                      <m:r>
                        <w:rPr>
                          <w:rFonts w:ascii="Cambria Math"/>
                          <w:lang w:val="en-CA" w:eastAsia="ko-KR"/>
                        </w:rPr>
                        <m:t>i,j</m:t>
                      </m:r>
                      <m:ctrlPr>
                        <w:rPr>
                          <w:rFonts w:ascii="Cambria Math" w:hAnsi="Cambria Math"/>
                          <w:i/>
                          <w:lang w:val="en-CA" w:eastAsia="ko-KR"/>
                        </w:rPr>
                      </m:ctrlPr>
                    </m:sub>
                  </m:sSub>
                  <m:r>
                    <w:rPr>
                      <w:rFonts w:ascii="Cambria Math"/>
                      <w:lang w:val="en-CA" w:eastAsia="ko-KR"/>
                    </w:rPr>
                    <m:t>),</m:t>
                  </m:r>
                  <m:ctrlPr>
                    <w:rPr>
                      <w:rFonts w:ascii="Cambria Math" w:hAnsi="Cambria Math"/>
                      <w:i/>
                      <w:lang w:val="en-CA" w:eastAsia="ko-KR"/>
                    </w:rPr>
                  </m:ctrlPr>
                </m:e>
                <m:e>
                  <m:r>
                    <w:rPr>
                      <w:rFonts w:ascii="Cambria Math"/>
                      <w:lang w:val="en-CA" w:eastAsia="ko-KR"/>
                    </w:rPr>
                    <m:t>i=0</m:t>
                  </m:r>
                  <m:ctrlPr>
                    <w:rPr>
                      <w:rFonts w:ascii="Cambria Math" w:hAnsi="Cambria Math"/>
                      <w:i/>
                      <w:lang w:val="en-CA" w:eastAsia="ko-KR"/>
                    </w:rPr>
                  </m:ctrlPr>
                </m:e>
              </m:mr>
              <m:mr>
                <m:e>
                  <m:sSub>
                    <m:sSubPr>
                      <m:ctrlPr>
                        <w:rPr>
                          <w:rFonts w:ascii="Cambria Math" w:hAnsi="Cambria Math"/>
                          <w:i/>
                          <w:lang w:val="en-CA" w:eastAsia="ko-KR"/>
                        </w:rPr>
                      </m:ctrlPr>
                    </m:sSubPr>
                    <m:e>
                      <m:r>
                        <w:rPr>
                          <w:rFonts w:ascii="Cambria Math"/>
                          <w:lang w:val="en-CA" w:eastAsia="ko-KR"/>
                        </w:rPr>
                        <m:t>Q(r</m:t>
                      </m:r>
                      <m:ctrlPr>
                        <w:rPr>
                          <w:rFonts w:ascii="Cambria Math" w:hAnsi="Cambria Math"/>
                          <w:i/>
                          <w:lang w:val="en-CA" w:eastAsia="ko-KR"/>
                        </w:rPr>
                      </m:ctrlPr>
                    </m:e>
                    <m:sub>
                      <m:r>
                        <w:rPr>
                          <w:rFonts w:ascii="Cambria Math"/>
                          <w:lang w:val="en-CA" w:eastAsia="ko-KR"/>
                        </w:rPr>
                        <m:t>i,j</m:t>
                      </m:r>
                      <m:ctrlPr>
                        <w:rPr>
                          <w:rFonts w:ascii="Cambria Math" w:hAnsi="Cambria Math"/>
                          <w:i/>
                          <w:lang w:val="en-CA" w:eastAsia="ko-KR"/>
                        </w:rPr>
                      </m:ctrlPr>
                    </m:sub>
                  </m:sSub>
                  <m:r>
                    <w:rPr>
                      <w:rFonts w:ascii="Cambria Math"/>
                      <w:lang w:val="en-CA" w:eastAsia="ko-KR"/>
                    </w:rPr>
                    <m:t>)-Q(</m:t>
                  </m:r>
                  <m:sSub>
                    <m:sSubPr>
                      <m:ctrlPr>
                        <w:rPr>
                          <w:rFonts w:ascii="Cambria Math" w:hAnsi="Cambria Math"/>
                          <w:i/>
                          <w:lang w:val="en-CA" w:eastAsia="ko-KR"/>
                        </w:rPr>
                      </m:ctrlPr>
                    </m:sSubPr>
                    <m:e>
                      <m:r>
                        <w:rPr>
                          <w:rFonts w:ascii="Cambria Math"/>
                          <w:lang w:val="en-CA" w:eastAsia="ko-KR"/>
                        </w:rPr>
                        <m:t>r</m:t>
                      </m:r>
                      <m:ctrlPr>
                        <w:rPr>
                          <w:rFonts w:ascii="Cambria Math" w:hAnsi="Cambria Math"/>
                          <w:i/>
                          <w:lang w:val="en-CA" w:eastAsia="ko-KR"/>
                        </w:rPr>
                      </m:ctrlPr>
                    </m:e>
                    <m:sub>
                      <m:r>
                        <w:rPr>
                          <w:rFonts w:ascii="Cambria Math"/>
                          <w:lang w:val="en-CA" w:eastAsia="ko-KR"/>
                        </w:rPr>
                        <m:t>(i-1),j</m:t>
                      </m:r>
                      <m:ctrlPr>
                        <w:rPr>
                          <w:rFonts w:ascii="Cambria Math" w:hAnsi="Cambria Math"/>
                          <w:i/>
                          <w:lang w:val="en-CA" w:eastAsia="ko-KR"/>
                        </w:rPr>
                      </m:ctrlPr>
                    </m:sub>
                  </m:sSub>
                  <m:r>
                    <w:rPr>
                      <w:rFonts w:ascii="Cambria Math"/>
                      <w:lang w:val="en-CA" w:eastAsia="ko-KR"/>
                    </w:rPr>
                    <m:t>),</m:t>
                  </m:r>
                  <m:ctrlPr>
                    <w:rPr>
                      <w:rFonts w:ascii="Cambria Math" w:hAnsi="Cambria Math"/>
                      <w:i/>
                      <w:lang w:val="en-CA" w:eastAsia="ko-KR"/>
                    </w:rPr>
                  </m:ctrlPr>
                </m:e>
                <m:e>
                  <m:r>
                    <w:rPr>
                      <w:rFonts w:ascii="Cambria Math"/>
                      <w:lang w:val="en-CA" w:eastAsia="ko-KR"/>
                    </w:rPr>
                    <m:t>1≤i≤(M-1)</m:t>
                  </m:r>
                  <m:ctrlPr>
                    <w:rPr>
                      <w:rFonts w:ascii="Cambria Math" w:hAnsi="Cambria Math"/>
                      <w:i/>
                      <w:lang w:val="en-CA" w:eastAsia="ko-KR"/>
                    </w:rPr>
                  </m:ctrlPr>
                </m:e>
              </m:mr>
            </m:m>
            <m:ctrlPr>
              <w:rPr>
                <w:rFonts w:ascii="Cambria Math" w:hAnsi="Cambria Math"/>
                <w:i/>
                <w:lang w:val="en-CA" w:eastAsia="ko-KR"/>
              </w:rPr>
            </m:ctrlPr>
          </m:e>
        </m:d>
      </m:oMath>
      <w:r>
        <w:rPr>
          <w:rFonts w:eastAsiaTheme="minorEastAsia"/>
          <w:lang w:val="en-CA" w:eastAsia="ko-KR"/>
        </w:rPr>
        <w:tab/>
      </w:r>
      <w:r>
        <w:rPr>
          <w:rFonts w:eastAsiaTheme="minorEastAsia"/>
          <w:lang w:val="en-CA" w:eastAsia="ko-KR"/>
        </w:rPr>
        <w:tab/>
      </w:r>
      <w:r>
        <w:rPr>
          <w:rFonts w:eastAsiaTheme="minorEastAsia"/>
          <w:lang w:val="en-CA" w:eastAsia="ko-KR"/>
        </w:rPr>
        <w:tab/>
      </w:r>
      <w:r>
        <w:rPr>
          <w:rFonts w:eastAsiaTheme="minorEastAsia"/>
          <w:lang w:val="en-CA" w:eastAsia="ko-KR"/>
        </w:rPr>
        <w:tab/>
      </w:r>
      <w:r>
        <w:rPr>
          <w:rFonts w:hint="eastAsia" w:eastAsiaTheme="minorEastAsia"/>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83</w:t>
      </w:r>
      <w:r>
        <w:rPr>
          <w:szCs w:val="22"/>
          <w:lang w:val="en-CA"/>
        </w:rPr>
        <w:fldChar w:fldCharType="end"/>
      </w:r>
      <w:r>
        <w:rPr>
          <w:szCs w:val="22"/>
          <w:lang w:val="en-CA"/>
        </w:rPr>
        <w:t>)</w:t>
      </w:r>
    </w:p>
    <w:p>
      <w:pPr>
        <w:rPr>
          <w:lang w:val="en-CA" w:eastAsia="ko-KR"/>
        </w:rPr>
      </w:pPr>
      <w:r>
        <w:rPr>
          <w:lang w:val="en-CA" w:eastAsia="ko-KR"/>
        </w:rPr>
        <w:t xml:space="preserve">For horizontal BDPCM prediction mode, for </w:t>
      </w:r>
      <m:oMath>
        <m:r>
          <w:rPr>
            <w:rFonts w:ascii="Cambria Math"/>
            <w:lang w:val="en-CA" w:eastAsia="ko-KR"/>
          </w:rPr>
          <m:t>0≤i≤</m:t>
        </m:r>
        <m:d>
          <m:dPr>
            <m:ctrlPr>
              <w:rPr>
                <w:rFonts w:ascii="Cambria Math" w:hAnsi="Cambria Math"/>
                <w:i/>
                <w:lang w:val="en-CA" w:eastAsia="ko-KR"/>
              </w:rPr>
            </m:ctrlPr>
          </m:dPr>
          <m:e>
            <m:r>
              <w:rPr>
                <w:rFonts w:ascii="Cambria Math"/>
                <w:lang w:val="en-CA" w:eastAsia="ko-KR"/>
              </w:rPr>
              <m:t>M-1</m:t>
            </m:r>
            <m:ctrlPr>
              <w:rPr>
                <w:rFonts w:ascii="Cambria Math" w:hAnsi="Cambria Math"/>
                <w:i/>
                <w:lang w:val="en-CA" w:eastAsia="ko-KR"/>
              </w:rPr>
            </m:ctrlPr>
          </m:e>
        </m:d>
      </m:oMath>
      <w:r>
        <w:rPr>
          <w:lang w:val="en-CA" w:eastAsia="ko-KR"/>
        </w:rPr>
        <w:t xml:space="preserve">, the following is used to derive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ctrlPr>
                  <w:rPr>
                    <w:rFonts w:ascii="Cambria Math" w:hAnsi="Cambria Math"/>
                    <w:i/>
                    <w:lang w:val="en-CA" w:eastAsia="ko-KR"/>
                  </w:rPr>
                </m:ctrlPr>
              </m:e>
            </m:acc>
            <m:ctrlPr>
              <w:rPr>
                <w:rFonts w:ascii="Cambria Math" w:hAnsi="Cambria Math"/>
                <w:i/>
                <w:lang w:val="en-CA" w:eastAsia="ko-KR"/>
              </w:rPr>
            </m:ctrlPr>
          </m:e>
          <m:sub>
            <m:r>
              <w:rPr>
                <w:rFonts w:ascii="Cambria Math"/>
                <w:lang w:val="en-CA" w:eastAsia="ko-KR"/>
              </w:rPr>
              <m:t>i,j</m:t>
            </m:r>
            <m:ctrlPr>
              <w:rPr>
                <w:rFonts w:ascii="Cambria Math" w:hAnsi="Cambria Math"/>
                <w:i/>
                <w:lang w:val="en-CA" w:eastAsia="ko-KR"/>
              </w:rPr>
            </m:ctrlPr>
          </m:sub>
        </m:sSub>
      </m:oMath>
      <w:r>
        <w:rPr>
          <w:lang w:val="en-CA" w:eastAsia="ko-KR"/>
        </w:rPr>
        <w:t xml:space="preserve">: </w:t>
      </w:r>
    </w:p>
    <w:p>
      <w:pPr>
        <w:jc w:val="right"/>
        <w:rPr>
          <w:lang w:val="en-CA" w:eastAsia="ko-KR"/>
        </w:rPr>
      </w:pP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ctrlPr>
                  <w:rPr>
                    <w:rFonts w:ascii="Cambria Math" w:hAnsi="Cambria Math"/>
                    <w:i/>
                    <w:lang w:val="en-CA" w:eastAsia="ko-KR"/>
                  </w:rPr>
                </m:ctrlPr>
              </m:e>
            </m:acc>
            <m:ctrlPr>
              <w:rPr>
                <w:rFonts w:ascii="Cambria Math" w:hAnsi="Cambria Math"/>
                <w:i/>
                <w:lang w:val="en-CA" w:eastAsia="ko-KR"/>
              </w:rPr>
            </m:ctrlPr>
          </m:e>
          <m:sub>
            <m:r>
              <w:rPr>
                <w:rFonts w:ascii="Cambria Math"/>
                <w:lang w:val="en-CA" w:eastAsia="ko-KR"/>
              </w:rPr>
              <m:t>i,j</m:t>
            </m:r>
            <m:ctrlPr>
              <w:rPr>
                <w:rFonts w:ascii="Cambria Math" w:hAnsi="Cambria Math"/>
                <w:i/>
                <w:lang w:val="en-CA" w:eastAsia="ko-KR"/>
              </w:rPr>
            </m:ctrlPr>
          </m:sub>
        </m:sSub>
        <m:r>
          <w:rPr>
            <w:rFonts w:ascii="Cambria Math"/>
            <w:lang w:val="en-CA" w:eastAsia="ko-KR"/>
          </w:rPr>
          <m:t>=</m:t>
        </m:r>
        <m:d>
          <m:dPr>
            <m:begChr m:val="{"/>
            <m:endChr m:val=""/>
            <m:ctrlPr>
              <w:rPr>
                <w:rFonts w:ascii="Cambria Math" w:hAnsi="Cambria Math"/>
                <w:i/>
                <w:lang w:val="en-CA" w:eastAsia="ko-KR"/>
              </w:rPr>
            </m:ctrlPr>
          </m:dPr>
          <m:e>
            <m:m>
              <m:mPr>
                <m:mcs>
                  <m:mc>
                    <m:mcPr>
                      <m:count m:val="2"/>
                      <m:mcJc m:val="center"/>
                    </m:mcPr>
                  </m:mc>
                </m:mcs>
                <m:ctrlPr>
                  <w:rPr>
                    <w:rFonts w:ascii="Cambria Math" w:hAnsi="Cambria Math"/>
                    <w:i/>
                    <w:lang w:val="en-CA" w:eastAsia="ko-KR"/>
                  </w:rPr>
                </m:ctrlPr>
              </m:mPr>
              <m:mr>
                <m:e>
                  <m:sSub>
                    <m:sSubPr>
                      <m:ctrlPr>
                        <w:rPr>
                          <w:rFonts w:ascii="Cambria Math" w:hAnsi="Cambria Math"/>
                          <w:i/>
                          <w:lang w:val="en-CA" w:eastAsia="ko-KR"/>
                        </w:rPr>
                      </m:ctrlPr>
                    </m:sSubPr>
                    <m:e>
                      <m:r>
                        <w:rPr>
                          <w:rFonts w:ascii="Cambria Math"/>
                          <w:lang w:val="en-CA" w:eastAsia="ko-KR"/>
                        </w:rPr>
                        <m:t>Q(r</m:t>
                      </m:r>
                      <m:ctrlPr>
                        <w:rPr>
                          <w:rFonts w:ascii="Cambria Math" w:hAnsi="Cambria Math"/>
                          <w:i/>
                          <w:lang w:val="en-CA" w:eastAsia="ko-KR"/>
                        </w:rPr>
                      </m:ctrlPr>
                    </m:e>
                    <m:sub>
                      <m:r>
                        <w:rPr>
                          <w:rFonts w:ascii="Cambria Math"/>
                          <w:lang w:val="en-CA" w:eastAsia="ko-KR"/>
                        </w:rPr>
                        <m:t>i,j</m:t>
                      </m:r>
                      <m:ctrlPr>
                        <w:rPr>
                          <w:rFonts w:ascii="Cambria Math" w:hAnsi="Cambria Math"/>
                          <w:i/>
                          <w:lang w:val="en-CA" w:eastAsia="ko-KR"/>
                        </w:rPr>
                      </m:ctrlPr>
                    </m:sub>
                  </m:sSub>
                  <m:r>
                    <w:rPr>
                      <w:rFonts w:ascii="Cambria Math"/>
                      <w:lang w:val="en-CA" w:eastAsia="ko-KR"/>
                    </w:rPr>
                    <m:t>),</m:t>
                  </m:r>
                  <m:ctrlPr>
                    <w:rPr>
                      <w:rFonts w:ascii="Cambria Math" w:hAnsi="Cambria Math"/>
                      <w:i/>
                      <w:lang w:val="en-CA" w:eastAsia="ko-KR"/>
                    </w:rPr>
                  </m:ctrlPr>
                </m:e>
                <m:e>
                  <m:r>
                    <w:rPr>
                      <w:rFonts w:ascii="Cambria Math"/>
                      <w:lang w:val="en-CA" w:eastAsia="ko-KR"/>
                    </w:rPr>
                    <m:t> j=0</m:t>
                  </m:r>
                  <m:ctrlPr>
                    <w:rPr>
                      <w:rFonts w:ascii="Cambria Math" w:hAnsi="Cambria Math"/>
                      <w:i/>
                      <w:lang w:val="en-CA" w:eastAsia="ko-KR"/>
                    </w:rPr>
                  </m:ctrlPr>
                </m:e>
              </m:mr>
              <m:mr>
                <m:e>
                  <m:sSub>
                    <m:sSubPr>
                      <m:ctrlPr>
                        <w:rPr>
                          <w:rFonts w:ascii="Cambria Math" w:hAnsi="Cambria Math"/>
                          <w:i/>
                          <w:lang w:val="en-CA" w:eastAsia="ko-KR"/>
                        </w:rPr>
                      </m:ctrlPr>
                    </m:sSubPr>
                    <m:e>
                      <m:r>
                        <w:rPr>
                          <w:rFonts w:ascii="Cambria Math"/>
                          <w:lang w:val="en-CA" w:eastAsia="ko-KR"/>
                        </w:rPr>
                        <m:t>Q(r</m:t>
                      </m:r>
                      <m:ctrlPr>
                        <w:rPr>
                          <w:rFonts w:ascii="Cambria Math" w:hAnsi="Cambria Math"/>
                          <w:i/>
                          <w:lang w:val="en-CA" w:eastAsia="ko-KR"/>
                        </w:rPr>
                      </m:ctrlPr>
                    </m:e>
                    <m:sub>
                      <m:r>
                        <w:rPr>
                          <w:rFonts w:ascii="Cambria Math"/>
                          <w:lang w:val="en-CA" w:eastAsia="ko-KR"/>
                        </w:rPr>
                        <m:t>i,j</m:t>
                      </m:r>
                      <m:ctrlPr>
                        <w:rPr>
                          <w:rFonts w:ascii="Cambria Math" w:hAnsi="Cambria Math"/>
                          <w:i/>
                          <w:lang w:val="en-CA" w:eastAsia="ko-KR"/>
                        </w:rPr>
                      </m:ctrlPr>
                    </m:sub>
                  </m:sSub>
                  <m:r>
                    <w:rPr>
                      <w:rFonts w:ascii="Cambria Math"/>
                      <w:lang w:val="en-CA" w:eastAsia="ko-KR"/>
                    </w:rPr>
                    <m:t>)-Q(</m:t>
                  </m:r>
                  <m:sSub>
                    <m:sSubPr>
                      <m:ctrlPr>
                        <w:rPr>
                          <w:rFonts w:ascii="Cambria Math" w:hAnsi="Cambria Math"/>
                          <w:i/>
                          <w:lang w:val="en-CA" w:eastAsia="ko-KR"/>
                        </w:rPr>
                      </m:ctrlPr>
                    </m:sSubPr>
                    <m:e>
                      <m:r>
                        <w:rPr>
                          <w:rFonts w:ascii="Cambria Math"/>
                          <w:lang w:val="en-CA" w:eastAsia="ko-KR"/>
                        </w:rPr>
                        <m:t>r</m:t>
                      </m:r>
                      <m:ctrlPr>
                        <w:rPr>
                          <w:rFonts w:ascii="Cambria Math" w:hAnsi="Cambria Math"/>
                          <w:i/>
                          <w:lang w:val="en-CA" w:eastAsia="ko-KR"/>
                        </w:rPr>
                      </m:ctrlPr>
                    </m:e>
                    <m:sub>
                      <m:r>
                        <w:rPr>
                          <w:rFonts w:ascii="Cambria Math"/>
                          <w:lang w:val="en-CA" w:eastAsia="ko-KR"/>
                        </w:rPr>
                        <m:t>i,(j-1)</m:t>
                      </m:r>
                      <m:ctrlPr>
                        <w:rPr>
                          <w:rFonts w:ascii="Cambria Math" w:hAnsi="Cambria Math"/>
                          <w:i/>
                          <w:lang w:val="en-CA" w:eastAsia="ko-KR"/>
                        </w:rPr>
                      </m:ctrlPr>
                    </m:sub>
                  </m:sSub>
                  <m:r>
                    <w:rPr>
                      <w:rFonts w:ascii="Cambria Math"/>
                      <w:lang w:val="en-CA" w:eastAsia="ko-KR"/>
                    </w:rPr>
                    <m:t>),</m:t>
                  </m:r>
                  <m:ctrlPr>
                    <w:rPr>
                      <w:rFonts w:ascii="Cambria Math" w:hAnsi="Cambria Math"/>
                      <w:i/>
                      <w:lang w:val="en-CA" w:eastAsia="ko-KR"/>
                    </w:rPr>
                  </m:ctrlPr>
                </m:e>
                <m:e>
                  <m:r>
                    <w:rPr>
                      <w:rFonts w:ascii="Cambria Math"/>
                      <w:lang w:val="en-CA" w:eastAsia="ko-KR"/>
                    </w:rPr>
                    <m:t>1≤j≤(N-1)</m:t>
                  </m:r>
                  <m:ctrlPr>
                    <w:rPr>
                      <w:rFonts w:ascii="Cambria Math" w:hAnsi="Cambria Math"/>
                      <w:i/>
                      <w:lang w:val="en-CA" w:eastAsia="ko-KR"/>
                    </w:rPr>
                  </m:ctrlPr>
                </m:e>
              </m:mr>
            </m:m>
            <m:ctrlPr>
              <w:rPr>
                <w:rFonts w:ascii="Cambria Math" w:hAnsi="Cambria Math"/>
                <w:i/>
                <w:lang w:val="en-CA" w:eastAsia="ko-KR"/>
              </w:rPr>
            </m:ctrlPr>
          </m:e>
        </m:d>
      </m:oMath>
      <w:r>
        <w:rPr>
          <w:rFonts w:eastAsiaTheme="minorEastAsia"/>
          <w:lang w:val="en-CA" w:eastAsia="ko-KR"/>
        </w:rPr>
        <w:tab/>
      </w:r>
      <w:r>
        <w:rPr>
          <w:rFonts w:eastAsiaTheme="minorEastAsia"/>
          <w:lang w:val="en-CA" w:eastAsia="ko-KR"/>
        </w:rPr>
        <w:tab/>
      </w:r>
      <w:r>
        <w:rPr>
          <w:rFonts w:eastAsiaTheme="minorEastAsia"/>
          <w:lang w:val="en-CA" w:eastAsia="ko-KR"/>
        </w:rPr>
        <w:tab/>
      </w:r>
      <w:r>
        <w:rPr>
          <w:rFonts w:eastAsiaTheme="minorEastAsia"/>
          <w:lang w:val="en-CA" w:eastAsia="ko-KR"/>
        </w:rPr>
        <w:tab/>
      </w:r>
      <w:r>
        <w:rPr>
          <w:rFonts w:hint="eastAsia" w:eastAsiaTheme="minorEastAsia"/>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84</w:t>
      </w:r>
      <w:r>
        <w:rPr>
          <w:szCs w:val="22"/>
          <w:lang w:val="en-CA"/>
        </w:rPr>
        <w:fldChar w:fldCharType="end"/>
      </w:r>
      <w:r>
        <w:rPr>
          <w:szCs w:val="22"/>
          <w:lang w:val="en-CA"/>
        </w:rPr>
        <w:t>)</w:t>
      </w:r>
    </w:p>
    <w:p>
      <w:r>
        <w:rPr>
          <w:lang w:val="en-CA" w:eastAsia="ko-KR"/>
        </w:rPr>
        <w:t xml:space="preserve">At the decoder side, the above process is reversed to compute </w:t>
      </w:r>
      <m:oMath>
        <m:r>
          <w:rPr>
            <w:rFonts w:ascii="Cambria Math"/>
          </w:rPr>
          <m:t>Q(</m:t>
        </m:r>
        <m:sSub>
          <m:sSubPr>
            <m:ctrlPr>
              <w:rPr>
                <w:rFonts w:ascii="Cambria Math" w:hAnsi="Cambria Math"/>
                <w:i/>
              </w:rPr>
            </m:ctrlPr>
          </m:sSubPr>
          <m:e>
            <m:r>
              <w:rPr>
                <w:rFonts w:ascii="Cambria Math"/>
              </w:rPr>
              <m:t>r</m:t>
            </m:r>
            <m:ctrlPr>
              <w:rPr>
                <w:rFonts w:ascii="Cambria Math" w:hAnsi="Cambria Math"/>
                <w:i/>
              </w:rPr>
            </m:ctrlPr>
          </m:e>
          <m:sub>
            <m:r>
              <w:rPr>
                <w:rFonts w:ascii="Cambria Math"/>
              </w:rPr>
              <m:t>i,j</m:t>
            </m:r>
            <m:ctrlPr>
              <w:rPr>
                <w:rFonts w:ascii="Cambria Math" w:hAnsi="Cambria Math"/>
                <w:i/>
              </w:rPr>
            </m:ctrlPr>
          </m:sub>
        </m:sSub>
        <m:r>
          <w:rPr>
            <w:rFonts w:ascii="Cambria Math"/>
          </w:rPr>
          <m:t>), 0≤i≤M-1, 0≤j≤N-1</m:t>
        </m:r>
      </m:oMath>
      <w:r>
        <w:rPr>
          <w:rFonts w:hint="eastAsia"/>
        </w:rPr>
        <w:t>,</w:t>
      </w:r>
      <w:r>
        <w:t xml:space="preserve"> as follows:</w:t>
      </w:r>
    </w:p>
    <w:p>
      <w:pPr>
        <w:ind w:left="2160"/>
        <w:jc w:val="right"/>
        <w:rPr>
          <w:lang w:val="en-CA" w:eastAsia="ko-KR"/>
        </w:rPr>
      </w:pPr>
      <m:oMath>
        <m:r>
          <w:rPr>
            <w:rFonts w:ascii="Cambria Math"/>
            <w:lang w:val="en-CA" w:eastAsia="ko-KR"/>
          </w:rPr>
          <m:t>Q(</m:t>
        </m:r>
        <m:sSub>
          <m:sSubPr>
            <m:ctrlPr>
              <w:rPr>
                <w:rFonts w:ascii="Cambria Math" w:hAnsi="Cambria Math"/>
                <w:i/>
                <w:lang w:val="en-CA" w:eastAsia="ko-KR"/>
              </w:rPr>
            </m:ctrlPr>
          </m:sSubPr>
          <m:e>
            <m:r>
              <w:rPr>
                <w:rFonts w:ascii="Cambria Math"/>
                <w:lang w:val="en-CA" w:eastAsia="ko-KR"/>
              </w:rPr>
              <m:t>r</m:t>
            </m:r>
            <m:ctrlPr>
              <w:rPr>
                <w:rFonts w:ascii="Cambria Math" w:hAnsi="Cambria Math"/>
                <w:i/>
                <w:lang w:val="en-CA" w:eastAsia="ko-KR"/>
              </w:rPr>
            </m:ctrlPr>
          </m:e>
          <m:sub>
            <m:r>
              <w:rPr>
                <w:rFonts w:ascii="Cambria Math"/>
                <w:lang w:val="en-CA" w:eastAsia="ko-KR"/>
              </w:rPr>
              <m:t>i,j</m:t>
            </m:r>
            <m:ctrlPr>
              <w:rPr>
                <w:rFonts w:ascii="Cambria Math" w:hAnsi="Cambria Math"/>
                <w:i/>
                <w:lang w:val="en-CA" w:eastAsia="ko-KR"/>
              </w:rPr>
            </m:ctrlPr>
          </m:sub>
        </m:sSub>
        <m:r>
          <w:rPr>
            <w:rFonts w:ascii="Cambria Math"/>
            <w:lang w:val="en-CA" w:eastAsia="ko-KR"/>
          </w:rPr>
          <m:t>)=</m:t>
        </m:r>
        <m:nary>
          <m:naryPr>
            <m:chr m:val="∑"/>
            <m:ctrlPr>
              <w:rPr>
                <w:rFonts w:ascii="Cambria Math" w:hAnsi="Cambria Math"/>
                <w:i/>
                <w:lang w:val="en-CA" w:eastAsia="ko-KR"/>
              </w:rPr>
            </m:ctrlPr>
          </m:naryPr>
          <m:sub>
            <m:r>
              <w:rPr>
                <w:rFonts w:ascii="Cambria Math"/>
                <w:lang w:val="en-CA" w:eastAsia="ko-KR"/>
              </w:rPr>
              <m:t>k=0</m:t>
            </m:r>
            <m:ctrlPr>
              <w:rPr>
                <w:rFonts w:ascii="Cambria Math" w:hAnsi="Cambria Math"/>
                <w:i/>
                <w:lang w:val="en-CA" w:eastAsia="ko-KR"/>
              </w:rPr>
            </m:ctrlPr>
          </m:sub>
          <m:sup>
            <m:r>
              <w:rPr>
                <w:rFonts w:ascii="Cambria Math"/>
                <w:lang w:val="en-CA" w:eastAsia="ko-KR"/>
              </w:rPr>
              <m:t>i</m:t>
            </m:r>
            <m:ctrlPr>
              <w:rPr>
                <w:rFonts w:ascii="Cambria Math" w:hAnsi="Cambria Math"/>
                <w:i/>
                <w:lang w:val="en-CA" w:eastAsia="ko-KR"/>
              </w:rPr>
            </m:ctrlPr>
          </m:sup>
          <m:e>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ctrlPr>
                      <w:rPr>
                        <w:rFonts w:ascii="Cambria Math" w:hAnsi="Cambria Math"/>
                        <w:i/>
                        <w:lang w:val="en-CA" w:eastAsia="ko-KR"/>
                      </w:rPr>
                    </m:ctrlPr>
                  </m:e>
                </m:acc>
                <m:ctrlPr>
                  <w:rPr>
                    <w:rFonts w:ascii="Cambria Math" w:hAnsi="Cambria Math"/>
                    <w:i/>
                    <w:lang w:val="en-CA" w:eastAsia="ko-KR"/>
                  </w:rPr>
                </m:ctrlPr>
              </m:e>
              <m:sub>
                <m:r>
                  <w:rPr>
                    <w:rFonts w:ascii="Cambria Math"/>
                    <w:lang w:val="en-CA" w:eastAsia="ko-KR"/>
                  </w:rPr>
                  <m:t>k,j</m:t>
                </m:r>
                <m:ctrlPr>
                  <w:rPr>
                    <w:rFonts w:ascii="Cambria Math" w:hAnsi="Cambria Math"/>
                    <w:i/>
                    <w:lang w:val="en-CA" w:eastAsia="ko-KR"/>
                  </w:rPr>
                </m:ctrlPr>
              </m:sub>
            </m:sSub>
            <m:r>
              <w:rPr>
                <w:rFonts w:ascii="Cambria Math"/>
                <w:lang w:val="en-CA" w:eastAsia="ko-KR"/>
              </w:rPr>
              <m:t>,</m:t>
            </m:r>
            <m:ctrlPr>
              <w:rPr>
                <w:rFonts w:ascii="Cambria Math" w:hAnsi="Cambria Math"/>
                <w:i/>
                <w:lang w:val="en-CA" w:eastAsia="ko-KR"/>
              </w:rPr>
            </m:ctrlPr>
          </m:e>
        </m:nary>
      </m:oMath>
      <w:r>
        <w:rPr>
          <w:lang w:val="en-CA" w:eastAsia="ko-KR"/>
        </w:rPr>
        <w:t xml:space="preserve"> if vertical BDPCM is used </w:t>
      </w:r>
      <w:r>
        <w:rPr>
          <w:lang w:val="en-CA" w:eastAsia="ko-KR"/>
        </w:rPr>
        <w:tab/>
      </w:r>
      <w:r>
        <w:rPr>
          <w:lang w:val="en-CA" w:eastAsia="ko-KR"/>
        </w:rPr>
        <w:tab/>
      </w:r>
      <w:r>
        <w:rPr>
          <w:lang w:val="en-CA" w:eastAsia="ko-KR"/>
        </w:rPr>
        <w:tab/>
      </w:r>
      <w:r>
        <w:rPr>
          <w:lang w:val="en-CA" w:eastAsia="ko-KR"/>
        </w:rPr>
        <w:tab/>
      </w:r>
      <w:r>
        <w:rPr>
          <w:rFonts w:hint="eastAsia" w:eastAsiaTheme="minorEastAsia"/>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85</w:t>
      </w:r>
      <w:r>
        <w:rPr>
          <w:szCs w:val="22"/>
          <w:lang w:val="en-CA"/>
        </w:rPr>
        <w:fldChar w:fldCharType="end"/>
      </w:r>
      <w:r>
        <w:rPr>
          <w:szCs w:val="22"/>
          <w:lang w:val="en-CA"/>
        </w:rPr>
        <w:t>)</w:t>
      </w:r>
    </w:p>
    <w:p>
      <w:pPr>
        <w:ind w:left="2160"/>
        <w:jc w:val="right"/>
        <w:rPr>
          <w:lang w:val="en-CA" w:eastAsia="ko-KR"/>
        </w:rPr>
      </w:pPr>
      <m:oMath>
        <m:r>
          <w:rPr>
            <w:rFonts w:ascii="Cambria Math"/>
            <w:lang w:val="en-CA" w:eastAsia="ko-KR"/>
          </w:rPr>
          <m:t>Q(</m:t>
        </m:r>
        <m:sSub>
          <m:sSubPr>
            <m:ctrlPr>
              <w:rPr>
                <w:rFonts w:ascii="Cambria Math" w:hAnsi="Cambria Math"/>
                <w:i/>
                <w:lang w:val="en-CA" w:eastAsia="ko-KR"/>
              </w:rPr>
            </m:ctrlPr>
          </m:sSubPr>
          <m:e>
            <m:r>
              <w:rPr>
                <w:rFonts w:ascii="Cambria Math"/>
                <w:lang w:val="en-CA" w:eastAsia="ko-KR"/>
              </w:rPr>
              <m:t>r</m:t>
            </m:r>
            <m:ctrlPr>
              <w:rPr>
                <w:rFonts w:ascii="Cambria Math" w:hAnsi="Cambria Math"/>
                <w:i/>
                <w:lang w:val="en-CA" w:eastAsia="ko-KR"/>
              </w:rPr>
            </m:ctrlPr>
          </m:e>
          <m:sub>
            <m:r>
              <w:rPr>
                <w:rFonts w:ascii="Cambria Math"/>
                <w:lang w:val="en-CA" w:eastAsia="ko-KR"/>
              </w:rPr>
              <m:t>i,j</m:t>
            </m:r>
            <m:ctrlPr>
              <w:rPr>
                <w:rFonts w:ascii="Cambria Math" w:hAnsi="Cambria Math"/>
                <w:i/>
                <w:lang w:val="en-CA" w:eastAsia="ko-KR"/>
              </w:rPr>
            </m:ctrlPr>
          </m:sub>
        </m:sSub>
        <m:r>
          <w:rPr>
            <w:rFonts w:ascii="Cambria Math"/>
            <w:lang w:val="en-CA" w:eastAsia="ko-KR"/>
          </w:rPr>
          <m:t>)=</m:t>
        </m:r>
        <m:nary>
          <m:naryPr>
            <m:chr m:val="∑"/>
            <m:ctrlPr>
              <w:rPr>
                <w:rFonts w:ascii="Cambria Math" w:hAnsi="Cambria Math"/>
                <w:i/>
                <w:lang w:val="en-CA" w:eastAsia="ko-KR"/>
              </w:rPr>
            </m:ctrlPr>
          </m:naryPr>
          <m:sub>
            <m:r>
              <w:rPr>
                <w:rFonts w:ascii="Cambria Math"/>
                <w:lang w:val="en-CA" w:eastAsia="ko-KR"/>
              </w:rPr>
              <m:t>k=0</m:t>
            </m:r>
            <m:ctrlPr>
              <w:rPr>
                <w:rFonts w:ascii="Cambria Math" w:hAnsi="Cambria Math"/>
                <w:i/>
                <w:lang w:val="en-CA" w:eastAsia="ko-KR"/>
              </w:rPr>
            </m:ctrlPr>
          </m:sub>
          <m:sup>
            <m:r>
              <w:rPr>
                <w:rFonts w:ascii="Cambria Math"/>
                <w:lang w:val="en-CA" w:eastAsia="ko-KR"/>
              </w:rPr>
              <m:t>j</m:t>
            </m:r>
            <m:ctrlPr>
              <w:rPr>
                <w:rFonts w:ascii="Cambria Math" w:hAnsi="Cambria Math"/>
                <w:i/>
                <w:lang w:val="en-CA" w:eastAsia="ko-KR"/>
              </w:rPr>
            </m:ctrlPr>
          </m:sup>
          <m:e>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ctrlPr>
                      <w:rPr>
                        <w:rFonts w:ascii="Cambria Math" w:hAnsi="Cambria Math"/>
                        <w:i/>
                        <w:lang w:val="en-CA" w:eastAsia="ko-KR"/>
                      </w:rPr>
                    </m:ctrlPr>
                  </m:e>
                </m:acc>
                <m:ctrlPr>
                  <w:rPr>
                    <w:rFonts w:ascii="Cambria Math" w:hAnsi="Cambria Math"/>
                    <w:i/>
                    <w:lang w:val="en-CA" w:eastAsia="ko-KR"/>
                  </w:rPr>
                </m:ctrlPr>
              </m:e>
              <m:sub>
                <m:r>
                  <w:rPr>
                    <w:rFonts w:ascii="Cambria Math"/>
                    <w:lang w:val="en-CA" w:eastAsia="ko-KR"/>
                  </w:rPr>
                  <m:t>i,k</m:t>
                </m:r>
                <m:ctrlPr>
                  <w:rPr>
                    <w:rFonts w:ascii="Cambria Math" w:hAnsi="Cambria Math"/>
                    <w:i/>
                    <w:lang w:val="en-CA" w:eastAsia="ko-KR"/>
                  </w:rPr>
                </m:ctrlPr>
              </m:sub>
            </m:sSub>
            <m:r>
              <w:rPr>
                <w:rFonts w:ascii="Cambria Math"/>
                <w:lang w:val="en-CA" w:eastAsia="ko-KR"/>
              </w:rPr>
              <m:t>,</m:t>
            </m:r>
            <m:ctrlPr>
              <w:rPr>
                <w:rFonts w:ascii="Cambria Math" w:hAnsi="Cambria Math"/>
                <w:i/>
                <w:lang w:val="en-CA" w:eastAsia="ko-KR"/>
              </w:rPr>
            </m:ctrlPr>
          </m:e>
        </m:nary>
      </m:oMath>
      <w:r>
        <w:rPr>
          <w:lang w:val="en-CA" w:eastAsia="ko-KR"/>
        </w:rPr>
        <w:t xml:space="preserve"> if horizontal BDPCM is used </w:t>
      </w:r>
      <w:r>
        <w:rPr>
          <w:lang w:val="en-CA" w:eastAsia="ko-KR"/>
        </w:rPr>
        <w:tab/>
      </w:r>
      <w:r>
        <w:rPr>
          <w:lang w:val="en-CA" w:eastAsia="ko-KR"/>
        </w:rPr>
        <w:tab/>
      </w:r>
      <w:r>
        <w:rPr>
          <w:lang w:val="en-CA" w:eastAsia="ko-KR"/>
        </w:rPr>
        <w:tab/>
      </w:r>
      <w:r>
        <w:rPr>
          <w:rFonts w:hint="eastAsia" w:eastAsiaTheme="minorEastAsia"/>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86</w:t>
      </w:r>
      <w:r>
        <w:rPr>
          <w:szCs w:val="22"/>
          <w:lang w:val="en-CA"/>
        </w:rPr>
        <w:fldChar w:fldCharType="end"/>
      </w:r>
      <w:r>
        <w:rPr>
          <w:szCs w:val="22"/>
          <w:lang w:val="en-CA"/>
        </w:rPr>
        <w:t>)</w:t>
      </w:r>
    </w:p>
    <w:p>
      <w:r>
        <w:t xml:space="preserve">The inverse quantized residuals, </w:t>
      </w:r>
      <m:oMath>
        <m:sSup>
          <m:sSupPr>
            <m:ctrlPr>
              <w:rPr>
                <w:rFonts w:ascii="Cambria Math" w:hAnsi="Cambria Math"/>
                <w:i/>
                <w:sz w:val="24"/>
                <w:szCs w:val="24"/>
              </w:rPr>
            </m:ctrlPr>
          </m:sSupPr>
          <m:e>
            <m:r>
              <w:rPr>
                <w:rFonts w:ascii="Cambria Math" w:hAnsi="Cambria Math"/>
              </w:rPr>
              <m:t>Q</m:t>
            </m:r>
            <m:ctrlPr>
              <w:rPr>
                <w:rFonts w:ascii="Cambria Math" w:hAnsi="Cambria Math"/>
                <w:i/>
                <w:sz w:val="24"/>
                <w:szCs w:val="24"/>
              </w:rPr>
            </m:ctrlPr>
          </m:e>
          <m:sup>
            <m:r>
              <w:rPr>
                <w:rFonts w:ascii="Cambria Math" w:hAnsi="Cambria Math"/>
              </w:rPr>
              <m:t>-1</m:t>
            </m:r>
            <m:ctrlPr>
              <w:rPr>
                <w:rFonts w:ascii="Cambria Math" w:hAnsi="Cambria Math"/>
                <w:i/>
                <w:sz w:val="24"/>
                <w:szCs w:val="24"/>
              </w:rPr>
            </m:ctrlPr>
          </m:sup>
        </m:sSup>
        <m:d>
          <m:dPr>
            <m:ctrlPr>
              <w:rPr>
                <w:rFonts w:ascii="Cambria Math" w:hAnsi="Cambria Math"/>
                <w:i/>
                <w:sz w:val="24"/>
                <w:szCs w:val="24"/>
              </w:rPr>
            </m:ctrlPr>
          </m:dPr>
          <m:e>
            <m:r>
              <w:rPr>
                <w:rFonts w:ascii="Cambria Math"/>
              </w:rPr>
              <m:t>Q</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rPr>
                      <m:t>r</m:t>
                    </m:r>
                    <m:ctrlPr>
                      <w:rPr>
                        <w:rFonts w:ascii="Cambria Math" w:hAnsi="Cambria Math"/>
                        <w:i/>
                        <w:sz w:val="24"/>
                        <w:szCs w:val="24"/>
                      </w:rPr>
                    </m:ctrlPr>
                  </m:e>
                  <m:sub>
                    <m:r>
                      <w:rPr>
                        <w:rFonts w:ascii="Cambria Math"/>
                      </w:rPr>
                      <m:t>i,j</m:t>
                    </m:r>
                    <m:ctrlPr>
                      <w:rPr>
                        <w:rFonts w:ascii="Cambria Math" w:hAnsi="Cambria Math"/>
                        <w:i/>
                        <w:sz w:val="24"/>
                        <w:szCs w:val="24"/>
                      </w:rPr>
                    </m:ctrlPr>
                  </m:sub>
                </m:sSub>
                <m:ctrlPr>
                  <w:rPr>
                    <w:rFonts w:ascii="Cambria Math" w:hAnsi="Cambria Math"/>
                    <w:i/>
                    <w:sz w:val="24"/>
                    <w:szCs w:val="24"/>
                  </w:rPr>
                </m:ctrlPr>
              </m:e>
            </m:d>
            <m:ctrlPr>
              <w:rPr>
                <w:rFonts w:ascii="Cambria Math" w:hAnsi="Cambria Math"/>
                <w:i/>
                <w:sz w:val="24"/>
                <w:szCs w:val="24"/>
              </w:rPr>
            </m:ctrlPr>
          </m:e>
        </m:d>
      </m:oMath>
      <w:r>
        <w:t>, are added to the intra block prediction values to produce the reconstructed sample values.</w:t>
      </w:r>
    </w:p>
    <w:p>
      <w:pPr>
        <w:jc w:val="both"/>
        <w:rPr>
          <w:szCs w:val="22"/>
          <w:lang w:val="en-CA"/>
        </w:rPr>
      </w:pPr>
      <w:r>
        <w:rPr>
          <w:lang w:val="en-CA" w:eastAsia="ko-KR"/>
        </w:rPr>
        <w:t xml:space="preserve">The predicted quantized residual values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hAnsi="Cambria Math"/>
                    <w:lang w:val="en-CA" w:eastAsia="ko-KR"/>
                  </w:rPr>
                  <m:t>r</m:t>
                </m:r>
                <m:ctrlPr>
                  <w:rPr>
                    <w:rFonts w:ascii="Cambria Math" w:hAnsi="Cambria Math"/>
                    <w:i/>
                    <w:lang w:val="en-CA" w:eastAsia="ko-KR"/>
                  </w:rPr>
                </m:ctrlPr>
              </m:e>
            </m:acc>
            <m:ctrlPr>
              <w:rPr>
                <w:rFonts w:ascii="Cambria Math" w:hAnsi="Cambria Math"/>
                <w:i/>
                <w:lang w:val="en-CA" w:eastAsia="ko-KR"/>
              </w:rPr>
            </m:ctrlPr>
          </m:e>
          <m:sub>
            <m:r>
              <w:rPr>
                <w:rFonts w:ascii="Cambria Math" w:hAnsi="Cambria Math"/>
                <w:lang w:val="en-CA" w:eastAsia="ko-KR"/>
              </w:rPr>
              <m:t>i,j</m:t>
            </m:r>
            <m:ctrlPr>
              <w:rPr>
                <w:rFonts w:ascii="Cambria Math" w:hAnsi="Cambria Math"/>
                <w:i/>
                <w:lang w:val="en-CA" w:eastAsia="ko-KR"/>
              </w:rPr>
            </m:ctrlPr>
          </m:sub>
        </m:sSub>
      </m:oMath>
      <w:r>
        <w:rPr>
          <w:lang w:val="en-CA" w:eastAsia="ko-KR"/>
        </w:rPr>
        <w:t xml:space="preserve"> are sent to the decoder using the same residual coding process as that in transform skip mode residual coding. </w:t>
      </w:r>
      <w:ins w:id="1052" w:author="seunghwan3.kim" w:date="2020-03-19T22:43:00Z">
        <w:r>
          <w:rPr>
            <w:lang w:val="en-CA" w:eastAsia="ko-KR"/>
          </w:rPr>
          <w:t xml:space="preserve">For lossless coding, if slice_ts_residual_coding_disabled_flag is set to 1, the quantized residual values are sent to the decoder using regular transform residual coding as described in </w:t>
        </w:r>
      </w:ins>
      <w:ins w:id="1053" w:author="Jianle Chen" w:date="2020-03-22T20:39:00Z">
        <w:r>
          <w:rPr>
            <w:lang w:val="en-CA" w:eastAsia="ko-KR"/>
          </w:rPr>
          <w:fldChar w:fldCharType="begin"/>
        </w:r>
      </w:ins>
      <w:ins w:id="1054" w:author="Jianle Chen" w:date="2020-03-22T20:39:00Z">
        <w:r>
          <w:rPr>
            <w:lang w:val="en-CA" w:eastAsia="ko-KR"/>
          </w:rPr>
          <w:instrText xml:space="preserve"> REF _Ref8587357 \r \h </w:instrText>
        </w:r>
      </w:ins>
      <w:r>
        <w:rPr>
          <w:lang w:val="en-CA" w:eastAsia="ko-KR"/>
        </w:rPr>
        <w:fldChar w:fldCharType="separate"/>
      </w:r>
      <w:ins w:id="1055" w:author="Jianle Chen" w:date="2020-03-22T21:08:00Z">
        <w:r>
          <w:rPr>
            <w:lang w:val="en-CA" w:eastAsia="ko-KR"/>
          </w:rPr>
          <w:t>3.6.2</w:t>
        </w:r>
      </w:ins>
      <w:ins w:id="1056" w:author="Jianle Chen" w:date="2020-03-22T20:39:00Z">
        <w:r>
          <w:rPr>
            <w:lang w:val="en-CA" w:eastAsia="ko-KR"/>
          </w:rPr>
          <w:fldChar w:fldCharType="end"/>
        </w:r>
      </w:ins>
      <w:ins w:id="1057" w:author="seunghwan3.kim" w:date="2020-03-19T22:43:00Z">
        <w:del w:id="1058" w:author="Jianle Chen" w:date="2020-03-22T20:39:00Z">
          <w:r>
            <w:rPr>
              <w:lang w:val="en-CA" w:eastAsia="ko-KR"/>
            </w:rPr>
            <w:delText>3.6.2</w:delText>
          </w:r>
        </w:del>
      </w:ins>
      <w:ins w:id="1059" w:author="seunghwan3.kim" w:date="2020-03-19T22:43:00Z">
        <w:r>
          <w:rPr>
            <w:lang w:val="en-CA" w:eastAsia="ko-KR"/>
          </w:rPr>
          <w:t xml:space="preserve">. </w:t>
        </w:r>
      </w:ins>
      <w:r>
        <w:rPr>
          <w:lang w:val="en-CA" w:eastAsia="ko-KR"/>
        </w:rPr>
        <w:t xml:space="preserve">In terms of the MPM mode for future intra mode coding, horizontal or vertical prediction mode is stored for a BDPCM-coded CU if the BDPCM prediction direction is horizontal or vertical, respectively. </w:t>
      </w:r>
      <w:r>
        <w:rPr>
          <w:szCs w:val="22"/>
          <w:lang w:val="en-CA"/>
        </w:rPr>
        <w:t>For deblocking, if both blocks on the sides of a block boundary are coded using BDPCM, then that particular block boundary is not deblocked.</w:t>
      </w:r>
    </w:p>
    <w:p>
      <w:pPr>
        <w:pStyle w:val="4"/>
        <w:spacing w:before="136"/>
        <w:rPr>
          <w:lang w:val="en-CA"/>
        </w:rPr>
      </w:pPr>
      <w:bookmarkStart w:id="298" w:name="_Toc35804778"/>
      <w:bookmarkStart w:id="299" w:name="_Ref33611760"/>
      <w:r>
        <w:rPr>
          <w:lang w:val="en-CA"/>
        </w:rPr>
        <w:t>Residual coding for transform skip mode</w:t>
      </w:r>
      <w:bookmarkEnd w:id="298"/>
      <w:bookmarkEnd w:id="299"/>
      <w:r>
        <w:rPr>
          <w:lang w:val="en-CA"/>
        </w:rPr>
        <w:t xml:space="preserve"> </w:t>
      </w:r>
    </w:p>
    <w:p>
      <w:pPr>
        <w:tabs>
          <w:tab w:val="left" w:pos="1800"/>
          <w:tab w:val="left" w:pos="2160"/>
          <w:tab w:val="left" w:pos="2520"/>
          <w:tab w:val="left" w:pos="2880"/>
          <w:tab w:val="left" w:pos="3240"/>
          <w:tab w:val="left" w:pos="3600"/>
          <w:tab w:val="left" w:pos="3960"/>
          <w:tab w:val="left" w:pos="4320"/>
        </w:tabs>
        <w:jc w:val="both"/>
        <w:rPr>
          <w:rFonts w:eastAsiaTheme="minorEastAsia"/>
          <w:szCs w:val="22"/>
          <w:lang w:eastAsia="ko-KR"/>
        </w:rPr>
      </w:pPr>
      <w:r>
        <w:rPr>
          <w:szCs w:val="22"/>
          <w:lang w:val="en-CA"/>
        </w:rPr>
        <w:t xml:space="preserve">VVC allows the transform skip mode to be used for </w:t>
      </w:r>
      <w:r>
        <w:rPr>
          <w:rFonts w:hint="eastAsia"/>
          <w:szCs w:val="22"/>
          <w:lang w:val="en-CA" w:eastAsia="zh-CN"/>
        </w:rPr>
        <w:t>luma</w:t>
      </w:r>
      <w:r>
        <w:rPr>
          <w:szCs w:val="22"/>
          <w:lang w:val="en-CA"/>
        </w:rPr>
        <w:t xml:space="preserve"> blocks of size up to MaxTsSize by MaxTsSize, where the value of MaxTsSize is signaled in the PPS and can be at most 32. When a CU is coded in transform skip mode, its prediction residual is quantized and coded using the transform skip residual coding process. This process is modified from the transform coefficient coding process described in </w:t>
      </w:r>
      <w:r>
        <w:rPr>
          <w:szCs w:val="22"/>
          <w:lang w:val="en-CA"/>
        </w:rPr>
        <w:fldChar w:fldCharType="begin"/>
      </w:r>
      <w:r>
        <w:rPr>
          <w:szCs w:val="22"/>
          <w:lang w:val="en-CA"/>
        </w:rPr>
        <w:instrText xml:space="preserve"> REF _Ref8587357 \r \h </w:instrText>
      </w:r>
      <w:r>
        <w:rPr>
          <w:szCs w:val="22"/>
          <w:lang w:val="en-CA"/>
        </w:rPr>
        <w:fldChar w:fldCharType="separate"/>
      </w:r>
      <w:r>
        <w:rPr>
          <w:szCs w:val="22"/>
          <w:lang w:val="en-CA"/>
        </w:rPr>
        <w:t>3.6.2</w:t>
      </w:r>
      <w:r>
        <w:rPr>
          <w:szCs w:val="22"/>
          <w:lang w:val="en-CA"/>
        </w:rPr>
        <w:fldChar w:fldCharType="end"/>
      </w:r>
      <w:r>
        <w:rPr>
          <w:szCs w:val="22"/>
          <w:lang w:val="en-CA"/>
        </w:rPr>
        <w:t xml:space="preserve">. In transform skip mode, the residuals of a TU are also coded in units of non-overlapped subblocks of size 4x4. For better coding efficiency, some modifications are made to customize the residual coding process towards the residual signal’s characteristics. The following summarizes the </w:t>
      </w:r>
      <w:r>
        <w:rPr>
          <w:rFonts w:eastAsiaTheme="minorEastAsia"/>
          <w:szCs w:val="22"/>
          <w:lang w:eastAsia="ko-KR"/>
        </w:rPr>
        <w:t>differences between transform skip residual coding and regular transform residual coding:</w:t>
      </w:r>
    </w:p>
    <w:p>
      <w:pPr>
        <w:pStyle w:val="46"/>
        <w:numPr>
          <w:ilvl w:val="0"/>
          <w:numId w:val="40"/>
        </w:numPr>
        <w:spacing w:before="136" w:after="200"/>
        <w:rPr>
          <w:sz w:val="22"/>
          <w:lang w:eastAsia="zh-CN"/>
        </w:rPr>
      </w:pPr>
      <w:r>
        <w:rPr>
          <w:sz w:val="22"/>
          <w:lang w:eastAsia="zh-CN"/>
        </w:rPr>
        <w:t xml:space="preserve">Forward scanning order is applied to scan the subblocks within a transform block and also the positions within a subblock; </w:t>
      </w:r>
    </w:p>
    <w:p>
      <w:pPr>
        <w:pStyle w:val="46"/>
        <w:numPr>
          <w:ilvl w:val="0"/>
          <w:numId w:val="40"/>
        </w:numPr>
        <w:spacing w:before="136" w:after="200"/>
        <w:rPr>
          <w:sz w:val="22"/>
          <w:lang w:eastAsia="zh-CN"/>
        </w:rPr>
      </w:pPr>
      <w:r>
        <w:rPr>
          <w:sz w:val="22"/>
          <w:lang w:eastAsia="zh-CN"/>
        </w:rPr>
        <w:t>no signalling of the last (x, y) position;</w:t>
      </w:r>
    </w:p>
    <w:p>
      <w:pPr>
        <w:pStyle w:val="46"/>
        <w:numPr>
          <w:ilvl w:val="0"/>
          <w:numId w:val="40"/>
        </w:numPr>
        <w:spacing w:before="136" w:after="200"/>
        <w:rPr>
          <w:sz w:val="22"/>
          <w:lang w:eastAsia="zh-CN"/>
        </w:rPr>
      </w:pPr>
      <w:r>
        <w:rPr>
          <w:sz w:val="22"/>
          <w:lang w:eastAsia="zh-CN"/>
        </w:rPr>
        <w:t>coded_sub_block_flag is coded for every subblock except for the last subblock when all previous flags are equal to 0;</w:t>
      </w:r>
    </w:p>
    <w:p>
      <w:pPr>
        <w:pStyle w:val="46"/>
        <w:numPr>
          <w:ilvl w:val="0"/>
          <w:numId w:val="40"/>
        </w:numPr>
        <w:spacing w:before="136" w:after="200"/>
        <w:rPr>
          <w:sz w:val="22"/>
          <w:lang w:eastAsia="zh-CN"/>
        </w:rPr>
      </w:pPr>
      <w:r>
        <w:rPr>
          <w:sz w:val="22"/>
          <w:lang w:eastAsia="zh-CN"/>
        </w:rPr>
        <w:t>sig_coeff_flag context modelling uses a reduced template, and context model of sig_coeff_flag depends on top and left neighbouring values;</w:t>
      </w:r>
    </w:p>
    <w:p>
      <w:pPr>
        <w:pStyle w:val="46"/>
        <w:numPr>
          <w:ilvl w:val="0"/>
          <w:numId w:val="40"/>
        </w:numPr>
        <w:spacing w:before="136" w:after="200"/>
        <w:rPr>
          <w:sz w:val="22"/>
          <w:lang w:eastAsia="zh-CN"/>
        </w:rPr>
      </w:pPr>
      <w:r>
        <w:rPr>
          <w:sz w:val="22"/>
          <w:lang w:eastAsia="zh-CN"/>
        </w:rPr>
        <w:t>context model of abs_level_gt1 flag also depends on the left and top sig_coeff_flag values;</w:t>
      </w:r>
    </w:p>
    <w:p>
      <w:pPr>
        <w:pStyle w:val="46"/>
        <w:numPr>
          <w:ilvl w:val="0"/>
          <w:numId w:val="40"/>
        </w:numPr>
        <w:spacing w:before="136" w:after="200"/>
        <w:rPr>
          <w:sz w:val="22"/>
          <w:lang w:eastAsia="zh-CN"/>
        </w:rPr>
      </w:pPr>
      <w:r>
        <w:rPr>
          <w:sz w:val="22"/>
          <w:lang w:eastAsia="zh-CN"/>
        </w:rPr>
        <w:t>par_level_flag using only one context model;</w:t>
      </w:r>
    </w:p>
    <w:p>
      <w:pPr>
        <w:pStyle w:val="46"/>
        <w:numPr>
          <w:ilvl w:val="0"/>
          <w:numId w:val="40"/>
        </w:numPr>
        <w:spacing w:before="136" w:after="200"/>
        <w:rPr>
          <w:sz w:val="22"/>
          <w:lang w:eastAsia="zh-CN"/>
        </w:rPr>
      </w:pPr>
      <w:r>
        <w:rPr>
          <w:sz w:val="22"/>
          <w:lang w:eastAsia="zh-CN"/>
        </w:rPr>
        <w:t>additional greater than 3, 5, 7, 9 flags are signalled to indicate the coefficient level, one context for each flag;</w:t>
      </w:r>
    </w:p>
    <w:p>
      <w:pPr>
        <w:pStyle w:val="46"/>
        <w:numPr>
          <w:ilvl w:val="0"/>
          <w:numId w:val="40"/>
        </w:numPr>
        <w:spacing w:before="136" w:after="200"/>
        <w:rPr>
          <w:sz w:val="22"/>
          <w:lang w:eastAsia="zh-CN"/>
        </w:rPr>
      </w:pPr>
      <w:r>
        <w:rPr>
          <w:sz w:val="22"/>
          <w:lang w:eastAsia="zh-CN"/>
        </w:rPr>
        <w:t>rice parameter derivation using fixed order = 1 for the binarization of the remainder values;</w:t>
      </w:r>
    </w:p>
    <w:p>
      <w:pPr>
        <w:pStyle w:val="46"/>
        <w:numPr>
          <w:ilvl w:val="0"/>
          <w:numId w:val="40"/>
        </w:numPr>
        <w:spacing w:before="136" w:after="200"/>
        <w:rPr>
          <w:sz w:val="22"/>
          <w:lang w:eastAsia="zh-CN"/>
        </w:rPr>
      </w:pPr>
      <w:r>
        <w:rPr>
          <w:sz w:val="22"/>
          <w:lang w:eastAsia="zh-CN"/>
        </w:rPr>
        <w:t>context model of the sign flag is determined based on left and above neighbouring values and the sign flag is parsed after sig_coeff_flag to keep all context coded bins together.</w:t>
      </w:r>
    </w:p>
    <w:p>
      <w:pPr>
        <w:spacing w:after="120"/>
        <w:jc w:val="both"/>
        <w:rPr>
          <w:szCs w:val="22"/>
          <w:lang w:val="en-CA"/>
        </w:rPr>
      </w:pPr>
      <w:r>
        <w:rPr>
          <w:szCs w:val="22"/>
          <w:lang w:val="en-CA"/>
        </w:rPr>
        <w:t xml:space="preserve">For each subblock, if the coded_subblock_flag is equal to 1 (i.e., there is at least one non-zero quantized residual in the subblock), coding of the quantized residual levels is performed in three scan passes (see </w:t>
      </w:r>
      <w:r>
        <w:rPr>
          <w:szCs w:val="22"/>
          <w:lang w:val="en-CA"/>
        </w:rPr>
        <w:fldChar w:fldCharType="begin"/>
      </w:r>
      <w:r>
        <w:rPr>
          <w:szCs w:val="22"/>
          <w:lang w:val="en-CA"/>
        </w:rPr>
        <w:instrText xml:space="preserve"> REF _Ref18590034 \h </w:instrText>
      </w:r>
      <w:r>
        <w:rPr>
          <w:szCs w:val="22"/>
          <w:lang w:val="en-CA"/>
        </w:rPr>
        <w:fldChar w:fldCharType="separate"/>
      </w:r>
      <w:r>
        <w:t>Figure 58</w:t>
      </w:r>
      <w:r>
        <w:rPr>
          <w:szCs w:val="22"/>
          <w:lang w:val="en-CA"/>
        </w:rPr>
        <w:fldChar w:fldCharType="end"/>
      </w:r>
      <w:r>
        <w:rPr>
          <w:szCs w:val="22"/>
          <w:lang w:val="en-CA"/>
        </w:rPr>
        <w:t>):</w:t>
      </w:r>
    </w:p>
    <w:p>
      <w:pPr>
        <w:pStyle w:val="46"/>
        <w:numPr>
          <w:ilvl w:val="0"/>
          <w:numId w:val="40"/>
        </w:numPr>
        <w:spacing w:before="136" w:after="200"/>
        <w:rPr>
          <w:sz w:val="22"/>
          <w:szCs w:val="22"/>
          <w:lang w:val="en-GB"/>
        </w:rPr>
      </w:pPr>
      <w:r>
        <w:rPr>
          <w:b/>
          <w:sz w:val="22"/>
          <w:szCs w:val="22"/>
          <w:lang w:val="en-GB"/>
        </w:rPr>
        <w:t>First scan pass</w:t>
      </w:r>
      <w:r>
        <w:rPr>
          <w:sz w:val="22"/>
          <w:szCs w:val="22"/>
          <w:lang w:val="en-GB"/>
        </w:rPr>
        <w:t>: significance flag (sig_coeff_flag),</w:t>
      </w:r>
      <w:r>
        <w:rPr>
          <w:sz w:val="22"/>
          <w:szCs w:val="22"/>
          <w:lang w:val="en-GB" w:eastAsia="ko-KR"/>
        </w:rPr>
        <w:t xml:space="preserve"> sign flag (coeff_sign_flag), absolute level </w:t>
      </w:r>
      <w:r>
        <w:rPr>
          <w:sz w:val="22"/>
          <w:szCs w:val="22"/>
          <w:lang w:val="en-GB"/>
        </w:rPr>
        <w:t>greater than 1 flag (abs_level_gtx_flag[0])</w:t>
      </w:r>
      <w:r>
        <w:rPr>
          <w:sz w:val="22"/>
          <w:szCs w:val="22"/>
          <w:lang w:val="en-GB" w:eastAsia="ko-KR"/>
        </w:rPr>
        <w:t xml:space="preserve">, and </w:t>
      </w:r>
      <w:r>
        <w:rPr>
          <w:sz w:val="22"/>
          <w:szCs w:val="22"/>
          <w:lang w:val="en-GB"/>
        </w:rPr>
        <w:t>parity (par_level_flag) are coded. For a given scan position, if</w:t>
      </w:r>
      <w:r>
        <w:rPr>
          <w:sz w:val="22"/>
          <w:szCs w:val="22"/>
        </w:rPr>
        <w:t xml:space="preserve"> sig_coeff_flag is equal to 1, then coeff_sign_flag is coded, followed by the abs_level_gtx_flag[0] (which specifies whether the absolute level is greater than 1)</w:t>
      </w:r>
      <w:r>
        <w:rPr>
          <w:sz w:val="22"/>
          <w:szCs w:val="22"/>
          <w:lang w:eastAsia="ko-KR"/>
        </w:rPr>
        <w:t>.</w:t>
      </w:r>
      <w:r>
        <w:rPr>
          <w:sz w:val="22"/>
          <w:szCs w:val="22"/>
        </w:rPr>
        <w:t xml:space="preserve"> </w:t>
      </w:r>
      <w:r>
        <w:rPr>
          <w:sz w:val="22"/>
          <w:szCs w:val="22"/>
          <w:lang w:eastAsia="ko-KR"/>
        </w:rPr>
        <w:t>I</w:t>
      </w:r>
      <w:r>
        <w:rPr>
          <w:sz w:val="22"/>
          <w:szCs w:val="22"/>
        </w:rPr>
        <w:t>f abs_level_gtx_flag[0] is equal to 1, then the par_level_flag is additionally coded to specify the parity of the absolute level.</w:t>
      </w:r>
    </w:p>
    <w:p>
      <w:pPr>
        <w:pStyle w:val="46"/>
        <w:numPr>
          <w:ilvl w:val="0"/>
          <w:numId w:val="40"/>
        </w:numPr>
        <w:spacing w:before="136" w:after="200"/>
        <w:rPr>
          <w:sz w:val="22"/>
          <w:szCs w:val="22"/>
          <w:lang w:val="en-GB"/>
        </w:rPr>
      </w:pPr>
      <w:r>
        <w:rPr>
          <w:b/>
          <w:sz w:val="22"/>
          <w:szCs w:val="22"/>
          <w:lang w:val="en-GB"/>
        </w:rPr>
        <w:t>Greater-than-x scan pass</w:t>
      </w:r>
      <w:r>
        <w:rPr>
          <w:sz w:val="22"/>
          <w:szCs w:val="22"/>
          <w:lang w:val="en-GB"/>
        </w:rPr>
        <w:t>: for each scan position whose absolute level is greater than 1, up to four abs_level_gtx_flag[i] for i = 1...4 are coded to indicate if the absolute level at the given position is greater than 3, 5, 7, or 9, respectively.</w:t>
      </w:r>
    </w:p>
    <w:p>
      <w:pPr>
        <w:pStyle w:val="46"/>
        <w:numPr>
          <w:ilvl w:val="0"/>
          <w:numId w:val="40"/>
        </w:numPr>
        <w:spacing w:before="136" w:after="200"/>
        <w:rPr>
          <w:sz w:val="22"/>
          <w:szCs w:val="22"/>
        </w:rPr>
      </w:pPr>
      <w:r>
        <w:rPr>
          <w:b/>
          <w:sz w:val="22"/>
          <w:szCs w:val="22"/>
          <w:lang w:val="en-GB"/>
        </w:rPr>
        <w:t>Remainder scan pass</w:t>
      </w:r>
      <w:r>
        <w:rPr>
          <w:sz w:val="22"/>
          <w:szCs w:val="22"/>
          <w:lang w:val="en-GB"/>
        </w:rPr>
        <w:t xml:space="preserve">: The remainder of the </w:t>
      </w:r>
      <w:r>
        <w:rPr>
          <w:sz w:val="22"/>
          <w:szCs w:val="22"/>
          <w:lang w:val="en-GB" w:eastAsia="ko-KR"/>
        </w:rPr>
        <w:t xml:space="preserve">absolute level abs_remainder are coded </w:t>
      </w:r>
      <w:del w:id="1060" w:author="Jianle Chen" w:date="2020-03-22T21:49:00Z">
        <w:r>
          <w:rPr>
            <w:sz w:val="22"/>
            <w:szCs w:val="22"/>
            <w:lang w:val="en-GB"/>
          </w:rPr>
          <w:delText xml:space="preserve"> </w:delText>
        </w:r>
      </w:del>
      <w:r>
        <w:rPr>
          <w:sz w:val="22"/>
          <w:szCs w:val="22"/>
          <w:lang w:val="en-GB"/>
        </w:rPr>
        <w:t>in bypass mode</w:t>
      </w:r>
      <w:r>
        <w:rPr>
          <w:sz w:val="22"/>
          <w:szCs w:val="22"/>
          <w:lang w:val="en-GB" w:eastAsia="ko-KR"/>
        </w:rPr>
        <w:t>. The remainder of the absolute levels are binarized using a fixed rice parameter value of 1.</w:t>
      </w:r>
    </w:p>
    <w:p>
      <w:pPr>
        <w:jc w:val="both"/>
        <w:rPr>
          <w:szCs w:val="22"/>
          <w:lang w:val="en-GB"/>
        </w:rPr>
      </w:pPr>
      <w:r>
        <w:rPr>
          <w:szCs w:val="22"/>
          <w:lang w:val="en-GB"/>
        </w:rPr>
        <w:t xml:space="preserve">The bins in scan passes #1 and #2 (the first scan pass and the greater-than-x scan pass) are context coded until the maximum number of context coded bins in the TU have been exhausted. The maximum number of context coded bins in a residual block is limited to 1.75*block_width*block_height, or equivalently, 1.75 context coded bins per sample position on average. The bins in the last scan pass (the remainder scan pass) are bypass coded. </w:t>
      </w:r>
      <w:r>
        <w:rPr>
          <w:lang w:eastAsia="zh-TW"/>
        </w:rPr>
        <w:t xml:space="preserve">A variable, </w:t>
      </w:r>
      <w:r>
        <w:rPr>
          <w:color w:val="000000" w:themeColor="text1"/>
          <w:lang w:val="en-CA"/>
          <w14:textFill>
            <w14:solidFill>
              <w14:schemeClr w14:val="tx1"/>
            </w14:solidFill>
          </w14:textFill>
        </w:rPr>
        <w:t>RemCcbs</w:t>
      </w:r>
      <w:r>
        <w:rPr>
          <w:rFonts w:ascii="New MingLiu" w:hAnsi="New MingLiu"/>
        </w:rPr>
        <w:t>,</w:t>
      </w:r>
      <w:r>
        <w:rPr>
          <w:lang w:eastAsia="zh-TW"/>
        </w:rPr>
        <w:t xml:space="preserve"> is first set to the maximum number of context-coded bins for the block and </w:t>
      </w:r>
      <w:r>
        <w:rPr>
          <w:rFonts w:hint="eastAsia" w:eastAsiaTheme="minorEastAsia"/>
          <w:lang w:eastAsia="ko-KR"/>
        </w:rPr>
        <w:t>is</w:t>
      </w:r>
      <w:r>
        <w:rPr>
          <w:lang w:eastAsia="zh-TW"/>
        </w:rPr>
        <w:t xml:space="preserve"> decreased by one each time a context-coded bin is coded. </w:t>
      </w:r>
      <w:r>
        <w:rPr>
          <w:rFonts w:hint="eastAsia" w:eastAsiaTheme="minorEastAsia"/>
          <w:lang w:eastAsia="ko-KR"/>
        </w:rPr>
        <w:t>While</w:t>
      </w:r>
      <w:r>
        <w:rPr>
          <w:lang w:eastAsia="zh-TW"/>
        </w:rPr>
        <w:t xml:space="preserve"> </w:t>
      </w:r>
      <w:r>
        <w:rPr>
          <w:color w:val="000000" w:themeColor="text1"/>
          <w:lang w:val="en-CA"/>
          <w14:textFill>
            <w14:solidFill>
              <w14:schemeClr w14:val="tx1"/>
            </w14:solidFill>
          </w14:textFill>
        </w:rPr>
        <w:t>RemCcbs</w:t>
      </w:r>
      <w:r>
        <w:rPr>
          <w:lang w:eastAsia="zh-TW"/>
        </w:rPr>
        <w:t xml:space="preserve"> is larger than or equal to four, syntax elements in </w:t>
      </w:r>
      <w:r>
        <w:rPr>
          <w:rFonts w:hint="eastAsia" w:eastAsiaTheme="minorEastAsia"/>
          <w:lang w:eastAsia="ko-KR"/>
        </w:rPr>
        <w:t xml:space="preserve">the first coding pass, which includes </w:t>
      </w:r>
      <w:r>
        <w:rPr>
          <w:lang w:eastAsia="zh-TW"/>
        </w:rPr>
        <w:t xml:space="preserve">the sig_coeff_flag, </w:t>
      </w:r>
      <w:r>
        <w:rPr>
          <w:szCs w:val="22"/>
          <w:lang w:val="en-GB" w:eastAsia="ko-KR"/>
        </w:rPr>
        <w:t>coeff_sign_flag</w:t>
      </w:r>
      <w:r>
        <w:rPr>
          <w:lang w:eastAsia="zh-TW"/>
        </w:rPr>
        <w:t>, abs_level_gt1_flag and par_level_flag, a</w:t>
      </w:r>
      <w:r>
        <w:rPr>
          <w:rFonts w:eastAsiaTheme="minorEastAsia"/>
          <w:lang w:eastAsia="ko-KR"/>
        </w:rPr>
        <w:t>re</w:t>
      </w:r>
      <w:r>
        <w:rPr>
          <w:rFonts w:hint="eastAsia" w:eastAsiaTheme="minorEastAsia"/>
          <w:lang w:eastAsia="ko-KR"/>
        </w:rPr>
        <w:t xml:space="preserve"> </w:t>
      </w:r>
      <w:r>
        <w:rPr>
          <w:lang w:eastAsia="zh-TW"/>
        </w:rPr>
        <w:t>coded using context-coded bins.</w:t>
      </w:r>
      <w:r>
        <w:rPr>
          <w:rFonts w:hint="eastAsia" w:eastAsiaTheme="minorEastAsia"/>
          <w:lang w:eastAsia="ko-KR"/>
        </w:rPr>
        <w:t xml:space="preserve"> </w:t>
      </w:r>
      <w:r>
        <w:rPr>
          <w:rFonts w:eastAsiaTheme="minorEastAsia"/>
          <w:lang w:eastAsia="ko-KR"/>
        </w:rPr>
        <w:t>If</w:t>
      </w:r>
      <w:r>
        <w:rPr>
          <w:lang w:eastAsia="zh-TW"/>
        </w:rPr>
        <w:t xml:space="preserve"> </w:t>
      </w:r>
      <w:r>
        <w:rPr>
          <w:color w:val="000000" w:themeColor="text1"/>
          <w:lang w:val="en-CA"/>
          <w14:textFill>
            <w14:solidFill>
              <w14:schemeClr w14:val="tx1"/>
            </w14:solidFill>
          </w14:textFill>
        </w:rPr>
        <w:t>RemCcbs</w:t>
      </w:r>
      <w:r>
        <w:rPr>
          <w:rFonts w:hint="eastAsia" w:eastAsiaTheme="minorEastAsia"/>
          <w:lang w:eastAsia="ko-KR"/>
        </w:rPr>
        <w:t xml:space="preserve"> becomes</w:t>
      </w:r>
      <w:r>
        <w:rPr>
          <w:lang w:eastAsia="zh-TW"/>
        </w:rPr>
        <w:t xml:space="preserve"> smaller than 4</w:t>
      </w:r>
      <w:r>
        <w:rPr>
          <w:rFonts w:hint="eastAsia" w:eastAsiaTheme="minorEastAsia"/>
          <w:lang w:eastAsia="ko-KR"/>
        </w:rPr>
        <w:t xml:space="preserve"> while coding the first pass</w:t>
      </w:r>
      <w:r>
        <w:rPr>
          <w:lang w:eastAsia="zh-TW"/>
        </w:rPr>
        <w:t xml:space="preserve">, the remaining coefficients that have yet to be </w:t>
      </w:r>
      <w:r>
        <w:rPr>
          <w:rFonts w:hint="eastAsia" w:eastAsiaTheme="minorEastAsia"/>
          <w:lang w:eastAsia="ko-KR"/>
        </w:rPr>
        <w:t xml:space="preserve">coded in the first pass are coded </w:t>
      </w:r>
      <w:r>
        <w:rPr>
          <w:rFonts w:eastAsiaTheme="minorEastAsia"/>
          <w:lang w:eastAsia="ko-KR"/>
        </w:rPr>
        <w:t>in the remainder scan pass (pass #3)</w:t>
      </w:r>
      <w:r>
        <w:rPr>
          <w:lang w:eastAsia="zh-TW"/>
        </w:rPr>
        <w:t xml:space="preserve">. </w:t>
      </w:r>
    </w:p>
    <w:p>
      <w:pPr>
        <w:tabs>
          <w:tab w:val="clear" w:pos="720"/>
        </w:tabs>
        <w:jc w:val="both"/>
      </w:pPr>
      <w:r>
        <w:rPr>
          <w:lang w:eastAsia="zh-TW"/>
        </w:rPr>
        <w:t xml:space="preserve">After completion of first pass coding, if </w:t>
      </w:r>
      <w:r>
        <w:rPr>
          <w:color w:val="000000" w:themeColor="text1"/>
          <w:lang w:val="en-CA"/>
          <w14:textFill>
            <w14:solidFill>
              <w14:schemeClr w14:val="tx1"/>
            </w14:solidFill>
          </w14:textFill>
        </w:rPr>
        <w:t>RemCcbs</w:t>
      </w:r>
      <w:r>
        <w:rPr>
          <w:lang w:eastAsia="zh-TW"/>
        </w:rPr>
        <w:t xml:space="preserve"> is larger than or equal to four, syntax elements in the second coding pass, which includes abs_level_gt3_flag, abs_level_gt5_flag, abs_level_gt7_flag, and abs_level_gt9_flag, are coded using context coded bins. </w:t>
      </w:r>
      <w:r>
        <w:rPr>
          <w:rFonts w:eastAsiaTheme="minorEastAsia"/>
          <w:lang w:eastAsia="ko-KR"/>
        </w:rPr>
        <w:t>If</w:t>
      </w:r>
      <w:r>
        <w:rPr>
          <w:lang w:eastAsia="zh-TW"/>
        </w:rPr>
        <w:t xml:space="preserve"> the </w:t>
      </w:r>
      <w:r>
        <w:rPr>
          <w:color w:val="000000" w:themeColor="text1"/>
          <w:lang w:val="en-CA"/>
          <w14:textFill>
            <w14:solidFill>
              <w14:schemeClr w14:val="tx1"/>
            </w14:solidFill>
          </w14:textFill>
        </w:rPr>
        <w:t>RemCcbs</w:t>
      </w:r>
      <w:r>
        <w:rPr>
          <w:rFonts w:hint="eastAsia" w:eastAsiaTheme="minorEastAsia"/>
          <w:lang w:eastAsia="ko-KR"/>
        </w:rPr>
        <w:t xml:space="preserve"> becomes</w:t>
      </w:r>
      <w:r>
        <w:rPr>
          <w:lang w:eastAsia="zh-TW"/>
        </w:rPr>
        <w:t xml:space="preserve"> smaller than 4</w:t>
      </w:r>
      <w:r>
        <w:rPr>
          <w:rFonts w:hint="eastAsia" w:eastAsiaTheme="minorEastAsia"/>
          <w:lang w:eastAsia="ko-KR"/>
        </w:rPr>
        <w:t xml:space="preserve"> while coding the </w:t>
      </w:r>
      <w:r>
        <w:rPr>
          <w:rFonts w:eastAsiaTheme="minorEastAsia"/>
          <w:lang w:eastAsia="ko-KR"/>
        </w:rPr>
        <w:t>second</w:t>
      </w:r>
      <w:r>
        <w:rPr>
          <w:rFonts w:hint="eastAsia" w:eastAsiaTheme="minorEastAsia"/>
          <w:lang w:eastAsia="ko-KR"/>
        </w:rPr>
        <w:t xml:space="preserve"> pass</w:t>
      </w:r>
      <w:r>
        <w:rPr>
          <w:lang w:eastAsia="zh-TW"/>
        </w:rPr>
        <w:t xml:space="preserve">, the </w:t>
      </w:r>
      <w:r>
        <w:rPr>
          <w:rFonts w:eastAsiaTheme="minorEastAsia"/>
          <w:lang w:eastAsia="ko-KR"/>
        </w:rPr>
        <w:t>remaining c</w:t>
      </w:r>
      <w:r>
        <w:rPr>
          <w:lang w:eastAsia="zh-TW"/>
        </w:rPr>
        <w:t>oefficients</w:t>
      </w:r>
      <w:r>
        <w:rPr>
          <w:rFonts w:hint="eastAsia" w:eastAsiaTheme="minorEastAsia"/>
          <w:lang w:eastAsia="ko-KR"/>
        </w:rPr>
        <w:t xml:space="preserve"> that have yet to </w:t>
      </w:r>
      <w:r>
        <w:rPr>
          <w:rFonts w:eastAsiaTheme="minorEastAsia"/>
          <w:lang w:eastAsia="ko-KR"/>
        </w:rPr>
        <w:t xml:space="preserve">be </w:t>
      </w:r>
      <w:r>
        <w:rPr>
          <w:rFonts w:hint="eastAsia" w:eastAsiaTheme="minorEastAsia"/>
          <w:lang w:eastAsia="ko-KR"/>
        </w:rPr>
        <w:t xml:space="preserve">coded in the </w:t>
      </w:r>
      <w:r>
        <w:rPr>
          <w:rFonts w:eastAsiaTheme="minorEastAsia"/>
          <w:lang w:eastAsia="ko-KR"/>
        </w:rPr>
        <w:t>second</w:t>
      </w:r>
      <w:r>
        <w:rPr>
          <w:rFonts w:hint="eastAsia" w:eastAsiaTheme="minorEastAsia"/>
          <w:lang w:eastAsia="ko-KR"/>
        </w:rPr>
        <w:t xml:space="preserve"> pass are coded </w:t>
      </w:r>
      <w:r>
        <w:rPr>
          <w:rFonts w:eastAsiaTheme="minorEastAsia"/>
          <w:lang w:eastAsia="ko-KR"/>
        </w:rPr>
        <w:t>in the remainder scan pass (pass #3)</w:t>
      </w:r>
      <w:r>
        <w:rPr>
          <w:lang w:eastAsia="zh-TW"/>
        </w:rPr>
        <w:t>.</w:t>
      </w:r>
    </w:p>
    <w:p>
      <w:pPr>
        <w:jc w:val="both"/>
        <w:rPr>
          <w:rFonts w:eastAsiaTheme="minorEastAsia"/>
          <w:lang w:eastAsia="ko-KR"/>
        </w:rPr>
      </w:pPr>
      <w:r>
        <w:rPr>
          <w:rFonts w:eastAsiaTheme="minorEastAsia"/>
          <w:lang w:eastAsia="ko-KR"/>
        </w:rPr>
        <w:fldChar w:fldCharType="begin"/>
      </w:r>
      <w:r>
        <w:rPr>
          <w:rFonts w:eastAsiaTheme="minorEastAsia"/>
          <w:lang w:eastAsia="ko-KR"/>
        </w:rPr>
        <w:instrText xml:space="preserve"> REF _Ref18590034 \h </w:instrText>
      </w:r>
      <w:r>
        <w:rPr>
          <w:rFonts w:eastAsiaTheme="minorEastAsia"/>
          <w:lang w:eastAsia="ko-KR"/>
        </w:rPr>
        <w:fldChar w:fldCharType="separate"/>
      </w:r>
      <w:r>
        <w:t>Figure 58</w:t>
      </w:r>
      <w:r>
        <w:rPr>
          <w:rFonts w:eastAsiaTheme="minorEastAsia"/>
          <w:lang w:eastAsia="ko-KR"/>
        </w:rPr>
        <w:fldChar w:fldCharType="end"/>
      </w:r>
      <w:r>
        <w:rPr>
          <w:rFonts w:eastAsiaTheme="minorEastAsia"/>
          <w:lang w:eastAsia="ko-KR"/>
        </w:rPr>
        <w:t xml:space="preserve"> illustrates the transform skip residual coding process. The star marks the position when context coded bins are exhausted, at which point all remaining bins are coded using bypass coding. </w:t>
      </w:r>
    </w:p>
    <w:p>
      <w:pPr>
        <w:jc w:val="both"/>
        <w:rPr>
          <w:rFonts w:eastAsiaTheme="minorEastAsia"/>
          <w:lang w:eastAsia="ko-KR"/>
        </w:rPr>
      </w:pPr>
      <w:r>
        <w:rPr>
          <w:rFonts w:eastAsiaTheme="minorEastAsia"/>
          <w:lang w:eastAsia="zh-CN"/>
        </w:rPr>
        <w:drawing>
          <wp:inline distT="0" distB="0" distL="0" distR="0">
            <wp:extent cx="5928995" cy="257873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948108" cy="2586839"/>
                    </a:xfrm>
                    <a:prstGeom prst="rect">
                      <a:avLst/>
                    </a:prstGeom>
                    <a:noFill/>
                  </pic:spPr>
                </pic:pic>
              </a:graphicData>
            </a:graphic>
          </wp:inline>
        </w:drawing>
      </w:r>
    </w:p>
    <w:p>
      <w:pPr>
        <w:keepNext/>
        <w:jc w:val="both"/>
      </w:pPr>
    </w:p>
    <w:p>
      <w:pPr>
        <w:pStyle w:val="13"/>
        <w:spacing w:before="136"/>
      </w:pPr>
      <w:bookmarkStart w:id="300" w:name="_Ref18590034"/>
      <w:r>
        <w:t xml:space="preserve">Figure </w:t>
      </w:r>
      <w:r>
        <w:fldChar w:fldCharType="begin"/>
      </w:r>
      <w:r>
        <w:instrText xml:space="preserve"> SEQ Figure \* ARABIC </w:instrText>
      </w:r>
      <w:r>
        <w:fldChar w:fldCharType="separate"/>
      </w:r>
      <w:r>
        <w:t>58</w:t>
      </w:r>
      <w:r>
        <w:fldChar w:fldCharType="end"/>
      </w:r>
      <w:bookmarkEnd w:id="300"/>
      <w:r>
        <w:rPr>
          <w:rFonts w:hint="eastAsia"/>
          <w:lang w:eastAsia="ko-KR"/>
        </w:rPr>
        <w:t xml:space="preserve"> </w:t>
      </w:r>
      <w:r>
        <w:rPr>
          <w:sz w:val="22"/>
          <w:szCs w:val="22"/>
          <w:lang w:val="en-CA" w:eastAsia="zh-CN"/>
        </w:rPr>
        <w:t xml:space="preserve">– </w:t>
      </w:r>
      <w:r>
        <w:rPr>
          <w:rFonts w:hint="eastAsia"/>
          <w:lang w:eastAsia="ko-KR"/>
        </w:rPr>
        <w:t xml:space="preserve">residual coding </w:t>
      </w:r>
      <w:r>
        <w:rPr>
          <w:lang w:eastAsia="ko-KR"/>
        </w:rPr>
        <w:t>passes</w:t>
      </w:r>
      <w:r>
        <w:rPr>
          <w:rFonts w:hint="eastAsia"/>
          <w:lang w:eastAsia="ko-KR"/>
        </w:rPr>
        <w:t xml:space="preserve"> for transform skip blocks</w:t>
      </w:r>
    </w:p>
    <w:p>
      <w:pPr>
        <w:tabs>
          <w:tab w:val="left" w:pos="1800"/>
          <w:tab w:val="left" w:pos="2160"/>
          <w:tab w:val="left" w:pos="2520"/>
          <w:tab w:val="left" w:pos="2880"/>
          <w:tab w:val="left" w:pos="3240"/>
          <w:tab w:val="left" w:pos="3600"/>
          <w:tab w:val="left" w:pos="3960"/>
          <w:tab w:val="left" w:pos="4320"/>
        </w:tabs>
        <w:jc w:val="both"/>
        <w:rPr>
          <w:lang w:val="en-CA"/>
        </w:rPr>
      </w:pPr>
      <w:r>
        <w:t xml:space="preserve">Further, for a block not coded in the BDPCM mode, a level mapping mechanism is applied to transform skip residual coding until the maximum number of context coded bins has been reached. Level mapping uses the top and left neighbouring coefficient levels to predict the current coefficient level in order to reduce signalling cost. For a given </w:t>
      </w:r>
      <w:r>
        <w:rPr>
          <w:rFonts w:eastAsiaTheme="minorEastAsia"/>
          <w:lang w:val="en-GB" w:eastAsia="ko-KR"/>
        </w:rPr>
        <w:t xml:space="preserve">residual position, denote </w:t>
      </w:r>
      <w:r>
        <w:rPr>
          <w:i/>
          <w:lang w:val="en-CA"/>
        </w:rPr>
        <w:t>absCoeff</w:t>
      </w:r>
      <w:r>
        <w:rPr>
          <w:rFonts w:eastAsiaTheme="minorEastAsia"/>
          <w:lang w:val="en-GB" w:eastAsia="ko-KR"/>
        </w:rPr>
        <w:t xml:space="preserve"> as t</w:t>
      </w:r>
      <w:r>
        <w:rPr>
          <w:lang w:val="en-CA"/>
        </w:rPr>
        <w:t xml:space="preserve">he absolute coefficient level before mapping and </w:t>
      </w:r>
      <w:r>
        <w:rPr>
          <w:i/>
          <w:lang w:val="en-CA"/>
        </w:rPr>
        <w:t>absCoeffMod</w:t>
      </w:r>
      <w:r>
        <w:rPr>
          <w:lang w:val="en-CA"/>
        </w:rPr>
        <w:t xml:space="preserve"> as the coefficient level after mapping. Let X</w:t>
      </w:r>
      <w:r>
        <w:rPr>
          <w:vertAlign w:val="subscript"/>
          <w:lang w:val="en-CA"/>
        </w:rPr>
        <w:t>0</w:t>
      </w:r>
      <w:r>
        <w:rPr>
          <w:lang w:val="en-CA"/>
        </w:rPr>
        <w:t xml:space="preserve"> denote the absolute coefficient level of the left neighbouring position and let X</w:t>
      </w:r>
      <w:r>
        <w:rPr>
          <w:vertAlign w:val="subscript"/>
          <w:lang w:val="en-CA"/>
        </w:rPr>
        <w:t>1</w:t>
      </w:r>
      <w:r>
        <w:rPr>
          <w:lang w:val="en-CA"/>
        </w:rPr>
        <w:t xml:space="preserve"> denote the absolute coefficient level of the above neighbouring position. The level mapping is performed as follows:</w:t>
      </w:r>
    </w:p>
    <w:p>
      <w:pPr>
        <w:tabs>
          <w:tab w:val="clear" w:pos="360"/>
          <w:tab w:val="clear" w:pos="720"/>
          <w:tab w:val="clear" w:pos="1080"/>
          <w:tab w:val="clear" w:pos="1440"/>
        </w:tabs>
        <w:overflowPunct/>
        <w:textAlignment w:val="auto"/>
        <w:rPr>
          <w:szCs w:val="19"/>
          <w:lang w:eastAsia="zh-CN"/>
        </w:rPr>
      </w:pPr>
      <w:r>
        <w:rPr>
          <w:color w:val="000000"/>
          <w:szCs w:val="19"/>
          <w:lang w:eastAsia="zh-CN"/>
        </w:rPr>
        <w:tab/>
      </w:r>
      <w:r>
        <w:rPr>
          <w:szCs w:val="19"/>
          <w:lang w:eastAsia="zh-CN"/>
        </w:rPr>
        <w:t>pred = max(X0, X1);</w:t>
      </w:r>
    </w:p>
    <w:p>
      <w:pPr>
        <w:tabs>
          <w:tab w:val="clear" w:pos="360"/>
          <w:tab w:val="clear" w:pos="720"/>
          <w:tab w:val="clear" w:pos="1080"/>
          <w:tab w:val="clear" w:pos="1440"/>
        </w:tabs>
        <w:overflowPunct/>
        <w:textAlignment w:val="auto"/>
        <w:rPr>
          <w:szCs w:val="19"/>
          <w:lang w:eastAsia="zh-CN"/>
        </w:rPr>
      </w:pPr>
      <w:r>
        <w:rPr>
          <w:szCs w:val="19"/>
          <w:lang w:eastAsia="zh-CN"/>
        </w:rPr>
        <w:tab/>
      </w:r>
      <w:r>
        <w:rPr>
          <w:szCs w:val="19"/>
          <w:lang w:eastAsia="zh-CN"/>
        </w:rPr>
        <w:t>if (absCoeff = = pred)</w:t>
      </w:r>
    </w:p>
    <w:p>
      <w:pPr>
        <w:tabs>
          <w:tab w:val="clear" w:pos="360"/>
          <w:tab w:val="clear" w:pos="720"/>
          <w:tab w:val="clear" w:pos="1080"/>
          <w:tab w:val="clear" w:pos="1440"/>
        </w:tabs>
        <w:overflowPunct/>
        <w:textAlignment w:val="auto"/>
        <w:rPr>
          <w:szCs w:val="19"/>
          <w:lang w:eastAsia="zh-CN"/>
        </w:rPr>
      </w:pPr>
      <w:r>
        <w:rPr>
          <w:szCs w:val="19"/>
          <w:lang w:eastAsia="zh-CN"/>
        </w:rPr>
        <w:tab/>
      </w:r>
      <w:r>
        <w:rPr>
          <w:szCs w:val="19"/>
          <w:lang w:eastAsia="zh-CN"/>
        </w:rPr>
        <w:tab/>
      </w:r>
      <w:r>
        <w:rPr>
          <w:szCs w:val="19"/>
          <w:lang w:eastAsia="zh-CN"/>
        </w:rPr>
        <w:t>absCoeffMod = 1;</w:t>
      </w:r>
    </w:p>
    <w:p>
      <w:pPr>
        <w:tabs>
          <w:tab w:val="clear" w:pos="360"/>
          <w:tab w:val="clear" w:pos="720"/>
          <w:tab w:val="clear" w:pos="1080"/>
          <w:tab w:val="clear" w:pos="1440"/>
        </w:tabs>
        <w:overflowPunct/>
        <w:textAlignment w:val="auto"/>
        <w:rPr>
          <w:szCs w:val="19"/>
          <w:lang w:eastAsia="zh-CN"/>
        </w:rPr>
      </w:pPr>
      <w:r>
        <w:rPr>
          <w:szCs w:val="19"/>
          <w:lang w:eastAsia="zh-CN"/>
        </w:rPr>
        <w:tab/>
      </w:r>
      <w:r>
        <w:rPr>
          <w:szCs w:val="19"/>
          <w:lang w:eastAsia="zh-CN"/>
        </w:rPr>
        <w:t>else</w:t>
      </w:r>
    </w:p>
    <w:p>
      <w:pPr>
        <w:tabs>
          <w:tab w:val="clear" w:pos="360"/>
          <w:tab w:val="clear" w:pos="720"/>
          <w:tab w:val="clear" w:pos="1080"/>
          <w:tab w:val="clear" w:pos="1440"/>
        </w:tabs>
        <w:overflowPunct/>
        <w:textAlignment w:val="auto"/>
        <w:rPr>
          <w:color w:val="000000"/>
          <w:szCs w:val="19"/>
          <w:lang w:eastAsia="zh-CN"/>
        </w:rPr>
      </w:pPr>
      <w:r>
        <w:rPr>
          <w:szCs w:val="19"/>
          <w:lang w:eastAsia="zh-CN"/>
        </w:rPr>
        <w:tab/>
      </w:r>
      <w:r>
        <w:rPr>
          <w:szCs w:val="19"/>
          <w:lang w:eastAsia="zh-CN"/>
        </w:rPr>
        <w:tab/>
      </w:r>
      <w:r>
        <w:rPr>
          <w:szCs w:val="19"/>
          <w:lang w:eastAsia="zh-CN"/>
        </w:rPr>
        <w:t>absC</w:t>
      </w:r>
      <w:r>
        <w:rPr>
          <w:color w:val="000000"/>
          <w:szCs w:val="19"/>
          <w:lang w:eastAsia="zh-CN"/>
        </w:rPr>
        <w:t>oeffMod = (absCoeff &lt; pred) ? absCoeff + 1 : absCoeff;</w:t>
      </w:r>
    </w:p>
    <w:p>
      <w:pPr>
        <w:jc w:val="both"/>
      </w:pPr>
      <w:r>
        <w:rPr>
          <w:bCs/>
        </w:rPr>
        <w:t>Then, the absCoeffMod value is coded as described above. After all context coded bins have been exhausted, level mapping is disabled for all remaining scan positions in the current block.</w:t>
      </w:r>
    </w:p>
    <w:p>
      <w:pPr>
        <w:pStyle w:val="4"/>
        <w:spacing w:before="136"/>
        <w:rPr>
          <w:lang w:val="en-CA"/>
        </w:rPr>
      </w:pPr>
      <w:bookmarkStart w:id="301" w:name="_Toc35804779"/>
      <w:r>
        <w:rPr>
          <w:lang w:val="en-CA"/>
        </w:rPr>
        <w:t>Palette mode</w:t>
      </w:r>
      <w:bookmarkEnd w:id="301"/>
    </w:p>
    <w:p>
      <w:pPr>
        <w:jc w:val="both"/>
        <w:rPr>
          <w:szCs w:val="22"/>
          <w:lang w:val="en-CA"/>
        </w:rPr>
      </w:pPr>
      <w:r>
        <w:rPr>
          <w:szCs w:val="22"/>
          <w:lang w:val="en-CA"/>
        </w:rPr>
        <w:t xml:space="preserve">In VVC, the palette mode is used for screen content coding in all of the chroma formats supported in a 4:4:4 profile (that is, 4:4:4, 4:2:0, 4:2:2 and monochrome). </w:t>
      </w:r>
      <w:r>
        <w:t xml:space="preserve">When palette mode is enabled, a flag is transmitted at the CU level if the CU size is smaller than or equal to </w:t>
      </w:r>
      <w:r>
        <w:rPr>
          <w:szCs w:val="22"/>
          <w:lang w:val="en-CA"/>
        </w:rPr>
        <w:t>64x64</w:t>
      </w:r>
      <w:ins w:id="1061" w:author="seunghwan3.kim" w:date="2020-03-19T22:46:00Z">
        <w:r>
          <w:rPr>
            <w:szCs w:val="22"/>
            <w:lang w:val="en-CA"/>
          </w:rPr>
          <w:t>,</w:t>
        </w:r>
      </w:ins>
      <w:ins w:id="1062" w:author="seunghwan3.kim" w:date="2020-03-19T22:45:00Z">
        <w:r>
          <w:rPr>
            <w:szCs w:val="22"/>
            <w:lang w:val="en-CA"/>
          </w:rPr>
          <w:t xml:space="preserve"> and the </w:t>
        </w:r>
      </w:ins>
      <w:ins w:id="1063" w:author="seunghwan3.kim" w:date="2020-03-19T22:45:00Z">
        <w:del w:id="1064" w:author="Jianle Chen" w:date="2020-03-22T21:05:00Z">
          <w:r>
            <w:rPr>
              <w:szCs w:val="22"/>
              <w:lang w:val="en-CA"/>
            </w:rPr>
            <w:delText>number</w:delText>
          </w:r>
        </w:del>
      </w:ins>
      <w:ins w:id="1065" w:author="Jianle Chen" w:date="2020-03-22T21:05:00Z">
        <w:r>
          <w:rPr>
            <w:szCs w:val="22"/>
            <w:lang w:val="en-CA"/>
          </w:rPr>
          <w:t>amount</w:t>
        </w:r>
      </w:ins>
      <w:ins w:id="1066" w:author="seunghwan3.kim" w:date="2020-03-19T22:45:00Z">
        <w:r>
          <w:rPr>
            <w:szCs w:val="22"/>
            <w:lang w:val="en-CA"/>
          </w:rPr>
          <w:t xml:space="preserve"> of samples in the CU is greater than 16</w:t>
        </w:r>
      </w:ins>
      <w:r>
        <w:rPr>
          <w:szCs w:val="22"/>
          <w:lang w:val="en-CA"/>
        </w:rPr>
        <w:t xml:space="preserve"> </w:t>
      </w:r>
      <w:del w:id="1067" w:author="seunghwan3.kim" w:date="2020-03-19T22:46:00Z">
        <w:r>
          <w:rPr>
            <w:szCs w:val="22"/>
            <w:lang w:val="en-CA"/>
          </w:rPr>
          <w:delText xml:space="preserve">indicating </w:delText>
        </w:r>
      </w:del>
      <w:ins w:id="1068" w:author="seunghwan3.kim" w:date="2020-03-19T22:46:00Z">
        <w:r>
          <w:rPr>
            <w:szCs w:val="22"/>
            <w:lang w:val="en-CA"/>
          </w:rPr>
          <w:t xml:space="preserve">to indicate </w:t>
        </w:r>
      </w:ins>
      <w:r>
        <w:rPr>
          <w:szCs w:val="22"/>
          <w:lang w:val="en-CA"/>
        </w:rPr>
        <w:t>whether palette mode is used.</w:t>
      </w:r>
      <w:ins w:id="1069" w:author="seunghwan3.kim" w:date="2020-03-19T17:17:00Z">
        <w:r>
          <w:rPr>
            <w:szCs w:val="22"/>
            <w:lang w:val="en-CA"/>
          </w:rPr>
          <w:t xml:space="preserve"> </w:t>
        </w:r>
      </w:ins>
      <w:ins w:id="1070" w:author="seunghwan3.kim" w:date="2020-03-19T17:18:00Z">
        <w:r>
          <w:rPr/>
          <w:t xml:space="preserve">Considering that </w:t>
        </w:r>
      </w:ins>
      <w:ins w:id="1071" w:author="seunghwan3.kim" w:date="2020-03-19T17:17:00Z">
        <w:r>
          <w:rPr/>
          <w:t>applying palette mode on small CUs introduces insignificant coding gain and brings extra complexity on the small blocks</w:t>
        </w:r>
      </w:ins>
      <w:ins w:id="1072" w:author="seunghwan3.kim" w:date="2020-03-19T17:18:00Z">
        <w:r>
          <w:rPr/>
          <w:t>, palette mode</w:t>
        </w:r>
      </w:ins>
      <w:ins w:id="1073" w:author="seunghwan3.kim" w:date="2020-03-19T17:19:00Z">
        <w:r>
          <w:rPr/>
          <w:t xml:space="preserve"> is disabled</w:t>
        </w:r>
      </w:ins>
      <w:ins w:id="1074" w:author="seunghwan3.kim" w:date="2020-03-19T17:18:00Z">
        <w:r>
          <w:rPr/>
          <w:t xml:space="preserve"> for CU that are smaller </w:t>
        </w:r>
      </w:ins>
      <w:ins w:id="1075" w:author="Jianle Chen" w:date="2020-03-22T21:06:00Z">
        <w:r>
          <w:rPr/>
          <w:t xml:space="preserve">than </w:t>
        </w:r>
      </w:ins>
      <w:ins w:id="1076" w:author="seunghwan3.kim" w:date="2020-03-19T17:18:00Z">
        <w:r>
          <w:rPr/>
          <w:t xml:space="preserve">or equal to 16 </w:t>
        </w:r>
      </w:ins>
      <w:ins w:id="1077" w:author="seunghwan3.kim" w:date="2020-03-19T17:18:00Z">
        <w:del w:id="1078" w:author="Jianle Chen" w:date="2020-03-22T21:06:00Z">
          <w:r>
            <w:rPr/>
            <w:delText>pixels</w:delText>
          </w:r>
        </w:del>
      </w:ins>
      <w:ins w:id="1079" w:author="Jianle Chen" w:date="2020-03-22T21:06:00Z">
        <w:r>
          <w:rPr/>
          <w:t>s</w:t>
        </w:r>
      </w:ins>
      <w:ins w:id="1080" w:author="Jianle Chen" w:date="2020-03-22T21:07:00Z">
        <w:r>
          <w:rPr/>
          <w:t>amples</w:t>
        </w:r>
      </w:ins>
      <w:ins w:id="1081" w:author="seunghwan3.kim" w:date="2020-03-19T17:19:00Z">
        <w:r>
          <w:rPr/>
          <w:t>.</w:t>
        </w:r>
      </w:ins>
      <w:ins w:id="1082" w:author="seunghwan3.kim" w:date="2020-03-22T17:40:00Z">
        <w:r>
          <w:rPr>
            <w:szCs w:val="22"/>
            <w:lang w:val="en-CA"/>
          </w:rPr>
          <w:t xml:space="preserve"> </w:t>
        </w:r>
      </w:ins>
      <w:r>
        <w:rPr>
          <w:szCs w:val="22"/>
        </w:rPr>
        <w:t>A</w:t>
      </w:r>
      <w:r>
        <w:rPr>
          <w:szCs w:val="22"/>
          <w:lang w:val="en-CA"/>
        </w:rPr>
        <w:t xml:space="preserve"> palette coded coding unit (CU) is</w:t>
      </w:r>
      <w:r>
        <w:rPr>
          <w:lang w:val="en-CA"/>
        </w:rPr>
        <w:t xml:space="preserve"> treated as a prediction mode other than intra prediction, inter prediction</w:t>
      </w:r>
      <w:r>
        <w:rPr>
          <w:szCs w:val="22"/>
          <w:lang w:val="en-CA"/>
        </w:rPr>
        <w:t>, and intra block copy (IBC) mode.</w:t>
      </w:r>
    </w:p>
    <w:p>
      <w:pPr>
        <w:jc w:val="both"/>
        <w:rPr>
          <w:lang w:val="en-CA"/>
        </w:rPr>
      </w:pPr>
      <w:bookmarkStart w:id="302" w:name="_Hlk34168644"/>
      <w:r>
        <w:rPr>
          <w:lang w:val="en-CA"/>
        </w:rPr>
        <w:t>If the palette mode is utilized, the sample values in the CU are represented by a set of representative colour values. The set is referred to as the palette. For positions with sample values close to the palette colours, the palette indices are signalled. It is also possible to specify a sample that is outside the palette by signalling an escape symbol. For samples within the CU that are coded using the escape symbol, their component values are signalled directly using (possibly) quantized component values.</w:t>
      </w:r>
      <w:bookmarkEnd w:id="302"/>
      <w:r>
        <w:rPr>
          <w:lang w:val="en-CA"/>
        </w:rPr>
        <w:t xml:space="preserve"> This is illustrated in </w:t>
      </w:r>
      <w:r>
        <w:rPr>
          <w:lang w:val="en-CA"/>
        </w:rPr>
        <w:fldChar w:fldCharType="begin"/>
      </w:r>
      <w:r>
        <w:rPr>
          <w:lang w:val="en-CA"/>
        </w:rPr>
        <w:instrText xml:space="preserve"> REF _Ref410640473 \h </w:instrText>
      </w:r>
      <w:r>
        <w:rPr>
          <w:lang w:val="en-CA"/>
        </w:rPr>
        <w:fldChar w:fldCharType="separate"/>
      </w:r>
      <w:r>
        <w:t>Figure 59</w:t>
      </w:r>
      <w:r>
        <w:rPr>
          <w:lang w:val="en-CA"/>
        </w:rPr>
        <w:fldChar w:fldCharType="end"/>
      </w:r>
      <w:r>
        <w:rPr>
          <w:lang w:val="en-CA"/>
        </w:rPr>
        <w:t>.</w:t>
      </w:r>
      <w:ins w:id="1083" w:author="seunghwan3.kim" w:date="2020-03-19T17:00:00Z">
        <w:r>
          <w:rPr>
            <w:lang w:val="en-CA"/>
          </w:rPr>
          <w:t xml:space="preserve"> </w:t>
        </w:r>
      </w:ins>
      <w:ins w:id="1084" w:author="seunghwan3.kim" w:date="2020-03-19T17:00:00Z">
        <w:del w:id="1085" w:author="Jianle Chen" w:date="2020-03-22T21:08:00Z">
          <w:r>
            <w:rPr>
              <w:lang w:val="en-CA"/>
            </w:rPr>
            <w:delText xml:space="preserve">In VVC, </w:delText>
          </w:r>
        </w:del>
      </w:ins>
      <w:ins w:id="1086" w:author="seunghwan3.kim" w:date="2020-03-19T17:01:00Z">
        <w:del w:id="1087" w:author="Jianle Chen" w:date="2020-03-22T21:08:00Z">
          <w:r>
            <w:rPr>
              <w:lang w:val="en-CA"/>
            </w:rPr>
            <w:delText>t</w:delText>
          </w:r>
        </w:del>
      </w:ins>
      <w:ins w:id="1088" w:author="Jianle Chen" w:date="2020-03-22T21:08:00Z">
        <w:r>
          <w:rPr>
            <w:lang w:val="en-CA"/>
          </w:rPr>
          <w:t>T</w:t>
        </w:r>
      </w:ins>
      <w:ins w:id="1089" w:author="seunghwan3.kim" w:date="2020-03-19T17:01:00Z">
        <w:r>
          <w:rPr>
            <w:lang w:val="en-CA"/>
          </w:rPr>
          <w:t>he quan</w:t>
        </w:r>
      </w:ins>
      <w:ins w:id="1090" w:author="seunghwan3.kim" w:date="2020-03-19T17:02:00Z">
        <w:r>
          <w:rPr>
            <w:lang w:val="en-CA"/>
          </w:rPr>
          <w:t>t</w:t>
        </w:r>
      </w:ins>
      <w:ins w:id="1091" w:author="seunghwan3.kim" w:date="2020-03-19T17:01:00Z">
        <w:r>
          <w:rPr>
            <w:lang w:val="en-CA"/>
          </w:rPr>
          <w:t xml:space="preserve">ized </w:t>
        </w:r>
      </w:ins>
      <w:ins w:id="1092" w:author="seunghwan3.kim" w:date="2020-03-19T17:00:00Z">
        <w:r>
          <w:rPr>
            <w:lang w:val="en-CA"/>
          </w:rPr>
          <w:t>escape sym</w:t>
        </w:r>
      </w:ins>
      <w:ins w:id="1093" w:author="seunghwan3.kim" w:date="2020-03-19T17:01:00Z">
        <w:r>
          <w:rPr>
            <w:lang w:val="en-CA"/>
          </w:rPr>
          <w:t>bol is binarized with</w:t>
        </w:r>
      </w:ins>
      <w:ins w:id="1094" w:author="seunghwan3.kim" w:date="2020-03-19T17:02:00Z">
        <w:r>
          <w:rPr>
            <w:lang w:val="en-CA"/>
          </w:rPr>
          <w:t xml:space="preserve"> </w:t>
        </w:r>
      </w:ins>
      <w:ins w:id="1095" w:author="seunghwan3.kim" w:date="2020-03-19T17:02:00Z">
        <w:r>
          <w:rPr/>
          <w:t>fifth order Exp-Golomb binarization process</w:t>
        </w:r>
      </w:ins>
      <w:ins w:id="1096" w:author="seunghwan3.kim" w:date="2020-03-19T17:01:00Z">
        <w:r>
          <w:rPr>
            <w:lang w:val="en-CA"/>
          </w:rPr>
          <w:t xml:space="preserve"> (EG5)</w:t>
        </w:r>
      </w:ins>
      <w:ins w:id="1097" w:author="seunghwan3.kim" w:date="2020-03-19T17:02:00Z">
        <w:del w:id="1098" w:author="Jianle Chen" w:date="2020-03-22T21:07:00Z">
          <w:r>
            <w:rPr>
              <w:lang w:val="en-CA"/>
            </w:rPr>
            <w:delText xml:space="preserve"> because the statistics of escape symbol is relatively flat</w:delText>
          </w:r>
        </w:del>
      </w:ins>
      <w:ins w:id="1099" w:author="seunghwan3.kim" w:date="2020-03-19T17:02:00Z">
        <w:r>
          <w:rPr>
            <w:lang w:val="en-CA"/>
          </w:rPr>
          <w:t>.</w:t>
        </w:r>
      </w:ins>
      <w:ins w:id="1100" w:author="seunghwan3.kim" w:date="2020-03-19T17:02:00Z">
        <w:del w:id="1101" w:author="Jianle Chen" w:date="2020-03-22T21:07:00Z">
          <w:r>
            <w:rPr>
              <w:lang w:val="en-CA"/>
            </w:rPr>
            <w:delText xml:space="preserve"> </w:delText>
          </w:r>
        </w:del>
      </w:ins>
    </w:p>
    <w:p>
      <w:pPr>
        <w:keepNext/>
        <w:jc w:val="center"/>
      </w:pPr>
      <w:r>
        <w:rPr>
          <w:lang w:eastAsia="zh-CN"/>
        </w:rPr>
        <w:drawing>
          <wp:inline distT="0" distB="0" distL="0" distR="0">
            <wp:extent cx="3756660" cy="1864360"/>
            <wp:effectExtent l="19050" t="0" r="0" b="0"/>
            <wp:docPr id="1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0"/>
                    <pic:cNvPicPr>
                      <a:picLocks noChangeAspect="1" noChangeArrowheads="1"/>
                    </pic:cNvPicPr>
                  </pic:nvPicPr>
                  <pic:blipFill>
                    <a:blip r:embed="rId84" cstate="print"/>
                    <a:srcRect/>
                    <a:stretch>
                      <a:fillRect/>
                    </a:stretch>
                  </pic:blipFill>
                  <pic:spPr>
                    <a:xfrm>
                      <a:off x="0" y="0"/>
                      <a:ext cx="3756660" cy="1864360"/>
                    </a:xfrm>
                    <a:prstGeom prst="rect">
                      <a:avLst/>
                    </a:prstGeom>
                    <a:noFill/>
                    <a:ln w="9525">
                      <a:noFill/>
                      <a:miter lim="800000"/>
                      <a:headEnd/>
                      <a:tailEnd/>
                    </a:ln>
                  </pic:spPr>
                </pic:pic>
              </a:graphicData>
            </a:graphic>
          </wp:inline>
        </w:drawing>
      </w:r>
    </w:p>
    <w:p>
      <w:pPr>
        <w:pStyle w:val="13"/>
        <w:spacing w:before="136"/>
      </w:pPr>
      <w:bookmarkStart w:id="303" w:name="_Ref410640473"/>
      <w:r>
        <w:t xml:space="preserve">Figure </w:t>
      </w:r>
      <w:r>
        <w:fldChar w:fldCharType="begin"/>
      </w:r>
      <w:r>
        <w:instrText xml:space="preserve"> SEQ Figure \* ARABIC </w:instrText>
      </w:r>
      <w:r>
        <w:fldChar w:fldCharType="separate"/>
      </w:r>
      <w:r>
        <w:t>59</w:t>
      </w:r>
      <w:r>
        <w:fldChar w:fldCharType="end"/>
      </w:r>
      <w:bookmarkEnd w:id="303"/>
      <w:r>
        <w:t>: Example of a block coded in palette mode</w:t>
      </w:r>
    </w:p>
    <w:p>
      <w:pPr>
        <w:jc w:val="both"/>
        <w:rPr>
          <w:szCs w:val="24"/>
        </w:rPr>
      </w:pPr>
      <w:r>
        <w:rPr>
          <w:szCs w:val="24"/>
        </w:rPr>
        <w:t xml:space="preserve">For coding of the </w:t>
      </w:r>
      <w:r>
        <w:rPr>
          <w:lang w:val="en-CA"/>
        </w:rPr>
        <w:t>palette</w:t>
      </w:r>
      <w:r>
        <w:rPr>
          <w:szCs w:val="24"/>
        </w:rPr>
        <w:t>, a palette predictor is maintained. The</w:t>
      </w:r>
      <w:ins w:id="1102" w:author="seunghwan3.kim" w:date="2020-03-22T17:40:00Z">
        <w:r>
          <w:rPr>
            <w:szCs w:val="24"/>
          </w:rPr>
          <w:t xml:space="preserve"> </w:t>
        </w:r>
      </w:ins>
      <w:ins w:id="1103" w:author="seunghwan3.kim" w:date="2020-03-19T17:11:00Z">
        <w:r>
          <w:rPr>
            <w:szCs w:val="24"/>
          </w:rPr>
          <w:t xml:space="preserve">palette </w:t>
        </w:r>
      </w:ins>
      <w:r>
        <w:rPr>
          <w:szCs w:val="24"/>
        </w:rPr>
        <w:t>predictor is initialized to 0 at the beginning of each slice for non-wavefront case</w:t>
      </w:r>
      <w:ins w:id="1104" w:author="seunghwan3.kim" w:date="2020-03-19T17:11:00Z">
        <w:r>
          <w:rPr>
            <w:szCs w:val="24"/>
          </w:rPr>
          <w:t>.</w:t>
        </w:r>
      </w:ins>
      <w:r>
        <w:rPr>
          <w:szCs w:val="24"/>
        </w:rPr>
        <w:t xml:space="preserve"> </w:t>
      </w:r>
      <w:del w:id="1105" w:author="seunghwan3.kim" w:date="2020-03-19T17:11:00Z">
        <w:r>
          <w:rPr>
            <w:szCs w:val="24"/>
          </w:rPr>
          <w:delText>and at the beginning of each CTU row f</w:delText>
        </w:r>
      </w:del>
      <w:ins w:id="1106" w:author="seunghwan3.kim" w:date="2020-03-19T17:11:00Z">
        <w:r>
          <w:rPr>
            <w:szCs w:val="24"/>
          </w:rPr>
          <w:t>F</w:t>
        </w:r>
      </w:ins>
      <w:ins w:id="1107" w:author="seunghwan3.kim" w:date="2020-03-22T17:40:00Z">
        <w:r>
          <w:rPr>
            <w:szCs w:val="24"/>
          </w:rPr>
          <w:t>or</w:t>
        </w:r>
      </w:ins>
      <w:del w:id="1108" w:author="seunghwan3.kim" w:date="2020-03-22T17:40:00Z">
        <w:r>
          <w:rPr>
            <w:szCs w:val="24"/>
          </w:rPr>
          <w:delText>for</w:delText>
        </w:r>
      </w:del>
      <w:r>
        <w:rPr>
          <w:szCs w:val="24"/>
        </w:rPr>
        <w:t xml:space="preserve"> </w:t>
      </w:r>
      <w:del w:id="1109" w:author="seunghwan3.kim" w:date="2020-03-19T17:14:00Z">
        <w:r>
          <w:rPr>
            <w:szCs w:val="24"/>
          </w:rPr>
          <w:delText xml:space="preserve">wavefront </w:delText>
        </w:r>
      </w:del>
      <w:ins w:id="1110" w:author="seunghwan3.kim" w:date="2020-03-19T17:14:00Z">
        <w:r>
          <w:rPr>
            <w:szCs w:val="24"/>
          </w:rPr>
          <w:t xml:space="preserve">WPP </w:t>
        </w:r>
      </w:ins>
      <w:r>
        <w:rPr>
          <w:szCs w:val="24"/>
        </w:rPr>
        <w:t>case</w:t>
      </w:r>
      <w:ins w:id="1111" w:author="seunghwan3.kim" w:date="2020-03-19T17:11:00Z">
        <w:r>
          <w:rPr>
            <w:szCs w:val="24"/>
          </w:rPr>
          <w:t xml:space="preserve">, </w:t>
        </w:r>
      </w:ins>
      <w:ins w:id="1112" w:author="seunghwan3.kim" w:date="2020-03-19T17:11:00Z">
        <w:r>
          <w:rPr/>
          <w:t>the palette predictor at the beginning of each CTU row is initialized to the predictor derived from the first CTU in the previous CTU row</w:t>
        </w:r>
      </w:ins>
      <w:ins w:id="1113" w:author="seunghwan3.kim" w:date="2020-03-19T17:12:00Z">
        <w:r>
          <w:rPr/>
          <w:t xml:space="preserve"> so that the initialization scheme between palette predictors </w:t>
        </w:r>
      </w:ins>
      <w:ins w:id="1114" w:author="seunghwan3.kim" w:date="2020-03-19T17:13:00Z">
        <w:r>
          <w:rPr/>
          <w:t xml:space="preserve">and </w:t>
        </w:r>
      </w:ins>
      <w:ins w:id="1115" w:author="seunghwan3.kim" w:date="2020-03-19T17:12:00Z">
        <w:r>
          <w:rPr/>
          <w:t>CABAC synchronization</w:t>
        </w:r>
      </w:ins>
      <w:ins w:id="1116" w:author="seunghwan3.kim" w:date="2020-03-19T17:13:00Z">
        <w:r>
          <w:rPr/>
          <w:t xml:space="preserve"> is unified</w:t>
        </w:r>
      </w:ins>
      <w:ins w:id="1117" w:author="seunghwan3.kim" w:date="2020-03-22T17:40:00Z">
        <w:r>
          <w:rPr>
            <w:szCs w:val="24"/>
          </w:rPr>
          <w:t>.</w:t>
        </w:r>
      </w:ins>
      <w:del w:id="1118" w:author="seunghwan3.kim" w:date="2020-03-22T17:40:00Z">
        <w:r>
          <w:rPr>
            <w:szCs w:val="24"/>
          </w:rPr>
          <w:delText>.</w:delText>
        </w:r>
      </w:del>
      <w:r>
        <w:rPr>
          <w:szCs w:val="24"/>
        </w:rPr>
        <w:t xml:space="preserve"> For each entry in the palette predictor, a reuse flag is signalled to indicate whether it is part of the current palette in the CU. The reuse flags are sent using run-length coding of zeros. After this, the number of new palette entries and the component values for the new palette entries are signalled. After encoding the palette coded CU, the palette predictor will be updated using the current palette, and entries from the previous palette predictor that are not reused in the current palette will be added at the end of the new palette predictor until the maximum size allowed is reached. </w:t>
      </w:r>
      <w:r>
        <w:rPr>
          <w:lang w:val="en-CA"/>
        </w:rPr>
        <w:t>An escape flag is signaled for each CU to indicate if escape symbols are present in the current CU. If escape symbols are present, the palette table is augmented by one and the last index is assigned to be the escape symbol.</w:t>
      </w:r>
    </w:p>
    <w:p>
      <w:pPr>
        <w:jc w:val="both"/>
        <w:rPr>
          <w:lang w:val="en-CA"/>
        </w:rPr>
      </w:pPr>
      <w:r>
        <w:rPr>
          <w:lang w:val="en-CA"/>
        </w:rPr>
        <w:t>In a similar way as the coefficient group (CG) used in transform coefficient coding, a CU</w:t>
      </w:r>
      <w:r>
        <w:rPr>
          <w:rFonts w:hint="eastAsia" w:eastAsiaTheme="minorEastAsia"/>
          <w:lang w:val="en-CA" w:eastAsia="ko-KR"/>
        </w:rPr>
        <w:t xml:space="preserve"> coded with palette mode</w:t>
      </w:r>
      <w:r>
        <w:rPr>
          <w:lang w:val="en-CA"/>
        </w:rPr>
        <w:t xml:space="preserve"> is divided into multiple line-based coefficient group, each consisting of </w:t>
      </w:r>
      <m:oMath>
        <m:r>
          <w:rPr>
            <w:rFonts w:ascii="Cambria Math" w:hAnsi="Cambria Math"/>
            <w:lang w:val="en-CA"/>
          </w:rPr>
          <m:t>m</m:t>
        </m:r>
      </m:oMath>
      <w:r>
        <w:rPr>
          <w:lang w:val="en-CA"/>
        </w:rPr>
        <w:t xml:space="preserve"> samples</w:t>
      </w:r>
      <w:r>
        <w:rPr>
          <w:rFonts w:hint="eastAsia" w:eastAsiaTheme="minorEastAsia"/>
          <w:lang w:val="en-CA" w:eastAsia="ko-KR"/>
        </w:rPr>
        <w:t xml:space="preserve"> (i.e., m=16)</w:t>
      </w:r>
      <w:r>
        <w:rPr>
          <w:lang w:val="en-CA"/>
        </w:rPr>
        <w:t>, where index runs, palette index values, and quantized colors for escape mode are encoded/parsed sequentially for each CG.</w:t>
      </w:r>
      <w:r>
        <w:rPr>
          <w:rFonts w:hint="eastAsia" w:eastAsiaTheme="minorEastAsia"/>
          <w:lang w:val="en-CA" w:eastAsia="ko-KR"/>
        </w:rPr>
        <w:t xml:space="preserve"> </w:t>
      </w:r>
      <w:r>
        <w:rPr>
          <w:lang w:val="en-CA"/>
        </w:rPr>
        <w:t xml:space="preserve">Same as in HEVC, horizontal or vertical traverse scan can be applied to scan the samples, as shown in </w:t>
      </w:r>
      <w:r>
        <w:rPr>
          <w:lang w:val="en-CA"/>
        </w:rPr>
        <w:fldChar w:fldCharType="begin"/>
      </w:r>
      <w:r>
        <w:rPr>
          <w:lang w:val="en-CA"/>
        </w:rPr>
        <w:instrText xml:space="preserve"> REF _Ref18796409 \h </w:instrText>
      </w:r>
      <w:r>
        <w:rPr>
          <w:lang w:val="en-CA"/>
        </w:rPr>
        <w:fldChar w:fldCharType="separate"/>
      </w:r>
      <w:r>
        <w:t>Figure 60</w:t>
      </w:r>
      <w:r>
        <w:rPr>
          <w:lang w:val="en-CA"/>
        </w:rPr>
        <w:fldChar w:fldCharType="end"/>
      </w:r>
      <w:r>
        <w:rPr>
          <w:lang w:val="en-CA"/>
        </w:rPr>
        <w:t>.</w:t>
      </w:r>
    </w:p>
    <w:p>
      <w:pPr>
        <w:jc w:val="center"/>
        <w:rPr>
          <w:lang w:val="en-CA"/>
        </w:rPr>
      </w:pPr>
      <w:r>
        <w:rPr>
          <w:lang w:eastAsia="zh-CN"/>
        </w:rPr>
        <w:drawing>
          <wp:inline distT="0" distB="0" distL="0" distR="0">
            <wp:extent cx="4070985" cy="1828800"/>
            <wp:effectExtent l="0" t="0" r="571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4081666" cy="1833335"/>
                    </a:xfrm>
                    <a:prstGeom prst="rect">
                      <a:avLst/>
                    </a:prstGeom>
                    <a:noFill/>
                  </pic:spPr>
                </pic:pic>
              </a:graphicData>
            </a:graphic>
          </wp:inline>
        </w:drawing>
      </w:r>
    </w:p>
    <w:p>
      <w:pPr>
        <w:pStyle w:val="13"/>
        <w:spacing w:before="136"/>
      </w:pPr>
      <w:bookmarkStart w:id="304" w:name="_Ref18796409"/>
      <w:bookmarkStart w:id="305" w:name="_Ref33615678"/>
      <w:r>
        <w:t xml:space="preserve">Figure </w:t>
      </w:r>
      <w:r>
        <w:fldChar w:fldCharType="begin"/>
      </w:r>
      <w:r>
        <w:instrText xml:space="preserve"> SEQ Figure \* ARABIC </w:instrText>
      </w:r>
      <w:r>
        <w:fldChar w:fldCharType="separate"/>
      </w:r>
      <w:r>
        <w:t>60</w:t>
      </w:r>
      <w:r>
        <w:fldChar w:fldCharType="end"/>
      </w:r>
      <w:bookmarkEnd w:id="304"/>
      <w:r>
        <w:t>: Sub-block-based index map scanning for palette, left for horizontal scanning and</w:t>
      </w:r>
      <w:bookmarkEnd w:id="305"/>
      <w:r>
        <w:t xml:space="preserve"> right for vertical scanning.</w:t>
      </w:r>
    </w:p>
    <w:p>
      <w:pPr>
        <w:spacing w:after="100" w:afterAutospacing="1"/>
        <w:jc w:val="both"/>
        <w:rPr>
          <w:rFonts w:eastAsiaTheme="minorEastAsia"/>
          <w:lang w:eastAsia="ko-KR"/>
        </w:rPr>
      </w:pPr>
      <w:r>
        <w:rPr>
          <w:lang w:val="en-CA"/>
        </w:rPr>
        <w:t xml:space="preserve">The encoding order for palette run coding in each segment is as follows: For each sample position, 1 context coded bin </w:t>
      </w:r>
      <w:r>
        <w:rPr>
          <w:b/>
          <w:bCs/>
          <w:i/>
          <w:iCs/>
        </w:rPr>
        <w:t>run_copy_flag = 0</w:t>
      </w:r>
      <w:r>
        <w:rPr>
          <w:lang w:val="en-CA"/>
        </w:rPr>
        <w:t xml:space="preserve"> is signalled </w:t>
      </w:r>
      <w:r>
        <w:rPr>
          <w:rFonts w:hint="eastAsia" w:eastAsiaTheme="minorEastAsia"/>
          <w:lang w:val="en-CA" w:eastAsia="ko-KR"/>
        </w:rPr>
        <w:t>to indicate</w:t>
      </w:r>
      <w:r>
        <w:rPr>
          <w:lang w:val="en-CA"/>
        </w:rPr>
        <w:t xml:space="preserve"> if the pixel is of the same mode as the previous sample position, i.e., if the previously scanned sample and the current sample are both of run type COPY_ABOVE or if the previously scanned sample and the current sample are both of run type INDEX and the same index value. Otherwise, </w:t>
      </w:r>
      <w:r>
        <w:rPr>
          <w:b/>
          <w:bCs/>
          <w:i/>
          <w:iCs/>
        </w:rPr>
        <w:t>run_copy_flag = 1</w:t>
      </w:r>
      <w:r>
        <w:rPr>
          <w:lang w:val="en-CA"/>
        </w:rPr>
        <w:t xml:space="preserve"> is signaled. If the current sample and the previous sample are of different modes, one context coded bin </w:t>
      </w:r>
      <w:r>
        <w:rPr>
          <w:b/>
          <w:bCs/>
          <w:i/>
          <w:iCs/>
        </w:rPr>
        <w:t>copy_above_palette_indices_flag</w:t>
      </w:r>
      <w:r>
        <w:rPr>
          <w:lang w:val="en-CA"/>
        </w:rPr>
        <w:t xml:space="preserve"> is signaled </w:t>
      </w:r>
      <w:r>
        <w:rPr>
          <w:rFonts w:hint="eastAsia" w:eastAsiaTheme="minorEastAsia"/>
          <w:lang w:val="en-CA" w:eastAsia="ko-KR"/>
        </w:rPr>
        <w:t>to indicate</w:t>
      </w:r>
      <w:r>
        <w:rPr>
          <w:lang w:val="en-CA"/>
        </w:rPr>
        <w:t xml:space="preserve"> the run type, i.e., INDEX or COPY_ABOVE, of the current sample. </w:t>
      </w:r>
      <w:r>
        <w:rPr>
          <w:rFonts w:hint="eastAsia" w:eastAsiaTheme="minorEastAsia"/>
          <w:lang w:val="en-CA" w:eastAsia="ko-KR"/>
        </w:rPr>
        <w:t>Here</w:t>
      </w:r>
      <w:r>
        <w:rPr>
          <w:lang w:val="en-CA"/>
        </w:rPr>
        <w:t xml:space="preserve">, decoder doesn’t have to parse run type if the sample is in the first row (horizontal traverse scan) or in the first column (vertical traverse scan) since the INDEX mode is used by default. </w:t>
      </w:r>
      <w:r>
        <w:rPr>
          <w:rFonts w:hint="eastAsia" w:eastAsiaTheme="minorEastAsia"/>
          <w:lang w:val="en-CA" w:eastAsia="ko-KR"/>
        </w:rPr>
        <w:t>With the same way</w:t>
      </w:r>
      <w:r>
        <w:rPr>
          <w:lang w:val="en-CA"/>
        </w:rPr>
        <w:t>, decoder doesn’t have to parse run type if the previously parsed run type is COPY_ABOVE.</w:t>
      </w:r>
      <w:r>
        <w:rPr>
          <w:rFonts w:hint="eastAsia" w:eastAsiaTheme="minorEastAsia"/>
          <w:lang w:val="en-CA" w:eastAsia="ko-KR"/>
        </w:rPr>
        <w:t xml:space="preserve"> </w:t>
      </w:r>
      <w:r>
        <w:rPr>
          <w:lang w:val="en-CA"/>
        </w:rPr>
        <w:t xml:space="preserve">After palette run coding of samples in one coding pass, the index values (for INDEX mode) and quantized escape colors are grouped and coded in another coding pass using CABAC bypass coding. Such separation of context coded bins and bypass coded bins can improve the throughput within each line CG. </w:t>
      </w:r>
    </w:p>
    <w:p>
      <w:pPr>
        <w:jc w:val="both"/>
      </w:pPr>
      <w:bookmarkStart w:id="306" w:name="_Hlk34168536"/>
      <w:r>
        <w:t xml:space="preserve">For slices with dual luma/chroma tree, palette is applied on luma (Y component) and chroma (Cb and Cr components) separately, with the luma palette entries containing only Y values and the chroma palette entries containing both Cb and Cr values. For slices of single tree, palette will be applied on Y, Cb, Cr components jointly, i.e., each entry in the palette contains Y, Cb, Cr values, </w:t>
      </w:r>
      <w:bookmarkEnd w:id="306"/>
      <w:r>
        <w:t xml:space="preserve">unless when a CU is coded using local dual tree, in which case coding of luma and chroma is handled separately. In this case, if the corresponding luma or choma blocks are coded using palette mode, their palette is applied in a way similar to the dual tree case (this is related to non-4:4:4 coding and will be further explained in </w:t>
      </w:r>
      <w:r>
        <w:fldChar w:fldCharType="begin"/>
      </w:r>
      <w:r>
        <w:instrText xml:space="preserve"> REF _Ref33691766 \r \h </w:instrText>
      </w:r>
      <w:r>
        <w:fldChar w:fldCharType="separate"/>
      </w:r>
      <w:r>
        <w:t>3.9.4.1</w:t>
      </w:r>
      <w:r>
        <w:fldChar w:fldCharType="end"/>
      </w:r>
      <w:r>
        <w:t>).</w:t>
      </w:r>
    </w:p>
    <w:p>
      <w:pPr>
        <w:jc w:val="both"/>
        <w:rPr>
          <w:szCs w:val="22"/>
          <w:lang w:val="en-CA"/>
        </w:rPr>
      </w:pPr>
      <w:r>
        <w:t>For slices coded with dual tree, the maximum palette predictor size is 63, and the maximum palette table size for coding of the current CU is 31. For slices coded with dual tree, the maximum predictor and palette table sizes are halved, i.e., maximum predictor size is 31 and maximum table size is 15, for each of the luma palette and the chroma palette.</w:t>
      </w:r>
      <w:r>
        <w:rPr>
          <w:szCs w:val="22"/>
          <w:lang w:val="en-CA"/>
        </w:rPr>
        <w:t xml:space="preserve">For deblocking, the palette coded block on the sides of a block boundary is not deblocked. </w:t>
      </w:r>
    </w:p>
    <w:p>
      <w:pPr>
        <w:pStyle w:val="5"/>
        <w:rPr>
          <w:lang w:val="en-CA"/>
        </w:rPr>
      </w:pPr>
      <w:bookmarkStart w:id="307" w:name="_Ref33691766"/>
      <w:r>
        <w:rPr>
          <w:lang w:val="en-CA"/>
        </w:rPr>
        <w:t>Palette mode for non-4:4:4 content</w:t>
      </w:r>
      <w:bookmarkEnd w:id="307"/>
    </w:p>
    <w:p>
      <w:pPr>
        <w:rPr>
          <w:lang w:val="en-CA"/>
        </w:rPr>
      </w:pPr>
      <w:r>
        <w:rPr>
          <w:lang w:val="en-CA"/>
        </w:rPr>
        <w:t xml:space="preserve">Palette mode in VVC is supported for all chroma formats in a similar manner as the palette mode in HEVC SCC. For non-4:4:4 content, the following customization is applied: </w:t>
      </w:r>
    </w:p>
    <w:p>
      <w:pPr>
        <w:pStyle w:val="46"/>
        <w:numPr>
          <w:ilvl w:val="0"/>
          <w:numId w:val="41"/>
        </w:numPr>
      </w:pPr>
      <w:r>
        <w:t>When signaling the escape values for a given sample position, if that sample position has only the luma component but not the chroma component due to chroma subsampling, then only the luma escape value is signaled. This is the same as in HEVC SCC.</w:t>
      </w:r>
    </w:p>
    <w:p>
      <w:pPr>
        <w:pStyle w:val="46"/>
        <w:numPr>
          <w:ilvl w:val="0"/>
          <w:numId w:val="41"/>
        </w:numPr>
      </w:pPr>
      <w:r>
        <w:t xml:space="preserve">For a local dual tree block, the palette mode is applied to the block in the same way as the palette mode applied to a single tee block with two exceptions: </w:t>
      </w:r>
    </w:p>
    <w:p>
      <w:pPr>
        <w:pStyle w:val="46"/>
        <w:numPr>
          <w:ilvl w:val="1"/>
          <w:numId w:val="41"/>
        </w:numPr>
      </w:pPr>
      <w:r>
        <w:t xml:space="preserve">The process of palette predictor update is slightly modified as follows. Since the local dual tree block only contains luma (or chroma) component, the predictor update process uses the signalled value of luma (or chroma) component and fills the “missing” chroma (or luma) component by setting it to a default value of (1 &lt;&lt; (component bit depth - 1)). </w:t>
      </w:r>
    </w:p>
    <w:p>
      <w:pPr>
        <w:pStyle w:val="46"/>
        <w:numPr>
          <w:ilvl w:val="1"/>
          <w:numId w:val="41"/>
        </w:numPr>
      </w:pPr>
      <w:r>
        <w:t>The maximum palette predictor size is kept at 63 (since the slice is coded using single tree) but the maximum palette table size for the luma/chroma block is kept at 15 (since the block is coded using separate palette).</w:t>
      </w:r>
    </w:p>
    <w:p>
      <w:pPr>
        <w:pStyle w:val="46"/>
        <w:numPr>
          <w:ilvl w:val="0"/>
          <w:numId w:val="41"/>
        </w:numPr>
      </w:pPr>
      <w:r>
        <w:t>For palette mode in monochrome format, the number of colour components in a palette coded block is set to 1 instead of 3.</w:t>
      </w:r>
    </w:p>
    <w:p>
      <w:pPr>
        <w:pStyle w:val="5"/>
        <w:rPr>
          <w:szCs w:val="22"/>
        </w:rPr>
      </w:pPr>
      <w:r>
        <w:rPr>
          <w:lang w:val="en-CA"/>
        </w:rPr>
        <w:t xml:space="preserve">Encoder algorithm for palette mode </w:t>
      </w:r>
    </w:p>
    <w:p>
      <w:pPr>
        <w:jc w:val="both"/>
        <w:rPr>
          <w:szCs w:val="22"/>
          <w:lang w:val="en-CA"/>
        </w:rPr>
      </w:pPr>
      <w:r>
        <w:rPr>
          <w:szCs w:val="22"/>
          <w:lang w:val="en-CA"/>
        </w:rPr>
        <w:t xml:space="preserve">At the encoder side, the following steps are used to produce the palette table of the current CU </w:t>
      </w:r>
    </w:p>
    <w:p>
      <w:pPr>
        <w:pStyle w:val="46"/>
        <w:numPr>
          <w:ilvl w:val="0"/>
          <w:numId w:val="42"/>
        </w:numPr>
        <w:rPr>
          <w:szCs w:val="22"/>
          <w:lang w:val="en-CA"/>
        </w:rPr>
      </w:pPr>
      <w:r>
        <w:rPr>
          <w:szCs w:val="22"/>
          <w:lang w:val="en-CA"/>
        </w:rPr>
        <w:t>First, to derive the initial entries in the palette table of the current CU, a simplified K-means clustering is applied. The palette table of the current CU is initialized as an empty table. For each sample position in the CU, the SAD between this sample and each palette table entry is calculated and the minimum SAD among all palette table entries is obtained. If the minimum SAD is smaller than a pre-defined error limit, errorLimit, then the current sample is clustered together with the palette table entry with the minimum SAD. Otherwise, a new palette table entry is created. The threshold errorLimit is QP-dependent and is retrieved from a look-up table containing 57 elements covering the entire QP range. After all samples of the current CU have been processed, the initial palette entries are sorted according to the number of samples clustered together with each palette entry, and any entry after the 31</w:t>
      </w:r>
      <w:r>
        <w:rPr>
          <w:szCs w:val="22"/>
          <w:vertAlign w:val="superscript"/>
          <w:lang w:val="en-CA"/>
        </w:rPr>
        <w:t>st</w:t>
      </w:r>
      <w:r>
        <w:rPr>
          <w:szCs w:val="22"/>
          <w:lang w:val="en-CA"/>
        </w:rPr>
        <w:t xml:space="preserve"> entry is discarded.</w:t>
      </w:r>
    </w:p>
    <w:p>
      <w:pPr>
        <w:pStyle w:val="46"/>
        <w:numPr>
          <w:ilvl w:val="0"/>
          <w:numId w:val="42"/>
        </w:numPr>
        <w:rPr>
          <w:szCs w:val="22"/>
          <w:lang w:val="en-CA"/>
        </w:rPr>
      </w:pPr>
      <w:r>
        <w:rPr>
          <w:szCs w:val="22"/>
          <w:lang w:val="en-CA"/>
        </w:rPr>
        <w:t>In the second step, the initial palette table colours are adjusted by considering two options: using the centroid of each cluster from step 1 or using one of the palette colours in the palette predictor. The option with lower rate-distortion cost is selected to be the final colours of the palette table. If a cluster has only a single sample and the corresponding palette entry is not in the palette predictor, the corresponding sample is converted to an escape symbol in the next step.</w:t>
      </w:r>
    </w:p>
    <w:p>
      <w:pPr>
        <w:pStyle w:val="46"/>
        <w:numPr>
          <w:ilvl w:val="0"/>
          <w:numId w:val="42"/>
        </w:numPr>
        <w:rPr>
          <w:szCs w:val="22"/>
          <w:lang w:val="en-CA"/>
        </w:rPr>
      </w:pPr>
      <w:r>
        <w:rPr>
          <w:szCs w:val="22"/>
          <w:lang w:val="en-CA"/>
        </w:rPr>
        <w:t xml:space="preserve">A palette table thus generated contains some new entries from the centroids of the clusters in step 1, and some entries from the palette predictor. So this table is reordered again such that all new entries (i.e. the centroids) are put at the beginning of the table, followed by entries from the palette predictor. </w:t>
      </w:r>
    </w:p>
    <w:p>
      <w:pPr>
        <w:jc w:val="both"/>
        <w:rPr>
          <w:szCs w:val="22"/>
          <w:lang w:val="en-CA"/>
        </w:rPr>
      </w:pPr>
      <w:r>
        <w:rPr>
          <w:szCs w:val="22"/>
          <w:lang w:val="en-CA"/>
        </w:rPr>
        <w:t>Given the palette table of the current CU, the encoder selects the palette index of each sample position in the CU. For each sample position, the encoder checks the RD cost of all index values corresponding to the palette table entries, as well as the index representing the escape symbol, and selects the index with the smallest RD cost using the following equation:</w:t>
      </w:r>
    </w:p>
    <w:p>
      <w:pPr>
        <w:jc w:val="right"/>
        <w:rPr>
          <w:szCs w:val="22"/>
          <w:lang w:val="en-CA"/>
        </w:rPr>
      </w:pPr>
      <w:ins w:id="1119" w:author="seunghwan3.kim" w:date="2020-03-19T22:50:00Z">
        <w:r>
          <w:rPr>
            <w:szCs w:val="22"/>
            <w:lang w:val="en-CA"/>
          </w:rPr>
          <w:t>RD cost = distortion × (isChroma? 0.8 : 1) + lambda × bypass coded bits</w:t>
        </w:r>
      </w:ins>
      <w:r>
        <w:rPr>
          <w:rFonts w:eastAsiaTheme="minorEastAsia"/>
          <w:lang w:val="en-CA" w:eastAsia="ko-KR"/>
        </w:rPr>
        <w:tab/>
      </w:r>
      <w:r>
        <w:rPr>
          <w:rFonts w:eastAsiaTheme="minorEastAsia"/>
          <w:lang w:val="en-CA" w:eastAsia="ko-KR"/>
        </w:rPr>
        <w:tab/>
      </w:r>
      <w:r>
        <w:rPr>
          <w:rFonts w:eastAsiaTheme="minorEastAsia"/>
          <w:lang w:val="en-CA" w:eastAsia="ko-KR"/>
        </w:rPr>
        <w:tab/>
      </w:r>
      <w:r>
        <w:rPr>
          <w:rFonts w:hint="eastAsia" w:eastAsiaTheme="minorEastAsia"/>
          <w:lang w:val="en-CA" w:eastAsia="ko-KR"/>
        </w:rPr>
        <w:t>(3-</w:t>
      </w:r>
      <w:r>
        <w:rPr>
          <w:szCs w:val="22"/>
          <w:lang w:val="en-CA"/>
        </w:rPr>
        <w:fldChar w:fldCharType="begin"/>
      </w:r>
      <w:r>
        <w:rPr>
          <w:szCs w:val="22"/>
          <w:lang w:val="en-CA"/>
        </w:rPr>
        <w:instrText xml:space="preserve"> SEQ Eq \* MERGEFORMAT </w:instrText>
      </w:r>
      <w:r>
        <w:rPr>
          <w:szCs w:val="22"/>
          <w:lang w:val="en-CA"/>
        </w:rPr>
        <w:fldChar w:fldCharType="separate"/>
      </w:r>
      <w:r>
        <w:rPr>
          <w:szCs w:val="22"/>
          <w:lang w:val="en-CA"/>
        </w:rPr>
        <w:t>83</w:t>
      </w:r>
      <w:r>
        <w:rPr>
          <w:szCs w:val="22"/>
          <w:lang w:val="en-CA"/>
        </w:rPr>
        <w:fldChar w:fldCharType="end"/>
      </w:r>
      <w:r>
        <w:rPr>
          <w:szCs w:val="22"/>
          <w:lang w:val="en-CA"/>
        </w:rPr>
        <w:t>)</w:t>
      </w:r>
      <w:del w:id="1120" w:author="seunghwan3.kim" w:date="2020-03-19T22:50:00Z">
        <w:r>
          <w:rPr>
            <w:szCs w:val="22"/>
            <w:lang w:val="en-CA"/>
          </w:rPr>
          <w:delText>RD cost = (distortion &lt;&lt; 15) + lambda × ((bypass coded bits &lt;&lt; 15) + context coded bits)</w:delText>
        </w:r>
      </w:del>
    </w:p>
    <w:p>
      <w:pPr>
        <w:jc w:val="both"/>
        <w:rPr>
          <w:szCs w:val="22"/>
          <w:lang w:val="en-CA"/>
        </w:rPr>
      </w:pPr>
      <w:r>
        <w:rPr>
          <w:szCs w:val="22"/>
          <w:lang w:val="en-CA"/>
        </w:rPr>
        <w:t xml:space="preserve">After deciding the index map of the current CU, each entry in the palette table is checked to see if it is used by at least one sample position in the CU. Any unused palette entry will be removed. </w:t>
      </w:r>
    </w:p>
    <w:p>
      <w:pPr>
        <w:jc w:val="both"/>
        <w:rPr>
          <w:szCs w:val="22"/>
        </w:rPr>
      </w:pPr>
      <w:r>
        <w:rPr>
          <w:szCs w:val="22"/>
          <w:lang w:val="en-CA"/>
        </w:rPr>
        <w:t>After the index map of the current CU is decided, trellis RD optimization is applied to find the best values of run_copy_flag and run type for each sample position by comparing the RD cost of three options: same as the previously scanned position, run type COPY_ABOVE, or run type INDEX</w:t>
      </w:r>
      <w:r>
        <w:rPr>
          <w:szCs w:val="22"/>
        </w:rPr>
        <w:t xml:space="preserve">. When calculating the SAD values, sample values are scaled down to 8 bits, unless the CU is coded in lossless mode, in which case the actual input bit depth is used to calculate the SAD. Further, in the case of lossless coding, only rate is used in the rate-distortion optimization steps mentioned above (because lossless coding incurs no distortion). </w:t>
      </w:r>
    </w:p>
    <w:p>
      <w:pPr>
        <w:pStyle w:val="4"/>
        <w:rPr>
          <w:lang w:val="en-CA"/>
        </w:rPr>
      </w:pPr>
      <w:bookmarkStart w:id="308" w:name="_Toc35804780"/>
      <w:r>
        <w:rPr>
          <w:lang w:val="en-CA"/>
        </w:rPr>
        <w:t>Adaptive color transform</w:t>
      </w:r>
      <w:bookmarkEnd w:id="308"/>
    </w:p>
    <w:p>
      <w:pPr>
        <w:jc w:val="both"/>
        <w:rPr>
          <w:bCs/>
          <w:szCs w:val="22"/>
        </w:rPr>
      </w:pPr>
      <w:r>
        <w:t xml:space="preserve">In HEVC SCC extension, adaptive color transform (ACT) was applied to reduce the redundancy between three color components in 444 chroma format. The ACT is also adopted into the VVC standard to enhance the coding efficiency of 444 chroma format coding. Same as in HEVC SCC, the ACT performs in-loop color space conversion in the prediction residual domain by adaptively converting the residuals from the input color space to YCgCo space. </w:t>
      </w:r>
      <w:r>
        <w:fldChar w:fldCharType="begin"/>
      </w:r>
      <w:r>
        <w:instrText xml:space="preserve"> REF _Ref24288221 \h </w:instrText>
      </w:r>
      <w:r>
        <w:fldChar w:fldCharType="separate"/>
      </w:r>
      <w:r>
        <w:t>Figure 61</w:t>
      </w:r>
      <w:r>
        <w:fldChar w:fldCharType="end"/>
      </w:r>
      <w:r>
        <w:t xml:space="preserve"> </w:t>
      </w:r>
      <w:r>
        <w:rPr>
          <w:szCs w:val="22"/>
          <w:lang w:val="en-CA"/>
        </w:rPr>
        <w:t xml:space="preserve">illustrates the decoding flowchart with the ACT being applied. Two color spaces are adaptively selected </w:t>
      </w:r>
      <w:r>
        <w:t xml:space="preserve">by signaling one ACT flag at CU level. When the flag is equal to one, the residuals of the CU are coded in the YCgCo space; otherwise, the residuals of the CU are coded in the original color space. </w:t>
      </w:r>
      <w:r>
        <w:rPr>
          <w:bCs/>
          <w:szCs w:val="22"/>
        </w:rPr>
        <w:t>Additionally, same as the HEVC ACT design, for inter and IBc CUs, the ACT is only enabled when there is at least one non-zero coefficient in the CU. For intra CUs, the ACT is only enabled when chroma components select the same intra prediction mode of luma component, i.e., DM mode.</w:t>
      </w:r>
    </w:p>
    <w:p>
      <w:pPr>
        <w:jc w:val="center"/>
        <w:rPr>
          <w:lang w:val="en-CA"/>
        </w:rPr>
      </w:pPr>
      <w:r>
        <w:rPr>
          <w:szCs w:val="22"/>
          <w:lang w:eastAsia="zh-CN"/>
        </w:rPr>
        <w:drawing>
          <wp:inline distT="0" distB="0" distL="0" distR="0">
            <wp:extent cx="4830445" cy="2186940"/>
            <wp:effectExtent l="0" t="0" r="8255"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4883159" cy="2211025"/>
                    </a:xfrm>
                    <a:prstGeom prst="rect">
                      <a:avLst/>
                    </a:prstGeom>
                    <a:noFill/>
                  </pic:spPr>
                </pic:pic>
              </a:graphicData>
            </a:graphic>
          </wp:inline>
        </w:drawing>
      </w:r>
    </w:p>
    <w:p>
      <w:pPr>
        <w:pStyle w:val="13"/>
        <w:spacing w:before="136"/>
      </w:pPr>
      <w:bookmarkStart w:id="309" w:name="_Ref24288221"/>
      <w:r>
        <w:t xml:space="preserve">Figure </w:t>
      </w:r>
      <w:r>
        <w:fldChar w:fldCharType="begin"/>
      </w:r>
      <w:r>
        <w:instrText xml:space="preserve"> SEQ Figure \* ARABIC </w:instrText>
      </w:r>
      <w:r>
        <w:fldChar w:fldCharType="separate"/>
      </w:r>
      <w:r>
        <w:t>61</w:t>
      </w:r>
      <w:r>
        <w:fldChar w:fldCharType="end"/>
      </w:r>
      <w:bookmarkEnd w:id="309"/>
      <w:r>
        <w:t>: Decoding flowchart with ACT</w:t>
      </w:r>
    </w:p>
    <w:p>
      <w:pPr>
        <w:pStyle w:val="5"/>
        <w:rPr>
          <w:lang w:val="en-CA"/>
        </w:rPr>
      </w:pPr>
      <w:r>
        <w:rPr>
          <w:lang w:val="en-CA"/>
        </w:rPr>
        <w:t>ACT mode</w:t>
      </w:r>
    </w:p>
    <w:p>
      <w:pPr>
        <w:jc w:val="both"/>
        <w:rPr>
          <w:ins w:id="1121" w:author="seunghwan3.kim" w:date="2020-03-19T21:31:00Z"/>
          <w:szCs w:val="22"/>
          <w:lang w:val="en-CA"/>
        </w:rPr>
      </w:pPr>
      <w:ins w:id="1122" w:author="seunghwan3.kim" w:date="2020-03-19T21:32:00Z">
        <w:r>
          <w:rPr>
            <w:rFonts w:hint="eastAsia"/>
            <w:szCs w:val="24"/>
            <w:lang w:eastAsia="zh-CN"/>
          </w:rPr>
          <w:t xml:space="preserve">In HEVC SCC extension, </w:t>
        </w:r>
      </w:ins>
      <w:ins w:id="1123" w:author="seunghwan3.kim" w:date="2020-03-19T21:32:00Z">
        <w:r>
          <w:rPr>
            <w:szCs w:val="24"/>
            <w:lang w:eastAsia="zh-CN"/>
          </w:rPr>
          <w:t xml:space="preserve">the </w:t>
        </w:r>
      </w:ins>
      <w:ins w:id="1124" w:author="seunghwan3.kim" w:date="2020-03-19T21:32:00Z">
        <w:r>
          <w:rPr>
            <w:rFonts w:hint="eastAsia"/>
            <w:szCs w:val="24"/>
            <w:lang w:eastAsia="zh-CN"/>
          </w:rPr>
          <w:t>ACT support</w:t>
        </w:r>
      </w:ins>
      <w:ins w:id="1125" w:author="seunghwan3.kim" w:date="2020-03-19T21:32:00Z">
        <w:r>
          <w:rPr>
            <w:szCs w:val="24"/>
            <w:lang w:eastAsia="zh-CN"/>
          </w:rPr>
          <w:t>s</w:t>
        </w:r>
      </w:ins>
      <w:ins w:id="1126" w:author="seunghwan3.kim" w:date="2020-03-19T21:32:00Z">
        <w:r>
          <w:rPr>
            <w:rFonts w:hint="eastAsia"/>
            <w:szCs w:val="24"/>
            <w:lang w:eastAsia="zh-CN"/>
          </w:rPr>
          <w:t xml:space="preserve"> both </w:t>
        </w:r>
      </w:ins>
      <w:ins w:id="1127" w:author="seunghwan3.kim" w:date="2020-03-19T21:32:00Z">
        <w:r>
          <w:rPr>
            <w:szCs w:val="24"/>
            <w:lang w:eastAsia="zh-CN"/>
          </w:rPr>
          <w:t xml:space="preserve">lossless </w:t>
        </w:r>
      </w:ins>
      <w:ins w:id="1128" w:author="seunghwan3.kim" w:date="2020-03-19T21:32:00Z">
        <w:r>
          <w:rPr>
            <w:rFonts w:hint="eastAsia"/>
            <w:szCs w:val="24"/>
            <w:lang w:eastAsia="zh-CN"/>
          </w:rPr>
          <w:t>and lossy coding</w:t>
        </w:r>
      </w:ins>
      <w:ins w:id="1129" w:author="seunghwan3.kim" w:date="2020-03-19T21:32:00Z">
        <w:r>
          <w:rPr>
            <w:szCs w:val="24"/>
            <w:lang w:eastAsia="zh-CN"/>
          </w:rPr>
          <w:t xml:space="preserve"> b</w:t>
        </w:r>
      </w:ins>
      <w:ins w:id="1130" w:author="seunghwan3.kim" w:date="2020-03-19T21:32:00Z">
        <w:r>
          <w:rPr>
            <w:rFonts w:hint="eastAsia"/>
            <w:szCs w:val="24"/>
            <w:lang w:eastAsia="zh-CN"/>
          </w:rPr>
          <w:t xml:space="preserve">ased on </w:t>
        </w:r>
      </w:ins>
      <w:ins w:id="1131" w:author="seunghwan3.kim" w:date="2020-03-19T21:32:00Z">
        <w:r>
          <w:rPr>
            <w:szCs w:val="24"/>
            <w:lang w:eastAsia="zh-CN"/>
          </w:rPr>
          <w:t>lossless flag (i.e.,cu_transquant_bypass_flag)</w:t>
        </w:r>
      </w:ins>
      <w:ins w:id="1132" w:author="seunghwan3.kim" w:date="2020-03-19T21:32:00Z">
        <w:r>
          <w:rPr>
            <w:rFonts w:hint="eastAsia"/>
            <w:szCs w:val="24"/>
            <w:lang w:eastAsia="zh-CN"/>
          </w:rPr>
          <w:t>.</w:t>
        </w:r>
      </w:ins>
      <w:ins w:id="1133" w:author="seunghwan3.kim" w:date="2020-03-19T21:32:00Z">
        <w:r>
          <w:rPr>
            <w:szCs w:val="24"/>
            <w:lang w:eastAsia="zh-CN"/>
          </w:rPr>
          <w:t xml:space="preserve"> </w:t>
        </w:r>
      </w:ins>
      <w:ins w:id="1134" w:author="seunghwan3.kim" w:date="2020-03-19T21:32:00Z">
        <w:r>
          <w:rPr>
            <w:szCs w:val="24"/>
            <w:lang w:val="en-CA" w:eastAsia="zh-CN"/>
          </w:rPr>
          <w:t xml:space="preserve">However, </w:t>
        </w:r>
      </w:ins>
      <w:ins w:id="1135" w:author="seunghwan3.kim" w:date="2020-03-19T21:32:00Z">
        <w:r>
          <w:rPr>
            <w:rFonts w:hint="eastAsia"/>
            <w:szCs w:val="24"/>
            <w:lang w:val="en-CA" w:eastAsia="zh-CN"/>
          </w:rPr>
          <w:t xml:space="preserve">there is no </w:t>
        </w:r>
      </w:ins>
      <w:ins w:id="1136" w:author="seunghwan3.kim" w:date="2020-03-19T21:32:00Z">
        <w:r>
          <w:rPr>
            <w:szCs w:val="24"/>
            <w:lang w:val="en-CA" w:eastAsia="zh-CN"/>
          </w:rPr>
          <w:t xml:space="preserve">flag </w:t>
        </w:r>
      </w:ins>
      <w:ins w:id="1137" w:author="seunghwan3.kim" w:date="2020-03-19T21:32:00Z">
        <w:r>
          <w:rPr>
            <w:szCs w:val="24"/>
            <w:lang w:eastAsia="zh-CN"/>
          </w:rPr>
          <w:t>signa</w:t>
        </w:r>
      </w:ins>
      <w:ins w:id="1138" w:author="Jianle Chen" w:date="2020-03-22T21:19:00Z">
        <w:r>
          <w:rPr>
            <w:szCs w:val="24"/>
            <w:lang w:eastAsia="zh-CN"/>
          </w:rPr>
          <w:t>l</w:t>
        </w:r>
      </w:ins>
      <w:ins w:id="1139" w:author="seunghwan3.kim" w:date="2020-03-19T21:32:00Z">
        <w:r>
          <w:rPr>
            <w:szCs w:val="24"/>
            <w:lang w:eastAsia="zh-CN"/>
          </w:rPr>
          <w:t>led</w:t>
        </w:r>
      </w:ins>
      <w:ins w:id="1140" w:author="seunghwan3.kim" w:date="2020-03-19T21:32:00Z">
        <w:r>
          <w:rPr>
            <w:rFonts w:hint="eastAsia"/>
            <w:szCs w:val="24"/>
            <w:lang w:eastAsia="zh-CN"/>
          </w:rPr>
          <w:t xml:space="preserve"> </w:t>
        </w:r>
      </w:ins>
      <w:ins w:id="1141" w:author="seunghwan3.kim" w:date="2020-03-19T21:32:00Z">
        <w:r>
          <w:rPr>
            <w:rFonts w:hint="eastAsia"/>
            <w:szCs w:val="24"/>
            <w:lang w:val="en-CA" w:eastAsia="zh-CN"/>
          </w:rPr>
          <w:t>in the bitstream to indicate whether lossy or lossless coding</w:t>
        </w:r>
      </w:ins>
      <w:ins w:id="1142" w:author="seunghwan3.kim" w:date="2020-03-19T21:32:00Z">
        <w:r>
          <w:rPr>
            <w:szCs w:val="24"/>
            <w:lang w:val="en-CA" w:eastAsia="zh-CN"/>
          </w:rPr>
          <w:t xml:space="preserve"> is applied.</w:t>
        </w:r>
      </w:ins>
      <w:ins w:id="1143" w:author="seunghwan3.kim" w:date="2020-03-19T21:32:00Z">
        <w:r>
          <w:rPr>
            <w:rFonts w:hint="eastAsia"/>
            <w:szCs w:val="24"/>
            <w:lang w:val="en-CA" w:eastAsia="zh-CN"/>
          </w:rPr>
          <w:t xml:space="preserve"> </w:t>
        </w:r>
      </w:ins>
      <w:ins w:id="1144" w:author="seunghwan3.kim" w:date="2020-03-19T21:32:00Z">
        <w:r>
          <w:rPr>
            <w:szCs w:val="24"/>
            <w:lang w:val="en-CA" w:eastAsia="zh-CN"/>
          </w:rPr>
          <w:t>Therefore, YCgCo-R transform is applied as ACT to support both lossy and lossless cases.</w:t>
        </w:r>
      </w:ins>
      <w:ins w:id="1145" w:author="seunghwan3.kim" w:date="2020-03-19T21:32:00Z">
        <w:r>
          <w:rPr>
            <w:rFonts w:hint="eastAsia"/>
            <w:szCs w:val="24"/>
            <w:lang w:val="en-CA" w:eastAsia="zh-CN"/>
          </w:rPr>
          <w:t xml:space="preserve"> </w:t>
        </w:r>
      </w:ins>
      <w:ins w:id="1146" w:author="seunghwan3.kim" w:date="2020-03-19T21:32:00Z">
        <w:del w:id="1147" w:author="Jianle Chen" w:date="2020-03-22T21:19:00Z">
          <w:r>
            <w:rPr>
              <w:rFonts w:hint="eastAsia"/>
              <w:szCs w:val="24"/>
              <w:lang w:val="en-CA" w:eastAsia="zh-CN"/>
            </w:rPr>
            <w:delText xml:space="preserve"> </w:delText>
          </w:r>
        </w:del>
      </w:ins>
      <w:ins w:id="1148" w:author="seunghwan3.kim" w:date="2020-03-19T21:32:00Z">
        <w:r>
          <w:rPr>
            <w:rFonts w:hint="eastAsia"/>
            <w:szCs w:val="24"/>
            <w:lang w:val="en-CA" w:eastAsia="zh-CN"/>
          </w:rPr>
          <w:t>T</w:t>
        </w:r>
      </w:ins>
      <w:ins w:id="1149" w:author="seunghwan3.kim" w:date="2020-03-19T21:32:00Z">
        <w:r>
          <w:rPr>
            <w:szCs w:val="24"/>
            <w:lang w:val="en-CA" w:eastAsia="zh-CN"/>
          </w:rPr>
          <w:t xml:space="preserve">he </w:t>
        </w:r>
      </w:ins>
      <w:ins w:id="1150" w:author="seunghwan3.kim" w:date="2020-03-19T21:32:00Z">
        <w:r>
          <w:rPr>
            <w:rFonts w:hint="eastAsia"/>
            <w:szCs w:val="24"/>
            <w:lang w:val="en-CA" w:eastAsia="zh-CN"/>
          </w:rPr>
          <w:t xml:space="preserve">YCgCo-R </w:t>
        </w:r>
      </w:ins>
      <w:ins w:id="1151" w:author="seunghwan3.kim" w:date="2020-03-19T21:32:00Z">
        <w:r>
          <w:rPr>
            <w:szCs w:val="24"/>
            <w:lang w:val="en-CA" w:eastAsia="zh-CN"/>
          </w:rPr>
          <w:t>reversible colour transform</w:t>
        </w:r>
      </w:ins>
      <w:ins w:id="1152" w:author="seunghwan3.kim" w:date="2020-03-19T21:32:00Z">
        <w:r>
          <w:rPr>
            <w:rFonts w:hint="eastAsia"/>
            <w:szCs w:val="24"/>
            <w:lang w:val="en-CA" w:eastAsia="zh-CN"/>
          </w:rPr>
          <w:t xml:space="preserve"> is shown </w:t>
        </w:r>
      </w:ins>
      <w:ins w:id="1153" w:author="seunghwan3.kim" w:date="2020-03-19T21:32:00Z">
        <w:r>
          <w:rPr>
            <w:szCs w:val="24"/>
            <w:lang w:val="en-CA" w:eastAsia="zh-CN"/>
          </w:rPr>
          <w:t xml:space="preserve">as </w:t>
        </w:r>
      </w:ins>
      <w:ins w:id="1154" w:author="seunghwan3.kim" w:date="2020-03-19T21:32:00Z">
        <w:r>
          <w:rPr>
            <w:rFonts w:hint="eastAsia"/>
            <w:szCs w:val="24"/>
            <w:lang w:val="en-CA" w:eastAsia="zh-CN"/>
          </w:rPr>
          <w:t>below.</w:t>
        </w:r>
      </w:ins>
      <w:del w:id="1155" w:author="seunghwan3.kim" w:date="2020-03-19T21:32:00Z">
        <w:r>
          <w:rPr/>
          <w:delText xml:space="preserve">Same as in the HEVC, the color space conversions of the ACT in the VVC are based on YCgCo transform matrices. </w:delText>
        </w:r>
      </w:del>
      <w:del w:id="1156" w:author="seunghwan3.kim" w:date="2020-03-19T21:32:00Z">
        <w:r>
          <w:rPr>
            <w:szCs w:val="22"/>
            <w:lang w:val="en-CA"/>
          </w:rPr>
          <w:delText>Specifically, the following forward and inverse YCgCo color transform matrices, as described as follows, is applied.</w:delText>
        </w:r>
      </w:del>
    </w:p>
    <w:p>
      <w:pPr>
        <w:jc w:val="both"/>
        <w:rPr>
          <w:ins w:id="1157" w:author="seunghwan3.kim" w:date="2020-03-22T17:40:00Z"/>
          <w:szCs w:val="22"/>
          <w:lang w:val="en-CA"/>
        </w:rPr>
      </w:pPr>
    </w:p>
    <w:tbl>
      <w:tblPr>
        <w:tblStyle w:val="31"/>
        <w:tblW w:w="946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640"/>
        <w:gridCol w:w="8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9" w:hRule="atLeast"/>
        </w:trPr>
        <w:tc>
          <w:tcPr>
            <w:tcW w:w="8640" w:type="dxa"/>
            <w:vAlign w:val="center"/>
          </w:tcPr>
          <w:tbl>
            <w:tblPr>
              <w:tblStyle w:val="31"/>
              <w:tblW w:w="7110"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20"/>
              <w:gridCol w:w="3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1158" w:author="seunghwan3.kim" w:date="2020-03-19T21:31:00Z"/>
              </w:trPr>
              <w:tc>
                <w:tcPr>
                  <w:tcW w:w="3420" w:type="dxa"/>
                </w:tcPr>
                <w:p>
                  <w:pPr>
                    <w:rPr>
                      <w:ins w:id="1159" w:author="seunghwan3.kim" w:date="2020-03-19T21:31:00Z"/>
                      <w:rFonts w:ascii="Calibri" w:hAnsi="Calibri" w:eastAsia="宋体"/>
                      <w:sz w:val="20"/>
                      <w:szCs w:val="24"/>
                      <w:lang w:val="en-CA" w:eastAsia="zh-CN"/>
                    </w:rPr>
                  </w:pPr>
                  <w:ins w:id="1160" w:author="seunghwan3.kim" w:date="2020-03-19T21:31:00Z">
                    <w:r>
                      <w:rPr>
                        <w:rFonts w:ascii="Calibri" w:hAnsi="Calibri" w:eastAsia="宋体"/>
                        <w:sz w:val="20"/>
                        <w:szCs w:val="24"/>
                        <w:lang w:val="en-CA" w:eastAsia="zh-CN"/>
                      </w:rPr>
                      <w:t>Forward Conversion: GBR to YCgCo</w:t>
                    </w:r>
                  </w:ins>
                </w:p>
              </w:tc>
              <w:tc>
                <w:tcPr>
                  <w:tcW w:w="3690" w:type="dxa"/>
                </w:tcPr>
                <w:p>
                  <w:pPr>
                    <w:rPr>
                      <w:ins w:id="1161" w:author="seunghwan3.kim" w:date="2020-03-19T21:31:00Z"/>
                      <w:rFonts w:ascii="Calibri" w:hAnsi="Calibri" w:eastAsia="宋体"/>
                      <w:sz w:val="20"/>
                      <w:szCs w:val="24"/>
                      <w:lang w:val="en-CA" w:eastAsia="zh-CN"/>
                    </w:rPr>
                  </w:pPr>
                  <w:ins w:id="1162" w:author="seunghwan3.kim" w:date="2020-03-19T21:31:00Z">
                    <w:r>
                      <w:rPr>
                        <w:rFonts w:ascii="Calibri" w:hAnsi="Calibri" w:eastAsia="宋体"/>
                        <w:sz w:val="20"/>
                        <w:szCs w:val="24"/>
                        <w:lang w:val="en-CA" w:eastAsia="zh-CN"/>
                      </w:rPr>
                      <w:t>Backward Conversion: YCgCo to GBR</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1163" w:author="seunghwan3.kim" w:date="2020-03-19T21:31:00Z"/>
              </w:trPr>
              <w:tc>
                <w:tcPr>
                  <w:tcW w:w="3420" w:type="dxa"/>
                </w:tcPr>
                <w:p>
                  <w:pPr>
                    <w:rPr>
                      <w:ins w:id="1164" w:author="seunghwan3.kim" w:date="2020-03-19T21:31:00Z"/>
                      <w:rFonts w:ascii="Calibri" w:hAnsi="Calibri" w:eastAsia="宋体"/>
                      <w:sz w:val="20"/>
                      <w:szCs w:val="24"/>
                      <w:lang w:val="en-CA" w:eastAsia="zh-CN"/>
                    </w:rPr>
                  </w:pPr>
                  <w:ins w:id="1165" w:author="seunghwan3.kim" w:date="2020-03-19T21:31:00Z">
                    <w:r>
                      <w:rPr>
                        <w:rFonts w:ascii="Calibri" w:hAnsi="Calibri" w:eastAsia="宋体"/>
                        <w:sz w:val="20"/>
                        <w:szCs w:val="24"/>
                        <w:lang w:val="en-CA" w:eastAsia="zh-CN"/>
                      </w:rPr>
                      <w:t>Co = R-B;</w:t>
                    </w:r>
                  </w:ins>
                </w:p>
                <w:p>
                  <w:pPr>
                    <w:rPr>
                      <w:ins w:id="1166" w:author="seunghwan3.kim" w:date="2020-03-19T21:31:00Z"/>
                      <w:rFonts w:ascii="Calibri" w:hAnsi="Calibri" w:eastAsia="宋体"/>
                      <w:sz w:val="20"/>
                      <w:szCs w:val="24"/>
                      <w:lang w:val="en-CA" w:eastAsia="zh-CN"/>
                    </w:rPr>
                  </w:pPr>
                  <w:ins w:id="1167" w:author="seunghwan3.kim" w:date="2020-03-19T21:31:00Z">
                    <w:r>
                      <w:rPr>
                        <w:rFonts w:ascii="Calibri" w:hAnsi="Calibri" w:eastAsia="宋体"/>
                        <w:sz w:val="20"/>
                        <w:szCs w:val="24"/>
                        <w:lang w:val="en-CA" w:eastAsia="zh-CN"/>
                      </w:rPr>
                      <w:t>t = B + (Co&gt;&gt;1);</w:t>
                    </w:r>
                  </w:ins>
                </w:p>
                <w:p>
                  <w:pPr>
                    <w:rPr>
                      <w:ins w:id="1168" w:author="seunghwan3.kim" w:date="2020-03-19T21:31:00Z"/>
                      <w:rFonts w:ascii="Calibri" w:hAnsi="Calibri" w:eastAsia="宋体"/>
                      <w:sz w:val="20"/>
                      <w:szCs w:val="24"/>
                      <w:lang w:val="en-CA" w:eastAsia="zh-CN"/>
                    </w:rPr>
                  </w:pPr>
                  <w:ins w:id="1169" w:author="seunghwan3.kim" w:date="2020-03-19T21:31:00Z">
                    <w:r>
                      <w:rPr>
                        <w:rFonts w:ascii="Calibri" w:hAnsi="Calibri" w:eastAsia="宋体"/>
                        <w:sz w:val="20"/>
                        <w:szCs w:val="24"/>
                        <w:lang w:val="en-CA" w:eastAsia="zh-CN"/>
                      </w:rPr>
                      <w:t>Cg = G – t;</w:t>
                    </w:r>
                  </w:ins>
                </w:p>
                <w:p>
                  <w:pPr>
                    <w:rPr>
                      <w:ins w:id="1170" w:author="seunghwan3.kim" w:date="2020-03-19T21:31:00Z"/>
                      <w:rFonts w:ascii="Calibri" w:hAnsi="Calibri" w:eastAsia="宋体"/>
                      <w:sz w:val="20"/>
                      <w:szCs w:val="24"/>
                      <w:lang w:val="en-CA" w:eastAsia="zh-CN"/>
                    </w:rPr>
                  </w:pPr>
                  <w:ins w:id="1171" w:author="seunghwan3.kim" w:date="2020-03-19T21:31:00Z">
                    <w:r>
                      <w:rPr>
                        <w:rFonts w:ascii="Calibri" w:hAnsi="Calibri" w:eastAsia="宋体"/>
                        <w:sz w:val="20"/>
                        <w:szCs w:val="24"/>
                        <w:lang w:val="en-CA" w:eastAsia="zh-CN"/>
                      </w:rPr>
                      <w:t>Y = t + (Cg&gt;&gt;1);</w:t>
                    </w:r>
                  </w:ins>
                </w:p>
              </w:tc>
              <w:tc>
                <w:tcPr>
                  <w:tcW w:w="3690" w:type="dxa"/>
                </w:tcPr>
                <w:p>
                  <w:pPr>
                    <w:rPr>
                      <w:ins w:id="1172" w:author="seunghwan3.kim" w:date="2020-03-19T21:31:00Z"/>
                      <w:rFonts w:ascii="Calibri" w:hAnsi="Calibri" w:eastAsia="宋体"/>
                      <w:sz w:val="20"/>
                      <w:szCs w:val="24"/>
                      <w:lang w:val="en-CA" w:eastAsia="zh-CN"/>
                    </w:rPr>
                  </w:pPr>
                  <w:ins w:id="1173" w:author="seunghwan3.kim" w:date="2020-03-19T21:31:00Z">
                    <w:r>
                      <w:rPr>
                        <w:rFonts w:ascii="Calibri" w:hAnsi="Calibri" w:eastAsia="宋体"/>
                        <w:sz w:val="20"/>
                        <w:szCs w:val="24"/>
                        <w:lang w:val="en-CA" w:eastAsia="zh-CN"/>
                      </w:rPr>
                      <w:t>t = Y – (Cg&gt;&gt;1)</w:t>
                    </w:r>
                  </w:ins>
                </w:p>
                <w:p>
                  <w:pPr>
                    <w:rPr>
                      <w:ins w:id="1174" w:author="seunghwan3.kim" w:date="2020-03-19T21:31:00Z"/>
                      <w:rFonts w:ascii="Calibri" w:hAnsi="Calibri" w:eastAsia="宋体"/>
                      <w:sz w:val="20"/>
                      <w:szCs w:val="24"/>
                      <w:lang w:val="en-CA" w:eastAsia="zh-CN"/>
                    </w:rPr>
                  </w:pPr>
                  <w:ins w:id="1175" w:author="seunghwan3.kim" w:date="2020-03-19T21:31:00Z">
                    <w:r>
                      <w:rPr>
                        <w:rFonts w:ascii="Calibri" w:hAnsi="Calibri" w:eastAsia="宋体"/>
                        <w:sz w:val="20"/>
                        <w:szCs w:val="24"/>
                        <w:lang w:val="en-CA" w:eastAsia="zh-CN"/>
                      </w:rPr>
                      <w:t>G =  Cg + t</w:t>
                    </w:r>
                  </w:ins>
                </w:p>
                <w:p>
                  <w:pPr>
                    <w:rPr>
                      <w:ins w:id="1176" w:author="seunghwan3.kim" w:date="2020-03-19T21:31:00Z"/>
                      <w:rFonts w:ascii="Calibri" w:hAnsi="Calibri" w:eastAsia="宋体"/>
                      <w:sz w:val="20"/>
                      <w:szCs w:val="24"/>
                      <w:lang w:val="en-CA" w:eastAsia="zh-CN"/>
                    </w:rPr>
                  </w:pPr>
                  <w:ins w:id="1177" w:author="seunghwan3.kim" w:date="2020-03-19T21:31:00Z">
                    <w:r>
                      <w:rPr>
                        <w:rFonts w:ascii="Calibri" w:hAnsi="Calibri" w:eastAsia="宋体"/>
                        <w:sz w:val="20"/>
                        <w:szCs w:val="24"/>
                        <w:lang w:val="en-CA" w:eastAsia="zh-CN"/>
                      </w:rPr>
                      <w:t>B = t – (Co&gt;&gt;1)</w:t>
                    </w:r>
                  </w:ins>
                </w:p>
                <w:p>
                  <w:pPr>
                    <w:rPr>
                      <w:ins w:id="1178" w:author="seunghwan3.kim" w:date="2020-03-19T21:31:00Z"/>
                      <w:rFonts w:ascii="Calibri" w:hAnsi="Calibri" w:eastAsia="宋体"/>
                      <w:sz w:val="20"/>
                      <w:szCs w:val="24"/>
                      <w:lang w:val="en-CA" w:eastAsia="zh-CN"/>
                    </w:rPr>
                  </w:pPr>
                  <w:ins w:id="1179" w:author="seunghwan3.kim" w:date="2020-03-19T21:31:00Z">
                    <w:r>
                      <w:rPr>
                        <w:rFonts w:ascii="Calibri" w:hAnsi="Calibri" w:eastAsia="宋体"/>
                        <w:sz w:val="20"/>
                        <w:szCs w:val="24"/>
                        <w:lang w:val="en-CA" w:eastAsia="zh-CN"/>
                      </w:rPr>
                      <w:t>R = Co + B</w:t>
                    </w:r>
                  </w:ins>
                </w:p>
              </w:tc>
            </w:tr>
          </w:tbl>
          <w:p>
            <w:pPr>
              <w:spacing w:after="240"/>
              <w:jc w:val="center"/>
              <w:rPr>
                <w:rFonts w:ascii="Times New Roman" w:hAnsi="Times New Roman" w:eastAsia="PMingLiU"/>
                <w:szCs w:val="22"/>
              </w:rPr>
            </w:pPr>
            <m:oMath>
              <m:d>
                <m:dPr>
                  <m:begChr m:val="["/>
                  <m:endChr m:val="]"/>
                  <m:ctrlPr>
                    <w:del w:id="1180" w:author="Jianle Chen" w:date="2020-03-22T21:36:00Z">
                      <w:rPr>
                        <w:rFonts w:ascii="Cambria Math" w:hAnsi="Cambria Math" w:eastAsia="Malgun Gothic"/>
                        <w:i/>
                        <w:szCs w:val="22"/>
                        <w:lang w:eastAsia="ko-KR"/>
                      </w:rPr>
                    </w:del>
                  </m:ctrlPr>
                </m:dPr>
                <m:e>
                  <m:m>
                    <m:mPr>
                      <m:mcs>
                        <m:mc>
                          <m:mcPr>
                            <m:count m:val="1"/>
                            <m:mcJc m:val="center"/>
                          </m:mcPr>
                        </m:mc>
                      </m:mcs>
                      <m:ctrlPr>
                        <w:del w:id="1181" w:author="Jianle Chen" w:date="2020-03-22T21:36:00Z">
                          <w:rPr>
                            <w:rFonts w:ascii="Cambria Math" w:hAnsi="Cambria Math" w:eastAsia="Malgun Gothic"/>
                            <w:i/>
                            <w:szCs w:val="22"/>
                            <w:lang w:eastAsia="ko-KR"/>
                          </w:rPr>
                        </w:del>
                      </m:ctrlPr>
                    </m:mPr>
                    <m:mr>
                      <m:e>
                        <w:del w:id="1182" w:author="Jianle Chen" w:date="2020-03-22T21:36:00Z">
                          <m:r>
                            <w:rPr>
                              <w:rFonts w:ascii="Cambria Math" w:hAnsi="Cambria Math" w:eastAsia="Malgun Gothic"/>
                              <w:szCs w:val="22"/>
                              <w:lang w:eastAsia="ko-KR"/>
                            </w:rPr>
                            <m:t>Y</m:t>
                          </m:r>
                        </w:del>
                        <m:ctrlPr>
                          <w:del w:id="1183" w:author="Jianle Chen" w:date="2020-03-22T21:36:00Z">
                            <w:rPr>
                              <w:rFonts w:ascii="Cambria Math" w:hAnsi="Cambria Math" w:eastAsia="Malgun Gothic"/>
                              <w:i/>
                              <w:szCs w:val="22"/>
                              <w:lang w:eastAsia="ko-KR"/>
                            </w:rPr>
                          </w:del>
                        </m:ctrlPr>
                      </m:e>
                    </m:mr>
                    <m:mr>
                      <m:e>
                        <w:del w:id="1184" w:author="Jianle Chen" w:date="2020-03-22T21:36:00Z">
                          <m:r>
                            <w:rPr>
                              <w:rFonts w:ascii="Cambria Math" w:hAnsi="Cambria Math" w:eastAsia="Malgun Gothic"/>
                              <w:szCs w:val="22"/>
                              <w:lang w:eastAsia="ko-KR"/>
                            </w:rPr>
                            <m:t>Cg</m:t>
                          </m:r>
                        </w:del>
                        <m:ctrlPr>
                          <w:del w:id="1185" w:author="Jianle Chen" w:date="2020-03-22T21:36:00Z">
                            <w:rPr>
                              <w:rFonts w:ascii="Cambria Math" w:hAnsi="Cambria Math" w:eastAsia="Malgun Gothic"/>
                              <w:i/>
                              <w:szCs w:val="22"/>
                              <w:lang w:eastAsia="ko-KR"/>
                            </w:rPr>
                          </w:del>
                        </m:ctrlPr>
                      </m:e>
                    </m:mr>
                    <m:mr>
                      <m:e>
                        <w:del w:id="1186" w:author="Jianle Chen" w:date="2020-03-22T21:36:00Z">
                          <m:r>
                            <w:rPr>
                              <w:rFonts w:ascii="Cambria Math" w:hAnsi="Cambria Math" w:eastAsia="Malgun Gothic"/>
                              <w:szCs w:val="22"/>
                              <w:lang w:eastAsia="ko-KR"/>
                            </w:rPr>
                            <m:t>Co</m:t>
                          </m:r>
                        </w:del>
                        <m:ctrlPr>
                          <w:del w:id="1187" w:author="Jianle Chen" w:date="2020-03-22T21:36:00Z">
                            <w:rPr>
                              <w:rFonts w:ascii="Cambria Math" w:hAnsi="Cambria Math" w:eastAsia="Malgun Gothic"/>
                              <w:i/>
                              <w:szCs w:val="22"/>
                              <w:lang w:eastAsia="ko-KR"/>
                            </w:rPr>
                          </w:del>
                        </m:ctrlPr>
                      </m:e>
                    </m:mr>
                  </m:m>
                  <m:ctrlPr>
                    <w:del w:id="1188" w:author="Jianle Chen" w:date="2020-03-22T21:36:00Z">
                      <w:rPr>
                        <w:rFonts w:ascii="Cambria Math" w:hAnsi="Cambria Math" w:eastAsia="Malgun Gothic"/>
                        <w:i/>
                        <w:szCs w:val="22"/>
                        <w:lang w:eastAsia="ko-KR"/>
                      </w:rPr>
                    </w:del>
                  </m:ctrlPr>
                </m:e>
              </m:d>
              <w:del w:id="1189" w:author="Jianle Chen" w:date="2020-03-22T21:36:00Z">
                <m:r>
                  <w:rPr>
                    <w:rFonts w:ascii="Cambria Math" w:hAnsi="Calibri" w:eastAsia="Malgun Gothic"/>
                    <w:szCs w:val="22"/>
                    <w:lang w:eastAsia="ko-KR"/>
                  </w:rPr>
                  <m:t>=</m:t>
                </m:r>
              </w:del>
              <m:d>
                <m:dPr>
                  <m:begChr m:val="["/>
                  <m:endChr m:val="]"/>
                  <m:ctrlPr>
                    <w:del w:id="1190" w:author="Jianle Chen" w:date="2020-03-22T21:36:00Z">
                      <w:rPr>
                        <w:rFonts w:ascii="Cambria Math" w:hAnsi="Cambria Math" w:eastAsia="Malgun Gothic"/>
                        <w:i/>
                        <w:szCs w:val="22"/>
                        <w:lang w:eastAsia="ko-KR"/>
                      </w:rPr>
                    </w:del>
                  </m:ctrlPr>
                </m:dPr>
                <m:e>
                  <m:m>
                    <m:mPr>
                      <m:mcs>
                        <m:mc>
                          <m:mcPr>
                            <m:count m:val="3"/>
                            <m:mcJc m:val="center"/>
                          </m:mcPr>
                        </m:mc>
                      </m:mcs>
                      <m:ctrlPr>
                        <w:del w:id="1191" w:author="Jianle Chen" w:date="2020-03-22T21:36:00Z">
                          <w:rPr>
                            <w:rFonts w:ascii="Cambria Math" w:hAnsi="Cambria Math" w:eastAsia="Malgun Gothic"/>
                            <w:i/>
                            <w:szCs w:val="22"/>
                            <w:lang w:eastAsia="ko-KR"/>
                          </w:rPr>
                        </w:del>
                      </m:ctrlPr>
                    </m:mPr>
                    <m:mr>
                      <m:e>
                        <w:del w:id="1192" w:author="Jianle Chen" w:date="2020-03-22T21:36:00Z">
                          <m:r>
                            <w:rPr>
                              <w:rFonts w:ascii="Cambria Math" w:hAnsi="Calibri" w:eastAsia="Malgun Gothic"/>
                              <w:szCs w:val="22"/>
                              <w:lang w:eastAsia="ko-KR"/>
                            </w:rPr>
                            <m:t>2</m:t>
                          </m:r>
                        </w:del>
                        <m:ctrlPr>
                          <w:del w:id="1193" w:author="Jianle Chen" w:date="2020-03-22T21:36:00Z">
                            <w:rPr>
                              <w:rFonts w:ascii="Cambria Math" w:hAnsi="Cambria Math" w:eastAsia="Malgun Gothic"/>
                              <w:i/>
                              <w:szCs w:val="22"/>
                              <w:lang w:eastAsia="ko-KR"/>
                            </w:rPr>
                          </w:del>
                        </m:ctrlPr>
                      </m:e>
                      <m:e>
                        <w:del w:id="1194" w:author="Jianle Chen" w:date="2020-03-22T21:36:00Z">
                          <m:r>
                            <w:rPr>
                              <w:rFonts w:ascii="Cambria Math" w:hAnsi="Calibri" w:eastAsia="Malgun Gothic"/>
                              <w:szCs w:val="22"/>
                              <w:lang w:eastAsia="ko-KR"/>
                            </w:rPr>
                            <m:t>1</m:t>
                          </m:r>
                        </w:del>
                        <m:ctrlPr>
                          <w:del w:id="1195" w:author="Jianle Chen" w:date="2020-03-22T21:36:00Z">
                            <w:rPr>
                              <w:rFonts w:ascii="Cambria Math" w:hAnsi="Cambria Math" w:eastAsia="Malgun Gothic"/>
                              <w:i/>
                              <w:szCs w:val="22"/>
                              <w:lang w:eastAsia="ko-KR"/>
                            </w:rPr>
                          </w:del>
                        </m:ctrlPr>
                      </m:e>
                      <m:e>
                        <w:del w:id="1196" w:author="Jianle Chen" w:date="2020-03-22T21:36:00Z">
                          <m:r>
                            <w:rPr>
                              <w:rFonts w:ascii="Cambria Math" w:hAnsi="Calibri" w:eastAsia="Malgun Gothic"/>
                              <w:szCs w:val="22"/>
                              <w:lang w:eastAsia="ko-KR"/>
                            </w:rPr>
                            <m:t>1</m:t>
                          </m:r>
                        </w:del>
                        <m:ctrlPr>
                          <w:del w:id="1197" w:author="Jianle Chen" w:date="2020-03-22T21:36:00Z">
                            <w:rPr>
                              <w:rFonts w:ascii="Cambria Math" w:hAnsi="Cambria Math" w:eastAsia="Malgun Gothic"/>
                              <w:i/>
                              <w:szCs w:val="22"/>
                              <w:lang w:eastAsia="ko-KR"/>
                            </w:rPr>
                          </w:del>
                        </m:ctrlPr>
                      </m:e>
                    </m:mr>
                    <m:mr>
                      <m:e>
                        <w:del w:id="1198" w:author="Jianle Chen" w:date="2020-03-22T21:36:00Z">
                          <m:r>
                            <w:rPr>
                              <w:rFonts w:ascii="Cambria Math" w:hAnsi="Calibri" w:eastAsia="Malgun Gothic"/>
                              <w:szCs w:val="22"/>
                              <w:lang w:eastAsia="ko-KR"/>
                            </w:rPr>
                            <m:t>2</m:t>
                          </m:r>
                        </w:del>
                        <m:ctrlPr>
                          <w:del w:id="1199" w:author="Jianle Chen" w:date="2020-03-22T21:36:00Z">
                            <w:rPr>
                              <w:rFonts w:ascii="Cambria Math" w:hAnsi="Cambria Math" w:eastAsia="Malgun Gothic"/>
                              <w:i/>
                              <w:szCs w:val="22"/>
                              <w:lang w:eastAsia="ko-KR"/>
                            </w:rPr>
                          </w:del>
                        </m:ctrlPr>
                      </m:e>
                      <m:e>
                        <w:del w:id="1200" w:author="Jianle Chen" w:date="2020-03-22T21:36:00Z">
                          <m:r>
                            <w:rPr>
                              <w:rFonts w:ascii="Cambria Math" w:hAnsi="Calibri" w:eastAsia="Malgun Gothic"/>
                              <w:szCs w:val="22"/>
                              <w:lang w:eastAsia="ko-KR"/>
                            </w:rPr>
                            <m:t>-1</m:t>
                          </m:r>
                        </w:del>
                        <m:ctrlPr>
                          <w:del w:id="1201" w:author="Jianle Chen" w:date="2020-03-22T21:36:00Z">
                            <w:rPr>
                              <w:rFonts w:ascii="Cambria Math" w:hAnsi="Cambria Math" w:eastAsia="Malgun Gothic"/>
                              <w:i/>
                              <w:szCs w:val="22"/>
                              <w:lang w:eastAsia="ko-KR"/>
                            </w:rPr>
                          </w:del>
                        </m:ctrlPr>
                      </m:e>
                      <m:e>
                        <w:del w:id="1202" w:author="Jianle Chen" w:date="2020-03-22T21:36:00Z">
                          <m:r>
                            <w:rPr>
                              <w:rFonts w:ascii="Cambria Math" w:hAnsi="Calibri" w:eastAsia="Malgun Gothic"/>
                              <w:szCs w:val="22"/>
                              <w:lang w:eastAsia="ko-KR"/>
                            </w:rPr>
                            <m:t>-1</m:t>
                          </m:r>
                        </w:del>
                        <m:ctrlPr>
                          <w:del w:id="1203" w:author="Jianle Chen" w:date="2020-03-22T21:36:00Z">
                            <w:rPr>
                              <w:rFonts w:ascii="Cambria Math" w:hAnsi="Cambria Math" w:eastAsia="Malgun Gothic"/>
                              <w:i/>
                              <w:szCs w:val="22"/>
                              <w:lang w:eastAsia="ko-KR"/>
                            </w:rPr>
                          </w:del>
                        </m:ctrlPr>
                      </m:e>
                    </m:mr>
                    <m:mr>
                      <m:e>
                        <w:del w:id="1204" w:author="Jianle Chen" w:date="2020-03-22T21:36:00Z">
                          <m:r>
                            <w:rPr>
                              <w:rFonts w:ascii="Cambria Math" w:hAnsi="Calibri" w:eastAsia="Malgun Gothic"/>
                              <w:szCs w:val="22"/>
                              <w:lang w:eastAsia="ko-KR"/>
                            </w:rPr>
                            <m:t>0</m:t>
                          </m:r>
                        </w:del>
                        <m:ctrlPr>
                          <w:del w:id="1205" w:author="Jianle Chen" w:date="2020-03-22T21:36:00Z">
                            <w:rPr>
                              <w:rFonts w:ascii="Cambria Math" w:hAnsi="Cambria Math" w:eastAsia="Malgun Gothic"/>
                              <w:i/>
                              <w:szCs w:val="22"/>
                              <w:lang w:eastAsia="ko-KR"/>
                            </w:rPr>
                          </w:del>
                        </m:ctrlPr>
                      </m:e>
                      <m:e>
                        <w:del w:id="1206" w:author="Jianle Chen" w:date="2020-03-22T21:36:00Z">
                          <m:r>
                            <w:rPr>
                              <w:rFonts w:ascii="Cambria Math" w:hAnsi="Calibri" w:eastAsia="Malgun Gothic"/>
                              <w:szCs w:val="22"/>
                              <w:lang w:eastAsia="ko-KR"/>
                            </w:rPr>
                            <m:t>-2</m:t>
                          </m:r>
                        </w:del>
                        <m:ctrlPr>
                          <w:del w:id="1207" w:author="Jianle Chen" w:date="2020-03-22T21:36:00Z">
                            <w:rPr>
                              <w:rFonts w:ascii="Cambria Math" w:hAnsi="Cambria Math" w:eastAsia="Malgun Gothic"/>
                              <w:i/>
                              <w:szCs w:val="22"/>
                              <w:lang w:eastAsia="ko-KR"/>
                            </w:rPr>
                          </w:del>
                        </m:ctrlPr>
                      </m:e>
                      <m:e>
                        <w:del w:id="1208" w:author="Jianle Chen" w:date="2020-03-22T21:36:00Z">
                          <m:r>
                            <w:rPr>
                              <w:rFonts w:ascii="Cambria Math" w:hAnsi="Calibri" w:eastAsia="Malgun Gothic"/>
                              <w:szCs w:val="22"/>
                              <w:lang w:eastAsia="ko-KR"/>
                            </w:rPr>
                            <m:t>2</m:t>
                          </m:r>
                        </w:del>
                        <m:ctrlPr>
                          <w:del w:id="1209" w:author="Jianle Chen" w:date="2020-03-22T21:36:00Z">
                            <w:rPr>
                              <w:rFonts w:ascii="Cambria Math" w:hAnsi="Cambria Math" w:eastAsia="Malgun Gothic"/>
                              <w:i/>
                              <w:szCs w:val="22"/>
                              <w:lang w:eastAsia="ko-KR"/>
                            </w:rPr>
                          </w:del>
                        </m:ctrlPr>
                      </m:e>
                    </m:mr>
                  </m:m>
                  <m:ctrlPr>
                    <w:del w:id="1210" w:author="Jianle Chen" w:date="2020-03-22T21:36:00Z">
                      <w:rPr>
                        <w:rFonts w:ascii="Cambria Math" w:hAnsi="Cambria Math" w:eastAsia="Malgun Gothic"/>
                        <w:i/>
                        <w:szCs w:val="22"/>
                        <w:lang w:eastAsia="ko-KR"/>
                      </w:rPr>
                    </w:del>
                  </m:ctrlPr>
                </m:e>
              </m:d>
              <m:d>
                <m:dPr>
                  <m:begChr m:val="["/>
                  <m:endChr m:val="]"/>
                  <m:ctrlPr>
                    <w:del w:id="1211" w:author="Jianle Chen" w:date="2020-03-22T21:36:00Z">
                      <w:rPr>
                        <w:rFonts w:ascii="Cambria Math" w:hAnsi="Cambria Math" w:eastAsia="Malgun Gothic"/>
                        <w:i/>
                        <w:szCs w:val="22"/>
                        <w:lang w:eastAsia="ko-KR"/>
                      </w:rPr>
                    </w:del>
                  </m:ctrlPr>
                </m:dPr>
                <m:e>
                  <m:m>
                    <m:mPr>
                      <m:mcs>
                        <m:mc>
                          <m:mcPr>
                            <m:count m:val="1"/>
                            <m:mcJc m:val="center"/>
                          </m:mcPr>
                        </m:mc>
                      </m:mcs>
                      <m:ctrlPr>
                        <w:del w:id="1212" w:author="Jianle Chen" w:date="2020-03-22T21:36:00Z">
                          <w:rPr>
                            <w:rFonts w:ascii="Cambria Math" w:hAnsi="Cambria Math" w:eastAsia="Malgun Gothic"/>
                            <w:i/>
                            <w:szCs w:val="22"/>
                            <w:lang w:eastAsia="ko-KR"/>
                          </w:rPr>
                        </w:del>
                      </m:ctrlPr>
                    </m:mPr>
                    <m:mr>
                      <m:e>
                        <w:del w:id="1213" w:author="Jianle Chen" w:date="2020-03-22T21:36:00Z">
                          <m:r>
                            <w:rPr>
                              <w:rFonts w:ascii="Cambria Math" w:hAnsi="Cambria Math" w:eastAsia="Malgun Gothic"/>
                              <w:szCs w:val="22"/>
                              <w:lang w:eastAsia="ko-KR"/>
                            </w:rPr>
                            <m:t>G</m:t>
                          </m:r>
                        </w:del>
                        <m:ctrlPr>
                          <w:del w:id="1214" w:author="Jianle Chen" w:date="2020-03-22T21:36:00Z">
                            <w:rPr>
                              <w:rFonts w:ascii="Cambria Math" w:hAnsi="Cambria Math" w:eastAsia="Malgun Gothic"/>
                              <w:i/>
                              <w:szCs w:val="22"/>
                              <w:lang w:eastAsia="ko-KR"/>
                            </w:rPr>
                          </w:del>
                        </m:ctrlPr>
                      </m:e>
                    </m:mr>
                    <m:mr>
                      <m:e>
                        <w:del w:id="1215" w:author="Jianle Chen" w:date="2020-03-22T21:36:00Z">
                          <m:r>
                            <w:rPr>
                              <w:rFonts w:ascii="Cambria Math" w:hAnsi="Cambria Math" w:eastAsia="Malgun Gothic"/>
                              <w:szCs w:val="22"/>
                              <w:lang w:eastAsia="ko-KR"/>
                            </w:rPr>
                            <m:t>B</m:t>
                          </m:r>
                        </w:del>
                        <m:ctrlPr>
                          <w:del w:id="1216" w:author="Jianle Chen" w:date="2020-03-22T21:36:00Z">
                            <w:rPr>
                              <w:rFonts w:ascii="Cambria Math" w:hAnsi="Cambria Math" w:eastAsia="Malgun Gothic"/>
                              <w:i/>
                              <w:szCs w:val="22"/>
                              <w:lang w:eastAsia="ko-KR"/>
                            </w:rPr>
                          </w:del>
                        </m:ctrlPr>
                      </m:e>
                    </m:mr>
                    <m:mr>
                      <m:e>
                        <w:del w:id="1217" w:author="Jianle Chen" w:date="2020-03-22T21:36:00Z">
                          <m:r>
                            <w:rPr>
                              <w:rFonts w:ascii="Cambria Math" w:hAnsi="Cambria Math" w:eastAsia="Malgun Gothic"/>
                              <w:szCs w:val="22"/>
                              <w:lang w:eastAsia="ko-KR"/>
                            </w:rPr>
                            <m:t>R</m:t>
                          </m:r>
                        </w:del>
                        <m:ctrlPr>
                          <w:del w:id="1218" w:author="Jianle Chen" w:date="2020-03-22T21:36:00Z">
                            <w:rPr>
                              <w:rFonts w:ascii="Cambria Math" w:hAnsi="Cambria Math" w:eastAsia="Malgun Gothic"/>
                              <w:i/>
                              <w:szCs w:val="22"/>
                              <w:lang w:eastAsia="ko-KR"/>
                            </w:rPr>
                          </w:del>
                        </m:ctrlPr>
                      </m:e>
                    </m:mr>
                  </m:m>
                  <m:ctrlPr>
                    <w:del w:id="1219" w:author="Jianle Chen" w:date="2020-03-22T21:36:00Z">
                      <w:rPr>
                        <w:rFonts w:ascii="Cambria Math" w:hAnsi="Cambria Math" w:eastAsia="Malgun Gothic"/>
                        <w:i/>
                        <w:szCs w:val="22"/>
                        <w:lang w:eastAsia="ko-KR"/>
                      </w:rPr>
                    </w:del>
                  </m:ctrlPr>
                </m:e>
              </m:d>
              <w:del w:id="1220" w:author="Jianle Chen" w:date="2020-03-22T21:36:00Z">
                <m:r>
                  <w:rPr>
                    <w:rFonts w:ascii="Cambria Math" w:hAnsi="Calibri" w:eastAsia="Malgun Gothic"/>
                    <w:szCs w:val="22"/>
                    <w:lang w:eastAsia="ko-KR"/>
                  </w:rPr>
                  <m:t>/4</m:t>
                </m:r>
              </w:del>
            </m:oMath>
            <w:del w:id="1221" w:author="Jianle Chen" w:date="2020-03-22T21:36:00Z">
              <w:r>
                <w:rPr>
                  <w:rFonts w:ascii="Times New Roman" w:hAnsi="Times New Roman" w:eastAsia="Malgun Gothic"/>
                  <w:szCs w:val="22"/>
                  <w:lang w:eastAsia="ko-KR"/>
                </w:rPr>
                <w:tab/>
              </w:r>
            </w:del>
            <m:oMath>
              <m:d>
                <m:dPr>
                  <m:begChr m:val="["/>
                  <m:endChr m:val="]"/>
                  <m:ctrlPr>
                    <w:del w:id="1222" w:author="Jianle Chen" w:date="2020-03-22T21:36:00Z">
                      <w:rPr>
                        <w:rFonts w:ascii="Cambria Math" w:hAnsi="Cambria Math" w:eastAsia="Malgun Gothic"/>
                        <w:i/>
                        <w:szCs w:val="22"/>
                        <w:lang w:eastAsia="ko-KR"/>
                      </w:rPr>
                    </w:del>
                  </m:ctrlPr>
                </m:dPr>
                <m:e>
                  <m:m>
                    <m:mPr>
                      <m:mcs>
                        <m:mc>
                          <m:mcPr>
                            <m:count m:val="1"/>
                            <m:mcJc m:val="center"/>
                          </m:mcPr>
                        </m:mc>
                      </m:mcs>
                      <m:ctrlPr>
                        <w:del w:id="1223" w:author="Jianle Chen" w:date="2020-03-22T21:36:00Z">
                          <w:rPr>
                            <w:rFonts w:ascii="Cambria Math" w:hAnsi="Cambria Math" w:eastAsia="Malgun Gothic"/>
                            <w:i/>
                            <w:szCs w:val="22"/>
                            <w:lang w:eastAsia="ko-KR"/>
                          </w:rPr>
                        </w:del>
                      </m:ctrlPr>
                    </m:mPr>
                    <m:mr>
                      <m:e>
                        <w:del w:id="1224" w:author="Jianle Chen" w:date="2020-03-22T21:36:00Z">
                          <m:r>
                            <w:rPr>
                              <w:rFonts w:ascii="Cambria Math" w:hAnsi="Cambria Math" w:eastAsia="Malgun Gothic"/>
                              <w:szCs w:val="22"/>
                              <w:lang w:eastAsia="ko-KR"/>
                            </w:rPr>
                            <m:t>G</m:t>
                          </m:r>
                        </w:del>
                        <m:ctrlPr>
                          <w:del w:id="1225" w:author="Jianle Chen" w:date="2020-03-22T21:36:00Z">
                            <w:rPr>
                              <w:rFonts w:ascii="Cambria Math" w:hAnsi="Cambria Math" w:eastAsia="Malgun Gothic"/>
                              <w:i/>
                              <w:szCs w:val="22"/>
                              <w:lang w:eastAsia="ko-KR"/>
                            </w:rPr>
                          </w:del>
                        </m:ctrlPr>
                      </m:e>
                    </m:mr>
                    <m:mr>
                      <m:e>
                        <w:del w:id="1226" w:author="Jianle Chen" w:date="2020-03-22T21:36:00Z">
                          <m:r>
                            <w:rPr>
                              <w:rFonts w:ascii="Cambria Math" w:hAnsi="Cambria Math" w:eastAsia="Malgun Gothic"/>
                              <w:szCs w:val="22"/>
                              <w:lang w:eastAsia="ko-KR"/>
                            </w:rPr>
                            <m:t>B</m:t>
                          </m:r>
                        </w:del>
                        <m:ctrlPr>
                          <w:del w:id="1227" w:author="Jianle Chen" w:date="2020-03-22T21:36:00Z">
                            <w:rPr>
                              <w:rFonts w:ascii="Cambria Math" w:hAnsi="Cambria Math" w:eastAsia="Malgun Gothic"/>
                              <w:i/>
                              <w:szCs w:val="22"/>
                              <w:lang w:eastAsia="ko-KR"/>
                            </w:rPr>
                          </w:del>
                        </m:ctrlPr>
                      </m:e>
                    </m:mr>
                    <m:mr>
                      <m:e>
                        <w:del w:id="1228" w:author="Jianle Chen" w:date="2020-03-22T21:36:00Z">
                          <m:r>
                            <w:rPr>
                              <w:rFonts w:ascii="Cambria Math" w:hAnsi="Cambria Math" w:eastAsia="Malgun Gothic"/>
                              <w:szCs w:val="22"/>
                              <w:lang w:eastAsia="ko-KR"/>
                            </w:rPr>
                            <m:t>R</m:t>
                          </m:r>
                        </w:del>
                        <m:ctrlPr>
                          <w:del w:id="1229" w:author="Jianle Chen" w:date="2020-03-22T21:36:00Z">
                            <w:rPr>
                              <w:rFonts w:ascii="Cambria Math" w:hAnsi="Cambria Math" w:eastAsia="Malgun Gothic"/>
                              <w:i/>
                              <w:szCs w:val="22"/>
                              <w:lang w:eastAsia="ko-KR"/>
                            </w:rPr>
                          </w:del>
                        </m:ctrlPr>
                      </m:e>
                    </m:mr>
                  </m:m>
                  <m:ctrlPr>
                    <w:del w:id="1230" w:author="Jianle Chen" w:date="2020-03-22T21:36:00Z">
                      <w:rPr>
                        <w:rFonts w:ascii="Cambria Math" w:hAnsi="Cambria Math" w:eastAsia="Malgun Gothic"/>
                        <w:i/>
                        <w:szCs w:val="22"/>
                        <w:lang w:eastAsia="ko-KR"/>
                      </w:rPr>
                    </w:del>
                  </m:ctrlPr>
                </m:e>
              </m:d>
              <w:del w:id="1231" w:author="Jianle Chen" w:date="2020-03-22T21:36:00Z">
                <m:r>
                  <w:rPr>
                    <w:rFonts w:ascii="Cambria Math" w:hAnsi="Calibri" w:eastAsia="Malgun Gothic"/>
                    <w:szCs w:val="22"/>
                    <w:lang w:eastAsia="ko-KR"/>
                  </w:rPr>
                  <m:t>=</m:t>
                </m:r>
              </w:del>
              <m:d>
                <m:dPr>
                  <m:begChr m:val="["/>
                  <m:endChr m:val="]"/>
                  <m:ctrlPr>
                    <w:del w:id="1232" w:author="Jianle Chen" w:date="2020-03-22T21:36:00Z">
                      <w:rPr>
                        <w:rFonts w:ascii="Cambria Math" w:hAnsi="Cambria Math" w:eastAsia="Malgun Gothic"/>
                        <w:i/>
                        <w:szCs w:val="22"/>
                        <w:lang w:eastAsia="ko-KR"/>
                      </w:rPr>
                    </w:del>
                  </m:ctrlPr>
                </m:dPr>
                <m:e>
                  <m:m>
                    <m:mPr>
                      <m:mcs>
                        <m:mc>
                          <m:mcPr>
                            <m:count m:val="3"/>
                            <m:mcJc m:val="center"/>
                          </m:mcPr>
                        </m:mc>
                      </m:mcs>
                      <m:ctrlPr>
                        <w:del w:id="1233" w:author="Jianle Chen" w:date="2020-03-22T21:36:00Z">
                          <w:rPr>
                            <w:rFonts w:ascii="Cambria Math" w:hAnsi="Cambria Math" w:eastAsia="Malgun Gothic"/>
                            <w:i/>
                            <w:szCs w:val="22"/>
                            <w:lang w:eastAsia="ko-KR"/>
                          </w:rPr>
                        </w:del>
                      </m:ctrlPr>
                    </m:mPr>
                    <m:mr>
                      <m:e>
                        <w:del w:id="1234" w:author="Jianle Chen" w:date="2020-03-22T21:36:00Z">
                          <m:r>
                            <w:rPr>
                              <w:rFonts w:ascii="Cambria Math" w:hAnsi="Calibri" w:eastAsia="Malgun Gothic"/>
                              <w:szCs w:val="22"/>
                              <w:lang w:eastAsia="ko-KR"/>
                            </w:rPr>
                            <m:t>1</m:t>
                          </m:r>
                        </w:del>
                        <m:ctrlPr>
                          <w:del w:id="1235" w:author="Jianle Chen" w:date="2020-03-22T21:36:00Z">
                            <w:rPr>
                              <w:rFonts w:ascii="Cambria Math" w:hAnsi="Cambria Math" w:eastAsia="Malgun Gothic"/>
                              <w:i/>
                              <w:szCs w:val="22"/>
                              <w:lang w:eastAsia="ko-KR"/>
                            </w:rPr>
                          </w:del>
                        </m:ctrlPr>
                      </m:e>
                      <m:e>
                        <w:del w:id="1236" w:author="Jianle Chen" w:date="2020-03-22T21:36:00Z">
                          <m:r>
                            <w:rPr>
                              <w:rFonts w:ascii="Cambria Math" w:hAnsi="Calibri" w:eastAsia="Malgun Gothic"/>
                              <w:szCs w:val="22"/>
                              <w:lang w:eastAsia="ko-KR"/>
                            </w:rPr>
                            <m:t>1</m:t>
                          </m:r>
                        </w:del>
                        <m:ctrlPr>
                          <w:del w:id="1237" w:author="Jianle Chen" w:date="2020-03-22T21:36:00Z">
                            <w:rPr>
                              <w:rFonts w:ascii="Cambria Math" w:hAnsi="Cambria Math" w:eastAsia="Malgun Gothic"/>
                              <w:i/>
                              <w:szCs w:val="22"/>
                              <w:lang w:eastAsia="ko-KR"/>
                            </w:rPr>
                          </w:del>
                        </m:ctrlPr>
                      </m:e>
                      <m:e>
                        <w:del w:id="1238" w:author="Jianle Chen" w:date="2020-03-22T21:36:00Z">
                          <m:r>
                            <w:rPr>
                              <w:rFonts w:ascii="Cambria Math" w:hAnsi="Calibri" w:eastAsia="Malgun Gothic"/>
                              <w:szCs w:val="22"/>
                              <w:lang w:eastAsia="ko-KR"/>
                            </w:rPr>
                            <m:t>0</m:t>
                          </m:r>
                        </w:del>
                        <m:ctrlPr>
                          <w:del w:id="1239" w:author="Jianle Chen" w:date="2020-03-22T21:36:00Z">
                            <w:rPr>
                              <w:rFonts w:ascii="Cambria Math" w:hAnsi="Cambria Math" w:eastAsia="Malgun Gothic"/>
                              <w:i/>
                              <w:szCs w:val="22"/>
                              <w:lang w:eastAsia="ko-KR"/>
                            </w:rPr>
                          </w:del>
                        </m:ctrlPr>
                      </m:e>
                    </m:mr>
                    <m:mr>
                      <m:e>
                        <w:del w:id="1240" w:author="Jianle Chen" w:date="2020-03-22T21:36:00Z">
                          <m:r>
                            <w:rPr>
                              <w:rFonts w:ascii="Cambria Math" w:hAnsi="Calibri" w:eastAsia="Malgun Gothic"/>
                              <w:szCs w:val="22"/>
                              <w:lang w:eastAsia="ko-KR"/>
                            </w:rPr>
                            <m:t>1</m:t>
                          </m:r>
                        </w:del>
                        <m:ctrlPr>
                          <w:del w:id="1241" w:author="Jianle Chen" w:date="2020-03-22T21:36:00Z">
                            <w:rPr>
                              <w:rFonts w:ascii="Cambria Math" w:hAnsi="Cambria Math" w:eastAsia="Malgun Gothic"/>
                              <w:i/>
                              <w:szCs w:val="22"/>
                              <w:lang w:eastAsia="ko-KR"/>
                            </w:rPr>
                          </w:del>
                        </m:ctrlPr>
                      </m:e>
                      <m:e>
                        <w:del w:id="1242" w:author="Jianle Chen" w:date="2020-03-22T21:36:00Z">
                          <m:r>
                            <w:rPr>
                              <w:rFonts w:ascii="Cambria Math" w:hAnsi="Calibri" w:eastAsia="Malgun Gothic"/>
                              <w:szCs w:val="22"/>
                              <w:lang w:eastAsia="ko-KR"/>
                            </w:rPr>
                            <m:t>-1</m:t>
                          </m:r>
                        </w:del>
                        <m:ctrlPr>
                          <w:del w:id="1243" w:author="Jianle Chen" w:date="2020-03-22T21:36:00Z">
                            <w:rPr>
                              <w:rFonts w:ascii="Cambria Math" w:hAnsi="Cambria Math" w:eastAsia="Malgun Gothic"/>
                              <w:i/>
                              <w:szCs w:val="22"/>
                              <w:lang w:eastAsia="ko-KR"/>
                            </w:rPr>
                          </w:del>
                        </m:ctrlPr>
                      </m:e>
                      <m:e>
                        <w:del w:id="1244" w:author="Jianle Chen" w:date="2020-03-22T21:36:00Z">
                          <m:r>
                            <w:rPr>
                              <w:rFonts w:ascii="Cambria Math" w:hAnsi="Calibri" w:eastAsia="Malgun Gothic"/>
                              <w:szCs w:val="22"/>
                              <w:lang w:eastAsia="ko-KR"/>
                            </w:rPr>
                            <m:t>-1</m:t>
                          </m:r>
                        </w:del>
                        <m:ctrlPr>
                          <w:del w:id="1245" w:author="Jianle Chen" w:date="2020-03-22T21:36:00Z">
                            <w:rPr>
                              <w:rFonts w:ascii="Cambria Math" w:hAnsi="Cambria Math" w:eastAsia="Malgun Gothic"/>
                              <w:i/>
                              <w:szCs w:val="22"/>
                              <w:lang w:eastAsia="ko-KR"/>
                            </w:rPr>
                          </w:del>
                        </m:ctrlPr>
                      </m:e>
                    </m:mr>
                    <m:mr>
                      <m:e>
                        <w:del w:id="1246" w:author="Jianle Chen" w:date="2020-03-22T21:36:00Z">
                          <m:r>
                            <w:rPr>
                              <w:rFonts w:ascii="Cambria Math" w:hAnsi="Calibri" w:eastAsia="Malgun Gothic"/>
                              <w:szCs w:val="22"/>
                              <w:lang w:eastAsia="ko-KR"/>
                            </w:rPr>
                            <m:t>1</m:t>
                          </m:r>
                        </w:del>
                        <m:ctrlPr>
                          <w:del w:id="1247" w:author="Jianle Chen" w:date="2020-03-22T21:36:00Z">
                            <w:rPr>
                              <w:rFonts w:ascii="Cambria Math" w:hAnsi="Cambria Math" w:eastAsia="Malgun Gothic"/>
                              <w:i/>
                              <w:szCs w:val="22"/>
                              <w:lang w:eastAsia="ko-KR"/>
                            </w:rPr>
                          </w:del>
                        </m:ctrlPr>
                      </m:e>
                      <m:e>
                        <w:del w:id="1248" w:author="Jianle Chen" w:date="2020-03-22T21:36:00Z">
                          <m:r>
                            <w:rPr>
                              <w:rFonts w:ascii="Cambria Math" w:hAnsi="Calibri" w:eastAsia="Malgun Gothic"/>
                              <w:szCs w:val="22"/>
                              <w:lang w:eastAsia="ko-KR"/>
                            </w:rPr>
                            <m:t>-1</m:t>
                          </m:r>
                        </w:del>
                        <m:ctrlPr>
                          <w:del w:id="1249" w:author="Jianle Chen" w:date="2020-03-22T21:36:00Z">
                            <w:rPr>
                              <w:rFonts w:ascii="Cambria Math" w:hAnsi="Cambria Math" w:eastAsia="Malgun Gothic"/>
                              <w:i/>
                              <w:szCs w:val="22"/>
                              <w:lang w:eastAsia="ko-KR"/>
                            </w:rPr>
                          </w:del>
                        </m:ctrlPr>
                      </m:e>
                      <m:e>
                        <w:del w:id="1250" w:author="Jianle Chen" w:date="2020-03-22T21:36:00Z">
                          <m:r>
                            <w:rPr>
                              <w:rFonts w:ascii="Cambria Math" w:hAnsi="Calibri" w:eastAsia="Malgun Gothic"/>
                              <w:szCs w:val="22"/>
                              <w:lang w:eastAsia="ko-KR"/>
                            </w:rPr>
                            <m:t>1</m:t>
                          </m:r>
                        </w:del>
                        <m:ctrlPr>
                          <w:del w:id="1251" w:author="Jianle Chen" w:date="2020-03-22T21:36:00Z">
                            <w:rPr>
                              <w:rFonts w:ascii="Cambria Math" w:hAnsi="Cambria Math" w:eastAsia="Malgun Gothic"/>
                              <w:i/>
                              <w:szCs w:val="22"/>
                              <w:lang w:eastAsia="ko-KR"/>
                            </w:rPr>
                          </w:del>
                        </m:ctrlPr>
                      </m:e>
                    </m:mr>
                  </m:m>
                  <m:ctrlPr>
                    <w:del w:id="1252" w:author="Jianle Chen" w:date="2020-03-22T21:36:00Z">
                      <w:rPr>
                        <w:rFonts w:ascii="Cambria Math" w:hAnsi="Cambria Math" w:eastAsia="Malgun Gothic"/>
                        <w:i/>
                        <w:szCs w:val="22"/>
                        <w:lang w:eastAsia="ko-KR"/>
                      </w:rPr>
                    </w:del>
                  </m:ctrlPr>
                </m:e>
              </m:d>
              <m:d>
                <m:dPr>
                  <m:begChr m:val="["/>
                  <m:endChr m:val="]"/>
                  <m:ctrlPr>
                    <w:del w:id="1253" w:author="Jianle Chen" w:date="2020-03-22T21:36:00Z">
                      <w:rPr>
                        <w:rFonts w:ascii="Cambria Math" w:hAnsi="Cambria Math" w:eastAsia="Malgun Gothic"/>
                        <w:i/>
                        <w:szCs w:val="22"/>
                        <w:lang w:eastAsia="ko-KR"/>
                      </w:rPr>
                    </w:del>
                  </m:ctrlPr>
                </m:dPr>
                <m:e>
                  <m:m>
                    <m:mPr>
                      <m:mcs>
                        <m:mc>
                          <m:mcPr>
                            <m:count m:val="1"/>
                            <m:mcJc m:val="center"/>
                          </m:mcPr>
                        </m:mc>
                      </m:mcs>
                      <m:ctrlPr>
                        <w:del w:id="1254" w:author="Jianle Chen" w:date="2020-03-22T21:36:00Z">
                          <w:rPr>
                            <w:rFonts w:ascii="Cambria Math" w:hAnsi="Cambria Math" w:eastAsia="Malgun Gothic"/>
                            <w:i/>
                            <w:szCs w:val="22"/>
                            <w:lang w:eastAsia="ko-KR"/>
                          </w:rPr>
                        </w:del>
                      </m:ctrlPr>
                    </m:mPr>
                    <m:mr>
                      <m:e>
                        <w:del w:id="1255" w:author="Jianle Chen" w:date="2020-03-22T21:36:00Z">
                          <m:r>
                            <w:rPr>
                              <w:rFonts w:ascii="Cambria Math" w:hAnsi="Cambria Math" w:eastAsia="Malgun Gothic"/>
                              <w:szCs w:val="22"/>
                              <w:lang w:eastAsia="ko-KR"/>
                            </w:rPr>
                            <m:t>Y</m:t>
                          </m:r>
                        </w:del>
                        <m:ctrlPr>
                          <w:del w:id="1256" w:author="Jianle Chen" w:date="2020-03-22T21:36:00Z">
                            <w:rPr>
                              <w:rFonts w:ascii="Cambria Math" w:hAnsi="Cambria Math" w:eastAsia="Malgun Gothic"/>
                              <w:i/>
                              <w:szCs w:val="22"/>
                              <w:lang w:eastAsia="ko-KR"/>
                            </w:rPr>
                          </w:del>
                        </m:ctrlPr>
                      </m:e>
                    </m:mr>
                    <m:mr>
                      <m:e>
                        <w:del w:id="1257" w:author="Jianle Chen" w:date="2020-03-22T21:36:00Z">
                          <m:r>
                            <w:rPr>
                              <w:rFonts w:ascii="Cambria Math" w:hAnsi="Cambria Math" w:eastAsia="Malgun Gothic"/>
                              <w:szCs w:val="22"/>
                              <w:lang w:eastAsia="ko-KR"/>
                            </w:rPr>
                            <m:t>Cg</m:t>
                          </m:r>
                        </w:del>
                        <m:ctrlPr>
                          <w:del w:id="1258" w:author="Jianle Chen" w:date="2020-03-22T21:36:00Z">
                            <w:rPr>
                              <w:rFonts w:ascii="Cambria Math" w:hAnsi="Cambria Math" w:eastAsia="Malgun Gothic"/>
                              <w:i/>
                              <w:szCs w:val="22"/>
                              <w:lang w:eastAsia="ko-KR"/>
                            </w:rPr>
                          </w:del>
                        </m:ctrlPr>
                      </m:e>
                    </m:mr>
                    <m:mr>
                      <m:e>
                        <w:del w:id="1259" w:author="Jianle Chen" w:date="2020-03-22T21:36:00Z">
                          <m:r>
                            <w:rPr>
                              <w:rFonts w:ascii="Cambria Math" w:hAnsi="Cambria Math" w:eastAsia="Malgun Gothic"/>
                              <w:szCs w:val="22"/>
                              <w:lang w:eastAsia="ko-KR"/>
                            </w:rPr>
                            <m:t>Co</m:t>
                          </m:r>
                        </w:del>
                        <m:ctrlPr>
                          <w:del w:id="1260" w:author="Jianle Chen" w:date="2020-03-22T21:36:00Z">
                            <w:rPr>
                              <w:rFonts w:ascii="Cambria Math" w:hAnsi="Cambria Math" w:eastAsia="Malgun Gothic"/>
                              <w:i/>
                              <w:szCs w:val="22"/>
                              <w:lang w:eastAsia="ko-KR"/>
                            </w:rPr>
                          </w:del>
                        </m:ctrlPr>
                      </m:e>
                    </m:mr>
                  </m:m>
                  <m:ctrlPr>
                    <w:del w:id="1261" w:author="Jianle Chen" w:date="2020-03-22T21:36:00Z">
                      <w:rPr>
                        <w:rFonts w:ascii="Cambria Math" w:hAnsi="Cambria Math" w:eastAsia="Malgun Gothic"/>
                        <w:i/>
                        <w:szCs w:val="22"/>
                        <w:lang w:eastAsia="ko-KR"/>
                      </w:rPr>
                    </w:del>
                  </m:ctrlPr>
                </m:e>
              </m:d>
            </m:oMath>
          </w:p>
        </w:tc>
        <w:tc>
          <w:tcPr>
            <w:tcW w:w="828" w:type="dxa"/>
            <w:vAlign w:val="center"/>
          </w:tcPr>
          <w:p>
            <w:pPr>
              <w:spacing w:after="240"/>
              <w:rPr>
                <w:rFonts w:ascii="Times New Roman" w:hAnsi="Times New Roman" w:eastAsia="PMingLiU"/>
                <w:szCs w:val="22"/>
              </w:rPr>
            </w:pPr>
            <w:r>
              <w:rPr>
                <w:rFonts w:ascii="Times New Roman" w:hAnsi="Times New Roman" w:eastAsia="PMingLiU"/>
                <w:szCs w:val="22"/>
              </w:rPr>
              <w:t>(</w:t>
            </w:r>
            <w:r>
              <w:rPr>
                <w:rFonts w:ascii="Times New Roman" w:hAnsi="Times New Roman" w:eastAsiaTheme="minorEastAsia"/>
                <w:szCs w:val="22"/>
                <w:lang w:val="en-CA" w:eastAsia="ko-KR"/>
              </w:rPr>
              <w:t>3-</w:t>
            </w:r>
            <w:r>
              <w:rPr>
                <w:rFonts w:ascii="Calibri" w:hAnsi="Calibri" w:eastAsia="PMingLiU"/>
                <w:szCs w:val="22"/>
                <w:lang w:val="en-CA"/>
              </w:rPr>
              <w:fldChar w:fldCharType="begin"/>
            </w:r>
            <w:r>
              <w:rPr>
                <w:rFonts w:ascii="Times New Roman" w:hAnsi="Times New Roman" w:eastAsia="PMingLiU"/>
                <w:szCs w:val="22"/>
                <w:lang w:val="en-CA"/>
              </w:rPr>
              <w:instrText xml:space="preserve"> SEQ Eq \* MERGEFORMAT </w:instrText>
            </w:r>
            <w:r>
              <w:rPr>
                <w:rFonts w:ascii="Calibri" w:hAnsi="Calibri" w:eastAsia="PMingLiU"/>
                <w:szCs w:val="22"/>
                <w:lang w:val="en-CA"/>
              </w:rPr>
              <w:fldChar w:fldCharType="separate"/>
            </w:r>
            <w:ins w:id="1262" w:author="Jianle Chen" w:date="2020-03-22T21:08:00Z">
              <w:r>
                <w:rPr>
                  <w:rFonts w:ascii="Times New Roman" w:hAnsi="Times New Roman" w:eastAsia="PMingLiU"/>
                  <w:szCs w:val="22"/>
                  <w:lang w:val="en-CA"/>
                </w:rPr>
                <w:t>87</w:t>
              </w:r>
            </w:ins>
            <w:del w:id="1263" w:author="Jianle Chen" w:date="2020-03-22T21:08:00Z">
              <w:r>
                <w:rPr>
                  <w:rFonts w:ascii="Times New Roman" w:hAnsi="Times New Roman" w:eastAsia="PMingLiU"/>
                  <w:szCs w:val="22"/>
                  <w:lang w:val="en-CA"/>
                </w:rPr>
                <w:delText>79</w:delText>
              </w:r>
            </w:del>
            <w:r>
              <w:rPr>
                <w:rFonts w:ascii="Calibri" w:hAnsi="Calibri" w:eastAsia="PMingLiU"/>
                <w:szCs w:val="22"/>
                <w:lang w:val="en-CA"/>
              </w:rPr>
              <w:fldChar w:fldCharType="end"/>
            </w:r>
            <w:r>
              <w:rPr>
                <w:rFonts w:ascii="Times New Roman" w:hAnsi="Times New Roman" w:eastAsia="PMingLiU"/>
                <w:szCs w:val="22"/>
              </w:rPr>
              <w:t>)</w:t>
            </w:r>
          </w:p>
        </w:tc>
      </w:tr>
    </w:tbl>
    <w:p>
      <w:pPr>
        <w:jc w:val="both"/>
        <w:rPr>
          <w:lang w:eastAsia="zh-CN"/>
        </w:rPr>
      </w:pPr>
      <w:del w:id="1264" w:author="seunghwan3.kim" w:date="2020-03-19T21:33:00Z">
        <w:r>
          <w:rPr/>
          <w:delText>As shown above,</w:delText>
        </w:r>
      </w:del>
      <w:ins w:id="1265" w:author="seunghwan3.kim" w:date="2020-03-19T21:33:00Z">
        <w:r>
          <w:rPr/>
          <w:t>Since</w:t>
        </w:r>
      </w:ins>
      <w:r>
        <w:t xml:space="preserve"> the </w:t>
      </w:r>
      <w:ins w:id="1266" w:author="seunghwan3.kim" w:date="2020-03-19T21:33:00Z">
        <w:r>
          <w:rPr>
            <w:szCs w:val="24"/>
            <w:lang w:val="en-CA" w:eastAsia="zh-CN"/>
          </w:rPr>
          <w:t>YCgCo-R transform</w:t>
        </w:r>
      </w:ins>
      <w:del w:id="1267" w:author="seunghwan3.kim" w:date="2020-03-19T21:33:00Z">
        <w:r>
          <w:rPr/>
          <w:delText>ACT</w:delText>
        </w:r>
      </w:del>
      <w:r>
        <w:t xml:space="preserve"> </w:t>
      </w:r>
      <w:del w:id="1268" w:author="seunghwan3.kim" w:date="2020-03-19T21:33:00Z">
        <w:r>
          <w:rPr/>
          <w:delText xml:space="preserve">transform matrices </w:delText>
        </w:r>
      </w:del>
      <w:r>
        <w:t>are not normalized. To compensate the dynamic range change of residuals signals before and after color transform, the QP adjustments of (</w:t>
      </w:r>
      <w:r>
        <w:rPr>
          <w:lang w:val="en-CA" w:eastAsia="zh-CN"/>
        </w:rPr>
        <w:t>−</w:t>
      </w:r>
      <w:r>
        <w:t xml:space="preserve">5, </w:t>
      </w:r>
      <w:del w:id="1269" w:author="seunghwan3.kim" w:date="2020-03-19T21:18:00Z">
        <w:r>
          <w:rPr>
            <w:lang w:val="en-CA" w:eastAsia="zh-CN"/>
          </w:rPr>
          <w:delText>−</w:delText>
        </w:r>
      </w:del>
      <w:del w:id="1270" w:author="seunghwan3.kim" w:date="2020-03-19T21:18:00Z">
        <w:r>
          <w:rPr/>
          <w:delText>5</w:delText>
        </w:r>
      </w:del>
      <w:ins w:id="1271" w:author="seunghwan3.kim" w:date="2020-03-19T21:18:00Z">
        <w:r>
          <w:rPr>
            <w:lang w:val="en-CA" w:eastAsia="zh-CN"/>
          </w:rPr>
          <w:t>1</w:t>
        </w:r>
      </w:ins>
      <w:ins w:id="1272" w:author="seunghwan3.kim" w:date="2020-03-22T17:40:00Z">
        <w:r>
          <w:rPr/>
          <w:t xml:space="preserve">, </w:t>
        </w:r>
      </w:ins>
      <w:del w:id="1273" w:author="seunghwan3.kim" w:date="2020-03-19T21:18:00Z">
        <w:r>
          <w:rPr>
            <w:lang w:val="en-CA" w:eastAsia="zh-CN"/>
          </w:rPr>
          <w:delText>−</w:delText>
        </w:r>
      </w:del>
      <w:del w:id="1274" w:author="seunghwan3.kim" w:date="2020-03-19T21:18:00Z">
        <w:r>
          <w:rPr/>
          <w:delText>3</w:delText>
        </w:r>
      </w:del>
      <w:ins w:id="1275" w:author="seunghwan3.kim" w:date="2020-03-19T21:18:00Z">
        <w:r>
          <w:rPr>
            <w:lang w:val="en-CA" w:eastAsia="zh-CN"/>
          </w:rPr>
          <w:t>3</w:t>
        </w:r>
      </w:ins>
      <w:del w:id="1276" w:author="seunghwan3.kim" w:date="2020-03-22T17:40:00Z">
        <w:r>
          <w:rPr/>
          <w:delText xml:space="preserve">, </w:delText>
        </w:r>
      </w:del>
      <w:del w:id="1277" w:author="seunghwan3.kim" w:date="2020-03-22T17:40:00Z">
        <w:r>
          <w:rPr>
            <w:lang w:val="en-CA" w:eastAsia="zh-CN"/>
          </w:rPr>
          <w:delText>−</w:delText>
        </w:r>
      </w:del>
      <w:del w:id="1278" w:author="seunghwan3.kim" w:date="2020-03-22T17:40:00Z">
        <w:r>
          <w:rPr/>
          <w:delText>3</w:delText>
        </w:r>
      </w:del>
      <w:r>
        <w:t xml:space="preserve">) are applied to the transform residuals of Y, Cg and Co components, respectively. </w:t>
      </w:r>
      <w:r>
        <w:rPr>
          <w:lang w:eastAsia="zh-CN"/>
        </w:rPr>
        <w:t>The adjusted quantization parameter only affects the quantization and inverse quantization of the residuals in the CU. For other coding processes (such as deblocking), original QP is still applied.</w:t>
      </w:r>
    </w:p>
    <w:p>
      <w:pPr>
        <w:jc w:val="both"/>
      </w:pPr>
      <w:r>
        <w:t>Additionally, because the forward and inverse color transforms need to access the residuals of all three components, the ACT mode is always disabled for separate-tree partition and ISP mode where the prediction block size of different color component is different.</w:t>
      </w:r>
      <w:ins w:id="1279" w:author="seunghwan3.kim" w:date="2020-03-19T22:27:00Z">
        <w:r>
          <w:rPr/>
          <w:t xml:space="preserve"> Transform skip (TS) and block differential pulse coded modulation (BDPCM)</w:t>
        </w:r>
      </w:ins>
      <w:ins w:id="1280" w:author="seunghwan3.kim" w:date="2020-03-19T22:28:00Z">
        <w:r>
          <w:rPr/>
          <w:t>, which</w:t>
        </w:r>
      </w:ins>
      <w:ins w:id="1281" w:author="seunghwan3.kim" w:date="2020-03-19T22:27:00Z">
        <w:r>
          <w:rPr/>
          <w:t xml:space="preserve"> </w:t>
        </w:r>
      </w:ins>
      <w:ins w:id="1282" w:author="seunghwan3.kim" w:date="2020-03-19T22:28:00Z">
        <w:r>
          <w:rPr/>
          <w:t>are</w:t>
        </w:r>
      </w:ins>
      <w:ins w:id="1283" w:author="seunghwan3.kim" w:date="2020-03-19T22:27:00Z">
        <w:r>
          <w:rPr/>
          <w:t xml:space="preserve"> extended to </w:t>
        </w:r>
      </w:ins>
      <w:ins w:id="1284" w:author="seunghwan3.kim" w:date="2020-03-19T22:28:00Z">
        <w:r>
          <w:rPr/>
          <w:t>code</w:t>
        </w:r>
      </w:ins>
      <w:ins w:id="1285" w:author="seunghwan3.kim" w:date="2020-03-19T22:27:00Z">
        <w:r>
          <w:rPr/>
          <w:t xml:space="preserve"> chroma residuals,</w:t>
        </w:r>
      </w:ins>
      <w:ins w:id="1286" w:author="seunghwan3.kim" w:date="2020-03-19T22:28:00Z">
        <w:r>
          <w:rPr/>
          <w:t xml:space="preserve"> are also enabled</w:t>
        </w:r>
      </w:ins>
      <w:ins w:id="1287" w:author="seunghwan3.kim" w:date="2020-03-19T22:27:00Z">
        <w:r>
          <w:rPr/>
          <w:t xml:space="preserve"> when the ACT is applied,</w:t>
        </w:r>
      </w:ins>
    </w:p>
    <w:p>
      <w:pPr>
        <w:pStyle w:val="5"/>
        <w:rPr>
          <w:lang w:val="en-CA"/>
        </w:rPr>
      </w:pPr>
      <w:r>
        <w:rPr>
          <w:lang w:val="en-CA"/>
        </w:rPr>
        <w:t>ACT fast encoding algorithms</w:t>
      </w:r>
    </w:p>
    <w:p>
      <w:pPr>
        <w:jc w:val="both"/>
        <w:rPr>
          <w:lang w:eastAsia="zh-CN"/>
        </w:rPr>
      </w:pPr>
      <w:r>
        <w:rPr>
          <w:lang w:eastAsia="zh-CN"/>
        </w:rPr>
        <w:t xml:space="preserve">To avoid brutal R-D search in both </w:t>
      </w:r>
      <w:r>
        <w:rPr>
          <w:rFonts w:hint="eastAsia"/>
          <w:lang w:eastAsia="zh-CN"/>
        </w:rPr>
        <w:t xml:space="preserve">the original </w:t>
      </w:r>
      <w:r>
        <w:rPr>
          <w:lang w:eastAsia="zh-CN"/>
        </w:rPr>
        <w:t>and converted color spaces, the following fast encoding algorithms</w:t>
      </w:r>
      <w:r>
        <w:rPr>
          <w:rFonts w:hint="eastAsia"/>
          <w:lang w:eastAsia="zh-CN"/>
        </w:rPr>
        <w:t xml:space="preserve"> are </w:t>
      </w:r>
      <w:r>
        <w:rPr>
          <w:lang w:eastAsia="zh-CN"/>
        </w:rPr>
        <w:t>applied in the VTM reference software to reduce the encoder complexity when the ACT is enabled.</w:t>
      </w:r>
    </w:p>
    <w:p>
      <w:pPr>
        <w:numPr>
          <w:ilvl w:val="0"/>
          <w:numId w:val="43"/>
        </w:numPr>
        <w:jc w:val="both"/>
        <w:rPr>
          <w:lang w:eastAsia="zh-CN"/>
        </w:rPr>
      </w:pPr>
      <w:r>
        <w:rPr>
          <w:lang w:eastAsia="zh-CN"/>
        </w:rPr>
        <w:t>T</w:t>
      </w:r>
      <w:r>
        <w:rPr>
          <w:rFonts w:hint="eastAsia"/>
          <w:lang w:eastAsia="zh-CN"/>
        </w:rPr>
        <w:t xml:space="preserve">he order of </w:t>
      </w:r>
      <w:r>
        <w:rPr>
          <w:lang w:eastAsia="zh-CN"/>
        </w:rPr>
        <w:t>RD checking of enabling/disabling</w:t>
      </w:r>
      <w:r>
        <w:rPr>
          <w:rFonts w:hint="eastAsia"/>
          <w:lang w:eastAsia="zh-CN"/>
        </w:rPr>
        <w:t xml:space="preserve"> </w:t>
      </w:r>
      <w:r>
        <w:rPr>
          <w:lang w:eastAsia="zh-CN"/>
        </w:rPr>
        <w:t>ACT is dependent on the original color space of input video</w:t>
      </w:r>
      <w:r>
        <w:rPr>
          <w:rFonts w:hint="eastAsia"/>
          <w:lang w:eastAsia="zh-CN"/>
        </w:rPr>
        <w:t xml:space="preserve">. </w:t>
      </w:r>
      <w:r>
        <w:rPr>
          <w:lang w:eastAsia="zh-CN"/>
        </w:rPr>
        <w:t>F</w:t>
      </w:r>
      <w:r>
        <w:rPr>
          <w:rFonts w:hint="eastAsia"/>
          <w:lang w:eastAsia="zh-CN"/>
        </w:rPr>
        <w:t xml:space="preserve">or RGB </w:t>
      </w:r>
      <w:r>
        <w:rPr>
          <w:lang w:eastAsia="zh-CN"/>
        </w:rPr>
        <w:t>videos</w:t>
      </w:r>
      <w:r>
        <w:rPr>
          <w:rFonts w:hint="eastAsia"/>
          <w:lang w:eastAsia="zh-CN"/>
        </w:rPr>
        <w:t xml:space="preserve">, the </w:t>
      </w:r>
      <w:r>
        <w:rPr>
          <w:lang w:eastAsia="zh-CN"/>
        </w:rPr>
        <w:t>RD</w:t>
      </w:r>
      <w:r>
        <w:rPr>
          <w:rFonts w:hint="eastAsia"/>
          <w:lang w:eastAsia="zh-CN"/>
        </w:rPr>
        <w:t xml:space="preserve"> cost </w:t>
      </w:r>
      <w:r>
        <w:rPr>
          <w:lang w:eastAsia="zh-CN"/>
        </w:rPr>
        <w:t>of</w:t>
      </w:r>
      <w:r>
        <w:rPr>
          <w:rFonts w:hint="eastAsia"/>
          <w:lang w:eastAsia="zh-CN"/>
        </w:rPr>
        <w:t xml:space="preserve"> </w:t>
      </w:r>
      <w:r>
        <w:rPr>
          <w:lang w:eastAsia="zh-CN"/>
        </w:rPr>
        <w:t>ACT</w:t>
      </w:r>
      <w:r>
        <w:rPr>
          <w:rFonts w:hint="eastAsia"/>
          <w:lang w:eastAsia="zh-CN"/>
        </w:rPr>
        <w:t xml:space="preserve"> </w:t>
      </w:r>
      <w:r>
        <w:rPr>
          <w:lang w:eastAsia="zh-CN"/>
        </w:rPr>
        <w:t xml:space="preserve">mode </w:t>
      </w:r>
      <w:r>
        <w:rPr>
          <w:rFonts w:hint="eastAsia"/>
          <w:lang w:eastAsia="zh-CN"/>
        </w:rPr>
        <w:t xml:space="preserve">is </w:t>
      </w:r>
      <w:r>
        <w:rPr>
          <w:lang w:eastAsia="zh-CN"/>
        </w:rPr>
        <w:t>checked</w:t>
      </w:r>
      <w:r>
        <w:rPr>
          <w:rFonts w:hint="eastAsia"/>
          <w:lang w:eastAsia="zh-CN"/>
        </w:rPr>
        <w:t xml:space="preserve"> </w:t>
      </w:r>
      <w:r>
        <w:rPr>
          <w:lang w:eastAsia="zh-CN"/>
        </w:rPr>
        <w:t xml:space="preserve">first; for </w:t>
      </w:r>
      <w:r>
        <w:rPr>
          <w:rFonts w:hint="eastAsia"/>
          <w:lang w:eastAsia="zh-CN"/>
        </w:rPr>
        <w:t>Y</w:t>
      </w:r>
      <w:r>
        <w:rPr>
          <w:lang w:eastAsia="zh-CN"/>
        </w:rPr>
        <w:t>CbCr</w:t>
      </w:r>
      <w:r>
        <w:rPr>
          <w:rFonts w:hint="eastAsia"/>
          <w:lang w:eastAsia="zh-CN"/>
        </w:rPr>
        <w:t xml:space="preserve"> </w:t>
      </w:r>
      <w:r>
        <w:rPr>
          <w:lang w:eastAsia="zh-CN"/>
        </w:rPr>
        <w:t>videos, the RD cost of non-ACT mode is checked first.</w:t>
      </w:r>
      <w:r>
        <w:rPr>
          <w:rFonts w:hint="eastAsia"/>
          <w:lang w:eastAsia="zh-CN"/>
        </w:rPr>
        <w:t xml:space="preserve"> </w:t>
      </w:r>
      <w:r>
        <w:rPr>
          <w:lang w:eastAsia="zh-CN"/>
        </w:rPr>
        <w:t xml:space="preserve">The RD cost of the </w:t>
      </w:r>
      <w:r>
        <w:rPr>
          <w:rFonts w:hint="eastAsia"/>
          <w:lang w:eastAsia="zh-CN"/>
        </w:rPr>
        <w:t xml:space="preserve">second </w:t>
      </w:r>
      <w:r>
        <w:rPr>
          <w:lang w:eastAsia="zh-CN"/>
        </w:rPr>
        <w:t>color space</w:t>
      </w:r>
      <w:r>
        <w:rPr>
          <w:rFonts w:hint="eastAsia"/>
          <w:lang w:eastAsia="zh-CN"/>
        </w:rPr>
        <w:t xml:space="preserve"> is </w:t>
      </w:r>
      <w:r>
        <w:rPr>
          <w:lang w:eastAsia="zh-CN"/>
        </w:rPr>
        <w:t>checked</w:t>
      </w:r>
      <w:r>
        <w:rPr>
          <w:rFonts w:hint="eastAsia"/>
          <w:lang w:eastAsia="zh-CN"/>
        </w:rPr>
        <w:t xml:space="preserve"> </w:t>
      </w:r>
      <w:r>
        <w:rPr>
          <w:lang w:eastAsia="zh-CN"/>
        </w:rPr>
        <w:t>only if</w:t>
      </w:r>
      <w:r>
        <w:rPr>
          <w:rFonts w:hint="eastAsia"/>
          <w:lang w:eastAsia="zh-CN"/>
        </w:rPr>
        <w:t xml:space="preserve"> there is at least one non-zero coefficient in the first </w:t>
      </w:r>
      <w:r>
        <w:rPr>
          <w:lang w:eastAsia="zh-CN"/>
        </w:rPr>
        <w:t>color space</w:t>
      </w:r>
      <w:r>
        <w:rPr>
          <w:rFonts w:hint="eastAsia"/>
          <w:lang w:eastAsia="zh-CN"/>
        </w:rPr>
        <w:t>.</w:t>
      </w:r>
    </w:p>
    <w:p>
      <w:pPr>
        <w:numPr>
          <w:ilvl w:val="0"/>
          <w:numId w:val="43"/>
        </w:numPr>
        <w:jc w:val="both"/>
        <w:rPr>
          <w:lang w:eastAsia="zh-CN"/>
        </w:rPr>
      </w:pPr>
      <w:r>
        <w:rPr>
          <w:lang w:eastAsia="zh-CN"/>
        </w:rPr>
        <w:t>The same ACT enabling/disabling decision is reused when one CU is obtained through different partition path. Specifically, the selected color space for coding the residuals of one CU will be stored when the CU is coded at the first time. Then, when the same CU is obtained by another partition path, instead of checking the RD costs of the two spaces, the stored color space decision will be directly reused.</w:t>
      </w:r>
    </w:p>
    <w:p>
      <w:pPr>
        <w:numPr>
          <w:ilvl w:val="0"/>
          <w:numId w:val="43"/>
        </w:numPr>
        <w:jc w:val="both"/>
        <w:rPr>
          <w:lang w:eastAsia="zh-CN"/>
        </w:rPr>
      </w:pPr>
      <w:r>
        <w:rPr>
          <w:lang w:eastAsia="zh-CN"/>
        </w:rPr>
        <w:t>The RD cost of a parent CU is used to decide whether to check the RD cost of the second color space for the current CU. For instance, if the RD cost of the first color space is smaller than that of the second color space for the parent CU, then for the current CU, the second color space is not checked.</w:t>
      </w:r>
    </w:p>
    <w:p>
      <w:pPr>
        <w:numPr>
          <w:ilvl w:val="0"/>
          <w:numId w:val="43"/>
        </w:numPr>
        <w:jc w:val="both"/>
        <w:rPr>
          <w:lang w:eastAsia="zh-CN"/>
        </w:rPr>
      </w:pPr>
      <w:r>
        <w:rPr>
          <w:lang w:eastAsia="zh-CN"/>
        </w:rPr>
        <w:t>To reduce the number of tested coding modes, the selected coding mode is shared between two color spaces. Specifically, for intra mode, the preselected intra mode candidates based on SATD</w:t>
      </w:r>
      <w:r>
        <w:rPr>
          <w:rFonts w:hint="eastAsia"/>
          <w:lang w:eastAsia="zh-CN"/>
        </w:rPr>
        <w:t>-b</w:t>
      </w:r>
      <w:r>
        <w:rPr>
          <w:lang w:eastAsia="zh-CN"/>
        </w:rPr>
        <w:t xml:space="preserve">ased intra mode selection are shared between two color spaces. For inter and IBC modes, block vector search or motion estimation is performed only once. The block vectors and </w:t>
      </w:r>
      <w:r>
        <w:rPr>
          <w:rFonts w:hint="eastAsia"/>
          <w:lang w:eastAsia="zh-CN"/>
        </w:rPr>
        <w:t xml:space="preserve">motion </w:t>
      </w:r>
      <w:r>
        <w:rPr>
          <w:lang w:eastAsia="zh-CN"/>
        </w:rPr>
        <w:t xml:space="preserve">vectors </w:t>
      </w:r>
      <w:r>
        <w:rPr>
          <w:rFonts w:hint="eastAsia"/>
          <w:lang w:eastAsia="zh-CN"/>
        </w:rPr>
        <w:t xml:space="preserve">are shared </w:t>
      </w:r>
      <w:r>
        <w:rPr>
          <w:lang w:eastAsia="zh-CN"/>
        </w:rPr>
        <w:t>by</w:t>
      </w:r>
      <w:r>
        <w:rPr>
          <w:rFonts w:hint="eastAsia"/>
          <w:lang w:eastAsia="zh-CN"/>
        </w:rPr>
        <w:t xml:space="preserve"> </w:t>
      </w:r>
      <w:r>
        <w:rPr>
          <w:lang w:eastAsia="zh-CN"/>
        </w:rPr>
        <w:t>two color spaces</w:t>
      </w:r>
      <w:r>
        <w:rPr>
          <w:rFonts w:hint="eastAsia"/>
          <w:lang w:eastAsia="zh-CN"/>
        </w:rPr>
        <w:t>.</w:t>
      </w:r>
    </w:p>
    <w:p>
      <w:pPr>
        <w:pStyle w:val="2"/>
        <w:spacing w:before="136"/>
        <w:ind w:left="360" w:hanging="360"/>
        <w:rPr>
          <w:lang w:val="en-GB"/>
        </w:rPr>
      </w:pPr>
      <w:bookmarkStart w:id="310" w:name="_Toc9289118"/>
      <w:bookmarkEnd w:id="310"/>
      <w:bookmarkStart w:id="311" w:name="_Toc1165602"/>
      <w:bookmarkEnd w:id="311"/>
      <w:bookmarkStart w:id="312" w:name="_Toc9287797"/>
      <w:bookmarkEnd w:id="312"/>
      <w:bookmarkStart w:id="313" w:name="_Toc35804781"/>
      <w:r>
        <w:rPr>
          <w:lang w:val="en-CA"/>
        </w:rPr>
        <w:t>Description</w:t>
      </w:r>
      <w:r>
        <w:rPr>
          <w:lang w:val="en-GB"/>
        </w:rPr>
        <w:t xml:space="preserve"> of VTM encoder and encoding methods</w:t>
      </w:r>
      <w:bookmarkEnd w:id="313"/>
    </w:p>
    <w:p>
      <w:pPr>
        <w:pStyle w:val="3"/>
        <w:spacing w:before="136"/>
      </w:pPr>
      <w:bookmarkStart w:id="314" w:name="_Toc510446691"/>
      <w:bookmarkStart w:id="315" w:name="_Ref509494378"/>
      <w:bookmarkStart w:id="316" w:name="_Toc35804782"/>
      <w:r>
        <w:t>Derivation process of coding tree structure</w:t>
      </w:r>
      <w:bookmarkEnd w:id="314"/>
      <w:bookmarkEnd w:id="315"/>
      <w:bookmarkEnd w:id="316"/>
    </w:p>
    <w:p>
      <w:pPr>
        <w:jc w:val="both"/>
        <w:rPr>
          <w:szCs w:val="22"/>
          <w:highlight w:val="yellow"/>
        </w:rPr>
      </w:pPr>
      <w:r>
        <w:rPr>
          <w:szCs w:val="22"/>
          <w:highlight w:val="yellow"/>
        </w:rPr>
        <w:t>To be added.</w:t>
      </w:r>
    </w:p>
    <w:p>
      <w:pPr>
        <w:pStyle w:val="3"/>
        <w:spacing w:before="136"/>
        <w:rPr>
          <w:lang w:val="en-CA"/>
        </w:rPr>
      </w:pPr>
      <w:bookmarkStart w:id="317" w:name="_Toc35804783"/>
      <w:r>
        <w:t>Hash based motion estimation for screen content coding</w:t>
      </w:r>
      <w:bookmarkEnd w:id="317"/>
      <w:r>
        <w:t xml:space="preserve"> </w:t>
      </w:r>
    </w:p>
    <w:p>
      <w:pPr>
        <w:jc w:val="both"/>
        <w:rPr>
          <w:lang w:eastAsia="zh-CN"/>
        </w:rPr>
      </w:pPr>
      <w:r>
        <w:t xml:space="preserve">The </w:t>
      </w:r>
      <w:r>
        <w:rPr>
          <w:rFonts w:hint="eastAsia"/>
        </w:rPr>
        <w:t>VTM</w:t>
      </w:r>
      <w:r>
        <w:t xml:space="preserve"> reference software uses hash-based motion estimation to handle the sometimes large and irregular motion in screen content. </w:t>
      </w:r>
      <w:r>
        <w:rPr>
          <w:lang w:val="en-CA"/>
        </w:rPr>
        <w:t xml:space="preserve">For each reference picture, hash tables corresponding to 4x4 to 64x64 block sizes are generated using a bottom-up approach as follows: </w:t>
      </w:r>
    </w:p>
    <w:p>
      <w:pPr>
        <w:numPr>
          <w:ilvl w:val="0"/>
          <w:numId w:val="43"/>
        </w:numPr>
        <w:jc w:val="both"/>
        <w:rPr>
          <w:lang w:eastAsia="zh-CN"/>
        </w:rPr>
      </w:pPr>
      <w:r>
        <w:rPr>
          <w:lang w:eastAsia="zh-CN"/>
        </w:rPr>
        <w:t xml:space="preserve">For each 2x2 block, the block hash value is calculated directly from the original sample values (luma samples are used if 4:2:0 chroma format and both luma and chroma sample values are used if 4:4:4 chroma format). The cyclic redundancy check (CRC) value is used as the hash value. </w:t>
      </w:r>
    </w:p>
    <w:p>
      <w:pPr>
        <w:numPr>
          <w:ilvl w:val="0"/>
          <w:numId w:val="43"/>
        </w:numPr>
        <w:jc w:val="both"/>
        <w:rPr>
          <w:lang w:eastAsia="zh-CN"/>
        </w:rPr>
      </w:pPr>
      <w:r>
        <w:rPr>
          <w:lang w:eastAsia="zh-CN"/>
        </w:rPr>
        <w:t>For 4x4, 8x8, 16x16, 32x32 and 64x64 blocks, the hash value of the current block is the CRC value calculated from the CRC values of its four subblocks.</w:t>
      </w:r>
    </w:p>
    <w:p>
      <w:pPr>
        <w:jc w:val="both"/>
        <w:rPr>
          <w:lang w:val="en-CA"/>
        </w:rPr>
      </w:pPr>
      <w:r>
        <w:rPr>
          <w:lang w:val="en-CA"/>
        </w:rPr>
        <w:t xml:space="preserve">To </w:t>
      </w:r>
      <w:r>
        <w:rPr>
          <w:lang w:val="en-CA" w:eastAsia="zh-CN"/>
        </w:rPr>
        <w:t>enable efficient search for matched blocks</w:t>
      </w:r>
      <w:r>
        <w:rPr>
          <w:lang w:val="en-CA"/>
        </w:rPr>
        <w:t xml:space="preserve">, the structure of inverted index is used, where hash values are used as to index into a table, and the table entries contain all the blocks with the same hash value as the corresponding table index. The blocks corresponding a given table index are stored as a linked list. Two CRC values, one 16-bit hash and the other 24-bit hash, are calculated for each block. The two hash values are calculated in a similar way but using different CRC truncated polynomials. </w:t>
      </w:r>
      <w:r>
        <w:rPr>
          <w:rFonts w:hint="eastAsia"/>
          <w:lang w:val="en-CA"/>
        </w:rPr>
        <w:t>T</w:t>
      </w:r>
      <w:r>
        <w:t xml:space="preserve">he </w:t>
      </w:r>
      <w:r>
        <w:rPr>
          <w:lang w:val="en-CA"/>
        </w:rPr>
        <w:t>first 16-bit CRC value is used as the inverted index. The second 24-bit hash value is stored together with the blocks to resolve hash conflicts in the case more than one matching blocks are found. To reduce the length of the hash table, the hash values of all “simple” blocks (defined as a block with only one sample value in each row or column) are excluded from the hash table.</w:t>
      </w:r>
    </w:p>
    <w:p>
      <w:pPr>
        <w:jc w:val="both"/>
        <w:rPr>
          <w:lang w:val="en-CA"/>
        </w:rPr>
      </w:pPr>
      <w:r>
        <w:rPr>
          <w:lang w:val="en-CA"/>
        </w:rPr>
        <w:t xml:space="preserve">In motion estimation, if the current block is a square block (except for 128x128 blocks), its hash values are calculated. Then, the encoder queries the corresponding hash table. If hash match is found, the matched block is used as the reference. If the current block is a rectangle block of size NxM (and without loss of generality assume M &gt; N), it will be divided into several non-overlapping square subblocks of size NxN. </w:t>
      </w:r>
      <w:r>
        <w:t xml:space="preserve">An example is shown in </w:t>
      </w:r>
      <w:r>
        <w:fldChar w:fldCharType="begin"/>
      </w:r>
      <w:r>
        <w:instrText xml:space="preserve"> REF _Ref8695993 \h </w:instrText>
      </w:r>
      <w:r>
        <w:fldChar w:fldCharType="separate"/>
      </w:r>
      <w:r>
        <w:t>Figure 62</w:t>
      </w:r>
      <w:r>
        <w:fldChar w:fldCharType="end"/>
      </w:r>
      <w:r>
        <w:t xml:space="preserve">. </w:t>
      </w:r>
      <w:r>
        <w:rPr>
          <w:lang w:val="en-CA"/>
        </w:rPr>
        <w:t xml:space="preserve">The encoder will find the first non-simple square subblock and calculate its hash values. Encoder queries the hash values of this NxN square subblock on the hash table corresponding to NxN block size. The one or more matched reference blocks are considered reference block candidates. For each matched reference block candidate, encoder will continue to check whether the hash values of the remaining square subblocks </w:t>
      </w:r>
      <w:r>
        <w:t xml:space="preserve">(namely the white region that follows the first non-simple square subblock depicted in </w:t>
      </w:r>
      <w:r>
        <w:fldChar w:fldCharType="begin"/>
      </w:r>
      <w:r>
        <w:instrText xml:space="preserve"> REF _Ref8695993 \h </w:instrText>
      </w:r>
      <w:r>
        <w:fldChar w:fldCharType="separate"/>
      </w:r>
      <w:r>
        <w:t>Figure 62</w:t>
      </w:r>
      <w:r>
        <w:fldChar w:fldCharType="end"/>
      </w:r>
      <w:r>
        <w:t>) are</w:t>
      </w:r>
      <w:r>
        <w:rPr>
          <w:lang w:val="en-CA"/>
        </w:rPr>
        <w:t xml:space="preserve"> equal to those of the square subblocks adjacent to that reference block candidate. If the hash values of all square subblocks are matched, the reference block candidate will be regarded as a valid reference block.</w:t>
      </w:r>
    </w:p>
    <w:p>
      <w:pPr>
        <w:keepNext/>
        <w:jc w:val="center"/>
        <w:rPr>
          <w:lang w:val="en-CA"/>
        </w:rPr>
      </w:pPr>
    </w:p>
    <w:p>
      <w:pPr>
        <w:keepNext/>
        <w:jc w:val="center"/>
      </w:pPr>
      <w:r>
        <w:rPr>
          <w:lang w:eastAsia="zh-CN"/>
        </w:rPr>
        <w:drawing>
          <wp:inline distT="0" distB="0" distL="0" distR="0">
            <wp:extent cx="2747645" cy="199453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2760488" cy="2004165"/>
                    </a:xfrm>
                    <a:prstGeom prst="rect">
                      <a:avLst/>
                    </a:prstGeom>
                    <a:noFill/>
                  </pic:spPr>
                </pic:pic>
              </a:graphicData>
            </a:graphic>
          </wp:inline>
        </w:drawing>
      </w:r>
    </w:p>
    <w:p>
      <w:pPr>
        <w:pStyle w:val="13"/>
        <w:spacing w:before="136"/>
      </w:pPr>
      <w:bookmarkStart w:id="318" w:name="_Ref8695993"/>
      <w:r>
        <w:t xml:space="preserve">Figure </w:t>
      </w:r>
      <w:r>
        <w:fldChar w:fldCharType="begin"/>
      </w:r>
      <w:r>
        <w:instrText xml:space="preserve"> SEQ Figure \* ARABIC </w:instrText>
      </w:r>
      <w:r>
        <w:fldChar w:fldCharType="separate"/>
      </w:r>
      <w:r>
        <w:t>62</w:t>
      </w:r>
      <w:r>
        <w:fldChar w:fldCharType="end"/>
      </w:r>
      <w:bookmarkEnd w:id="318"/>
      <w:r>
        <w:t xml:space="preserve"> Motion estimation for rectangular block with hash values for square subblocks.</w:t>
      </w:r>
    </w:p>
    <w:p>
      <w:pPr>
        <w:jc w:val="both"/>
        <w:rPr>
          <w:szCs w:val="22"/>
          <w:lang w:val="en-CA"/>
        </w:rPr>
      </w:pPr>
      <w:r>
        <w:rPr>
          <w:szCs w:val="22"/>
          <w:lang w:val="en-CA"/>
        </w:rPr>
        <w:t xml:space="preserve">For </w:t>
      </w:r>
      <w:r>
        <w:rPr>
          <w:rFonts w:hint="eastAsia"/>
          <w:szCs w:val="22"/>
          <w:lang w:val="en-CA"/>
        </w:rPr>
        <w:t>inter</w:t>
      </w:r>
      <w:r>
        <w:rPr>
          <w:szCs w:val="22"/>
          <w:lang w:val="en-CA"/>
        </w:rPr>
        <w:t xml:space="preserve"> coding, the hash-based motion search is performed before testing all coding modes. </w:t>
      </w:r>
      <w:r>
        <w:rPr>
          <w:szCs w:val="22"/>
        </w:rPr>
        <w:t>In addition,</w:t>
      </w:r>
      <w:r>
        <w:rPr>
          <w:szCs w:val="22"/>
          <w:lang w:val="en-CA"/>
        </w:rPr>
        <w:t xml:space="preserve"> encoder will reuse the MVs of the hash mode as the starting point candidates in the normal motion estimation process. If the hash-based motion vector exists, </w:t>
      </w:r>
      <w:r>
        <w:rPr>
          <w:lang w:val="en-CA"/>
        </w:rPr>
        <w:t>which indicates that the block most likely contains screen content</w:t>
      </w:r>
      <w:r>
        <w:rPr>
          <w:szCs w:val="22"/>
          <w:lang w:val="en-CA"/>
        </w:rPr>
        <w:t>, fractional motion estimation is skipped.</w:t>
      </w:r>
    </w:p>
    <w:p>
      <w:pPr>
        <w:jc w:val="both"/>
        <w:rPr>
          <w:szCs w:val="22"/>
          <w:lang w:val="en-CA"/>
        </w:rPr>
      </w:pPr>
      <w:r>
        <w:rPr>
          <w:szCs w:val="22"/>
        </w:rPr>
        <w:t>To accelerate the encoder,</w:t>
      </w:r>
      <w:r>
        <w:rPr>
          <w:szCs w:val="22"/>
          <w:lang w:val="en-CA"/>
        </w:rPr>
        <w:t xml:space="preserve"> coding modes other than the skip and merge part of ETM_MERGE_SKIP, ETM_AFFINE, and ETM_MERGE_GPM modes and finer-granularity block splitting are skipped if all of the following conditions are satisfied:</w:t>
      </w:r>
    </w:p>
    <w:p>
      <w:pPr>
        <w:numPr>
          <w:ilvl w:val="0"/>
          <w:numId w:val="43"/>
        </w:numPr>
        <w:jc w:val="both"/>
        <w:rPr>
          <w:lang w:eastAsia="zh-CN"/>
        </w:rPr>
      </w:pPr>
      <w:r>
        <w:rPr>
          <w:lang w:eastAsia="zh-CN"/>
        </w:rPr>
        <w:t>Current block size is 64x64, 128x64 or 64x128.</w:t>
      </w:r>
    </w:p>
    <w:p>
      <w:pPr>
        <w:numPr>
          <w:ilvl w:val="0"/>
          <w:numId w:val="43"/>
        </w:numPr>
        <w:jc w:val="both"/>
        <w:rPr>
          <w:lang w:eastAsia="zh-CN"/>
        </w:rPr>
      </w:pPr>
      <w:r>
        <w:rPr>
          <w:lang w:eastAsia="zh-CN"/>
        </w:rPr>
        <w:t>An identical reference block is found in a reference picture.</w:t>
      </w:r>
    </w:p>
    <w:p>
      <w:pPr>
        <w:numPr>
          <w:ilvl w:val="0"/>
          <w:numId w:val="43"/>
        </w:numPr>
        <w:jc w:val="both"/>
        <w:rPr>
          <w:color w:val="0000FF"/>
          <w:lang w:eastAsia="zh-CN"/>
          <w:rPrChange w:id="1288" w:author="84038" w:date="2021-06-12T17:03:17Z">
            <w:rPr>
              <w:lang w:eastAsia="zh-CN"/>
            </w:rPr>
          </w:rPrChange>
        </w:rPr>
      </w:pPr>
      <w:r>
        <w:rPr>
          <w:color w:val="0000FF"/>
          <w:lang w:eastAsia="zh-CN"/>
          <w:rPrChange w:id="1289" w:author="84038" w:date="2021-06-12T17:03:17Z">
            <w:rPr>
              <w:lang w:eastAsia="zh-CN"/>
            </w:rPr>
          </w:rPrChange>
        </w:rPr>
        <w:t>The QP of reference picture is not larger than that of current picture.</w:t>
      </w:r>
    </w:p>
    <w:p>
      <w:pPr>
        <w:pStyle w:val="2"/>
        <w:spacing w:before="136"/>
        <w:rPr>
          <w:lang w:val="en-CA"/>
        </w:rPr>
      </w:pPr>
      <w:bookmarkStart w:id="319" w:name="_Toc35804784"/>
      <w:r>
        <w:rPr>
          <w:lang w:val="en-CA"/>
        </w:rPr>
        <w:t>References</w:t>
      </w:r>
      <w:bookmarkEnd w:id="319"/>
    </w:p>
    <w:p>
      <w:pPr>
        <w:pStyle w:val="46"/>
        <w:numPr>
          <w:ilvl w:val="0"/>
          <w:numId w:val="44"/>
        </w:numPr>
        <w:spacing w:before="136"/>
        <w:contextualSpacing w:val="0"/>
        <w:rPr>
          <w:sz w:val="22"/>
          <w:szCs w:val="22"/>
          <w:lang w:val="en-GB" w:eastAsia="zh-TW"/>
        </w:rPr>
      </w:pPr>
      <w:bookmarkStart w:id="320" w:name="_Ref513032198"/>
      <w:bookmarkStart w:id="321" w:name="_Ref463245059"/>
      <w:bookmarkStart w:id="322" w:name="_Ref463214298"/>
      <w:bookmarkStart w:id="323" w:name="_Ref451180107"/>
      <w:bookmarkStart w:id="324" w:name="_Ref450752014"/>
      <w:r>
        <w:rPr>
          <w:sz w:val="22"/>
          <w:szCs w:val="22"/>
          <w:lang w:val="en-GB" w:eastAsia="zh-TW"/>
        </w:rPr>
        <w:t>B. Bross, J. Chen, S. Liu, and Y.-K. Wang “Versatile Video Coding (Draft 8)</w:t>
      </w:r>
      <w:r>
        <w:rPr>
          <w:sz w:val="22"/>
          <w:szCs w:val="22"/>
          <w:lang w:val="en-CA"/>
        </w:rPr>
        <w:t>,” document JVET-</w:t>
      </w:r>
      <w:r>
        <w:rPr>
          <w:rFonts w:eastAsia="Malgun Gothic"/>
          <w:sz w:val="22"/>
          <w:szCs w:val="22"/>
          <w:lang w:val="en-CA" w:eastAsia="zh-CN"/>
        </w:rPr>
        <w:t>Q</w:t>
      </w:r>
      <w:r>
        <w:rPr>
          <w:sz w:val="22"/>
          <w:szCs w:val="22"/>
          <w:lang w:val="en-CA"/>
        </w:rPr>
        <w:t xml:space="preserve">2001, </w:t>
      </w:r>
      <w:r>
        <w:rPr>
          <w:rFonts w:eastAsia="Malgun Gothic"/>
          <w:sz w:val="22"/>
          <w:szCs w:val="22"/>
          <w:lang w:val="en-CA" w:eastAsia="zh-CN"/>
        </w:rPr>
        <w:t>17th JVET meeting:</w:t>
      </w:r>
      <w:r>
        <w:t xml:space="preserve"> Brussels, BE, 7–17 January 2020</w:t>
      </w:r>
      <w:r>
        <w:rPr>
          <w:rFonts w:eastAsia="Malgun Gothic"/>
          <w:sz w:val="22"/>
          <w:szCs w:val="22"/>
          <w:lang w:val="en-CA" w:eastAsia="zh-CN"/>
        </w:rPr>
        <w:t>.</w:t>
      </w:r>
      <w:bookmarkEnd w:id="320"/>
      <w:bookmarkStart w:id="325" w:name="_Ref513032117"/>
    </w:p>
    <w:p>
      <w:pPr>
        <w:pStyle w:val="46"/>
        <w:numPr>
          <w:ilvl w:val="0"/>
          <w:numId w:val="44"/>
        </w:numPr>
        <w:spacing w:before="136"/>
        <w:contextualSpacing w:val="0"/>
        <w:rPr>
          <w:sz w:val="22"/>
          <w:szCs w:val="22"/>
          <w:lang w:val="en-GB" w:eastAsia="zh-TW"/>
        </w:rPr>
      </w:pPr>
      <w:bookmarkStart w:id="326" w:name="_Ref531011617"/>
      <w:r>
        <w:rPr>
          <w:sz w:val="22"/>
          <w:szCs w:val="22"/>
          <w:lang w:val="en-CA"/>
        </w:rPr>
        <w:t xml:space="preserve">F. Bossen, J. Boyce, X. Li, and V. Seregin, K. Sühring, “JVET common test conditions and software reference configurations for SDR video,” </w:t>
      </w:r>
      <w:bookmarkEnd w:id="321"/>
      <w:r>
        <w:rPr>
          <w:sz w:val="22"/>
          <w:szCs w:val="22"/>
          <w:lang w:val="en-CA"/>
        </w:rPr>
        <w:t>document JVET-</w:t>
      </w:r>
      <w:r>
        <w:rPr>
          <w:rFonts w:eastAsia="Malgun Gothic"/>
          <w:sz w:val="22"/>
          <w:szCs w:val="22"/>
          <w:lang w:val="en-CA" w:eastAsia="zh-CN"/>
        </w:rPr>
        <w:t>N</w:t>
      </w:r>
      <w:r>
        <w:rPr>
          <w:sz w:val="22"/>
          <w:szCs w:val="22"/>
          <w:lang w:val="en-CA"/>
        </w:rPr>
        <w:t xml:space="preserve">1010, </w:t>
      </w:r>
      <w:r>
        <w:rPr>
          <w:rFonts w:eastAsia="Malgun Gothic"/>
          <w:sz w:val="22"/>
          <w:szCs w:val="22"/>
          <w:lang w:val="en-CA" w:eastAsia="zh-CN"/>
        </w:rPr>
        <w:t xml:space="preserve">14th JVET meeting: </w:t>
      </w:r>
      <w:r>
        <w:rPr>
          <w:sz w:val="22"/>
          <w:szCs w:val="22"/>
          <w:lang w:val="en-CA"/>
        </w:rPr>
        <w:t>Geneva, MA, 19–27 Mar. 2019</w:t>
      </w:r>
      <w:r>
        <w:rPr>
          <w:rFonts w:eastAsia="Malgun Gothic"/>
          <w:sz w:val="22"/>
          <w:szCs w:val="22"/>
          <w:lang w:val="en-CA" w:eastAsia="zh-CN"/>
        </w:rPr>
        <w:t>.</w:t>
      </w:r>
      <w:bookmarkEnd w:id="322"/>
      <w:bookmarkEnd w:id="323"/>
      <w:bookmarkEnd w:id="324"/>
      <w:bookmarkEnd w:id="325"/>
      <w:bookmarkEnd w:id="326"/>
    </w:p>
    <w:p>
      <w:pPr>
        <w:pStyle w:val="46"/>
        <w:numPr>
          <w:ilvl w:val="0"/>
          <w:numId w:val="44"/>
        </w:numPr>
        <w:spacing w:before="136"/>
        <w:contextualSpacing w:val="0"/>
        <w:rPr>
          <w:sz w:val="22"/>
          <w:szCs w:val="22"/>
          <w:lang w:val="en-GB" w:eastAsia="zh-TW"/>
        </w:rPr>
      </w:pPr>
      <w:bookmarkStart w:id="327" w:name="_Ref513637141"/>
      <w:r>
        <w:rPr>
          <w:sz w:val="22"/>
          <w:szCs w:val="22"/>
          <w:lang w:val="en-GB" w:eastAsia="zh-TW"/>
        </w:rPr>
        <w:t xml:space="preserve">A. Segall, E. François, W. Husak, S. Iwamura, D. Rusanovskyy, “JVET common test conditions and evaluation procedures for HDR/WCG video,” </w:t>
      </w:r>
      <w:r>
        <w:rPr>
          <w:sz w:val="22"/>
          <w:szCs w:val="22"/>
          <w:lang w:val="en-CA"/>
        </w:rPr>
        <w:t xml:space="preserve">document </w:t>
      </w:r>
      <w:r>
        <w:rPr>
          <w:sz w:val="22"/>
          <w:szCs w:val="22"/>
          <w:lang w:val="en-GB" w:eastAsia="zh-TW"/>
        </w:rPr>
        <w:t>JVET-</w:t>
      </w:r>
      <w:r>
        <w:rPr>
          <w:rFonts w:eastAsia="宋体"/>
          <w:sz w:val="22"/>
          <w:szCs w:val="22"/>
          <w:lang w:val="en-GB" w:eastAsia="zh-CN"/>
        </w:rPr>
        <w:t>P</w:t>
      </w:r>
      <w:r>
        <w:rPr>
          <w:sz w:val="22"/>
          <w:szCs w:val="22"/>
          <w:lang w:val="en-GB" w:eastAsia="zh-TW"/>
        </w:rPr>
        <w:t xml:space="preserve">2011, </w:t>
      </w:r>
      <w:r>
        <w:rPr>
          <w:rFonts w:eastAsia="Malgun Gothic"/>
          <w:sz w:val="22"/>
          <w:szCs w:val="22"/>
          <w:lang w:val="en-CA" w:eastAsia="zh-CN"/>
        </w:rPr>
        <w:t>16th JVET meeting</w:t>
      </w:r>
      <w:r>
        <w:t>: Geneva, CH, 1–11 Oct. 2019</w:t>
      </w:r>
      <w:r>
        <w:rPr>
          <w:sz w:val="22"/>
          <w:szCs w:val="22"/>
          <w:lang w:val="en-CA"/>
        </w:rPr>
        <w:t>.</w:t>
      </w:r>
      <w:bookmarkEnd w:id="327"/>
    </w:p>
    <w:p>
      <w:pPr>
        <w:pStyle w:val="46"/>
        <w:numPr>
          <w:ilvl w:val="0"/>
          <w:numId w:val="44"/>
        </w:numPr>
        <w:spacing w:before="136"/>
        <w:contextualSpacing w:val="0"/>
        <w:rPr>
          <w:sz w:val="22"/>
          <w:szCs w:val="22"/>
          <w:lang w:val="en-GB" w:eastAsia="zh-TW"/>
        </w:rPr>
      </w:pPr>
      <w:bookmarkStart w:id="328" w:name="_Ref513637155"/>
      <w:r>
        <w:rPr>
          <w:sz w:val="22"/>
          <w:szCs w:val="22"/>
          <w:lang w:val="en-GB" w:eastAsia="zh-TW"/>
        </w:rPr>
        <w:t xml:space="preserve">P. Hanhart, J. Boyce, and K. Choi, “JVET common test conditions and evaluation procedures for 360° video,” </w:t>
      </w:r>
      <w:r>
        <w:rPr>
          <w:sz w:val="22"/>
          <w:szCs w:val="22"/>
          <w:lang w:val="en-CA"/>
        </w:rPr>
        <w:t xml:space="preserve">document </w:t>
      </w:r>
      <w:r>
        <w:rPr>
          <w:sz w:val="22"/>
          <w:szCs w:val="22"/>
          <w:lang w:val="en-GB" w:eastAsia="zh-TW"/>
        </w:rPr>
        <w:t>JVET-K1012, 11th JVET meeting</w:t>
      </w:r>
      <w:r>
        <w:rPr>
          <w:rFonts w:eastAsia="Malgun Gothic"/>
          <w:sz w:val="22"/>
          <w:szCs w:val="22"/>
          <w:lang w:val="en-CA" w:eastAsia="zh-CN"/>
        </w:rPr>
        <w:t>: Macao, CN, 3–12 Oct. 2018.</w:t>
      </w:r>
      <w:bookmarkEnd w:id="328"/>
    </w:p>
    <w:p>
      <w:pPr>
        <w:pStyle w:val="46"/>
        <w:numPr>
          <w:ilvl w:val="0"/>
          <w:numId w:val="44"/>
        </w:numPr>
        <w:spacing w:before="136"/>
        <w:contextualSpacing w:val="0"/>
        <w:rPr>
          <w:sz w:val="22"/>
          <w:szCs w:val="22"/>
          <w:lang w:val="en-GB" w:eastAsia="zh-TW"/>
        </w:rPr>
      </w:pPr>
      <w:bookmarkStart w:id="329" w:name="_Ref523238768"/>
      <w:r>
        <w:rPr>
          <w:sz w:val="22"/>
          <w:szCs w:val="22"/>
          <w:lang w:val="en-GB" w:eastAsia="zh-TW"/>
        </w:rPr>
        <w:t xml:space="preserve">Y. Ye, J. Boyce, “Algorithm descriptions of projection format conversion and video quality metrics in 360Lib Version 7,” </w:t>
      </w:r>
      <w:r>
        <w:rPr>
          <w:sz w:val="22"/>
          <w:szCs w:val="22"/>
          <w:lang w:val="en-CA"/>
        </w:rPr>
        <w:t xml:space="preserve">document </w:t>
      </w:r>
      <w:r>
        <w:rPr>
          <w:sz w:val="22"/>
          <w:szCs w:val="22"/>
          <w:lang w:val="en-GB" w:eastAsia="zh-TW"/>
        </w:rPr>
        <w:t>JVET-M1004, 13th JVET meeting</w:t>
      </w:r>
      <w:r>
        <w:rPr>
          <w:rFonts w:eastAsia="Malgun Gothic"/>
          <w:sz w:val="22"/>
          <w:szCs w:val="22"/>
          <w:lang w:val="en-CA" w:eastAsia="zh-CN"/>
        </w:rPr>
        <w:t>: Marrakech, MA, 9–18 Jan. 2019.</w:t>
      </w:r>
      <w:bookmarkEnd w:id="329"/>
    </w:p>
    <w:p>
      <w:pPr>
        <w:pStyle w:val="46"/>
        <w:numPr>
          <w:ilvl w:val="0"/>
          <w:numId w:val="44"/>
        </w:numPr>
        <w:spacing w:before="136"/>
        <w:ind w:left="346" w:hanging="346"/>
        <w:contextualSpacing w:val="0"/>
        <w:rPr>
          <w:sz w:val="22"/>
          <w:szCs w:val="22"/>
          <w:lang w:val="en-GB" w:eastAsia="zh-TW"/>
        </w:rPr>
      </w:pPr>
      <w:bookmarkStart w:id="330" w:name="_Ref513127790"/>
      <w:r>
        <w:rPr>
          <w:sz w:val="22"/>
          <w:szCs w:val="22"/>
          <w:lang w:val="en-CA"/>
        </w:rPr>
        <w:t>High Efficiency Video Coding (HEVC), Rec. ITU-T H.265 and ISO/IEC 23008-2, Jan. 2013 (and later editions).</w:t>
      </w:r>
      <w:bookmarkEnd w:id="330"/>
    </w:p>
    <w:p>
      <w:pPr>
        <w:pStyle w:val="46"/>
        <w:numPr>
          <w:ilvl w:val="0"/>
          <w:numId w:val="44"/>
        </w:numPr>
        <w:spacing w:before="136"/>
        <w:ind w:left="346" w:hanging="346"/>
        <w:contextualSpacing w:val="0"/>
        <w:rPr>
          <w:sz w:val="22"/>
          <w:szCs w:val="22"/>
          <w:lang w:val="en-GB" w:eastAsia="zh-TW"/>
        </w:rPr>
      </w:pPr>
      <w:bookmarkStart w:id="331" w:name="_Ref513127793"/>
      <w:r>
        <w:rPr>
          <w:sz w:val="22"/>
          <w:szCs w:val="22"/>
          <w:lang w:val="en-CA"/>
        </w:rPr>
        <w:t xml:space="preserve">G. J. Sullivan, J.-R. Ohm, W.-J. Han, and T. Wiegand, “Overview of the High Efficiency Video Coding (HEVC) Standard”, </w:t>
      </w:r>
      <w:r>
        <w:rPr>
          <w:i/>
          <w:sz w:val="22"/>
          <w:szCs w:val="22"/>
          <w:lang w:val="en-CA"/>
        </w:rPr>
        <w:t>IEEE Trans. Circuits and Systems for Video Technology</w:t>
      </w:r>
      <w:r>
        <w:rPr>
          <w:sz w:val="22"/>
          <w:szCs w:val="22"/>
          <w:lang w:val="en-CA"/>
        </w:rPr>
        <w:t>, Vol. 22, No. 12, pp. 1649‒1668, Dec. 2012.</w:t>
      </w:r>
      <w:bookmarkEnd w:id="331"/>
    </w:p>
    <w:p>
      <w:pPr>
        <w:pStyle w:val="46"/>
        <w:numPr>
          <w:ilvl w:val="0"/>
          <w:numId w:val="44"/>
        </w:numPr>
        <w:spacing w:before="136"/>
        <w:ind w:left="346" w:hanging="346"/>
        <w:contextualSpacing w:val="0"/>
        <w:rPr>
          <w:sz w:val="22"/>
          <w:szCs w:val="22"/>
          <w:lang w:val="en-CA"/>
        </w:rPr>
      </w:pPr>
      <w:bookmarkStart w:id="332" w:name="_Ref1121603"/>
      <w:r>
        <w:rPr>
          <w:sz w:val="22"/>
          <w:szCs w:val="22"/>
          <w:lang w:val="en-CA"/>
        </w:rPr>
        <w:t>Supplement ITU-T H.Sup15 (2017), Conversion and Coding Practices for HDR/WCG Y</w:t>
      </w:r>
      <w:r>
        <w:rPr>
          <w:rFonts w:hint="eastAsia"/>
          <w:sz w:val="22"/>
          <w:szCs w:val="22"/>
          <w:lang w:val="en-CA"/>
        </w:rPr>
        <w:t>′</w:t>
      </w:r>
      <w:r>
        <w:rPr>
          <w:sz w:val="22"/>
          <w:szCs w:val="22"/>
          <w:lang w:val="en-CA"/>
        </w:rPr>
        <w:t>CbCr 4:2:0 Video with PQ Transfer Characteristics</w:t>
      </w:r>
      <w:bookmarkEnd w:id="332"/>
    </w:p>
    <w:sectPr>
      <w:footerReference r:id="rId3" w:type="default"/>
      <w:pgSz w:w="12240" w:h="15840"/>
      <w:pgMar w:top="864" w:right="1440" w:bottom="864" w:left="1440" w:header="432" w:footer="43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New Roman Bold">
    <w:altName w:val="Times New Roman"/>
    <w:panose1 w:val="02020803070505020304"/>
    <w:charset w:val="00"/>
    <w:family w:val="roman"/>
    <w:pitch w:val="default"/>
    <w:sig w:usb0="00000000" w:usb1="00000000" w:usb2="00000009" w:usb3="00000000" w:csb0="000001FF" w:csb1="00000000"/>
  </w:font>
  <w:font w:name="Malgun Gothic">
    <w:panose1 w:val="020B0503020000020004"/>
    <w:charset w:val="81"/>
    <w:family w:val="swiss"/>
    <w:pitch w:val="default"/>
    <w:sig w:usb0="9000002F" w:usb1="29D77CFB" w:usb2="00000012" w:usb3="00000000" w:csb0="00080001" w:csb1="00000000"/>
  </w:font>
  <w:font w:name="Tahoma">
    <w:panose1 w:val="020B0604030504040204"/>
    <w:charset w:val="00"/>
    <w:family w:val="swiss"/>
    <w:pitch w:val="default"/>
    <w:sig w:usb0="E1002EFF" w:usb1="C000605B" w:usb2="00000029" w:usb3="00000000" w:csb0="200101FF" w:csb1="20280000"/>
  </w:font>
  <w:font w:name="PMingLiU">
    <w:altName w:val="Microsoft JhengHei UI"/>
    <w:panose1 w:val="02010601000101010101"/>
    <w:charset w:val="88"/>
    <w:family w:val="roman"/>
    <w:pitch w:val="default"/>
    <w:sig w:usb0="00000000" w:usb1="00000000" w:usb2="00000016" w:usb3="00000000" w:csb0="00100001" w:csb1="00000000"/>
  </w:font>
  <w:font w:name="MS Mincho">
    <w:altName w:val="Yu Gothic UI"/>
    <w:panose1 w:val="02020609040205080304"/>
    <w:charset w:val="80"/>
    <w:family w:val="modern"/>
    <w:pitch w:val="default"/>
    <w:sig w:usb0="00000000" w:usb1="00000000" w:usb2="08000012" w:usb3="00000000" w:csb0="0002009F" w:csb1="00000000"/>
  </w:font>
  <w:font w:name="Lohit Devanagari">
    <w:altName w:val="Times New Roman"/>
    <w:panose1 w:val="00000000000000000000"/>
    <w:charset w:val="00"/>
    <w:family w:val="roman"/>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Batang">
    <w:altName w:val="Malgun Gothic"/>
    <w:panose1 w:val="02030600000101010101"/>
    <w:charset w:val="81"/>
    <w:family w:val="roman"/>
    <w:pitch w:val="default"/>
    <w:sig w:usb0="00000000" w:usb1="00000000" w:usb2="00000030" w:usb3="00000000" w:csb0="0008009F"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New MingLiu">
    <w:altName w:val="Times New Roman"/>
    <w:panose1 w:val="00000000000000000000"/>
    <w:charset w:val="00"/>
    <w:family w:val="roman"/>
    <w:pitch w:val="default"/>
    <w:sig w:usb0="00000000" w:usb1="00000000" w:usb2="00000000" w:usb3="00000000" w:csb0="00000000" w:csb1="00000000"/>
  </w:font>
  <w:font w:name="Yu Mincho">
    <w:altName w:val="Yu Gothic"/>
    <w:panose1 w:val="00000000000000000000"/>
    <w:charset w:val="80"/>
    <w:family w:val="roman"/>
    <w:pitch w:val="default"/>
    <w:sig w:usb0="00000000" w:usb1="00000000" w:usb2="00000012" w:usb3="00000000" w:csb0="0002009F" w:csb1="00000000"/>
  </w:font>
  <w:font w:name="微软雅黑">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Microsoft JhengHei UI">
    <w:panose1 w:val="020B0604030504040204"/>
    <w:charset w:val="88"/>
    <w:family w:val="auto"/>
    <w:pitch w:val="default"/>
    <w:sig w:usb0="000002A7" w:usb1="28CF4400" w:usb2="00000016" w:usb3="00000000" w:csb0="00100009" w:csb1="00000000"/>
  </w:font>
  <w:font w:name="Yu Gothic">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right" w:pos="9360"/>
        <w:tab w:val="clear" w:pos="360"/>
        <w:tab w:val="clear" w:pos="720"/>
        <w:tab w:val="clear" w:pos="1080"/>
        <w:tab w:val="clear" w:pos="1440"/>
        <w:tab w:val="clear" w:pos="8640"/>
      </w:tabs>
      <w:jc w:val="both"/>
      <w:rPr>
        <w:rFonts w:ascii="Courier New" w:hAnsi="Courier New"/>
      </w:rPr>
    </w:pPr>
    <w:r>
      <w:rPr>
        <w:rFonts w:ascii="Courier New" w:hAnsi="Courier New"/>
      </w:rPr>
      <w:tab/>
    </w:r>
    <w:r>
      <w:rPr>
        <w:rFonts w:ascii="Courier New" w:hAnsi="Courier New"/>
      </w:rPr>
      <w:t xml:space="preserve">Page: </w:t>
    </w:r>
    <w:r>
      <w:rPr>
        <w:rStyle w:val="26"/>
      </w:rPr>
      <w:fldChar w:fldCharType="begin"/>
    </w:r>
    <w:r>
      <w:rPr>
        <w:rStyle w:val="26"/>
      </w:rPr>
      <w:instrText xml:space="preserve"> PAGE </w:instrText>
    </w:r>
    <w:r>
      <w:rPr>
        <w:rStyle w:val="26"/>
      </w:rPr>
      <w:fldChar w:fldCharType="separate"/>
    </w:r>
    <w:r>
      <w:rPr>
        <w:rStyle w:val="26"/>
      </w:rPr>
      <w:t>91</w:t>
    </w:r>
    <w:r>
      <w:rPr>
        <w:rStyle w:val="26"/>
      </w:rPr>
      <w:fldChar w:fldCharType="end"/>
    </w:r>
    <w:r>
      <w:rPr>
        <w:rStyle w:val="26"/>
      </w:rPr>
      <w:tab/>
    </w:r>
    <w:r>
      <w:rPr>
        <w:rStyle w:val="26"/>
      </w:rPr>
      <w:t xml:space="preserve">Date Saved: </w:t>
    </w:r>
    <w:r>
      <w:rPr>
        <w:rStyle w:val="26"/>
      </w:rPr>
      <w:fldChar w:fldCharType="begin"/>
    </w:r>
    <w:r>
      <w:rPr>
        <w:rStyle w:val="26"/>
      </w:rPr>
      <w:instrText xml:space="preserve"> SAVEDATE  \@ "yyyy-MM-dd"  \* MERGEFORMAT </w:instrText>
    </w:r>
    <w:r>
      <w:rPr>
        <w:rStyle w:val="26"/>
      </w:rPr>
      <w:fldChar w:fldCharType="separate"/>
    </w:r>
    <w:ins w:id="0" w:author="84038" w:date="2021-06-13T13:46:13Z">
      <w:r>
        <w:rPr>
          <w:rStyle w:val="26"/>
        </w:rPr>
        <w:t>2021-06-12</w:t>
      </w:r>
    </w:ins>
    <w:del w:id="1" w:author="84038" w:date="2021-06-13T13:46:13Z">
      <w:r>
        <w:rPr>
          <w:rStyle w:val="26"/>
        </w:rPr>
        <w:delText>2020-03-22</w:delText>
      </w:r>
    </w:del>
    <w:r>
      <w:rPr>
        <w:rStyle w:val="26"/>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42DAE"/>
    <w:multiLevelType w:val="multilevel"/>
    <w:tmpl w:val="01F42DAE"/>
    <w:lvl w:ilvl="0" w:tentative="0">
      <w:start w:val="0"/>
      <w:numFmt w:val="bullet"/>
      <w:lvlText w:val="–"/>
      <w:lvlJc w:val="left"/>
      <w:pPr>
        <w:ind w:left="420" w:hanging="420"/>
      </w:pPr>
      <w:rPr>
        <w:rFonts w:hint="default" w:ascii="Times New Roman" w:hAnsi="Times New Roman" w:eastAsia="宋体"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82B7FC0"/>
    <w:multiLevelType w:val="multilevel"/>
    <w:tmpl w:val="082B7FC0"/>
    <w:lvl w:ilvl="0" w:tentative="0">
      <w:start w:val="0"/>
      <w:numFmt w:val="bullet"/>
      <w:lvlText w:val="–"/>
      <w:lvlJc w:val="left"/>
      <w:pPr>
        <w:ind w:left="1440" w:hanging="360"/>
      </w:pPr>
      <w:rPr>
        <w:rFonts w:hint="default" w:ascii="Times New Roman" w:hAnsi="Times New Roman" w:eastAsia="宋体"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09245E10"/>
    <w:multiLevelType w:val="multilevel"/>
    <w:tmpl w:val="09245E10"/>
    <w:lvl w:ilvl="0" w:tentative="0">
      <w:start w:val="0"/>
      <w:numFmt w:val="bullet"/>
      <w:lvlText w:val="–"/>
      <w:lvlJc w:val="left"/>
      <w:pPr>
        <w:ind w:left="720" w:hanging="360"/>
      </w:pPr>
      <w:rPr>
        <w:rFonts w:hint="default" w:ascii="Times New Roman" w:hAnsi="Times New Roman" w:eastAsia="宋体"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AC1435B"/>
    <w:multiLevelType w:val="multilevel"/>
    <w:tmpl w:val="0AC1435B"/>
    <w:lvl w:ilvl="0" w:tentative="0">
      <w:start w:val="0"/>
      <w:numFmt w:val="bullet"/>
      <w:lvlText w:val="–"/>
      <w:lvlJc w:val="left"/>
      <w:pPr>
        <w:ind w:left="420" w:hanging="420"/>
      </w:pPr>
      <w:rPr>
        <w:rFonts w:hint="default" w:ascii="Times New Roman" w:hAnsi="Times New Roman" w:eastAsia="宋体"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19255B1E"/>
    <w:multiLevelType w:val="multilevel"/>
    <w:tmpl w:val="19255B1E"/>
    <w:lvl w:ilvl="0" w:tentative="0">
      <w:start w:val="0"/>
      <w:numFmt w:val="bullet"/>
      <w:lvlText w:val="–"/>
      <w:lvlJc w:val="left"/>
      <w:pPr>
        <w:ind w:left="830" w:hanging="360"/>
      </w:pPr>
      <w:rPr>
        <w:rFonts w:hint="default" w:ascii="Times New Roman" w:hAnsi="Times New Roman" w:eastAsia="宋体" w:cs="Times New Roman"/>
      </w:rPr>
    </w:lvl>
    <w:lvl w:ilvl="1" w:tentative="0">
      <w:start w:val="1"/>
      <w:numFmt w:val="lowerLetter"/>
      <w:lvlText w:val="%2)"/>
      <w:lvlJc w:val="left"/>
      <w:pPr>
        <w:ind w:left="1310" w:hanging="420"/>
      </w:pPr>
    </w:lvl>
    <w:lvl w:ilvl="2" w:tentative="0">
      <w:start w:val="1"/>
      <w:numFmt w:val="lowerLetter"/>
      <w:lvlText w:val="(%3)"/>
      <w:lvlJc w:val="left"/>
      <w:pPr>
        <w:ind w:left="1670" w:hanging="360"/>
      </w:pPr>
      <w:rPr>
        <w:rFonts w:hint="default"/>
      </w:rPr>
    </w:lvl>
    <w:lvl w:ilvl="3" w:tentative="0">
      <w:start w:val="1"/>
      <w:numFmt w:val="decimal"/>
      <w:lvlText w:val="%4."/>
      <w:lvlJc w:val="left"/>
      <w:pPr>
        <w:ind w:left="2150" w:hanging="420"/>
      </w:pPr>
    </w:lvl>
    <w:lvl w:ilvl="4" w:tentative="0">
      <w:start w:val="1"/>
      <w:numFmt w:val="lowerLetter"/>
      <w:lvlText w:val="%5)"/>
      <w:lvlJc w:val="left"/>
      <w:pPr>
        <w:ind w:left="2570" w:hanging="420"/>
      </w:pPr>
    </w:lvl>
    <w:lvl w:ilvl="5" w:tentative="0">
      <w:start w:val="1"/>
      <w:numFmt w:val="lowerRoman"/>
      <w:lvlText w:val="%6."/>
      <w:lvlJc w:val="right"/>
      <w:pPr>
        <w:ind w:left="2990" w:hanging="420"/>
      </w:pPr>
    </w:lvl>
    <w:lvl w:ilvl="6" w:tentative="0">
      <w:start w:val="1"/>
      <w:numFmt w:val="decimal"/>
      <w:lvlText w:val="%7."/>
      <w:lvlJc w:val="left"/>
      <w:pPr>
        <w:ind w:left="3410" w:hanging="420"/>
      </w:pPr>
    </w:lvl>
    <w:lvl w:ilvl="7" w:tentative="0">
      <w:start w:val="1"/>
      <w:numFmt w:val="lowerLetter"/>
      <w:lvlText w:val="%8)"/>
      <w:lvlJc w:val="left"/>
      <w:pPr>
        <w:ind w:left="3830" w:hanging="420"/>
      </w:pPr>
    </w:lvl>
    <w:lvl w:ilvl="8" w:tentative="0">
      <w:start w:val="1"/>
      <w:numFmt w:val="lowerRoman"/>
      <w:lvlText w:val="%9."/>
      <w:lvlJc w:val="right"/>
      <w:pPr>
        <w:ind w:left="4250" w:hanging="420"/>
      </w:pPr>
    </w:lvl>
  </w:abstractNum>
  <w:abstractNum w:abstractNumId="5">
    <w:nsid w:val="1B0A0BA0"/>
    <w:multiLevelType w:val="multilevel"/>
    <w:tmpl w:val="1B0A0BA0"/>
    <w:lvl w:ilvl="0" w:tentative="0">
      <w:start w:val="1"/>
      <w:numFmt w:val="bullet"/>
      <w:lvlText w:val="–"/>
      <w:lvlJc w:val="left"/>
      <w:pPr>
        <w:ind w:left="720" w:hanging="360"/>
      </w:pPr>
      <w:rPr>
        <w:rFonts w:hint="default" w:ascii="Times New Roman" w:hAnsi="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B9F58DD"/>
    <w:multiLevelType w:val="multilevel"/>
    <w:tmpl w:val="1B9F58DD"/>
    <w:lvl w:ilvl="0" w:tentative="0">
      <w:start w:val="0"/>
      <w:numFmt w:val="bullet"/>
      <w:lvlText w:val="–"/>
      <w:lvlJc w:val="left"/>
      <w:pPr>
        <w:ind w:left="720" w:hanging="360"/>
      </w:pPr>
      <w:rPr>
        <w:rFonts w:hint="default" w:ascii="Times New Roman" w:hAnsi="Times New Roman" w:eastAsia="宋体"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2EA10BA"/>
    <w:multiLevelType w:val="multilevel"/>
    <w:tmpl w:val="22EA10BA"/>
    <w:lvl w:ilvl="0" w:tentative="0">
      <w:start w:val="0"/>
      <w:numFmt w:val="bullet"/>
      <w:lvlText w:val="–"/>
      <w:lvlJc w:val="left"/>
      <w:pPr>
        <w:ind w:left="830" w:hanging="360"/>
      </w:pPr>
      <w:rPr>
        <w:rFonts w:hint="default" w:ascii="Times New Roman" w:hAnsi="Times New Roman" w:eastAsia="宋体" w:cs="Times New Roman"/>
      </w:rPr>
    </w:lvl>
    <w:lvl w:ilvl="1" w:tentative="0">
      <w:start w:val="1"/>
      <w:numFmt w:val="lowerLetter"/>
      <w:lvlText w:val="%2)"/>
      <w:lvlJc w:val="left"/>
      <w:pPr>
        <w:ind w:left="1310" w:hanging="420"/>
      </w:pPr>
    </w:lvl>
    <w:lvl w:ilvl="2" w:tentative="0">
      <w:start w:val="1"/>
      <w:numFmt w:val="lowerRoman"/>
      <w:lvlText w:val="%3."/>
      <w:lvlJc w:val="right"/>
      <w:pPr>
        <w:ind w:left="1730" w:hanging="420"/>
      </w:pPr>
    </w:lvl>
    <w:lvl w:ilvl="3" w:tentative="0">
      <w:start w:val="1"/>
      <w:numFmt w:val="decimal"/>
      <w:lvlText w:val="%4."/>
      <w:lvlJc w:val="left"/>
      <w:pPr>
        <w:ind w:left="2150" w:hanging="420"/>
      </w:pPr>
    </w:lvl>
    <w:lvl w:ilvl="4" w:tentative="0">
      <w:start w:val="1"/>
      <w:numFmt w:val="lowerLetter"/>
      <w:lvlText w:val="%5)"/>
      <w:lvlJc w:val="left"/>
      <w:pPr>
        <w:ind w:left="2570" w:hanging="420"/>
      </w:pPr>
    </w:lvl>
    <w:lvl w:ilvl="5" w:tentative="0">
      <w:start w:val="1"/>
      <w:numFmt w:val="lowerRoman"/>
      <w:lvlText w:val="%6."/>
      <w:lvlJc w:val="right"/>
      <w:pPr>
        <w:ind w:left="2990" w:hanging="420"/>
      </w:pPr>
    </w:lvl>
    <w:lvl w:ilvl="6" w:tentative="0">
      <w:start w:val="1"/>
      <w:numFmt w:val="decimal"/>
      <w:lvlText w:val="%7."/>
      <w:lvlJc w:val="left"/>
      <w:pPr>
        <w:ind w:left="3410" w:hanging="420"/>
      </w:pPr>
    </w:lvl>
    <w:lvl w:ilvl="7" w:tentative="0">
      <w:start w:val="1"/>
      <w:numFmt w:val="lowerLetter"/>
      <w:lvlText w:val="%8)"/>
      <w:lvlJc w:val="left"/>
      <w:pPr>
        <w:ind w:left="3830" w:hanging="420"/>
      </w:pPr>
    </w:lvl>
    <w:lvl w:ilvl="8" w:tentative="0">
      <w:start w:val="1"/>
      <w:numFmt w:val="lowerRoman"/>
      <w:lvlText w:val="%9."/>
      <w:lvlJc w:val="right"/>
      <w:pPr>
        <w:ind w:left="4250" w:hanging="420"/>
      </w:pPr>
    </w:lvl>
  </w:abstractNum>
  <w:abstractNum w:abstractNumId="8">
    <w:nsid w:val="23B80C58"/>
    <w:multiLevelType w:val="multilevel"/>
    <w:tmpl w:val="23B80C58"/>
    <w:lvl w:ilvl="0" w:tentative="0">
      <w:start w:val="1"/>
      <w:numFmt w:val="decimal"/>
      <w:pStyle w:val="2"/>
      <w:lvlText w:val="%1"/>
      <w:lvlJc w:val="left"/>
      <w:pPr>
        <w:ind w:left="432" w:hanging="432"/>
      </w:pPr>
      <w:rPr>
        <w:lang w:val="en-US"/>
      </w:r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lvlText w:val="%1.%2.%3.%4.%5.%6.%7.%8.%9"/>
      <w:lvlJc w:val="left"/>
      <w:pPr>
        <w:ind w:left="1584" w:hanging="1584"/>
      </w:pPr>
    </w:lvl>
  </w:abstractNum>
  <w:abstractNum w:abstractNumId="9">
    <w:nsid w:val="25503573"/>
    <w:multiLevelType w:val="multilevel"/>
    <w:tmpl w:val="25503573"/>
    <w:lvl w:ilvl="0" w:tentative="0">
      <w:start w:val="1"/>
      <w:numFmt w:val="decimal"/>
      <w:lvlText w:val="[%1]"/>
      <w:lvlJc w:val="left"/>
      <w:pPr>
        <w:ind w:left="340" w:hanging="340"/>
      </w:pPr>
      <w:rPr>
        <w:lang w:val="en-CA"/>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29640F4B"/>
    <w:multiLevelType w:val="multilevel"/>
    <w:tmpl w:val="29640F4B"/>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1">
    <w:nsid w:val="2B3F580E"/>
    <w:multiLevelType w:val="multilevel"/>
    <w:tmpl w:val="2B3F580E"/>
    <w:lvl w:ilvl="0" w:tentative="0">
      <w:start w:val="0"/>
      <w:numFmt w:val="bullet"/>
      <w:lvlText w:val="–"/>
      <w:lvlJc w:val="left"/>
      <w:pPr>
        <w:ind w:left="720" w:hanging="360"/>
      </w:pPr>
      <w:rPr>
        <w:rFonts w:hint="default" w:ascii="Times New Roman" w:hAnsi="Times New Roman" w:eastAsia="宋体" w:cs="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E2A2E4E"/>
    <w:multiLevelType w:val="multilevel"/>
    <w:tmpl w:val="2E2A2E4E"/>
    <w:lvl w:ilvl="0" w:tentative="0">
      <w:start w:val="1"/>
      <w:numFmt w:val="decimal"/>
      <w:lvlText w:val="%1)"/>
      <w:lvlJc w:val="left"/>
      <w:pPr>
        <w:ind w:left="720" w:hanging="360"/>
      </w:pPr>
      <w:rPr>
        <w:rFonts w:hint="default"/>
      </w:rPr>
    </w:lvl>
    <w:lvl w:ilvl="1" w:tentative="0">
      <w:start w:val="1"/>
      <w:numFmt w:val="lowerLetter"/>
      <w:lvlText w:val="2.%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312D3D87"/>
    <w:multiLevelType w:val="multilevel"/>
    <w:tmpl w:val="312D3D87"/>
    <w:lvl w:ilvl="0" w:tentative="0">
      <w:start w:val="0"/>
      <w:numFmt w:val="bullet"/>
      <w:lvlText w:val="–"/>
      <w:lvlJc w:val="left"/>
      <w:pPr>
        <w:ind w:left="720" w:hanging="360"/>
      </w:pPr>
      <w:rPr>
        <w:rFonts w:hint="default" w:ascii="Times New Roman" w:hAnsi="Times New Roman" w:eastAsia="宋体"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2B46EA1"/>
    <w:multiLevelType w:val="multilevel"/>
    <w:tmpl w:val="32B46EA1"/>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5B633F7"/>
    <w:multiLevelType w:val="multilevel"/>
    <w:tmpl w:val="35B633F7"/>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5CE4D10"/>
    <w:multiLevelType w:val="multilevel"/>
    <w:tmpl w:val="35CE4D10"/>
    <w:lvl w:ilvl="0" w:tentative="0">
      <w:start w:val="0"/>
      <w:numFmt w:val="bullet"/>
      <w:lvlText w:val="–"/>
      <w:lvlJc w:val="left"/>
      <w:pPr>
        <w:ind w:left="720" w:hanging="360"/>
      </w:pPr>
      <w:rPr>
        <w:rFonts w:hint="default" w:ascii="Times New Roman" w:hAnsi="Times New Roman" w:eastAsia="宋体" w:cs="Times New Roman"/>
      </w:rPr>
    </w:lvl>
    <w:lvl w:ilvl="1" w:tentative="0">
      <w:start w:val="1"/>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Times New Roman" w:hAnsi="Times New Roman" w:eastAsia="Batang" w:cs="Times New Roman"/>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CA372B5"/>
    <w:multiLevelType w:val="multilevel"/>
    <w:tmpl w:val="3CA372B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D3435EA"/>
    <w:multiLevelType w:val="multilevel"/>
    <w:tmpl w:val="3D3435E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DFE7C65"/>
    <w:multiLevelType w:val="multilevel"/>
    <w:tmpl w:val="3DFE7C65"/>
    <w:lvl w:ilvl="0" w:tentative="0">
      <w:start w:val="4"/>
      <w:numFmt w:val="lowerLetter"/>
      <w:lvlText w:val="(%1)"/>
      <w:lvlJc w:val="left"/>
      <w:pPr>
        <w:ind w:left="1080" w:hanging="360"/>
      </w:pPr>
      <w:rPr>
        <w:rFonts w:hint="default" w:eastAsiaTheme="minorEastAsia"/>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0">
    <w:nsid w:val="41F5279C"/>
    <w:multiLevelType w:val="multilevel"/>
    <w:tmpl w:val="41F5279C"/>
    <w:lvl w:ilvl="0" w:tentative="0">
      <w:start w:val="0"/>
      <w:numFmt w:val="bullet"/>
      <w:lvlText w:val="–"/>
      <w:lvlJc w:val="left"/>
      <w:pPr>
        <w:ind w:left="720" w:hanging="360"/>
      </w:pPr>
      <w:rPr>
        <w:rFonts w:hint="default" w:ascii="Times New Roman" w:hAnsi="Times New Roman" w:eastAsia="宋体"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7914C38"/>
    <w:multiLevelType w:val="multilevel"/>
    <w:tmpl w:val="47914C38"/>
    <w:lvl w:ilvl="0" w:tentative="0">
      <w:start w:val="0"/>
      <w:numFmt w:val="bullet"/>
      <w:lvlText w:val="–"/>
      <w:lvlJc w:val="left"/>
      <w:pPr>
        <w:ind w:left="720" w:hanging="360"/>
      </w:pPr>
      <w:rPr>
        <w:rFonts w:hint="default" w:ascii="Times New Roman" w:hAnsi="Times New Roman" w:eastAsia="宋体" w:cs="Times New Roman"/>
      </w:rPr>
    </w:lvl>
    <w:lvl w:ilvl="1" w:tentative="0">
      <w:start w:val="1"/>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Times New Roman" w:hAnsi="Times New Roman" w:eastAsia="宋体" w:cs="Times New Roman"/>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4CA8155D"/>
    <w:multiLevelType w:val="multilevel"/>
    <w:tmpl w:val="4CA8155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4E0F6080"/>
    <w:multiLevelType w:val="multilevel"/>
    <w:tmpl w:val="4E0F6080"/>
    <w:lvl w:ilvl="0" w:tentative="0">
      <w:start w:val="1"/>
      <w:numFmt w:val="decimal"/>
      <w:lvlText w:val="%1)"/>
      <w:lvlJc w:val="left"/>
      <w:pPr>
        <w:ind w:left="470" w:hanging="360"/>
      </w:pPr>
      <w:rPr>
        <w:rFonts w:hint="default"/>
      </w:rPr>
    </w:lvl>
    <w:lvl w:ilvl="1" w:tentative="0">
      <w:start w:val="1"/>
      <w:numFmt w:val="lowerLetter"/>
      <w:lvlText w:val="%2)"/>
      <w:lvlJc w:val="left"/>
      <w:pPr>
        <w:ind w:left="950" w:hanging="420"/>
      </w:pPr>
    </w:lvl>
    <w:lvl w:ilvl="2" w:tentative="0">
      <w:start w:val="1"/>
      <w:numFmt w:val="lowerRoman"/>
      <w:lvlText w:val="%3."/>
      <w:lvlJc w:val="right"/>
      <w:pPr>
        <w:ind w:left="1370" w:hanging="420"/>
      </w:pPr>
    </w:lvl>
    <w:lvl w:ilvl="3" w:tentative="0">
      <w:start w:val="1"/>
      <w:numFmt w:val="decimal"/>
      <w:lvlText w:val="%4."/>
      <w:lvlJc w:val="left"/>
      <w:pPr>
        <w:ind w:left="1790" w:hanging="420"/>
      </w:pPr>
    </w:lvl>
    <w:lvl w:ilvl="4" w:tentative="0">
      <w:start w:val="1"/>
      <w:numFmt w:val="lowerLetter"/>
      <w:lvlText w:val="%5)"/>
      <w:lvlJc w:val="left"/>
      <w:pPr>
        <w:ind w:left="2210" w:hanging="420"/>
      </w:pPr>
    </w:lvl>
    <w:lvl w:ilvl="5" w:tentative="0">
      <w:start w:val="1"/>
      <w:numFmt w:val="lowerRoman"/>
      <w:lvlText w:val="%6."/>
      <w:lvlJc w:val="right"/>
      <w:pPr>
        <w:ind w:left="2630" w:hanging="420"/>
      </w:pPr>
    </w:lvl>
    <w:lvl w:ilvl="6" w:tentative="0">
      <w:start w:val="1"/>
      <w:numFmt w:val="decimal"/>
      <w:lvlText w:val="%7."/>
      <w:lvlJc w:val="left"/>
      <w:pPr>
        <w:ind w:left="3050" w:hanging="420"/>
      </w:pPr>
    </w:lvl>
    <w:lvl w:ilvl="7" w:tentative="0">
      <w:start w:val="1"/>
      <w:numFmt w:val="lowerLetter"/>
      <w:lvlText w:val="%8)"/>
      <w:lvlJc w:val="left"/>
      <w:pPr>
        <w:ind w:left="3470" w:hanging="420"/>
      </w:pPr>
    </w:lvl>
    <w:lvl w:ilvl="8" w:tentative="0">
      <w:start w:val="1"/>
      <w:numFmt w:val="lowerRoman"/>
      <w:lvlText w:val="%9."/>
      <w:lvlJc w:val="right"/>
      <w:pPr>
        <w:ind w:left="3890" w:hanging="420"/>
      </w:pPr>
    </w:lvl>
  </w:abstractNum>
  <w:abstractNum w:abstractNumId="24">
    <w:nsid w:val="4F1805B5"/>
    <w:multiLevelType w:val="multilevel"/>
    <w:tmpl w:val="4F1805B5"/>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5">
    <w:nsid w:val="51905A62"/>
    <w:multiLevelType w:val="multilevel"/>
    <w:tmpl w:val="51905A62"/>
    <w:lvl w:ilvl="0" w:tentative="0">
      <w:start w:val="1"/>
      <w:numFmt w:val="lowerLetter"/>
      <w:lvlText w:val="(%1)"/>
      <w:lvlJc w:val="left"/>
      <w:pPr>
        <w:ind w:left="905"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596365FB"/>
    <w:multiLevelType w:val="multilevel"/>
    <w:tmpl w:val="596365FB"/>
    <w:lvl w:ilvl="0" w:tentative="0">
      <w:start w:val="0"/>
      <w:numFmt w:val="bullet"/>
      <w:lvlText w:val="–"/>
      <w:lvlJc w:val="left"/>
      <w:pPr>
        <w:ind w:left="720" w:hanging="360"/>
      </w:pPr>
      <w:rPr>
        <w:rFonts w:hint="default" w:ascii="Times New Roman" w:hAnsi="Times New Roman" w:eastAsia="宋体"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B180379"/>
    <w:multiLevelType w:val="multilevel"/>
    <w:tmpl w:val="5B18037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5D990FB6"/>
    <w:multiLevelType w:val="multilevel"/>
    <w:tmpl w:val="5D990FB6"/>
    <w:lvl w:ilvl="0" w:tentative="0">
      <w:start w:val="2"/>
      <w:numFmt w:val="bullet"/>
      <w:lvlText w:val=""/>
      <w:lvlJc w:val="left"/>
      <w:pPr>
        <w:ind w:left="720" w:hanging="360"/>
      </w:pPr>
      <w:rPr>
        <w:rFonts w:hint="default" w:ascii="Symbol" w:hAnsi="Symbol" w:eastAsia="Times New Roman" w:cs="Times New Roman"/>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9">
    <w:nsid w:val="5EF70699"/>
    <w:multiLevelType w:val="multilevel"/>
    <w:tmpl w:val="5EF70699"/>
    <w:lvl w:ilvl="0" w:tentative="0">
      <w:start w:val="5"/>
      <w:numFmt w:val="bullet"/>
      <w:lvlText w:val="–"/>
      <w:lvlJc w:val="left"/>
      <w:pPr>
        <w:tabs>
          <w:tab w:val="left" w:pos="750"/>
        </w:tabs>
        <w:ind w:left="750" w:hanging="390"/>
      </w:pPr>
      <w:rPr>
        <w:rFonts w:hint="default" w:ascii="Times New Roman" w:hAnsi="Times New Roman" w:eastAsia="Times New Roman"/>
      </w:rPr>
    </w:lvl>
    <w:lvl w:ilvl="1" w:tentative="0">
      <w:start w:val="5"/>
      <w:numFmt w:val="bullet"/>
      <w:pStyle w:val="64"/>
      <w:lvlText w:val="–"/>
      <w:lvlJc w:val="left"/>
      <w:pPr>
        <w:tabs>
          <w:tab w:val="left" w:pos="1440"/>
        </w:tabs>
        <w:ind w:left="1440" w:hanging="360"/>
      </w:pPr>
      <w:rPr>
        <w:rFonts w:hint="default" w:ascii="Times New Roman" w:hAnsi="Times New Roman" w:eastAsia="Times New Roman"/>
      </w:rPr>
    </w:lvl>
    <w:lvl w:ilvl="2" w:tentative="0">
      <w:start w:val="1"/>
      <w:numFmt w:val="bullet"/>
      <w:pStyle w:val="65"/>
      <w:lvlText w:val=""/>
      <w:lvlJc w:val="left"/>
      <w:pPr>
        <w:tabs>
          <w:tab w:val="left" w:pos="2160"/>
        </w:tabs>
        <w:ind w:left="2160" w:hanging="360"/>
      </w:pPr>
      <w:rPr>
        <w:rFonts w:hint="default" w:ascii="Wingdings" w:hAnsi="Wingdings"/>
      </w:rPr>
    </w:lvl>
    <w:lvl w:ilvl="3" w:tentative="0">
      <w:start w:val="1"/>
      <w:numFmt w:val="bullet"/>
      <w:pStyle w:val="66"/>
      <w:lvlText w:val=""/>
      <w:lvlJc w:val="left"/>
      <w:pPr>
        <w:tabs>
          <w:tab w:val="left" w:pos="2880"/>
        </w:tabs>
        <w:ind w:left="2880" w:hanging="360"/>
      </w:pPr>
      <w:rPr>
        <w:rFonts w:hint="default" w:ascii="Symbol" w:hAnsi="Symbol"/>
      </w:rPr>
    </w:lvl>
    <w:lvl w:ilvl="4" w:tentative="0">
      <w:start w:val="1"/>
      <w:numFmt w:val="bullet"/>
      <w:pStyle w:val="67"/>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0">
    <w:nsid w:val="63895731"/>
    <w:multiLevelType w:val="multilevel"/>
    <w:tmpl w:val="6389573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65827E63"/>
    <w:multiLevelType w:val="multilevel"/>
    <w:tmpl w:val="65827E63"/>
    <w:lvl w:ilvl="0" w:tentative="0">
      <w:start w:val="5"/>
      <w:numFmt w:val="bullet"/>
      <w:lvlText w:val="–"/>
      <w:lvlJc w:val="left"/>
      <w:pPr>
        <w:ind w:left="360" w:hanging="360"/>
      </w:pPr>
      <w:rPr>
        <w:rFonts w:hint="default" w:ascii="Times New Roman" w:hAnsi="Times New Roman" w:eastAsia="Times New Roman"/>
      </w:rPr>
    </w:lvl>
    <w:lvl w:ilvl="1" w:tentative="0">
      <w:start w:val="1"/>
      <w:numFmt w:val="bullet"/>
      <w:lvlText w:val="o"/>
      <w:lvlJc w:val="left"/>
      <w:pPr>
        <w:ind w:left="1080" w:hanging="360"/>
      </w:pPr>
      <w:rPr>
        <w:rFonts w:hint="default" w:ascii="Courier New" w:hAnsi="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rPr>
    </w:lvl>
    <w:lvl w:ilvl="8" w:tentative="0">
      <w:start w:val="1"/>
      <w:numFmt w:val="bullet"/>
      <w:lvlText w:val=""/>
      <w:lvlJc w:val="left"/>
      <w:pPr>
        <w:ind w:left="6120" w:hanging="360"/>
      </w:pPr>
      <w:rPr>
        <w:rFonts w:hint="default" w:ascii="Wingdings" w:hAnsi="Wingdings"/>
      </w:rPr>
    </w:lvl>
  </w:abstractNum>
  <w:abstractNum w:abstractNumId="32">
    <w:nsid w:val="65D576C7"/>
    <w:multiLevelType w:val="multilevel"/>
    <w:tmpl w:val="65D576C7"/>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Times New Roman" w:hAnsi="Times New Roman"/>
      </w:rPr>
    </w:lvl>
    <w:lvl w:ilvl="2" w:tentative="0">
      <w:start w:val="0"/>
      <w:numFmt w:val="bullet"/>
      <w:lvlText w:val="–"/>
      <w:lvlJc w:val="left"/>
      <w:pPr>
        <w:ind w:left="2160" w:hanging="360"/>
      </w:pPr>
      <w:rPr>
        <w:rFonts w:hint="default" w:ascii="Times New Roman" w:hAnsi="Times New Roman" w:eastAsia="宋体" w:cs="Times New Roman"/>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69936DDF"/>
    <w:multiLevelType w:val="multilevel"/>
    <w:tmpl w:val="69936DDF"/>
    <w:lvl w:ilvl="0" w:tentative="0">
      <w:start w:val="1"/>
      <w:numFmt w:val="bullet"/>
      <w:lvlText w:val=""/>
      <w:lvlJc w:val="left"/>
      <w:pPr>
        <w:tabs>
          <w:tab w:val="left" w:pos="360"/>
        </w:tabs>
        <w:ind w:left="360" w:hanging="360"/>
      </w:pPr>
      <w:rPr>
        <w:rFonts w:hint="default" w:ascii="Symbol" w:hAnsi="Symbol"/>
      </w:rPr>
    </w:lvl>
    <w:lvl w:ilvl="1" w:tentative="0">
      <w:start w:val="1"/>
      <w:numFmt w:val="bullet"/>
      <w:lvlText w:val="o"/>
      <w:lvlJc w:val="left"/>
      <w:pPr>
        <w:tabs>
          <w:tab w:val="left" w:pos="1080"/>
        </w:tabs>
        <w:ind w:left="1080" w:hanging="360"/>
      </w:pPr>
      <w:rPr>
        <w:rFonts w:hint="default" w:ascii="Courier New" w:hAnsi="Courier New"/>
      </w:rPr>
    </w:lvl>
    <w:lvl w:ilvl="2" w:tentative="0">
      <w:start w:val="1"/>
      <w:numFmt w:val="bullet"/>
      <w:lvlText w:val=""/>
      <w:lvlJc w:val="left"/>
      <w:pPr>
        <w:tabs>
          <w:tab w:val="left" w:pos="1800"/>
        </w:tabs>
        <w:ind w:left="1800" w:hanging="360"/>
      </w:pPr>
      <w:rPr>
        <w:rFonts w:hint="default" w:ascii="Wingdings" w:hAnsi="Wingdings"/>
      </w:rPr>
    </w:lvl>
    <w:lvl w:ilvl="3" w:tentative="0">
      <w:start w:val="1"/>
      <w:numFmt w:val="bullet"/>
      <w:lvlText w:val=""/>
      <w:lvlJc w:val="left"/>
      <w:pPr>
        <w:tabs>
          <w:tab w:val="left" w:pos="2520"/>
        </w:tabs>
        <w:ind w:left="2520" w:hanging="360"/>
      </w:pPr>
      <w:rPr>
        <w:rFonts w:hint="default" w:ascii="Symbol" w:hAnsi="Symbol"/>
      </w:rPr>
    </w:lvl>
    <w:lvl w:ilvl="4" w:tentative="0">
      <w:start w:val="1"/>
      <w:numFmt w:val="bullet"/>
      <w:lvlText w:val="o"/>
      <w:lvlJc w:val="left"/>
      <w:pPr>
        <w:tabs>
          <w:tab w:val="left" w:pos="3240"/>
        </w:tabs>
        <w:ind w:left="3240" w:hanging="360"/>
      </w:pPr>
      <w:rPr>
        <w:rFonts w:hint="default" w:ascii="Courier New" w:hAnsi="Courier New"/>
      </w:rPr>
    </w:lvl>
    <w:lvl w:ilvl="5" w:tentative="0">
      <w:start w:val="1"/>
      <w:numFmt w:val="bullet"/>
      <w:lvlText w:val=""/>
      <w:lvlJc w:val="left"/>
      <w:pPr>
        <w:tabs>
          <w:tab w:val="left" w:pos="3960"/>
        </w:tabs>
        <w:ind w:left="3960" w:hanging="360"/>
      </w:pPr>
      <w:rPr>
        <w:rFonts w:hint="default" w:ascii="Wingdings" w:hAnsi="Wingdings"/>
      </w:rPr>
    </w:lvl>
    <w:lvl w:ilvl="6" w:tentative="0">
      <w:start w:val="1"/>
      <w:numFmt w:val="bullet"/>
      <w:lvlText w:val=""/>
      <w:lvlJc w:val="left"/>
      <w:pPr>
        <w:tabs>
          <w:tab w:val="left" w:pos="4680"/>
        </w:tabs>
        <w:ind w:left="4680" w:hanging="360"/>
      </w:pPr>
      <w:rPr>
        <w:rFonts w:hint="default" w:ascii="Symbol" w:hAnsi="Symbol"/>
      </w:rPr>
    </w:lvl>
    <w:lvl w:ilvl="7" w:tentative="0">
      <w:start w:val="1"/>
      <w:numFmt w:val="bullet"/>
      <w:lvlText w:val="o"/>
      <w:lvlJc w:val="left"/>
      <w:pPr>
        <w:tabs>
          <w:tab w:val="left" w:pos="5400"/>
        </w:tabs>
        <w:ind w:left="5400" w:hanging="360"/>
      </w:pPr>
      <w:rPr>
        <w:rFonts w:hint="default" w:ascii="Courier New" w:hAnsi="Courier New"/>
      </w:rPr>
    </w:lvl>
    <w:lvl w:ilvl="8" w:tentative="0">
      <w:start w:val="1"/>
      <w:numFmt w:val="bullet"/>
      <w:lvlText w:val=""/>
      <w:lvlJc w:val="left"/>
      <w:pPr>
        <w:tabs>
          <w:tab w:val="left" w:pos="6120"/>
        </w:tabs>
        <w:ind w:left="6120" w:hanging="360"/>
      </w:pPr>
      <w:rPr>
        <w:rFonts w:hint="default" w:ascii="Wingdings" w:hAnsi="Wingdings"/>
      </w:rPr>
    </w:lvl>
  </w:abstractNum>
  <w:abstractNum w:abstractNumId="34">
    <w:nsid w:val="70CD2C43"/>
    <w:multiLevelType w:val="multilevel"/>
    <w:tmpl w:val="70CD2C43"/>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5">
    <w:nsid w:val="71ED6511"/>
    <w:multiLevelType w:val="multilevel"/>
    <w:tmpl w:val="71ED6511"/>
    <w:lvl w:ilvl="0" w:tentative="0">
      <w:start w:val="0"/>
      <w:numFmt w:val="bullet"/>
      <w:lvlText w:val="–"/>
      <w:lvlJc w:val="left"/>
      <w:pPr>
        <w:ind w:left="720" w:hanging="360"/>
      </w:pPr>
      <w:rPr>
        <w:rFonts w:hint="default" w:ascii="Times New Roman" w:hAnsi="Times New Roman" w:eastAsia="宋体" w:cs="Times New Roman"/>
      </w:rPr>
    </w:lvl>
    <w:lvl w:ilvl="1" w:tentative="0">
      <w:start w:val="0"/>
      <w:numFmt w:val="bullet"/>
      <w:lvlText w:val="–"/>
      <w:lvlJc w:val="left"/>
      <w:pPr>
        <w:ind w:left="1440" w:hanging="360"/>
      </w:pPr>
      <w:rPr>
        <w:rFonts w:hint="default" w:ascii="Times New Roman" w:hAnsi="Times New Roman" w:eastAsia="宋体"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724758E6"/>
    <w:multiLevelType w:val="multilevel"/>
    <w:tmpl w:val="724758E6"/>
    <w:lvl w:ilvl="0" w:tentative="0">
      <w:start w:val="0"/>
      <w:numFmt w:val="bullet"/>
      <w:lvlText w:val="–"/>
      <w:lvlJc w:val="left"/>
      <w:pPr>
        <w:ind w:left="360" w:hanging="360"/>
      </w:pPr>
      <w:rPr>
        <w:rFonts w:hint="default" w:ascii="Times New Roman" w:hAnsi="Times New Roman" w:eastAsia="宋体" w:cs="Times New Roman"/>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7">
    <w:nsid w:val="75A75635"/>
    <w:multiLevelType w:val="multilevel"/>
    <w:tmpl w:val="75A75635"/>
    <w:lvl w:ilvl="0" w:tentative="0">
      <w:start w:val="1"/>
      <w:numFmt w:val="bullet"/>
      <w:lvlText w:val="–"/>
      <w:lvlJc w:val="left"/>
      <w:pPr>
        <w:ind w:left="360" w:hanging="360"/>
      </w:pPr>
      <w:rPr>
        <w:rFonts w:hint="default" w:ascii="Times New Roman" w:hAnsi="Times New Roman"/>
      </w:rPr>
    </w:lvl>
    <w:lvl w:ilvl="1" w:tentative="0">
      <w:start w:val="1"/>
      <w:numFmt w:val="bullet"/>
      <w:lvlText w:val="–"/>
      <w:lvlJc w:val="left"/>
      <w:pPr>
        <w:ind w:left="840" w:hanging="420"/>
      </w:pPr>
      <w:rPr>
        <w:rFonts w:hint="default" w:ascii="Times New Roman" w:hAnsi="Times New Roman"/>
      </w:rPr>
    </w:lvl>
    <w:lvl w:ilvl="2" w:tentative="0">
      <w:start w:val="1"/>
      <w:numFmt w:val="lowerLetter"/>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777D3AE5"/>
    <w:multiLevelType w:val="multilevel"/>
    <w:tmpl w:val="777D3AE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797C6B6E"/>
    <w:multiLevelType w:val="multilevel"/>
    <w:tmpl w:val="797C6B6E"/>
    <w:lvl w:ilvl="0" w:tentative="0">
      <w:start w:val="1"/>
      <w:numFmt w:val="bullet"/>
      <w:lvlText w:val="–"/>
      <w:lvlJc w:val="left"/>
      <w:pPr>
        <w:ind w:left="420" w:hanging="420"/>
      </w:pPr>
      <w:rPr>
        <w:rFonts w:hint="default" w:ascii="Times New Roman" w:hAnsi="Times New Roman"/>
      </w:rPr>
    </w:lvl>
    <w:lvl w:ilvl="1" w:tentative="0">
      <w:start w:val="0"/>
      <w:numFmt w:val="bullet"/>
      <w:lvlText w:val="–"/>
      <w:lvlJc w:val="left"/>
      <w:pPr>
        <w:ind w:left="840" w:hanging="420"/>
      </w:pPr>
      <w:rPr>
        <w:rFonts w:hint="default" w:ascii="Times New Roman" w:hAnsi="Times New Roman" w:eastAsia="宋体" w:cs="Times New Roman"/>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7AD508CA"/>
    <w:multiLevelType w:val="multilevel"/>
    <w:tmpl w:val="7AD508CA"/>
    <w:lvl w:ilvl="0" w:tentative="0">
      <w:start w:val="0"/>
      <w:numFmt w:val="bullet"/>
      <w:lvlText w:val="–"/>
      <w:lvlJc w:val="left"/>
      <w:pPr>
        <w:ind w:left="720" w:hanging="360"/>
      </w:pPr>
      <w:rPr>
        <w:rFonts w:hint="default" w:ascii="Times New Roman" w:hAnsi="Times New Roman" w:eastAsia="宋体"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7B9963E8"/>
    <w:multiLevelType w:val="multilevel"/>
    <w:tmpl w:val="7B9963E8"/>
    <w:lvl w:ilvl="0" w:tentative="0">
      <w:start w:val="0"/>
      <w:numFmt w:val="bullet"/>
      <w:lvlText w:val="–"/>
      <w:lvlJc w:val="left"/>
      <w:pPr>
        <w:ind w:left="720" w:hanging="360"/>
      </w:pPr>
      <w:rPr>
        <w:rFonts w:hint="default" w:ascii="Times New Roman" w:hAnsi="Times New Roman" w:eastAsia="宋体" w:cs="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7C121B76"/>
    <w:multiLevelType w:val="multilevel"/>
    <w:tmpl w:val="7C121B76"/>
    <w:lvl w:ilvl="0" w:tentative="0">
      <w:start w:val="0"/>
      <w:numFmt w:val="bullet"/>
      <w:lvlText w:val="–"/>
      <w:lvlJc w:val="left"/>
      <w:pPr>
        <w:ind w:left="720" w:hanging="360"/>
      </w:pPr>
      <w:rPr>
        <w:rFonts w:hint="default" w:ascii="Times New Roman" w:hAnsi="Times New Roman" w:eastAsia="宋体" w:cs="Times New Roman"/>
      </w:rPr>
    </w:lvl>
    <w:lvl w:ilvl="1" w:tentative="0">
      <w:start w:val="1"/>
      <w:numFmt w:val="bullet"/>
      <w:lvlText w:val="–"/>
      <w:lvlJc w:val="left"/>
      <w:pPr>
        <w:ind w:left="1440" w:hanging="360"/>
      </w:pPr>
      <w:rPr>
        <w:rFonts w:hint="default" w:ascii="Times New Roman" w:hAnsi="Times New Roman"/>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7E502A45"/>
    <w:multiLevelType w:val="multilevel"/>
    <w:tmpl w:val="7E502A45"/>
    <w:lvl w:ilvl="0" w:tentative="0">
      <w:start w:val="1"/>
      <w:numFmt w:val="bullet"/>
      <w:lvlText w:val="–"/>
      <w:lvlJc w:val="left"/>
      <w:pPr>
        <w:ind w:left="360" w:hanging="360"/>
      </w:pPr>
      <w:rPr>
        <w:rFonts w:hint="default" w:ascii="Courier New" w:hAnsi="Courier New"/>
      </w:rPr>
    </w:lvl>
    <w:lvl w:ilvl="1" w:tentative="0">
      <w:start w:val="1"/>
      <w:numFmt w:val="ideographTraditional"/>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ideographTraditional"/>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ideographTraditional"/>
      <w:lvlText w:val="%8、"/>
      <w:lvlJc w:val="left"/>
      <w:pPr>
        <w:ind w:left="3840" w:hanging="480"/>
      </w:pPr>
    </w:lvl>
    <w:lvl w:ilvl="8" w:tentative="0">
      <w:start w:val="1"/>
      <w:numFmt w:val="lowerRoman"/>
      <w:lvlText w:val="%9."/>
      <w:lvlJc w:val="right"/>
      <w:pPr>
        <w:ind w:left="4320" w:hanging="480"/>
      </w:pPr>
    </w:lvl>
  </w:abstractNum>
  <w:num w:numId="1">
    <w:abstractNumId w:val="8"/>
  </w:num>
  <w:num w:numId="2">
    <w:abstractNumId w:val="29"/>
  </w:num>
  <w:num w:numId="3">
    <w:abstractNumId w:val="33"/>
  </w:num>
  <w:num w:numId="4">
    <w:abstractNumId w:val="35"/>
  </w:num>
  <w:num w:numId="5">
    <w:abstractNumId w:val="39"/>
  </w:num>
  <w:num w:numId="6">
    <w:abstractNumId w:val="43"/>
  </w:num>
  <w:num w:numId="7">
    <w:abstractNumId w:val="6"/>
  </w:num>
  <w:num w:numId="8">
    <w:abstractNumId w:val="32"/>
  </w:num>
  <w:num w:numId="9">
    <w:abstractNumId w:val="42"/>
  </w:num>
  <w:num w:numId="10">
    <w:abstractNumId w:val="5"/>
  </w:num>
  <w:num w:numId="11">
    <w:abstractNumId w:val="3"/>
  </w:num>
  <w:num w:numId="12">
    <w:abstractNumId w:val="25"/>
  </w:num>
  <w:num w:numId="13">
    <w:abstractNumId w:val="19"/>
  </w:num>
  <w:num w:numId="14">
    <w:abstractNumId w:val="2"/>
  </w:num>
  <w:num w:numId="15">
    <w:abstractNumId w:val="1"/>
  </w:num>
  <w:num w:numId="16">
    <w:abstractNumId w:val="16"/>
  </w:num>
  <w:num w:numId="17">
    <w:abstractNumId w:val="23"/>
  </w:num>
  <w:num w:numId="18">
    <w:abstractNumId w:val="30"/>
  </w:num>
  <w:num w:numId="19">
    <w:abstractNumId w:val="10"/>
  </w:num>
  <w:num w:numId="20">
    <w:abstractNumId w:val="34"/>
  </w:num>
  <w:num w:numId="21">
    <w:abstractNumId w:val="7"/>
  </w:num>
  <w:num w:numId="22">
    <w:abstractNumId w:val="4"/>
  </w:num>
  <w:num w:numId="23">
    <w:abstractNumId w:val="11"/>
  </w:num>
  <w:num w:numId="24">
    <w:abstractNumId w:val="14"/>
  </w:num>
  <w:num w:numId="25">
    <w:abstractNumId w:val="0"/>
  </w:num>
  <w:num w:numId="26">
    <w:abstractNumId w:val="37"/>
  </w:num>
  <w:num w:numId="27">
    <w:abstractNumId w:val="36"/>
  </w:num>
  <w:num w:numId="28">
    <w:abstractNumId w:val="12"/>
  </w:num>
  <w:num w:numId="29">
    <w:abstractNumId w:val="21"/>
  </w:num>
  <w:num w:numId="30">
    <w:abstractNumId w:val="40"/>
  </w:num>
  <w:num w:numId="31">
    <w:abstractNumId w:val="26"/>
  </w:num>
  <w:num w:numId="32">
    <w:abstractNumId w:val="15"/>
  </w:num>
  <w:num w:numId="33">
    <w:abstractNumId w:val="13"/>
  </w:num>
  <w:num w:numId="34">
    <w:abstractNumId w:val="31"/>
  </w:num>
  <w:num w:numId="35">
    <w:abstractNumId w:val="28"/>
  </w:num>
  <w:num w:numId="36">
    <w:abstractNumId w:val="38"/>
  </w:num>
  <w:num w:numId="37">
    <w:abstractNumId w:val="27"/>
  </w:num>
  <w:num w:numId="38">
    <w:abstractNumId w:val="22"/>
  </w:num>
  <w:num w:numId="39">
    <w:abstractNumId w:val="18"/>
  </w:num>
  <w:num w:numId="40">
    <w:abstractNumId w:val="41"/>
  </w:num>
  <w:num w:numId="41">
    <w:abstractNumId w:val="17"/>
  </w:num>
  <w:num w:numId="42">
    <w:abstractNumId w:val="24"/>
  </w:num>
  <w:num w:numId="43">
    <w:abstractNumId w:val="20"/>
  </w:num>
  <w:num w:numId="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ianle Chen">
    <w15:presenceInfo w15:providerId="None" w15:userId="Jianle Chen"/>
  </w15:person>
  <w15:person w15:author="JVET-Q0795">
    <w15:presenceInfo w15:providerId="None" w15:userId="JVET-Q0795"/>
  </w15:person>
  <w15:person w15:author="seunghwan3.kim">
    <w15:presenceInfo w15:providerId="None" w15:userId="seunghwan3.kim"/>
  </w15:person>
  <w15:person w15:author="84038">
    <w15:presenceInfo w15:providerId="None" w15:userId="84038"/>
  </w15:person>
  <w15:person w15:author="JVET-0795">
    <w15:presenceInfo w15:providerId="None" w15:userId="JVET-07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1"/>
  <w:documentProtection w:enforcement="0"/>
  <w:defaultTabStop w:val="720"/>
  <w:hyphenationZone w:val="425"/>
  <w:drawingGridHorizontalSpacing w:val="120"/>
  <w:drawingGridVerticalSpacing w:val="120"/>
  <w:displayVerticalDrawingGridEvery w:val="0"/>
  <w:doNotUseMarginsForDrawingGridOrigin w:val="1"/>
  <w:drawingGridHorizontalOrigin w:val="1800"/>
  <w:drawingGridVerticalOrigin w:val="1440"/>
  <w:noPunctuationKerning w:val="1"/>
  <w:characterSpacingControl w:val="doNotCompress"/>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D39"/>
    <w:rsid w:val="00000E0F"/>
    <w:rsid w:val="00001919"/>
    <w:rsid w:val="00002384"/>
    <w:rsid w:val="000039D0"/>
    <w:rsid w:val="00003F00"/>
    <w:rsid w:val="00004498"/>
    <w:rsid w:val="00004C4F"/>
    <w:rsid w:val="00005094"/>
    <w:rsid w:val="0000559D"/>
    <w:rsid w:val="00006225"/>
    <w:rsid w:val="000074D2"/>
    <w:rsid w:val="0001074E"/>
    <w:rsid w:val="0001116E"/>
    <w:rsid w:val="0001126A"/>
    <w:rsid w:val="00012D53"/>
    <w:rsid w:val="00014404"/>
    <w:rsid w:val="0001487C"/>
    <w:rsid w:val="00014AA4"/>
    <w:rsid w:val="00016001"/>
    <w:rsid w:val="000161E0"/>
    <w:rsid w:val="00020253"/>
    <w:rsid w:val="0002096E"/>
    <w:rsid w:val="0002146D"/>
    <w:rsid w:val="00021BB0"/>
    <w:rsid w:val="00022750"/>
    <w:rsid w:val="0002446E"/>
    <w:rsid w:val="00024B76"/>
    <w:rsid w:val="00024C1D"/>
    <w:rsid w:val="00025140"/>
    <w:rsid w:val="0002549B"/>
    <w:rsid w:val="00025645"/>
    <w:rsid w:val="00025961"/>
    <w:rsid w:val="0002636C"/>
    <w:rsid w:val="00026854"/>
    <w:rsid w:val="00026AB4"/>
    <w:rsid w:val="00027888"/>
    <w:rsid w:val="000308A3"/>
    <w:rsid w:val="00030B31"/>
    <w:rsid w:val="0003127C"/>
    <w:rsid w:val="0003168A"/>
    <w:rsid w:val="00031E25"/>
    <w:rsid w:val="00032A15"/>
    <w:rsid w:val="00034A6D"/>
    <w:rsid w:val="00034AB4"/>
    <w:rsid w:val="00035102"/>
    <w:rsid w:val="00040BE2"/>
    <w:rsid w:val="00040F13"/>
    <w:rsid w:val="0004135C"/>
    <w:rsid w:val="00042A8A"/>
    <w:rsid w:val="000439EF"/>
    <w:rsid w:val="000458BC"/>
    <w:rsid w:val="00045B9B"/>
    <w:rsid w:val="00045C41"/>
    <w:rsid w:val="000460D4"/>
    <w:rsid w:val="00046334"/>
    <w:rsid w:val="00046944"/>
    <w:rsid w:val="00046C03"/>
    <w:rsid w:val="000479BA"/>
    <w:rsid w:val="000504FD"/>
    <w:rsid w:val="00050C16"/>
    <w:rsid w:val="000512CF"/>
    <w:rsid w:val="000517EB"/>
    <w:rsid w:val="00051DD5"/>
    <w:rsid w:val="00053022"/>
    <w:rsid w:val="00053FB5"/>
    <w:rsid w:val="0005453A"/>
    <w:rsid w:val="00054AE2"/>
    <w:rsid w:val="00055EB4"/>
    <w:rsid w:val="00056C44"/>
    <w:rsid w:val="00057172"/>
    <w:rsid w:val="0005722F"/>
    <w:rsid w:val="00057ACE"/>
    <w:rsid w:val="00057E30"/>
    <w:rsid w:val="0006021F"/>
    <w:rsid w:val="000602A8"/>
    <w:rsid w:val="000604AE"/>
    <w:rsid w:val="00060F10"/>
    <w:rsid w:val="00061E79"/>
    <w:rsid w:val="000626D0"/>
    <w:rsid w:val="00065039"/>
    <w:rsid w:val="000659C3"/>
    <w:rsid w:val="000664C2"/>
    <w:rsid w:val="00066B5F"/>
    <w:rsid w:val="00067659"/>
    <w:rsid w:val="00070BC5"/>
    <w:rsid w:val="00073330"/>
    <w:rsid w:val="00074855"/>
    <w:rsid w:val="00074A6B"/>
    <w:rsid w:val="0007614F"/>
    <w:rsid w:val="0007759E"/>
    <w:rsid w:val="00077BAF"/>
    <w:rsid w:val="000812B1"/>
    <w:rsid w:val="00081561"/>
    <w:rsid w:val="0008283B"/>
    <w:rsid w:val="000829B1"/>
    <w:rsid w:val="000866EB"/>
    <w:rsid w:val="000868A1"/>
    <w:rsid w:val="00086F25"/>
    <w:rsid w:val="000904F8"/>
    <w:rsid w:val="0009097B"/>
    <w:rsid w:val="0009154E"/>
    <w:rsid w:val="000917BF"/>
    <w:rsid w:val="000918CB"/>
    <w:rsid w:val="000936BE"/>
    <w:rsid w:val="00093A81"/>
    <w:rsid w:val="000940AF"/>
    <w:rsid w:val="000947CD"/>
    <w:rsid w:val="00094E71"/>
    <w:rsid w:val="0009506D"/>
    <w:rsid w:val="00095095"/>
    <w:rsid w:val="000962AD"/>
    <w:rsid w:val="0009726D"/>
    <w:rsid w:val="000A0523"/>
    <w:rsid w:val="000A059E"/>
    <w:rsid w:val="000A0B45"/>
    <w:rsid w:val="000A167F"/>
    <w:rsid w:val="000A1FB2"/>
    <w:rsid w:val="000A2D83"/>
    <w:rsid w:val="000A3357"/>
    <w:rsid w:val="000A37E7"/>
    <w:rsid w:val="000A4F5D"/>
    <w:rsid w:val="000A540B"/>
    <w:rsid w:val="000A692B"/>
    <w:rsid w:val="000A6B74"/>
    <w:rsid w:val="000A77D8"/>
    <w:rsid w:val="000A7C1F"/>
    <w:rsid w:val="000A7DC3"/>
    <w:rsid w:val="000B0C0F"/>
    <w:rsid w:val="000B1C6B"/>
    <w:rsid w:val="000B2922"/>
    <w:rsid w:val="000B295C"/>
    <w:rsid w:val="000B4028"/>
    <w:rsid w:val="000B4FF9"/>
    <w:rsid w:val="000B52DA"/>
    <w:rsid w:val="000B5682"/>
    <w:rsid w:val="000B6147"/>
    <w:rsid w:val="000B6506"/>
    <w:rsid w:val="000B735B"/>
    <w:rsid w:val="000C032C"/>
    <w:rsid w:val="000C09AC"/>
    <w:rsid w:val="000C0C0F"/>
    <w:rsid w:val="000C1192"/>
    <w:rsid w:val="000C1A5C"/>
    <w:rsid w:val="000C1E57"/>
    <w:rsid w:val="000C28CA"/>
    <w:rsid w:val="000C29D8"/>
    <w:rsid w:val="000C2DA5"/>
    <w:rsid w:val="000C2FB5"/>
    <w:rsid w:val="000C2FBF"/>
    <w:rsid w:val="000C358F"/>
    <w:rsid w:val="000C36A0"/>
    <w:rsid w:val="000C3B81"/>
    <w:rsid w:val="000C3DF2"/>
    <w:rsid w:val="000C4AEA"/>
    <w:rsid w:val="000C5322"/>
    <w:rsid w:val="000C5626"/>
    <w:rsid w:val="000C58D7"/>
    <w:rsid w:val="000C792E"/>
    <w:rsid w:val="000D061C"/>
    <w:rsid w:val="000D116A"/>
    <w:rsid w:val="000D1DC8"/>
    <w:rsid w:val="000D2516"/>
    <w:rsid w:val="000D5839"/>
    <w:rsid w:val="000D5FF2"/>
    <w:rsid w:val="000D65D8"/>
    <w:rsid w:val="000D6907"/>
    <w:rsid w:val="000E00F3"/>
    <w:rsid w:val="000E0250"/>
    <w:rsid w:val="000E1F01"/>
    <w:rsid w:val="000E2458"/>
    <w:rsid w:val="000E39A1"/>
    <w:rsid w:val="000E4586"/>
    <w:rsid w:val="000E4849"/>
    <w:rsid w:val="000E48AF"/>
    <w:rsid w:val="000F0A3C"/>
    <w:rsid w:val="000F14C7"/>
    <w:rsid w:val="000F158C"/>
    <w:rsid w:val="000F2223"/>
    <w:rsid w:val="000F2515"/>
    <w:rsid w:val="000F3E1D"/>
    <w:rsid w:val="000F44EE"/>
    <w:rsid w:val="000F6BFD"/>
    <w:rsid w:val="000F6C75"/>
    <w:rsid w:val="000F702B"/>
    <w:rsid w:val="000F7161"/>
    <w:rsid w:val="000F757F"/>
    <w:rsid w:val="000F78C1"/>
    <w:rsid w:val="001003C5"/>
    <w:rsid w:val="00100456"/>
    <w:rsid w:val="00100738"/>
    <w:rsid w:val="0010117A"/>
    <w:rsid w:val="00101610"/>
    <w:rsid w:val="00101B3B"/>
    <w:rsid w:val="00101D27"/>
    <w:rsid w:val="00102F3D"/>
    <w:rsid w:val="00102F6D"/>
    <w:rsid w:val="00103696"/>
    <w:rsid w:val="00103892"/>
    <w:rsid w:val="00104109"/>
    <w:rsid w:val="00104EE9"/>
    <w:rsid w:val="00105731"/>
    <w:rsid w:val="001061BF"/>
    <w:rsid w:val="00107DF4"/>
    <w:rsid w:val="001103A8"/>
    <w:rsid w:val="00111019"/>
    <w:rsid w:val="00111131"/>
    <w:rsid w:val="001127CA"/>
    <w:rsid w:val="001130CE"/>
    <w:rsid w:val="001130E7"/>
    <w:rsid w:val="001134BC"/>
    <w:rsid w:val="00113874"/>
    <w:rsid w:val="00114D76"/>
    <w:rsid w:val="00115907"/>
    <w:rsid w:val="00115A98"/>
    <w:rsid w:val="001204F8"/>
    <w:rsid w:val="00120F69"/>
    <w:rsid w:val="001215E5"/>
    <w:rsid w:val="00122306"/>
    <w:rsid w:val="0012304D"/>
    <w:rsid w:val="00123164"/>
    <w:rsid w:val="00123BBA"/>
    <w:rsid w:val="0012466A"/>
    <w:rsid w:val="00124E38"/>
    <w:rsid w:val="0012580B"/>
    <w:rsid w:val="00125999"/>
    <w:rsid w:val="001303C4"/>
    <w:rsid w:val="00130D28"/>
    <w:rsid w:val="00131994"/>
    <w:rsid w:val="00131B42"/>
    <w:rsid w:val="00131F90"/>
    <w:rsid w:val="00133035"/>
    <w:rsid w:val="00133E19"/>
    <w:rsid w:val="0013458C"/>
    <w:rsid w:val="00134796"/>
    <w:rsid w:val="00134922"/>
    <w:rsid w:val="001349FE"/>
    <w:rsid w:val="0013526E"/>
    <w:rsid w:val="001360DC"/>
    <w:rsid w:val="00137580"/>
    <w:rsid w:val="001377F7"/>
    <w:rsid w:val="00137BAB"/>
    <w:rsid w:val="00141022"/>
    <w:rsid w:val="001413EF"/>
    <w:rsid w:val="00141C41"/>
    <w:rsid w:val="00142E3A"/>
    <w:rsid w:val="00144009"/>
    <w:rsid w:val="00144136"/>
    <w:rsid w:val="00145F8F"/>
    <w:rsid w:val="00146152"/>
    <w:rsid w:val="00146891"/>
    <w:rsid w:val="00146A1D"/>
    <w:rsid w:val="00147475"/>
    <w:rsid w:val="00150492"/>
    <w:rsid w:val="00150C46"/>
    <w:rsid w:val="0015107F"/>
    <w:rsid w:val="00151553"/>
    <w:rsid w:val="00151AE5"/>
    <w:rsid w:val="0015208C"/>
    <w:rsid w:val="00152FA1"/>
    <w:rsid w:val="00153069"/>
    <w:rsid w:val="00153520"/>
    <w:rsid w:val="00153707"/>
    <w:rsid w:val="00153EB2"/>
    <w:rsid w:val="00155108"/>
    <w:rsid w:val="00155526"/>
    <w:rsid w:val="0015581E"/>
    <w:rsid w:val="00155A6C"/>
    <w:rsid w:val="00155DAD"/>
    <w:rsid w:val="001561BD"/>
    <w:rsid w:val="001564F2"/>
    <w:rsid w:val="001568DA"/>
    <w:rsid w:val="0015710E"/>
    <w:rsid w:val="00157181"/>
    <w:rsid w:val="00161963"/>
    <w:rsid w:val="00161A21"/>
    <w:rsid w:val="001628ED"/>
    <w:rsid w:val="00162C09"/>
    <w:rsid w:val="0016383B"/>
    <w:rsid w:val="001639C3"/>
    <w:rsid w:val="00163DCB"/>
    <w:rsid w:val="00164686"/>
    <w:rsid w:val="001648AD"/>
    <w:rsid w:val="00164AC5"/>
    <w:rsid w:val="001654FE"/>
    <w:rsid w:val="00165747"/>
    <w:rsid w:val="00165D16"/>
    <w:rsid w:val="001661E8"/>
    <w:rsid w:val="001667FE"/>
    <w:rsid w:val="00166C9F"/>
    <w:rsid w:val="00167355"/>
    <w:rsid w:val="00167789"/>
    <w:rsid w:val="00170899"/>
    <w:rsid w:val="00171371"/>
    <w:rsid w:val="00171AA1"/>
    <w:rsid w:val="00173BA0"/>
    <w:rsid w:val="00173EFA"/>
    <w:rsid w:val="00174346"/>
    <w:rsid w:val="00174FD9"/>
    <w:rsid w:val="00175A24"/>
    <w:rsid w:val="00175A7E"/>
    <w:rsid w:val="001774C8"/>
    <w:rsid w:val="001774E3"/>
    <w:rsid w:val="0018015A"/>
    <w:rsid w:val="0018118B"/>
    <w:rsid w:val="00181201"/>
    <w:rsid w:val="00183885"/>
    <w:rsid w:val="00183B32"/>
    <w:rsid w:val="0018455F"/>
    <w:rsid w:val="00184CE7"/>
    <w:rsid w:val="00186110"/>
    <w:rsid w:val="001861FF"/>
    <w:rsid w:val="00186CA1"/>
    <w:rsid w:val="00187E58"/>
    <w:rsid w:val="001908CF"/>
    <w:rsid w:val="00190A8F"/>
    <w:rsid w:val="0019117C"/>
    <w:rsid w:val="00191E00"/>
    <w:rsid w:val="0019234A"/>
    <w:rsid w:val="00192393"/>
    <w:rsid w:val="00194B66"/>
    <w:rsid w:val="00195750"/>
    <w:rsid w:val="00195F09"/>
    <w:rsid w:val="0019697E"/>
    <w:rsid w:val="001970D1"/>
    <w:rsid w:val="0019784D"/>
    <w:rsid w:val="00197FC9"/>
    <w:rsid w:val="001A0F9D"/>
    <w:rsid w:val="001A1722"/>
    <w:rsid w:val="001A1AF0"/>
    <w:rsid w:val="001A1B49"/>
    <w:rsid w:val="001A1E27"/>
    <w:rsid w:val="001A2958"/>
    <w:rsid w:val="001A297E"/>
    <w:rsid w:val="001A2D31"/>
    <w:rsid w:val="001A368E"/>
    <w:rsid w:val="001A5027"/>
    <w:rsid w:val="001A5600"/>
    <w:rsid w:val="001A7329"/>
    <w:rsid w:val="001A7631"/>
    <w:rsid w:val="001A792F"/>
    <w:rsid w:val="001A7AA8"/>
    <w:rsid w:val="001A7F34"/>
    <w:rsid w:val="001B1C6D"/>
    <w:rsid w:val="001B2890"/>
    <w:rsid w:val="001B2AA4"/>
    <w:rsid w:val="001B34FD"/>
    <w:rsid w:val="001B3740"/>
    <w:rsid w:val="001B4D1A"/>
    <w:rsid w:val="001B4E28"/>
    <w:rsid w:val="001B5447"/>
    <w:rsid w:val="001B576C"/>
    <w:rsid w:val="001B6364"/>
    <w:rsid w:val="001C02DF"/>
    <w:rsid w:val="001C0FB8"/>
    <w:rsid w:val="001C1ED9"/>
    <w:rsid w:val="001C2647"/>
    <w:rsid w:val="001C2C3E"/>
    <w:rsid w:val="001C2D31"/>
    <w:rsid w:val="001C2FAE"/>
    <w:rsid w:val="001C3525"/>
    <w:rsid w:val="001C3AFB"/>
    <w:rsid w:val="001C53A4"/>
    <w:rsid w:val="001C58A7"/>
    <w:rsid w:val="001C6B8F"/>
    <w:rsid w:val="001D1419"/>
    <w:rsid w:val="001D1BD2"/>
    <w:rsid w:val="001D3E2F"/>
    <w:rsid w:val="001D4C1D"/>
    <w:rsid w:val="001D5CAF"/>
    <w:rsid w:val="001D5DD1"/>
    <w:rsid w:val="001E02BE"/>
    <w:rsid w:val="001E1695"/>
    <w:rsid w:val="001E1861"/>
    <w:rsid w:val="001E1A25"/>
    <w:rsid w:val="001E21C9"/>
    <w:rsid w:val="001E2266"/>
    <w:rsid w:val="001E2B60"/>
    <w:rsid w:val="001E2B95"/>
    <w:rsid w:val="001E389F"/>
    <w:rsid w:val="001E3ABF"/>
    <w:rsid w:val="001E3B37"/>
    <w:rsid w:val="001E3FB5"/>
    <w:rsid w:val="001E43E1"/>
    <w:rsid w:val="001E49D9"/>
    <w:rsid w:val="001E53D9"/>
    <w:rsid w:val="001E614A"/>
    <w:rsid w:val="001E6272"/>
    <w:rsid w:val="001E72BF"/>
    <w:rsid w:val="001E7447"/>
    <w:rsid w:val="001E74E5"/>
    <w:rsid w:val="001F0789"/>
    <w:rsid w:val="001F097A"/>
    <w:rsid w:val="001F1839"/>
    <w:rsid w:val="001F1FF5"/>
    <w:rsid w:val="001F2594"/>
    <w:rsid w:val="001F5BEC"/>
    <w:rsid w:val="001F6AE2"/>
    <w:rsid w:val="001F6DC7"/>
    <w:rsid w:val="001F6F01"/>
    <w:rsid w:val="001F7FAE"/>
    <w:rsid w:val="00200001"/>
    <w:rsid w:val="00202006"/>
    <w:rsid w:val="00203DB9"/>
    <w:rsid w:val="00203E33"/>
    <w:rsid w:val="0020486A"/>
    <w:rsid w:val="002049F2"/>
    <w:rsid w:val="00204B30"/>
    <w:rsid w:val="002055A6"/>
    <w:rsid w:val="0020581C"/>
    <w:rsid w:val="00205FF8"/>
    <w:rsid w:val="00206460"/>
    <w:rsid w:val="002069B4"/>
    <w:rsid w:val="00206C33"/>
    <w:rsid w:val="002074EF"/>
    <w:rsid w:val="002074F4"/>
    <w:rsid w:val="00210CD3"/>
    <w:rsid w:val="00211DE6"/>
    <w:rsid w:val="00213DDE"/>
    <w:rsid w:val="0021436F"/>
    <w:rsid w:val="002148EA"/>
    <w:rsid w:val="00214909"/>
    <w:rsid w:val="00214BEF"/>
    <w:rsid w:val="00215B5A"/>
    <w:rsid w:val="00215DFC"/>
    <w:rsid w:val="002170A0"/>
    <w:rsid w:val="0021739A"/>
    <w:rsid w:val="002175DC"/>
    <w:rsid w:val="00217743"/>
    <w:rsid w:val="00220390"/>
    <w:rsid w:val="00220B0C"/>
    <w:rsid w:val="0022124F"/>
    <w:rsid w:val="002212DF"/>
    <w:rsid w:val="00221F08"/>
    <w:rsid w:val="00222297"/>
    <w:rsid w:val="00222CD4"/>
    <w:rsid w:val="00223B9C"/>
    <w:rsid w:val="00225016"/>
    <w:rsid w:val="00225270"/>
    <w:rsid w:val="0022629F"/>
    <w:rsid w:val="002264A6"/>
    <w:rsid w:val="00226D2F"/>
    <w:rsid w:val="00227BA7"/>
    <w:rsid w:val="00230092"/>
    <w:rsid w:val="0023011C"/>
    <w:rsid w:val="002316A5"/>
    <w:rsid w:val="00232371"/>
    <w:rsid w:val="0023237F"/>
    <w:rsid w:val="002338A7"/>
    <w:rsid w:val="00233996"/>
    <w:rsid w:val="002342E4"/>
    <w:rsid w:val="0023458D"/>
    <w:rsid w:val="002352E7"/>
    <w:rsid w:val="00235ACC"/>
    <w:rsid w:val="00235CBC"/>
    <w:rsid w:val="00236358"/>
    <w:rsid w:val="00236788"/>
    <w:rsid w:val="00236EE8"/>
    <w:rsid w:val="002375C1"/>
    <w:rsid w:val="002412E6"/>
    <w:rsid w:val="00243379"/>
    <w:rsid w:val="00246D30"/>
    <w:rsid w:val="00247127"/>
    <w:rsid w:val="002477B1"/>
    <w:rsid w:val="00247957"/>
    <w:rsid w:val="002505A9"/>
    <w:rsid w:val="00250673"/>
    <w:rsid w:val="002508A5"/>
    <w:rsid w:val="00251138"/>
    <w:rsid w:val="00251368"/>
    <w:rsid w:val="002515A8"/>
    <w:rsid w:val="00251AEE"/>
    <w:rsid w:val="0025241A"/>
    <w:rsid w:val="002525F3"/>
    <w:rsid w:val="00252B99"/>
    <w:rsid w:val="00253978"/>
    <w:rsid w:val="00253B3E"/>
    <w:rsid w:val="0025535F"/>
    <w:rsid w:val="00255951"/>
    <w:rsid w:val="002561E7"/>
    <w:rsid w:val="002576EC"/>
    <w:rsid w:val="002600C3"/>
    <w:rsid w:val="002603BF"/>
    <w:rsid w:val="00260597"/>
    <w:rsid w:val="00260E74"/>
    <w:rsid w:val="002624DE"/>
    <w:rsid w:val="00262F34"/>
    <w:rsid w:val="00263398"/>
    <w:rsid w:val="00263A29"/>
    <w:rsid w:val="00263D28"/>
    <w:rsid w:val="002643CD"/>
    <w:rsid w:val="00265819"/>
    <w:rsid w:val="00265EB7"/>
    <w:rsid w:val="00266F06"/>
    <w:rsid w:val="00267FD6"/>
    <w:rsid w:val="00270867"/>
    <w:rsid w:val="00272677"/>
    <w:rsid w:val="00273196"/>
    <w:rsid w:val="00273DB1"/>
    <w:rsid w:val="00275BCF"/>
    <w:rsid w:val="00275D1A"/>
    <w:rsid w:val="00275FB0"/>
    <w:rsid w:val="002772BE"/>
    <w:rsid w:val="00280D79"/>
    <w:rsid w:val="00283126"/>
    <w:rsid w:val="0028360E"/>
    <w:rsid w:val="002854BA"/>
    <w:rsid w:val="002907AA"/>
    <w:rsid w:val="0029084E"/>
    <w:rsid w:val="00290ABB"/>
    <w:rsid w:val="00291185"/>
    <w:rsid w:val="00291E36"/>
    <w:rsid w:val="00291E4C"/>
    <w:rsid w:val="00292257"/>
    <w:rsid w:val="00292A2F"/>
    <w:rsid w:val="0029467E"/>
    <w:rsid w:val="002947E2"/>
    <w:rsid w:val="00294AC7"/>
    <w:rsid w:val="00294E8F"/>
    <w:rsid w:val="002959F9"/>
    <w:rsid w:val="00295E0D"/>
    <w:rsid w:val="002968BA"/>
    <w:rsid w:val="00296FA9"/>
    <w:rsid w:val="00297798"/>
    <w:rsid w:val="002A0A50"/>
    <w:rsid w:val="002A1665"/>
    <w:rsid w:val="002A1C37"/>
    <w:rsid w:val="002A1E2E"/>
    <w:rsid w:val="002A2F8E"/>
    <w:rsid w:val="002A3C52"/>
    <w:rsid w:val="002A54E0"/>
    <w:rsid w:val="002A643A"/>
    <w:rsid w:val="002A6BE2"/>
    <w:rsid w:val="002A772B"/>
    <w:rsid w:val="002A7BA7"/>
    <w:rsid w:val="002B0376"/>
    <w:rsid w:val="002B0DED"/>
    <w:rsid w:val="002B1595"/>
    <w:rsid w:val="002B191D"/>
    <w:rsid w:val="002B1F0E"/>
    <w:rsid w:val="002B2408"/>
    <w:rsid w:val="002B2958"/>
    <w:rsid w:val="002B2C5A"/>
    <w:rsid w:val="002B3507"/>
    <w:rsid w:val="002B5805"/>
    <w:rsid w:val="002B59C2"/>
    <w:rsid w:val="002B5E6E"/>
    <w:rsid w:val="002B70A7"/>
    <w:rsid w:val="002B7F6D"/>
    <w:rsid w:val="002C0F7C"/>
    <w:rsid w:val="002C196C"/>
    <w:rsid w:val="002C1DC8"/>
    <w:rsid w:val="002C2E04"/>
    <w:rsid w:val="002C3203"/>
    <w:rsid w:val="002C3CC8"/>
    <w:rsid w:val="002C6D27"/>
    <w:rsid w:val="002C7154"/>
    <w:rsid w:val="002D0AF6"/>
    <w:rsid w:val="002D24C6"/>
    <w:rsid w:val="002D2ACC"/>
    <w:rsid w:val="002D2B0A"/>
    <w:rsid w:val="002D2C1F"/>
    <w:rsid w:val="002D36CA"/>
    <w:rsid w:val="002D3E37"/>
    <w:rsid w:val="002D52B9"/>
    <w:rsid w:val="002D5ACD"/>
    <w:rsid w:val="002D63B6"/>
    <w:rsid w:val="002D6EAE"/>
    <w:rsid w:val="002D74FD"/>
    <w:rsid w:val="002E0943"/>
    <w:rsid w:val="002E0A12"/>
    <w:rsid w:val="002E0AC5"/>
    <w:rsid w:val="002E2144"/>
    <w:rsid w:val="002E307D"/>
    <w:rsid w:val="002E3256"/>
    <w:rsid w:val="002E431C"/>
    <w:rsid w:val="002E528B"/>
    <w:rsid w:val="002E5774"/>
    <w:rsid w:val="002E5C79"/>
    <w:rsid w:val="002E610B"/>
    <w:rsid w:val="002E69A8"/>
    <w:rsid w:val="002E74FB"/>
    <w:rsid w:val="002E7B3B"/>
    <w:rsid w:val="002F08F0"/>
    <w:rsid w:val="002F09E6"/>
    <w:rsid w:val="002F1457"/>
    <w:rsid w:val="002F164D"/>
    <w:rsid w:val="002F2DB9"/>
    <w:rsid w:val="002F2F6A"/>
    <w:rsid w:val="002F3821"/>
    <w:rsid w:val="002F3B4B"/>
    <w:rsid w:val="002F57DA"/>
    <w:rsid w:val="002F5F84"/>
    <w:rsid w:val="002F7801"/>
    <w:rsid w:val="003017E7"/>
    <w:rsid w:val="00301EA0"/>
    <w:rsid w:val="003021BC"/>
    <w:rsid w:val="00304D97"/>
    <w:rsid w:val="00305485"/>
    <w:rsid w:val="003055FF"/>
    <w:rsid w:val="003056AC"/>
    <w:rsid w:val="00306206"/>
    <w:rsid w:val="00307018"/>
    <w:rsid w:val="00307E60"/>
    <w:rsid w:val="0031109B"/>
    <w:rsid w:val="00311C2A"/>
    <w:rsid w:val="003123DF"/>
    <w:rsid w:val="003135CF"/>
    <w:rsid w:val="003143CE"/>
    <w:rsid w:val="00314F2F"/>
    <w:rsid w:val="00315190"/>
    <w:rsid w:val="003152CB"/>
    <w:rsid w:val="0031570F"/>
    <w:rsid w:val="00315B3C"/>
    <w:rsid w:val="00315F83"/>
    <w:rsid w:val="0031626C"/>
    <w:rsid w:val="003164BC"/>
    <w:rsid w:val="00316CBC"/>
    <w:rsid w:val="00317D85"/>
    <w:rsid w:val="00320E4A"/>
    <w:rsid w:val="00321197"/>
    <w:rsid w:val="0032173B"/>
    <w:rsid w:val="00321AD8"/>
    <w:rsid w:val="0032281A"/>
    <w:rsid w:val="00322D0E"/>
    <w:rsid w:val="00323B0E"/>
    <w:rsid w:val="003242CB"/>
    <w:rsid w:val="00324330"/>
    <w:rsid w:val="003244AF"/>
    <w:rsid w:val="00324877"/>
    <w:rsid w:val="00324FEE"/>
    <w:rsid w:val="00325836"/>
    <w:rsid w:val="00325F31"/>
    <w:rsid w:val="00326229"/>
    <w:rsid w:val="00326C29"/>
    <w:rsid w:val="00327B95"/>
    <w:rsid w:val="00327C56"/>
    <w:rsid w:val="003303AA"/>
    <w:rsid w:val="0033080D"/>
    <w:rsid w:val="00330BE1"/>
    <w:rsid w:val="003315A1"/>
    <w:rsid w:val="00332CA7"/>
    <w:rsid w:val="00333113"/>
    <w:rsid w:val="00333183"/>
    <w:rsid w:val="00333AF1"/>
    <w:rsid w:val="00334288"/>
    <w:rsid w:val="003343F0"/>
    <w:rsid w:val="00334EE3"/>
    <w:rsid w:val="0033729D"/>
    <w:rsid w:val="003373EC"/>
    <w:rsid w:val="00337CA6"/>
    <w:rsid w:val="00340274"/>
    <w:rsid w:val="00340907"/>
    <w:rsid w:val="00342FF4"/>
    <w:rsid w:val="003439BB"/>
    <w:rsid w:val="00344195"/>
    <w:rsid w:val="003448CB"/>
    <w:rsid w:val="0034504B"/>
    <w:rsid w:val="00346148"/>
    <w:rsid w:val="00346311"/>
    <w:rsid w:val="003464A7"/>
    <w:rsid w:val="003465C3"/>
    <w:rsid w:val="00346E54"/>
    <w:rsid w:val="00347283"/>
    <w:rsid w:val="00347CD3"/>
    <w:rsid w:val="00347CF8"/>
    <w:rsid w:val="003501F0"/>
    <w:rsid w:val="003507D2"/>
    <w:rsid w:val="00351CFB"/>
    <w:rsid w:val="00351F8A"/>
    <w:rsid w:val="00352451"/>
    <w:rsid w:val="00352F1C"/>
    <w:rsid w:val="0035349D"/>
    <w:rsid w:val="00353BB6"/>
    <w:rsid w:val="00354492"/>
    <w:rsid w:val="00354D4A"/>
    <w:rsid w:val="003573DD"/>
    <w:rsid w:val="0036063A"/>
    <w:rsid w:val="00360640"/>
    <w:rsid w:val="0036096C"/>
    <w:rsid w:val="00361E8E"/>
    <w:rsid w:val="00362228"/>
    <w:rsid w:val="00362A86"/>
    <w:rsid w:val="00364C41"/>
    <w:rsid w:val="00365B6E"/>
    <w:rsid w:val="003666D9"/>
    <w:rsid w:val="003669EA"/>
    <w:rsid w:val="00366C63"/>
    <w:rsid w:val="003706CC"/>
    <w:rsid w:val="00372589"/>
    <w:rsid w:val="00372796"/>
    <w:rsid w:val="003728BB"/>
    <w:rsid w:val="00373CAD"/>
    <w:rsid w:val="003752DD"/>
    <w:rsid w:val="003753A9"/>
    <w:rsid w:val="003756F7"/>
    <w:rsid w:val="00375D68"/>
    <w:rsid w:val="00376FBF"/>
    <w:rsid w:val="003772F0"/>
    <w:rsid w:val="00377710"/>
    <w:rsid w:val="00377E07"/>
    <w:rsid w:val="003801E6"/>
    <w:rsid w:val="00380C23"/>
    <w:rsid w:val="00383E42"/>
    <w:rsid w:val="003849B3"/>
    <w:rsid w:val="00387223"/>
    <w:rsid w:val="00387534"/>
    <w:rsid w:val="003876CF"/>
    <w:rsid w:val="00387748"/>
    <w:rsid w:val="003903E4"/>
    <w:rsid w:val="00390636"/>
    <w:rsid w:val="003909E2"/>
    <w:rsid w:val="00390DC1"/>
    <w:rsid w:val="003910B5"/>
    <w:rsid w:val="00391FAA"/>
    <w:rsid w:val="003940B3"/>
    <w:rsid w:val="00394D14"/>
    <w:rsid w:val="00395324"/>
    <w:rsid w:val="00395C4E"/>
    <w:rsid w:val="003963DD"/>
    <w:rsid w:val="00397392"/>
    <w:rsid w:val="0039741E"/>
    <w:rsid w:val="003A0167"/>
    <w:rsid w:val="003A0A9D"/>
    <w:rsid w:val="003A17E0"/>
    <w:rsid w:val="003A1803"/>
    <w:rsid w:val="003A1A70"/>
    <w:rsid w:val="003A2797"/>
    <w:rsid w:val="003A2D8E"/>
    <w:rsid w:val="003A2FB0"/>
    <w:rsid w:val="003A39F2"/>
    <w:rsid w:val="003A41A5"/>
    <w:rsid w:val="003A41B0"/>
    <w:rsid w:val="003A4F1F"/>
    <w:rsid w:val="003A57B9"/>
    <w:rsid w:val="003A5E04"/>
    <w:rsid w:val="003A60DA"/>
    <w:rsid w:val="003A6925"/>
    <w:rsid w:val="003A712E"/>
    <w:rsid w:val="003A7CE6"/>
    <w:rsid w:val="003B0973"/>
    <w:rsid w:val="003B3CA3"/>
    <w:rsid w:val="003B6721"/>
    <w:rsid w:val="003B6F83"/>
    <w:rsid w:val="003B7379"/>
    <w:rsid w:val="003C0BC8"/>
    <w:rsid w:val="003C0EA4"/>
    <w:rsid w:val="003C20E4"/>
    <w:rsid w:val="003C2E44"/>
    <w:rsid w:val="003C3458"/>
    <w:rsid w:val="003C39DA"/>
    <w:rsid w:val="003C3A40"/>
    <w:rsid w:val="003C4FC9"/>
    <w:rsid w:val="003D0E4E"/>
    <w:rsid w:val="003D22E2"/>
    <w:rsid w:val="003D2579"/>
    <w:rsid w:val="003D2EEF"/>
    <w:rsid w:val="003D40F2"/>
    <w:rsid w:val="003D520C"/>
    <w:rsid w:val="003D55D4"/>
    <w:rsid w:val="003D5861"/>
    <w:rsid w:val="003D6342"/>
    <w:rsid w:val="003E0AFD"/>
    <w:rsid w:val="003E0B27"/>
    <w:rsid w:val="003E150E"/>
    <w:rsid w:val="003E22C1"/>
    <w:rsid w:val="003E284A"/>
    <w:rsid w:val="003E33DD"/>
    <w:rsid w:val="003E3701"/>
    <w:rsid w:val="003E5325"/>
    <w:rsid w:val="003E552B"/>
    <w:rsid w:val="003E6162"/>
    <w:rsid w:val="003E6CAD"/>
    <w:rsid w:val="003E6F90"/>
    <w:rsid w:val="003E7E8A"/>
    <w:rsid w:val="003F0341"/>
    <w:rsid w:val="003F0BA3"/>
    <w:rsid w:val="003F13F2"/>
    <w:rsid w:val="003F2169"/>
    <w:rsid w:val="003F29F8"/>
    <w:rsid w:val="003F2E7D"/>
    <w:rsid w:val="003F53B5"/>
    <w:rsid w:val="003F5D0F"/>
    <w:rsid w:val="003F6CDA"/>
    <w:rsid w:val="00402433"/>
    <w:rsid w:val="004031A0"/>
    <w:rsid w:val="00403D1B"/>
    <w:rsid w:val="00404383"/>
    <w:rsid w:val="0040451F"/>
    <w:rsid w:val="00404EE9"/>
    <w:rsid w:val="00406FDB"/>
    <w:rsid w:val="004072A5"/>
    <w:rsid w:val="00407D22"/>
    <w:rsid w:val="004102C7"/>
    <w:rsid w:val="00410A85"/>
    <w:rsid w:val="0041229C"/>
    <w:rsid w:val="004123B9"/>
    <w:rsid w:val="00413493"/>
    <w:rsid w:val="00413BC6"/>
    <w:rsid w:val="00414101"/>
    <w:rsid w:val="00414DF9"/>
    <w:rsid w:val="004153C9"/>
    <w:rsid w:val="004168DE"/>
    <w:rsid w:val="00416969"/>
    <w:rsid w:val="00416F45"/>
    <w:rsid w:val="00421777"/>
    <w:rsid w:val="0042330C"/>
    <w:rsid w:val="004234F0"/>
    <w:rsid w:val="00423CE9"/>
    <w:rsid w:val="00423D87"/>
    <w:rsid w:val="00424219"/>
    <w:rsid w:val="004246F4"/>
    <w:rsid w:val="00424C95"/>
    <w:rsid w:val="00424F44"/>
    <w:rsid w:val="00425215"/>
    <w:rsid w:val="004276F1"/>
    <w:rsid w:val="00427818"/>
    <w:rsid w:val="004279B2"/>
    <w:rsid w:val="00430DD6"/>
    <w:rsid w:val="0043136F"/>
    <w:rsid w:val="004321AE"/>
    <w:rsid w:val="00432274"/>
    <w:rsid w:val="004330B1"/>
    <w:rsid w:val="00433DDB"/>
    <w:rsid w:val="00434BBB"/>
    <w:rsid w:val="00435A29"/>
    <w:rsid w:val="00436F41"/>
    <w:rsid w:val="00437619"/>
    <w:rsid w:val="00437644"/>
    <w:rsid w:val="004407B5"/>
    <w:rsid w:val="00440E40"/>
    <w:rsid w:val="00442403"/>
    <w:rsid w:val="004434B6"/>
    <w:rsid w:val="00444038"/>
    <w:rsid w:val="00445273"/>
    <w:rsid w:val="00447E15"/>
    <w:rsid w:val="00450653"/>
    <w:rsid w:val="0045458C"/>
    <w:rsid w:val="00454F3F"/>
    <w:rsid w:val="004554F7"/>
    <w:rsid w:val="0046003B"/>
    <w:rsid w:val="00460479"/>
    <w:rsid w:val="00461B1B"/>
    <w:rsid w:val="0046245D"/>
    <w:rsid w:val="00462864"/>
    <w:rsid w:val="004640CD"/>
    <w:rsid w:val="00464242"/>
    <w:rsid w:val="00464310"/>
    <w:rsid w:val="00464E97"/>
    <w:rsid w:val="004651D8"/>
    <w:rsid w:val="00465A1E"/>
    <w:rsid w:val="00465D31"/>
    <w:rsid w:val="004665A4"/>
    <w:rsid w:val="00467C71"/>
    <w:rsid w:val="004703DB"/>
    <w:rsid w:val="004709F5"/>
    <w:rsid w:val="00472025"/>
    <w:rsid w:val="004722B4"/>
    <w:rsid w:val="0047318F"/>
    <w:rsid w:val="004735F8"/>
    <w:rsid w:val="00473851"/>
    <w:rsid w:val="00474378"/>
    <w:rsid w:val="0047620A"/>
    <w:rsid w:val="00476B51"/>
    <w:rsid w:val="0047769F"/>
    <w:rsid w:val="0047779C"/>
    <w:rsid w:val="00477C8A"/>
    <w:rsid w:val="004802C5"/>
    <w:rsid w:val="00480A40"/>
    <w:rsid w:val="00481411"/>
    <w:rsid w:val="00481C65"/>
    <w:rsid w:val="004832DA"/>
    <w:rsid w:val="004845CD"/>
    <w:rsid w:val="00486F96"/>
    <w:rsid w:val="00487EAA"/>
    <w:rsid w:val="00487F13"/>
    <w:rsid w:val="004912F3"/>
    <w:rsid w:val="00491810"/>
    <w:rsid w:val="00492CDD"/>
    <w:rsid w:val="00494BD9"/>
    <w:rsid w:val="00495C91"/>
    <w:rsid w:val="00495E6E"/>
    <w:rsid w:val="0049604C"/>
    <w:rsid w:val="004969A4"/>
    <w:rsid w:val="00496E72"/>
    <w:rsid w:val="004973D2"/>
    <w:rsid w:val="004A030A"/>
    <w:rsid w:val="004A06F5"/>
    <w:rsid w:val="004A1F62"/>
    <w:rsid w:val="004A2A63"/>
    <w:rsid w:val="004A315A"/>
    <w:rsid w:val="004A44A5"/>
    <w:rsid w:val="004A4806"/>
    <w:rsid w:val="004A5D1E"/>
    <w:rsid w:val="004A7036"/>
    <w:rsid w:val="004A7E27"/>
    <w:rsid w:val="004B0459"/>
    <w:rsid w:val="004B0B47"/>
    <w:rsid w:val="004B12B3"/>
    <w:rsid w:val="004B210C"/>
    <w:rsid w:val="004B37AA"/>
    <w:rsid w:val="004B4FF2"/>
    <w:rsid w:val="004B5863"/>
    <w:rsid w:val="004B6398"/>
    <w:rsid w:val="004B6653"/>
    <w:rsid w:val="004B6BDD"/>
    <w:rsid w:val="004C1986"/>
    <w:rsid w:val="004C1BAD"/>
    <w:rsid w:val="004C1F81"/>
    <w:rsid w:val="004C268B"/>
    <w:rsid w:val="004C4490"/>
    <w:rsid w:val="004C575B"/>
    <w:rsid w:val="004C6246"/>
    <w:rsid w:val="004C6679"/>
    <w:rsid w:val="004C6A93"/>
    <w:rsid w:val="004C79FE"/>
    <w:rsid w:val="004C7B27"/>
    <w:rsid w:val="004C7D05"/>
    <w:rsid w:val="004D0AD7"/>
    <w:rsid w:val="004D2163"/>
    <w:rsid w:val="004D3833"/>
    <w:rsid w:val="004D3AD3"/>
    <w:rsid w:val="004D3DC5"/>
    <w:rsid w:val="004D405F"/>
    <w:rsid w:val="004D4AD7"/>
    <w:rsid w:val="004D6653"/>
    <w:rsid w:val="004D7826"/>
    <w:rsid w:val="004E0B7A"/>
    <w:rsid w:val="004E0EBE"/>
    <w:rsid w:val="004E1A8A"/>
    <w:rsid w:val="004E20D8"/>
    <w:rsid w:val="004E2553"/>
    <w:rsid w:val="004E2E07"/>
    <w:rsid w:val="004E39F5"/>
    <w:rsid w:val="004E410A"/>
    <w:rsid w:val="004E4F4F"/>
    <w:rsid w:val="004E5FDD"/>
    <w:rsid w:val="004E6033"/>
    <w:rsid w:val="004E6789"/>
    <w:rsid w:val="004E67AE"/>
    <w:rsid w:val="004F03CC"/>
    <w:rsid w:val="004F0ADB"/>
    <w:rsid w:val="004F11F2"/>
    <w:rsid w:val="004F1921"/>
    <w:rsid w:val="004F1E00"/>
    <w:rsid w:val="004F1F53"/>
    <w:rsid w:val="004F2944"/>
    <w:rsid w:val="004F3271"/>
    <w:rsid w:val="004F3453"/>
    <w:rsid w:val="004F511F"/>
    <w:rsid w:val="004F526A"/>
    <w:rsid w:val="004F61E3"/>
    <w:rsid w:val="004F64A9"/>
    <w:rsid w:val="00502E10"/>
    <w:rsid w:val="00503426"/>
    <w:rsid w:val="005034CD"/>
    <w:rsid w:val="0050423C"/>
    <w:rsid w:val="00504AAA"/>
    <w:rsid w:val="00504FA5"/>
    <w:rsid w:val="005051CB"/>
    <w:rsid w:val="0050706A"/>
    <w:rsid w:val="005075D8"/>
    <w:rsid w:val="005079AC"/>
    <w:rsid w:val="00507C54"/>
    <w:rsid w:val="0051015C"/>
    <w:rsid w:val="00510B09"/>
    <w:rsid w:val="00510BED"/>
    <w:rsid w:val="00510FA5"/>
    <w:rsid w:val="005126BC"/>
    <w:rsid w:val="0051495B"/>
    <w:rsid w:val="00514966"/>
    <w:rsid w:val="00514B93"/>
    <w:rsid w:val="00514BBE"/>
    <w:rsid w:val="00515051"/>
    <w:rsid w:val="005151DE"/>
    <w:rsid w:val="005168B8"/>
    <w:rsid w:val="00516CF1"/>
    <w:rsid w:val="00516CFC"/>
    <w:rsid w:val="00516F45"/>
    <w:rsid w:val="00520282"/>
    <w:rsid w:val="00520AB6"/>
    <w:rsid w:val="005214E8"/>
    <w:rsid w:val="00522927"/>
    <w:rsid w:val="0052499B"/>
    <w:rsid w:val="005253DC"/>
    <w:rsid w:val="00526F61"/>
    <w:rsid w:val="00526FF8"/>
    <w:rsid w:val="00527EE0"/>
    <w:rsid w:val="005303F7"/>
    <w:rsid w:val="00531919"/>
    <w:rsid w:val="00531AE9"/>
    <w:rsid w:val="00531E85"/>
    <w:rsid w:val="005330A7"/>
    <w:rsid w:val="00535591"/>
    <w:rsid w:val="00535CC0"/>
    <w:rsid w:val="005366D6"/>
    <w:rsid w:val="00537B3A"/>
    <w:rsid w:val="00540B15"/>
    <w:rsid w:val="00540CFA"/>
    <w:rsid w:val="00541032"/>
    <w:rsid w:val="0054133B"/>
    <w:rsid w:val="00542923"/>
    <w:rsid w:val="005438CD"/>
    <w:rsid w:val="00543C4A"/>
    <w:rsid w:val="00544576"/>
    <w:rsid w:val="005450B9"/>
    <w:rsid w:val="005457FD"/>
    <w:rsid w:val="00545C8F"/>
    <w:rsid w:val="00545CDE"/>
    <w:rsid w:val="005464F8"/>
    <w:rsid w:val="00547335"/>
    <w:rsid w:val="00547BF3"/>
    <w:rsid w:val="00550109"/>
    <w:rsid w:val="0055062A"/>
    <w:rsid w:val="00550A66"/>
    <w:rsid w:val="00552857"/>
    <w:rsid w:val="00552C10"/>
    <w:rsid w:val="00552F88"/>
    <w:rsid w:val="00554A25"/>
    <w:rsid w:val="00554E78"/>
    <w:rsid w:val="00555175"/>
    <w:rsid w:val="005551B0"/>
    <w:rsid w:val="00555506"/>
    <w:rsid w:val="00560DED"/>
    <w:rsid w:val="00562376"/>
    <w:rsid w:val="00562F9B"/>
    <w:rsid w:val="005640DE"/>
    <w:rsid w:val="00565515"/>
    <w:rsid w:val="00565A9B"/>
    <w:rsid w:val="00565D52"/>
    <w:rsid w:val="0056758B"/>
    <w:rsid w:val="00567A81"/>
    <w:rsid w:val="00567BE3"/>
    <w:rsid w:val="00567EC7"/>
    <w:rsid w:val="00570013"/>
    <w:rsid w:val="00570D91"/>
    <w:rsid w:val="00571504"/>
    <w:rsid w:val="005719B1"/>
    <w:rsid w:val="005719CD"/>
    <w:rsid w:val="005721E0"/>
    <w:rsid w:val="005722B2"/>
    <w:rsid w:val="005722ED"/>
    <w:rsid w:val="00572908"/>
    <w:rsid w:val="00574EAC"/>
    <w:rsid w:val="005754AA"/>
    <w:rsid w:val="00576CC6"/>
    <w:rsid w:val="005801A2"/>
    <w:rsid w:val="00580318"/>
    <w:rsid w:val="0058108D"/>
    <w:rsid w:val="00581544"/>
    <w:rsid w:val="005825A1"/>
    <w:rsid w:val="00582B07"/>
    <w:rsid w:val="00584341"/>
    <w:rsid w:val="0058469D"/>
    <w:rsid w:val="00586BB4"/>
    <w:rsid w:val="00586EA3"/>
    <w:rsid w:val="00591207"/>
    <w:rsid w:val="00591324"/>
    <w:rsid w:val="00591939"/>
    <w:rsid w:val="0059286B"/>
    <w:rsid w:val="0059385A"/>
    <w:rsid w:val="00593E96"/>
    <w:rsid w:val="005945FE"/>
    <w:rsid w:val="00594FA4"/>
    <w:rsid w:val="005952A5"/>
    <w:rsid w:val="00595D4C"/>
    <w:rsid w:val="0059627B"/>
    <w:rsid w:val="00597CBB"/>
    <w:rsid w:val="005A0A8A"/>
    <w:rsid w:val="005A0DE1"/>
    <w:rsid w:val="005A0E27"/>
    <w:rsid w:val="005A27FA"/>
    <w:rsid w:val="005A33A1"/>
    <w:rsid w:val="005A38D6"/>
    <w:rsid w:val="005A3ECA"/>
    <w:rsid w:val="005A4A5B"/>
    <w:rsid w:val="005A574D"/>
    <w:rsid w:val="005A5A5C"/>
    <w:rsid w:val="005A5F73"/>
    <w:rsid w:val="005A5F8A"/>
    <w:rsid w:val="005A6C8E"/>
    <w:rsid w:val="005A6CCC"/>
    <w:rsid w:val="005A7772"/>
    <w:rsid w:val="005B0597"/>
    <w:rsid w:val="005B08F7"/>
    <w:rsid w:val="005B1EB3"/>
    <w:rsid w:val="005B217D"/>
    <w:rsid w:val="005B23D9"/>
    <w:rsid w:val="005B276D"/>
    <w:rsid w:val="005B2C3B"/>
    <w:rsid w:val="005B424A"/>
    <w:rsid w:val="005B49EE"/>
    <w:rsid w:val="005B4AA9"/>
    <w:rsid w:val="005B4E1A"/>
    <w:rsid w:val="005B58EC"/>
    <w:rsid w:val="005B63AB"/>
    <w:rsid w:val="005B6FBF"/>
    <w:rsid w:val="005B70F9"/>
    <w:rsid w:val="005B7948"/>
    <w:rsid w:val="005B79F6"/>
    <w:rsid w:val="005B7A28"/>
    <w:rsid w:val="005B7C9F"/>
    <w:rsid w:val="005C04DA"/>
    <w:rsid w:val="005C13E1"/>
    <w:rsid w:val="005C2BE1"/>
    <w:rsid w:val="005C31E2"/>
    <w:rsid w:val="005C385F"/>
    <w:rsid w:val="005C48CC"/>
    <w:rsid w:val="005C48FF"/>
    <w:rsid w:val="005C5C19"/>
    <w:rsid w:val="005C6AD0"/>
    <w:rsid w:val="005C7865"/>
    <w:rsid w:val="005D01CF"/>
    <w:rsid w:val="005D01FA"/>
    <w:rsid w:val="005D0BE4"/>
    <w:rsid w:val="005D11AA"/>
    <w:rsid w:val="005D1A5B"/>
    <w:rsid w:val="005D1BEA"/>
    <w:rsid w:val="005D2152"/>
    <w:rsid w:val="005D290C"/>
    <w:rsid w:val="005D2B83"/>
    <w:rsid w:val="005D34B3"/>
    <w:rsid w:val="005D46DE"/>
    <w:rsid w:val="005D50AF"/>
    <w:rsid w:val="005D60DD"/>
    <w:rsid w:val="005D7446"/>
    <w:rsid w:val="005D7928"/>
    <w:rsid w:val="005E0FF0"/>
    <w:rsid w:val="005E1AC6"/>
    <w:rsid w:val="005E2315"/>
    <w:rsid w:val="005E6119"/>
    <w:rsid w:val="005E6265"/>
    <w:rsid w:val="005E6387"/>
    <w:rsid w:val="005F06C3"/>
    <w:rsid w:val="005F08A9"/>
    <w:rsid w:val="005F0948"/>
    <w:rsid w:val="005F2383"/>
    <w:rsid w:val="005F23DB"/>
    <w:rsid w:val="005F267E"/>
    <w:rsid w:val="005F2BB3"/>
    <w:rsid w:val="005F4855"/>
    <w:rsid w:val="005F50D0"/>
    <w:rsid w:val="005F62BD"/>
    <w:rsid w:val="005F62F1"/>
    <w:rsid w:val="005F6F1B"/>
    <w:rsid w:val="005F7114"/>
    <w:rsid w:val="00601DC5"/>
    <w:rsid w:val="006030E2"/>
    <w:rsid w:val="0060327A"/>
    <w:rsid w:val="00603807"/>
    <w:rsid w:val="00604EBD"/>
    <w:rsid w:val="00605219"/>
    <w:rsid w:val="0060580A"/>
    <w:rsid w:val="00606885"/>
    <w:rsid w:val="00607AD0"/>
    <w:rsid w:val="0061111D"/>
    <w:rsid w:val="00611F60"/>
    <w:rsid w:val="00612B3F"/>
    <w:rsid w:val="006135FF"/>
    <w:rsid w:val="00614A15"/>
    <w:rsid w:val="006151B2"/>
    <w:rsid w:val="006155AA"/>
    <w:rsid w:val="00615995"/>
    <w:rsid w:val="00615AEE"/>
    <w:rsid w:val="00615BF1"/>
    <w:rsid w:val="00616837"/>
    <w:rsid w:val="00617879"/>
    <w:rsid w:val="0062086A"/>
    <w:rsid w:val="00621E0A"/>
    <w:rsid w:val="00622937"/>
    <w:rsid w:val="006232E3"/>
    <w:rsid w:val="00623502"/>
    <w:rsid w:val="006244FB"/>
    <w:rsid w:val="00624B33"/>
    <w:rsid w:val="00625436"/>
    <w:rsid w:val="006258A5"/>
    <w:rsid w:val="00626F8E"/>
    <w:rsid w:val="006272CE"/>
    <w:rsid w:val="0063041A"/>
    <w:rsid w:val="006307F5"/>
    <w:rsid w:val="00630AA2"/>
    <w:rsid w:val="00630D93"/>
    <w:rsid w:val="0063119B"/>
    <w:rsid w:val="00631D49"/>
    <w:rsid w:val="00632109"/>
    <w:rsid w:val="00632E57"/>
    <w:rsid w:val="00633325"/>
    <w:rsid w:val="00635CC1"/>
    <w:rsid w:val="00635ED4"/>
    <w:rsid w:val="00636B19"/>
    <w:rsid w:val="00637587"/>
    <w:rsid w:val="00637D9B"/>
    <w:rsid w:val="006401E7"/>
    <w:rsid w:val="00641ADF"/>
    <w:rsid w:val="00643041"/>
    <w:rsid w:val="00643053"/>
    <w:rsid w:val="0064319A"/>
    <w:rsid w:val="006433A0"/>
    <w:rsid w:val="006439AD"/>
    <w:rsid w:val="00644BFC"/>
    <w:rsid w:val="00644E4D"/>
    <w:rsid w:val="00644EC9"/>
    <w:rsid w:val="00646707"/>
    <w:rsid w:val="00647EFE"/>
    <w:rsid w:val="00650AAA"/>
    <w:rsid w:val="00651F4D"/>
    <w:rsid w:val="00652A91"/>
    <w:rsid w:val="00653A4D"/>
    <w:rsid w:val="0065449A"/>
    <w:rsid w:val="006549BE"/>
    <w:rsid w:val="00655488"/>
    <w:rsid w:val="00655B27"/>
    <w:rsid w:val="0065623E"/>
    <w:rsid w:val="00657F7E"/>
    <w:rsid w:val="00660A3D"/>
    <w:rsid w:val="00660C59"/>
    <w:rsid w:val="00661CDC"/>
    <w:rsid w:val="00662E58"/>
    <w:rsid w:val="006637F2"/>
    <w:rsid w:val="00664377"/>
    <w:rsid w:val="00664DCF"/>
    <w:rsid w:val="00665C20"/>
    <w:rsid w:val="00665F58"/>
    <w:rsid w:val="00667946"/>
    <w:rsid w:val="00667BBE"/>
    <w:rsid w:val="00670043"/>
    <w:rsid w:val="006702BD"/>
    <w:rsid w:val="00671035"/>
    <w:rsid w:val="00671C7F"/>
    <w:rsid w:val="00672144"/>
    <w:rsid w:val="0067266A"/>
    <w:rsid w:val="00672C72"/>
    <w:rsid w:val="00674839"/>
    <w:rsid w:val="00675FCB"/>
    <w:rsid w:val="0067727B"/>
    <w:rsid w:val="00680199"/>
    <w:rsid w:val="00680479"/>
    <w:rsid w:val="006815E0"/>
    <w:rsid w:val="00681A37"/>
    <w:rsid w:val="00681C7E"/>
    <w:rsid w:val="00683677"/>
    <w:rsid w:val="00683C42"/>
    <w:rsid w:val="00686876"/>
    <w:rsid w:val="006868F6"/>
    <w:rsid w:val="00687560"/>
    <w:rsid w:val="00687704"/>
    <w:rsid w:val="00687B63"/>
    <w:rsid w:val="0069459D"/>
    <w:rsid w:val="00694BF1"/>
    <w:rsid w:val="00695F64"/>
    <w:rsid w:val="00697046"/>
    <w:rsid w:val="006972B0"/>
    <w:rsid w:val="006A05C8"/>
    <w:rsid w:val="006A24D4"/>
    <w:rsid w:val="006A28A1"/>
    <w:rsid w:val="006A28B0"/>
    <w:rsid w:val="006A2E69"/>
    <w:rsid w:val="006A34D6"/>
    <w:rsid w:val="006A548B"/>
    <w:rsid w:val="006A5658"/>
    <w:rsid w:val="006A5BD7"/>
    <w:rsid w:val="006A7415"/>
    <w:rsid w:val="006A7757"/>
    <w:rsid w:val="006A782C"/>
    <w:rsid w:val="006A7EFE"/>
    <w:rsid w:val="006B0120"/>
    <w:rsid w:val="006B0256"/>
    <w:rsid w:val="006B0767"/>
    <w:rsid w:val="006B1AF9"/>
    <w:rsid w:val="006B24AF"/>
    <w:rsid w:val="006B27AE"/>
    <w:rsid w:val="006B2FA0"/>
    <w:rsid w:val="006B3A4A"/>
    <w:rsid w:val="006B4137"/>
    <w:rsid w:val="006B498E"/>
    <w:rsid w:val="006B5CAA"/>
    <w:rsid w:val="006B5DBB"/>
    <w:rsid w:val="006B7436"/>
    <w:rsid w:val="006B7A53"/>
    <w:rsid w:val="006C083D"/>
    <w:rsid w:val="006C0B79"/>
    <w:rsid w:val="006C0C26"/>
    <w:rsid w:val="006C0EAF"/>
    <w:rsid w:val="006C1522"/>
    <w:rsid w:val="006C182A"/>
    <w:rsid w:val="006C1DC1"/>
    <w:rsid w:val="006C2335"/>
    <w:rsid w:val="006C385F"/>
    <w:rsid w:val="006C4E58"/>
    <w:rsid w:val="006C5908"/>
    <w:rsid w:val="006C5D39"/>
    <w:rsid w:val="006C5D61"/>
    <w:rsid w:val="006C6552"/>
    <w:rsid w:val="006C6971"/>
    <w:rsid w:val="006C7292"/>
    <w:rsid w:val="006D065D"/>
    <w:rsid w:val="006D0E00"/>
    <w:rsid w:val="006D11A5"/>
    <w:rsid w:val="006D1580"/>
    <w:rsid w:val="006D1B69"/>
    <w:rsid w:val="006D3B25"/>
    <w:rsid w:val="006D4C45"/>
    <w:rsid w:val="006D4D66"/>
    <w:rsid w:val="006D50E2"/>
    <w:rsid w:val="006D59DC"/>
    <w:rsid w:val="006D6D9B"/>
    <w:rsid w:val="006D7D79"/>
    <w:rsid w:val="006E0279"/>
    <w:rsid w:val="006E25A1"/>
    <w:rsid w:val="006E2810"/>
    <w:rsid w:val="006E477E"/>
    <w:rsid w:val="006E5417"/>
    <w:rsid w:val="006E5911"/>
    <w:rsid w:val="006E5CE3"/>
    <w:rsid w:val="006E6E79"/>
    <w:rsid w:val="006E7339"/>
    <w:rsid w:val="006E7D40"/>
    <w:rsid w:val="006F0361"/>
    <w:rsid w:val="006F0E66"/>
    <w:rsid w:val="006F239B"/>
    <w:rsid w:val="006F2529"/>
    <w:rsid w:val="006F26F8"/>
    <w:rsid w:val="006F295E"/>
    <w:rsid w:val="006F3339"/>
    <w:rsid w:val="006F3A96"/>
    <w:rsid w:val="006F4444"/>
    <w:rsid w:val="006F4DB2"/>
    <w:rsid w:val="006F7BCB"/>
    <w:rsid w:val="00701400"/>
    <w:rsid w:val="007023DE"/>
    <w:rsid w:val="00702F07"/>
    <w:rsid w:val="00702FDF"/>
    <w:rsid w:val="00704567"/>
    <w:rsid w:val="00704748"/>
    <w:rsid w:val="007061A3"/>
    <w:rsid w:val="0070712D"/>
    <w:rsid w:val="007073CD"/>
    <w:rsid w:val="00707AA4"/>
    <w:rsid w:val="00710249"/>
    <w:rsid w:val="007103E2"/>
    <w:rsid w:val="00710C19"/>
    <w:rsid w:val="00710FA4"/>
    <w:rsid w:val="007129FA"/>
    <w:rsid w:val="00712EE0"/>
    <w:rsid w:val="00712F60"/>
    <w:rsid w:val="00713096"/>
    <w:rsid w:val="007139CA"/>
    <w:rsid w:val="00713BC2"/>
    <w:rsid w:val="00717A8F"/>
    <w:rsid w:val="0072009A"/>
    <w:rsid w:val="0072024C"/>
    <w:rsid w:val="00720E3B"/>
    <w:rsid w:val="00722D88"/>
    <w:rsid w:val="007230E5"/>
    <w:rsid w:val="00723560"/>
    <w:rsid w:val="007235C5"/>
    <w:rsid w:val="00723E23"/>
    <w:rsid w:val="00723EF4"/>
    <w:rsid w:val="00723FFD"/>
    <w:rsid w:val="0072410F"/>
    <w:rsid w:val="00726433"/>
    <w:rsid w:val="00727AFD"/>
    <w:rsid w:val="007302F0"/>
    <w:rsid w:val="0073209D"/>
    <w:rsid w:val="007324DB"/>
    <w:rsid w:val="0073267D"/>
    <w:rsid w:val="007336C9"/>
    <w:rsid w:val="0073484C"/>
    <w:rsid w:val="00734D35"/>
    <w:rsid w:val="00735F83"/>
    <w:rsid w:val="00736757"/>
    <w:rsid w:val="00736AD6"/>
    <w:rsid w:val="00736BCD"/>
    <w:rsid w:val="00741A08"/>
    <w:rsid w:val="00742E2F"/>
    <w:rsid w:val="00743366"/>
    <w:rsid w:val="00743792"/>
    <w:rsid w:val="0074393F"/>
    <w:rsid w:val="0074456E"/>
    <w:rsid w:val="00745154"/>
    <w:rsid w:val="007457D2"/>
    <w:rsid w:val="00745F6B"/>
    <w:rsid w:val="00746207"/>
    <w:rsid w:val="007512BA"/>
    <w:rsid w:val="007514FF"/>
    <w:rsid w:val="00751D5B"/>
    <w:rsid w:val="007525BA"/>
    <w:rsid w:val="007529BC"/>
    <w:rsid w:val="00752C0B"/>
    <w:rsid w:val="00753046"/>
    <w:rsid w:val="0075402E"/>
    <w:rsid w:val="0075585E"/>
    <w:rsid w:val="00755EEF"/>
    <w:rsid w:val="0076040E"/>
    <w:rsid w:val="00760BDC"/>
    <w:rsid w:val="007615EE"/>
    <w:rsid w:val="00761C7E"/>
    <w:rsid w:val="00761D46"/>
    <w:rsid w:val="00764196"/>
    <w:rsid w:val="00766976"/>
    <w:rsid w:val="00770571"/>
    <w:rsid w:val="00770A10"/>
    <w:rsid w:val="0077167E"/>
    <w:rsid w:val="00771FAF"/>
    <w:rsid w:val="0077278B"/>
    <w:rsid w:val="00773EAB"/>
    <w:rsid w:val="007752E6"/>
    <w:rsid w:val="007768FF"/>
    <w:rsid w:val="00776B8B"/>
    <w:rsid w:val="00776E34"/>
    <w:rsid w:val="0078044C"/>
    <w:rsid w:val="00780AC5"/>
    <w:rsid w:val="00780AD9"/>
    <w:rsid w:val="00780BF2"/>
    <w:rsid w:val="00780F53"/>
    <w:rsid w:val="007819D5"/>
    <w:rsid w:val="00781DE6"/>
    <w:rsid w:val="007824D3"/>
    <w:rsid w:val="00783582"/>
    <w:rsid w:val="00783FD8"/>
    <w:rsid w:val="00784199"/>
    <w:rsid w:val="00784223"/>
    <w:rsid w:val="00784660"/>
    <w:rsid w:val="00784B43"/>
    <w:rsid w:val="00784EDC"/>
    <w:rsid w:val="007876E9"/>
    <w:rsid w:val="007900A7"/>
    <w:rsid w:val="00790283"/>
    <w:rsid w:val="0079041F"/>
    <w:rsid w:val="00790825"/>
    <w:rsid w:val="00792CEF"/>
    <w:rsid w:val="00792F31"/>
    <w:rsid w:val="007932FE"/>
    <w:rsid w:val="007941CC"/>
    <w:rsid w:val="00794DF3"/>
    <w:rsid w:val="00794ECC"/>
    <w:rsid w:val="00795046"/>
    <w:rsid w:val="007951F7"/>
    <w:rsid w:val="00796100"/>
    <w:rsid w:val="00796EE3"/>
    <w:rsid w:val="00797171"/>
    <w:rsid w:val="00797469"/>
    <w:rsid w:val="00797766"/>
    <w:rsid w:val="007A0686"/>
    <w:rsid w:val="007A114A"/>
    <w:rsid w:val="007A1A93"/>
    <w:rsid w:val="007A1B6F"/>
    <w:rsid w:val="007A22CB"/>
    <w:rsid w:val="007A3478"/>
    <w:rsid w:val="007A3E7F"/>
    <w:rsid w:val="007A439C"/>
    <w:rsid w:val="007A49F9"/>
    <w:rsid w:val="007A4E74"/>
    <w:rsid w:val="007A59F0"/>
    <w:rsid w:val="007A6841"/>
    <w:rsid w:val="007A7767"/>
    <w:rsid w:val="007A7ADD"/>
    <w:rsid w:val="007A7C1C"/>
    <w:rsid w:val="007A7D29"/>
    <w:rsid w:val="007B0258"/>
    <w:rsid w:val="007B06B7"/>
    <w:rsid w:val="007B0723"/>
    <w:rsid w:val="007B0728"/>
    <w:rsid w:val="007B09CF"/>
    <w:rsid w:val="007B0B29"/>
    <w:rsid w:val="007B0EE0"/>
    <w:rsid w:val="007B1A0E"/>
    <w:rsid w:val="007B22F2"/>
    <w:rsid w:val="007B2FB6"/>
    <w:rsid w:val="007B30DA"/>
    <w:rsid w:val="007B4927"/>
    <w:rsid w:val="007B4AB8"/>
    <w:rsid w:val="007B577D"/>
    <w:rsid w:val="007B603B"/>
    <w:rsid w:val="007B7B24"/>
    <w:rsid w:val="007B7C2F"/>
    <w:rsid w:val="007C0757"/>
    <w:rsid w:val="007C1F25"/>
    <w:rsid w:val="007C3489"/>
    <w:rsid w:val="007C3E9A"/>
    <w:rsid w:val="007C55B3"/>
    <w:rsid w:val="007C6929"/>
    <w:rsid w:val="007C71C3"/>
    <w:rsid w:val="007D06F3"/>
    <w:rsid w:val="007D1181"/>
    <w:rsid w:val="007D2BED"/>
    <w:rsid w:val="007D2C9B"/>
    <w:rsid w:val="007D38F2"/>
    <w:rsid w:val="007D47D4"/>
    <w:rsid w:val="007D5662"/>
    <w:rsid w:val="007D583D"/>
    <w:rsid w:val="007D63A4"/>
    <w:rsid w:val="007D65AA"/>
    <w:rsid w:val="007D777B"/>
    <w:rsid w:val="007E01A3"/>
    <w:rsid w:val="007E149F"/>
    <w:rsid w:val="007E31C5"/>
    <w:rsid w:val="007E3E32"/>
    <w:rsid w:val="007E5354"/>
    <w:rsid w:val="007E5F39"/>
    <w:rsid w:val="007E5FB4"/>
    <w:rsid w:val="007E697A"/>
    <w:rsid w:val="007F0643"/>
    <w:rsid w:val="007F066B"/>
    <w:rsid w:val="007F1F8B"/>
    <w:rsid w:val="007F2111"/>
    <w:rsid w:val="007F2552"/>
    <w:rsid w:val="007F264C"/>
    <w:rsid w:val="007F3DFA"/>
    <w:rsid w:val="007F67A1"/>
    <w:rsid w:val="007F67D7"/>
    <w:rsid w:val="00803880"/>
    <w:rsid w:val="00805F15"/>
    <w:rsid w:val="0081127B"/>
    <w:rsid w:val="008112E0"/>
    <w:rsid w:val="00811C05"/>
    <w:rsid w:val="008123DE"/>
    <w:rsid w:val="00812F58"/>
    <w:rsid w:val="0081322B"/>
    <w:rsid w:val="008141B0"/>
    <w:rsid w:val="00814E8A"/>
    <w:rsid w:val="00814F15"/>
    <w:rsid w:val="00815D05"/>
    <w:rsid w:val="00816582"/>
    <w:rsid w:val="008172D0"/>
    <w:rsid w:val="00817AC6"/>
    <w:rsid w:val="008206C8"/>
    <w:rsid w:val="00820F1B"/>
    <w:rsid w:val="008218BB"/>
    <w:rsid w:val="0082244A"/>
    <w:rsid w:val="008249C1"/>
    <w:rsid w:val="00825081"/>
    <w:rsid w:val="00825284"/>
    <w:rsid w:val="0082673C"/>
    <w:rsid w:val="00826AEA"/>
    <w:rsid w:val="00826EB9"/>
    <w:rsid w:val="00826F0E"/>
    <w:rsid w:val="00827004"/>
    <w:rsid w:val="008279AA"/>
    <w:rsid w:val="0083006C"/>
    <w:rsid w:val="008327AD"/>
    <w:rsid w:val="00835BDF"/>
    <w:rsid w:val="00835C5B"/>
    <w:rsid w:val="00836337"/>
    <w:rsid w:val="00840A53"/>
    <w:rsid w:val="00840FDB"/>
    <w:rsid w:val="00842729"/>
    <w:rsid w:val="0084318F"/>
    <w:rsid w:val="00844FF6"/>
    <w:rsid w:val="00845933"/>
    <w:rsid w:val="0084623C"/>
    <w:rsid w:val="00846C2D"/>
    <w:rsid w:val="0084702D"/>
    <w:rsid w:val="008472EA"/>
    <w:rsid w:val="00851444"/>
    <w:rsid w:val="008522E9"/>
    <w:rsid w:val="0085238F"/>
    <w:rsid w:val="00852431"/>
    <w:rsid w:val="00852971"/>
    <w:rsid w:val="00852A0F"/>
    <w:rsid w:val="008533BD"/>
    <w:rsid w:val="0085384A"/>
    <w:rsid w:val="00853E8B"/>
    <w:rsid w:val="0085420F"/>
    <w:rsid w:val="008545D5"/>
    <w:rsid w:val="00854989"/>
    <w:rsid w:val="0085789D"/>
    <w:rsid w:val="008607FB"/>
    <w:rsid w:val="00861658"/>
    <w:rsid w:val="008618FB"/>
    <w:rsid w:val="00861A1B"/>
    <w:rsid w:val="008628E9"/>
    <w:rsid w:val="0086387C"/>
    <w:rsid w:val="00864070"/>
    <w:rsid w:val="00864880"/>
    <w:rsid w:val="00865AFC"/>
    <w:rsid w:val="008666C3"/>
    <w:rsid w:val="008669E7"/>
    <w:rsid w:val="00867048"/>
    <w:rsid w:val="00867A31"/>
    <w:rsid w:val="008713A7"/>
    <w:rsid w:val="00871ED9"/>
    <w:rsid w:val="0087204E"/>
    <w:rsid w:val="00872B4D"/>
    <w:rsid w:val="00872C40"/>
    <w:rsid w:val="00873FAE"/>
    <w:rsid w:val="00874A6C"/>
    <w:rsid w:val="00875515"/>
    <w:rsid w:val="00875865"/>
    <w:rsid w:val="00876C65"/>
    <w:rsid w:val="00876CEA"/>
    <w:rsid w:val="00877314"/>
    <w:rsid w:val="0088129D"/>
    <w:rsid w:val="00881416"/>
    <w:rsid w:val="00881A6C"/>
    <w:rsid w:val="00881E60"/>
    <w:rsid w:val="008825C6"/>
    <w:rsid w:val="00882B53"/>
    <w:rsid w:val="008830DD"/>
    <w:rsid w:val="00883634"/>
    <w:rsid w:val="00884546"/>
    <w:rsid w:val="00884A3C"/>
    <w:rsid w:val="008861C4"/>
    <w:rsid w:val="00887D9F"/>
    <w:rsid w:val="008908C7"/>
    <w:rsid w:val="0089102F"/>
    <w:rsid w:val="00893CD2"/>
    <w:rsid w:val="0089427F"/>
    <w:rsid w:val="008950FF"/>
    <w:rsid w:val="00897669"/>
    <w:rsid w:val="00897BA7"/>
    <w:rsid w:val="00897E67"/>
    <w:rsid w:val="00897F3D"/>
    <w:rsid w:val="008A02B7"/>
    <w:rsid w:val="008A085F"/>
    <w:rsid w:val="008A0AE8"/>
    <w:rsid w:val="008A2054"/>
    <w:rsid w:val="008A28E8"/>
    <w:rsid w:val="008A2BC1"/>
    <w:rsid w:val="008A356C"/>
    <w:rsid w:val="008A3D4E"/>
    <w:rsid w:val="008A45C0"/>
    <w:rsid w:val="008A4B4C"/>
    <w:rsid w:val="008A4C47"/>
    <w:rsid w:val="008A51D2"/>
    <w:rsid w:val="008A59C3"/>
    <w:rsid w:val="008A6053"/>
    <w:rsid w:val="008B069E"/>
    <w:rsid w:val="008B086F"/>
    <w:rsid w:val="008B09DC"/>
    <w:rsid w:val="008B0AD5"/>
    <w:rsid w:val="008B0DF4"/>
    <w:rsid w:val="008B0E67"/>
    <w:rsid w:val="008B1207"/>
    <w:rsid w:val="008B1A3F"/>
    <w:rsid w:val="008B1A40"/>
    <w:rsid w:val="008B277D"/>
    <w:rsid w:val="008B3D51"/>
    <w:rsid w:val="008B3E47"/>
    <w:rsid w:val="008B3FA3"/>
    <w:rsid w:val="008B4E11"/>
    <w:rsid w:val="008B5DC0"/>
    <w:rsid w:val="008B6D5A"/>
    <w:rsid w:val="008C0A61"/>
    <w:rsid w:val="008C0A6C"/>
    <w:rsid w:val="008C0EBC"/>
    <w:rsid w:val="008C1BF8"/>
    <w:rsid w:val="008C239F"/>
    <w:rsid w:val="008C2AE2"/>
    <w:rsid w:val="008C2DF3"/>
    <w:rsid w:val="008C4258"/>
    <w:rsid w:val="008C4531"/>
    <w:rsid w:val="008C46BF"/>
    <w:rsid w:val="008C4B13"/>
    <w:rsid w:val="008C5BB6"/>
    <w:rsid w:val="008C62F6"/>
    <w:rsid w:val="008C77AF"/>
    <w:rsid w:val="008D09C4"/>
    <w:rsid w:val="008D311C"/>
    <w:rsid w:val="008D5972"/>
    <w:rsid w:val="008D6ECC"/>
    <w:rsid w:val="008D6FF1"/>
    <w:rsid w:val="008D7509"/>
    <w:rsid w:val="008D79EB"/>
    <w:rsid w:val="008D7D79"/>
    <w:rsid w:val="008E04CB"/>
    <w:rsid w:val="008E1127"/>
    <w:rsid w:val="008E1803"/>
    <w:rsid w:val="008E2A56"/>
    <w:rsid w:val="008E3601"/>
    <w:rsid w:val="008E480C"/>
    <w:rsid w:val="008E67C8"/>
    <w:rsid w:val="008E77AF"/>
    <w:rsid w:val="008E7D85"/>
    <w:rsid w:val="008F10E3"/>
    <w:rsid w:val="008F340A"/>
    <w:rsid w:val="008F37AD"/>
    <w:rsid w:val="008F3B0A"/>
    <w:rsid w:val="008F4582"/>
    <w:rsid w:val="008F5488"/>
    <w:rsid w:val="008F5629"/>
    <w:rsid w:val="008F7340"/>
    <w:rsid w:val="008F7559"/>
    <w:rsid w:val="008F7964"/>
    <w:rsid w:val="008F7A52"/>
    <w:rsid w:val="00900524"/>
    <w:rsid w:val="00901D5A"/>
    <w:rsid w:val="009022D4"/>
    <w:rsid w:val="00902865"/>
    <w:rsid w:val="00903193"/>
    <w:rsid w:val="009040BA"/>
    <w:rsid w:val="00904BC4"/>
    <w:rsid w:val="00906DA7"/>
    <w:rsid w:val="00907757"/>
    <w:rsid w:val="009078A3"/>
    <w:rsid w:val="00907DA6"/>
    <w:rsid w:val="0091046E"/>
    <w:rsid w:val="00910A17"/>
    <w:rsid w:val="00910A6C"/>
    <w:rsid w:val="009127F7"/>
    <w:rsid w:val="009134D6"/>
    <w:rsid w:val="009136B0"/>
    <w:rsid w:val="00913BEB"/>
    <w:rsid w:val="00913CAB"/>
    <w:rsid w:val="0091426E"/>
    <w:rsid w:val="00914A69"/>
    <w:rsid w:val="00915D4B"/>
    <w:rsid w:val="009168B1"/>
    <w:rsid w:val="00917D3C"/>
    <w:rsid w:val="009212B0"/>
    <w:rsid w:val="0092151B"/>
    <w:rsid w:val="00921A06"/>
    <w:rsid w:val="00921FA1"/>
    <w:rsid w:val="009234A5"/>
    <w:rsid w:val="0092350D"/>
    <w:rsid w:val="00923521"/>
    <w:rsid w:val="009237B8"/>
    <w:rsid w:val="0092381D"/>
    <w:rsid w:val="0092482B"/>
    <w:rsid w:val="00925727"/>
    <w:rsid w:val="009267B0"/>
    <w:rsid w:val="009269F2"/>
    <w:rsid w:val="0092755C"/>
    <w:rsid w:val="0093110A"/>
    <w:rsid w:val="00931B2F"/>
    <w:rsid w:val="00933172"/>
    <w:rsid w:val="00933453"/>
    <w:rsid w:val="009336F7"/>
    <w:rsid w:val="00933926"/>
    <w:rsid w:val="0093394A"/>
    <w:rsid w:val="009350AB"/>
    <w:rsid w:val="00935197"/>
    <w:rsid w:val="009352E3"/>
    <w:rsid w:val="00935322"/>
    <w:rsid w:val="00935532"/>
    <w:rsid w:val="009355A0"/>
    <w:rsid w:val="00936096"/>
    <w:rsid w:val="0093636C"/>
    <w:rsid w:val="00936CF5"/>
    <w:rsid w:val="009374A7"/>
    <w:rsid w:val="00937895"/>
    <w:rsid w:val="00937CAB"/>
    <w:rsid w:val="00937EDD"/>
    <w:rsid w:val="00940CAD"/>
    <w:rsid w:val="009421C3"/>
    <w:rsid w:val="00942FCC"/>
    <w:rsid w:val="00943613"/>
    <w:rsid w:val="00944E1B"/>
    <w:rsid w:val="009451F4"/>
    <w:rsid w:val="0094585D"/>
    <w:rsid w:val="00945C35"/>
    <w:rsid w:val="0094632F"/>
    <w:rsid w:val="00946879"/>
    <w:rsid w:val="00947304"/>
    <w:rsid w:val="00947FF8"/>
    <w:rsid w:val="009500F7"/>
    <w:rsid w:val="0095019A"/>
    <w:rsid w:val="00951CFD"/>
    <w:rsid w:val="00951DE8"/>
    <w:rsid w:val="009522FA"/>
    <w:rsid w:val="00952B0B"/>
    <w:rsid w:val="00952C57"/>
    <w:rsid w:val="00954E15"/>
    <w:rsid w:val="00955883"/>
    <w:rsid w:val="00955F6D"/>
    <w:rsid w:val="00956A7D"/>
    <w:rsid w:val="00957B1C"/>
    <w:rsid w:val="0096036E"/>
    <w:rsid w:val="00960770"/>
    <w:rsid w:val="009612CE"/>
    <w:rsid w:val="009613B1"/>
    <w:rsid w:val="00961551"/>
    <w:rsid w:val="00962D3B"/>
    <w:rsid w:val="009631CE"/>
    <w:rsid w:val="00964514"/>
    <w:rsid w:val="009652DF"/>
    <w:rsid w:val="009653CF"/>
    <w:rsid w:val="00965B2E"/>
    <w:rsid w:val="00965C7B"/>
    <w:rsid w:val="0096791A"/>
    <w:rsid w:val="009709C0"/>
    <w:rsid w:val="00970AF2"/>
    <w:rsid w:val="009712DF"/>
    <w:rsid w:val="00971C15"/>
    <w:rsid w:val="00972B2B"/>
    <w:rsid w:val="00974405"/>
    <w:rsid w:val="00974C78"/>
    <w:rsid w:val="00976827"/>
    <w:rsid w:val="00976C0C"/>
    <w:rsid w:val="009777EA"/>
    <w:rsid w:val="00977A30"/>
    <w:rsid w:val="00980FBE"/>
    <w:rsid w:val="009811D8"/>
    <w:rsid w:val="009815D6"/>
    <w:rsid w:val="00982494"/>
    <w:rsid w:val="009836C4"/>
    <w:rsid w:val="00984036"/>
    <w:rsid w:val="0098418B"/>
    <w:rsid w:val="00984862"/>
    <w:rsid w:val="0098551D"/>
    <w:rsid w:val="00986E12"/>
    <w:rsid w:val="009876B6"/>
    <w:rsid w:val="00987D0B"/>
    <w:rsid w:val="00993062"/>
    <w:rsid w:val="00993ED3"/>
    <w:rsid w:val="0099410E"/>
    <w:rsid w:val="00994178"/>
    <w:rsid w:val="00994412"/>
    <w:rsid w:val="00994543"/>
    <w:rsid w:val="009950C2"/>
    <w:rsid w:val="0099518F"/>
    <w:rsid w:val="00995489"/>
    <w:rsid w:val="00995A19"/>
    <w:rsid w:val="009970F5"/>
    <w:rsid w:val="009976CA"/>
    <w:rsid w:val="009A158D"/>
    <w:rsid w:val="009A18B2"/>
    <w:rsid w:val="009A1F6E"/>
    <w:rsid w:val="009A23EE"/>
    <w:rsid w:val="009A287D"/>
    <w:rsid w:val="009A2968"/>
    <w:rsid w:val="009A37CA"/>
    <w:rsid w:val="009A38A2"/>
    <w:rsid w:val="009A3F2F"/>
    <w:rsid w:val="009A4154"/>
    <w:rsid w:val="009A4358"/>
    <w:rsid w:val="009A523D"/>
    <w:rsid w:val="009A5FFA"/>
    <w:rsid w:val="009A613B"/>
    <w:rsid w:val="009A6D31"/>
    <w:rsid w:val="009A7D1A"/>
    <w:rsid w:val="009B02A1"/>
    <w:rsid w:val="009B0FA6"/>
    <w:rsid w:val="009B1234"/>
    <w:rsid w:val="009B1E07"/>
    <w:rsid w:val="009B260E"/>
    <w:rsid w:val="009B2A43"/>
    <w:rsid w:val="009B2B93"/>
    <w:rsid w:val="009B2F47"/>
    <w:rsid w:val="009B42B0"/>
    <w:rsid w:val="009B43B2"/>
    <w:rsid w:val="009B549D"/>
    <w:rsid w:val="009B655F"/>
    <w:rsid w:val="009B6D90"/>
    <w:rsid w:val="009C0687"/>
    <w:rsid w:val="009C08AD"/>
    <w:rsid w:val="009C0931"/>
    <w:rsid w:val="009C0ABD"/>
    <w:rsid w:val="009C2894"/>
    <w:rsid w:val="009C2BB5"/>
    <w:rsid w:val="009C2C51"/>
    <w:rsid w:val="009C3A28"/>
    <w:rsid w:val="009C3D2C"/>
    <w:rsid w:val="009C3D39"/>
    <w:rsid w:val="009C5E4D"/>
    <w:rsid w:val="009C62B2"/>
    <w:rsid w:val="009C65F1"/>
    <w:rsid w:val="009C6ED6"/>
    <w:rsid w:val="009C77CC"/>
    <w:rsid w:val="009C7FC9"/>
    <w:rsid w:val="009D00DE"/>
    <w:rsid w:val="009D0646"/>
    <w:rsid w:val="009D0851"/>
    <w:rsid w:val="009D0987"/>
    <w:rsid w:val="009D0EE7"/>
    <w:rsid w:val="009D1B49"/>
    <w:rsid w:val="009D1FA4"/>
    <w:rsid w:val="009D27E5"/>
    <w:rsid w:val="009D3FB1"/>
    <w:rsid w:val="009D438B"/>
    <w:rsid w:val="009D4772"/>
    <w:rsid w:val="009D4C16"/>
    <w:rsid w:val="009D52B9"/>
    <w:rsid w:val="009D697A"/>
    <w:rsid w:val="009D7CE6"/>
    <w:rsid w:val="009D7EBC"/>
    <w:rsid w:val="009E01DA"/>
    <w:rsid w:val="009E08C4"/>
    <w:rsid w:val="009E205B"/>
    <w:rsid w:val="009E397A"/>
    <w:rsid w:val="009E3C69"/>
    <w:rsid w:val="009E4C76"/>
    <w:rsid w:val="009E6BF6"/>
    <w:rsid w:val="009E7893"/>
    <w:rsid w:val="009F11EB"/>
    <w:rsid w:val="009F13F0"/>
    <w:rsid w:val="009F2876"/>
    <w:rsid w:val="009F3118"/>
    <w:rsid w:val="009F3DF3"/>
    <w:rsid w:val="009F496B"/>
    <w:rsid w:val="009F4CE8"/>
    <w:rsid w:val="009F6C78"/>
    <w:rsid w:val="009F78E9"/>
    <w:rsid w:val="009F7C4E"/>
    <w:rsid w:val="00A002AD"/>
    <w:rsid w:val="00A00AB8"/>
    <w:rsid w:val="00A01439"/>
    <w:rsid w:val="00A02046"/>
    <w:rsid w:val="00A023C5"/>
    <w:rsid w:val="00A02A3A"/>
    <w:rsid w:val="00A02E61"/>
    <w:rsid w:val="00A0330E"/>
    <w:rsid w:val="00A03CDA"/>
    <w:rsid w:val="00A057AD"/>
    <w:rsid w:val="00A05CFF"/>
    <w:rsid w:val="00A063CA"/>
    <w:rsid w:val="00A07381"/>
    <w:rsid w:val="00A074A5"/>
    <w:rsid w:val="00A1003D"/>
    <w:rsid w:val="00A10405"/>
    <w:rsid w:val="00A104F0"/>
    <w:rsid w:val="00A10FD5"/>
    <w:rsid w:val="00A1215C"/>
    <w:rsid w:val="00A126B6"/>
    <w:rsid w:val="00A12C9F"/>
    <w:rsid w:val="00A13048"/>
    <w:rsid w:val="00A15005"/>
    <w:rsid w:val="00A15842"/>
    <w:rsid w:val="00A20D32"/>
    <w:rsid w:val="00A20D39"/>
    <w:rsid w:val="00A20D8E"/>
    <w:rsid w:val="00A2140E"/>
    <w:rsid w:val="00A2212E"/>
    <w:rsid w:val="00A22E5C"/>
    <w:rsid w:val="00A231D3"/>
    <w:rsid w:val="00A2365E"/>
    <w:rsid w:val="00A23B13"/>
    <w:rsid w:val="00A2539B"/>
    <w:rsid w:val="00A2652E"/>
    <w:rsid w:val="00A26BA2"/>
    <w:rsid w:val="00A26EB5"/>
    <w:rsid w:val="00A27196"/>
    <w:rsid w:val="00A27656"/>
    <w:rsid w:val="00A27867"/>
    <w:rsid w:val="00A31CF9"/>
    <w:rsid w:val="00A33080"/>
    <w:rsid w:val="00A349D1"/>
    <w:rsid w:val="00A35CC6"/>
    <w:rsid w:val="00A37FED"/>
    <w:rsid w:val="00A40091"/>
    <w:rsid w:val="00A405A2"/>
    <w:rsid w:val="00A41AEA"/>
    <w:rsid w:val="00A41F8B"/>
    <w:rsid w:val="00A4262C"/>
    <w:rsid w:val="00A42C79"/>
    <w:rsid w:val="00A42F37"/>
    <w:rsid w:val="00A43FA6"/>
    <w:rsid w:val="00A447F4"/>
    <w:rsid w:val="00A44BE4"/>
    <w:rsid w:val="00A45D3B"/>
    <w:rsid w:val="00A46843"/>
    <w:rsid w:val="00A50545"/>
    <w:rsid w:val="00A51881"/>
    <w:rsid w:val="00A51D8C"/>
    <w:rsid w:val="00A522E3"/>
    <w:rsid w:val="00A52DC7"/>
    <w:rsid w:val="00A53A55"/>
    <w:rsid w:val="00A550DE"/>
    <w:rsid w:val="00A55100"/>
    <w:rsid w:val="00A551D4"/>
    <w:rsid w:val="00A5594B"/>
    <w:rsid w:val="00A568DF"/>
    <w:rsid w:val="00A56B97"/>
    <w:rsid w:val="00A56FCA"/>
    <w:rsid w:val="00A6093D"/>
    <w:rsid w:val="00A60A90"/>
    <w:rsid w:val="00A615B0"/>
    <w:rsid w:val="00A6195A"/>
    <w:rsid w:val="00A61DD0"/>
    <w:rsid w:val="00A62135"/>
    <w:rsid w:val="00A62A12"/>
    <w:rsid w:val="00A63AD9"/>
    <w:rsid w:val="00A6716F"/>
    <w:rsid w:val="00A67D46"/>
    <w:rsid w:val="00A703FF"/>
    <w:rsid w:val="00A715A7"/>
    <w:rsid w:val="00A73140"/>
    <w:rsid w:val="00A74BCF"/>
    <w:rsid w:val="00A75E36"/>
    <w:rsid w:val="00A7606F"/>
    <w:rsid w:val="00A767DC"/>
    <w:rsid w:val="00A7697E"/>
    <w:rsid w:val="00A76A6D"/>
    <w:rsid w:val="00A76D6F"/>
    <w:rsid w:val="00A77D1E"/>
    <w:rsid w:val="00A80754"/>
    <w:rsid w:val="00A824F9"/>
    <w:rsid w:val="00A82C69"/>
    <w:rsid w:val="00A83253"/>
    <w:rsid w:val="00A83C0B"/>
    <w:rsid w:val="00A8402B"/>
    <w:rsid w:val="00A91159"/>
    <w:rsid w:val="00A96C18"/>
    <w:rsid w:val="00A9766C"/>
    <w:rsid w:val="00A97D79"/>
    <w:rsid w:val="00AA0EC3"/>
    <w:rsid w:val="00AA111F"/>
    <w:rsid w:val="00AA1E5C"/>
    <w:rsid w:val="00AA2884"/>
    <w:rsid w:val="00AA2933"/>
    <w:rsid w:val="00AA353A"/>
    <w:rsid w:val="00AA4945"/>
    <w:rsid w:val="00AA4A22"/>
    <w:rsid w:val="00AA4DE8"/>
    <w:rsid w:val="00AA5F06"/>
    <w:rsid w:val="00AA61C1"/>
    <w:rsid w:val="00AA62A0"/>
    <w:rsid w:val="00AA6E84"/>
    <w:rsid w:val="00AA725A"/>
    <w:rsid w:val="00AA73A3"/>
    <w:rsid w:val="00AA7C95"/>
    <w:rsid w:val="00AA7D36"/>
    <w:rsid w:val="00AB0112"/>
    <w:rsid w:val="00AB0714"/>
    <w:rsid w:val="00AB08DC"/>
    <w:rsid w:val="00AB0AD2"/>
    <w:rsid w:val="00AB19A0"/>
    <w:rsid w:val="00AB1A1C"/>
    <w:rsid w:val="00AB2726"/>
    <w:rsid w:val="00AB42B3"/>
    <w:rsid w:val="00AB58EA"/>
    <w:rsid w:val="00AB6C08"/>
    <w:rsid w:val="00AB71F6"/>
    <w:rsid w:val="00AB7615"/>
    <w:rsid w:val="00AC108E"/>
    <w:rsid w:val="00AC19DC"/>
    <w:rsid w:val="00AC262F"/>
    <w:rsid w:val="00AC2BDB"/>
    <w:rsid w:val="00AC4340"/>
    <w:rsid w:val="00AC4AAF"/>
    <w:rsid w:val="00AC5858"/>
    <w:rsid w:val="00AC5E64"/>
    <w:rsid w:val="00AC6221"/>
    <w:rsid w:val="00AC654A"/>
    <w:rsid w:val="00AC795D"/>
    <w:rsid w:val="00AC7BA2"/>
    <w:rsid w:val="00AD05A8"/>
    <w:rsid w:val="00AD1715"/>
    <w:rsid w:val="00AD29FA"/>
    <w:rsid w:val="00AD35D8"/>
    <w:rsid w:val="00AD58B0"/>
    <w:rsid w:val="00AD6DDE"/>
    <w:rsid w:val="00AD73A9"/>
    <w:rsid w:val="00AE13D6"/>
    <w:rsid w:val="00AE1AE9"/>
    <w:rsid w:val="00AE208C"/>
    <w:rsid w:val="00AE341B"/>
    <w:rsid w:val="00AE3750"/>
    <w:rsid w:val="00AE3ED7"/>
    <w:rsid w:val="00AE4B75"/>
    <w:rsid w:val="00AE4BD5"/>
    <w:rsid w:val="00AE4C2C"/>
    <w:rsid w:val="00AE4CB2"/>
    <w:rsid w:val="00AE50A2"/>
    <w:rsid w:val="00AE7053"/>
    <w:rsid w:val="00AE7610"/>
    <w:rsid w:val="00AE7896"/>
    <w:rsid w:val="00AF0B74"/>
    <w:rsid w:val="00AF0D43"/>
    <w:rsid w:val="00AF0F0B"/>
    <w:rsid w:val="00AF38FC"/>
    <w:rsid w:val="00AF3FCF"/>
    <w:rsid w:val="00AF45EC"/>
    <w:rsid w:val="00AF4977"/>
    <w:rsid w:val="00AF5203"/>
    <w:rsid w:val="00AF62CE"/>
    <w:rsid w:val="00AF63D5"/>
    <w:rsid w:val="00AF78C5"/>
    <w:rsid w:val="00B00138"/>
    <w:rsid w:val="00B024DD"/>
    <w:rsid w:val="00B025B5"/>
    <w:rsid w:val="00B03807"/>
    <w:rsid w:val="00B04B88"/>
    <w:rsid w:val="00B0539B"/>
    <w:rsid w:val="00B054BA"/>
    <w:rsid w:val="00B07CA7"/>
    <w:rsid w:val="00B10077"/>
    <w:rsid w:val="00B117D2"/>
    <w:rsid w:val="00B11863"/>
    <w:rsid w:val="00B11A2E"/>
    <w:rsid w:val="00B11DD7"/>
    <w:rsid w:val="00B12262"/>
    <w:rsid w:val="00B1279A"/>
    <w:rsid w:val="00B12EAD"/>
    <w:rsid w:val="00B1342B"/>
    <w:rsid w:val="00B138A2"/>
    <w:rsid w:val="00B14A2A"/>
    <w:rsid w:val="00B14DC2"/>
    <w:rsid w:val="00B151B0"/>
    <w:rsid w:val="00B156A4"/>
    <w:rsid w:val="00B169BB"/>
    <w:rsid w:val="00B177DD"/>
    <w:rsid w:val="00B17A33"/>
    <w:rsid w:val="00B20282"/>
    <w:rsid w:val="00B206BA"/>
    <w:rsid w:val="00B2124B"/>
    <w:rsid w:val="00B21FD9"/>
    <w:rsid w:val="00B220BC"/>
    <w:rsid w:val="00B2214E"/>
    <w:rsid w:val="00B22169"/>
    <w:rsid w:val="00B230A3"/>
    <w:rsid w:val="00B251E8"/>
    <w:rsid w:val="00B25D85"/>
    <w:rsid w:val="00B26418"/>
    <w:rsid w:val="00B27905"/>
    <w:rsid w:val="00B30336"/>
    <w:rsid w:val="00B306BF"/>
    <w:rsid w:val="00B30D00"/>
    <w:rsid w:val="00B31B60"/>
    <w:rsid w:val="00B32B06"/>
    <w:rsid w:val="00B32D87"/>
    <w:rsid w:val="00B33343"/>
    <w:rsid w:val="00B33E74"/>
    <w:rsid w:val="00B34576"/>
    <w:rsid w:val="00B371AA"/>
    <w:rsid w:val="00B40390"/>
    <w:rsid w:val="00B403DF"/>
    <w:rsid w:val="00B404AC"/>
    <w:rsid w:val="00B40D5C"/>
    <w:rsid w:val="00B4194A"/>
    <w:rsid w:val="00B4256F"/>
    <w:rsid w:val="00B42702"/>
    <w:rsid w:val="00B430D2"/>
    <w:rsid w:val="00B437E8"/>
    <w:rsid w:val="00B438FD"/>
    <w:rsid w:val="00B45D1A"/>
    <w:rsid w:val="00B4606F"/>
    <w:rsid w:val="00B46105"/>
    <w:rsid w:val="00B46681"/>
    <w:rsid w:val="00B5209A"/>
    <w:rsid w:val="00B521EA"/>
    <w:rsid w:val="00B5222E"/>
    <w:rsid w:val="00B53179"/>
    <w:rsid w:val="00B54AD5"/>
    <w:rsid w:val="00B54D24"/>
    <w:rsid w:val="00B56C96"/>
    <w:rsid w:val="00B600CD"/>
    <w:rsid w:val="00B6055C"/>
    <w:rsid w:val="00B61C96"/>
    <w:rsid w:val="00B62233"/>
    <w:rsid w:val="00B62878"/>
    <w:rsid w:val="00B62BF0"/>
    <w:rsid w:val="00B635CA"/>
    <w:rsid w:val="00B63604"/>
    <w:rsid w:val="00B638D8"/>
    <w:rsid w:val="00B6433F"/>
    <w:rsid w:val="00B64527"/>
    <w:rsid w:val="00B64D69"/>
    <w:rsid w:val="00B65E60"/>
    <w:rsid w:val="00B6613B"/>
    <w:rsid w:val="00B674D9"/>
    <w:rsid w:val="00B67D3C"/>
    <w:rsid w:val="00B67EEB"/>
    <w:rsid w:val="00B706C0"/>
    <w:rsid w:val="00B712DF"/>
    <w:rsid w:val="00B723E7"/>
    <w:rsid w:val="00B730BC"/>
    <w:rsid w:val="00B731DF"/>
    <w:rsid w:val="00B73A2A"/>
    <w:rsid w:val="00B73D84"/>
    <w:rsid w:val="00B73E01"/>
    <w:rsid w:val="00B742E9"/>
    <w:rsid w:val="00B74380"/>
    <w:rsid w:val="00B7463E"/>
    <w:rsid w:val="00B7498B"/>
    <w:rsid w:val="00B75E18"/>
    <w:rsid w:val="00B763B5"/>
    <w:rsid w:val="00B76BD9"/>
    <w:rsid w:val="00B76BF0"/>
    <w:rsid w:val="00B76D24"/>
    <w:rsid w:val="00B8132F"/>
    <w:rsid w:val="00B827C6"/>
    <w:rsid w:val="00B8297F"/>
    <w:rsid w:val="00B82B3D"/>
    <w:rsid w:val="00B849A9"/>
    <w:rsid w:val="00B85444"/>
    <w:rsid w:val="00B856A6"/>
    <w:rsid w:val="00B85F47"/>
    <w:rsid w:val="00B864A2"/>
    <w:rsid w:val="00B87609"/>
    <w:rsid w:val="00B90EED"/>
    <w:rsid w:val="00B92B78"/>
    <w:rsid w:val="00B92CC6"/>
    <w:rsid w:val="00B92F7F"/>
    <w:rsid w:val="00B93CF6"/>
    <w:rsid w:val="00B94A76"/>
    <w:rsid w:val="00B94B06"/>
    <w:rsid w:val="00B94C28"/>
    <w:rsid w:val="00B95D0D"/>
    <w:rsid w:val="00B96BE7"/>
    <w:rsid w:val="00BA021B"/>
    <w:rsid w:val="00BA0657"/>
    <w:rsid w:val="00BA2897"/>
    <w:rsid w:val="00BA31B0"/>
    <w:rsid w:val="00BA3F26"/>
    <w:rsid w:val="00BA670A"/>
    <w:rsid w:val="00BB0023"/>
    <w:rsid w:val="00BB09BA"/>
    <w:rsid w:val="00BB14C6"/>
    <w:rsid w:val="00BB1C61"/>
    <w:rsid w:val="00BB1EB6"/>
    <w:rsid w:val="00BB2086"/>
    <w:rsid w:val="00BB26AD"/>
    <w:rsid w:val="00BB2764"/>
    <w:rsid w:val="00BB3057"/>
    <w:rsid w:val="00BB40A0"/>
    <w:rsid w:val="00BB47ED"/>
    <w:rsid w:val="00BB4EB6"/>
    <w:rsid w:val="00BB5132"/>
    <w:rsid w:val="00BB54F6"/>
    <w:rsid w:val="00BB5D26"/>
    <w:rsid w:val="00BB5E9D"/>
    <w:rsid w:val="00BB7CE9"/>
    <w:rsid w:val="00BC10BA"/>
    <w:rsid w:val="00BC18ED"/>
    <w:rsid w:val="00BC1F27"/>
    <w:rsid w:val="00BC3049"/>
    <w:rsid w:val="00BC41D4"/>
    <w:rsid w:val="00BC53B2"/>
    <w:rsid w:val="00BC5AFD"/>
    <w:rsid w:val="00BC714F"/>
    <w:rsid w:val="00BC7F40"/>
    <w:rsid w:val="00BD0256"/>
    <w:rsid w:val="00BD124A"/>
    <w:rsid w:val="00BD3465"/>
    <w:rsid w:val="00BD356B"/>
    <w:rsid w:val="00BD4228"/>
    <w:rsid w:val="00BD4F25"/>
    <w:rsid w:val="00BD5763"/>
    <w:rsid w:val="00BD5CFA"/>
    <w:rsid w:val="00BD7E96"/>
    <w:rsid w:val="00BE0324"/>
    <w:rsid w:val="00BE0888"/>
    <w:rsid w:val="00BE0BDC"/>
    <w:rsid w:val="00BE246B"/>
    <w:rsid w:val="00BE27E5"/>
    <w:rsid w:val="00BE3CF5"/>
    <w:rsid w:val="00BE45E3"/>
    <w:rsid w:val="00BE649D"/>
    <w:rsid w:val="00BE6D7D"/>
    <w:rsid w:val="00BE76D4"/>
    <w:rsid w:val="00BF0296"/>
    <w:rsid w:val="00BF0A71"/>
    <w:rsid w:val="00BF1A00"/>
    <w:rsid w:val="00BF2023"/>
    <w:rsid w:val="00BF361A"/>
    <w:rsid w:val="00BF3877"/>
    <w:rsid w:val="00BF486B"/>
    <w:rsid w:val="00BF67FE"/>
    <w:rsid w:val="00BF6B46"/>
    <w:rsid w:val="00BF6E69"/>
    <w:rsid w:val="00BF6F89"/>
    <w:rsid w:val="00C01172"/>
    <w:rsid w:val="00C01FAC"/>
    <w:rsid w:val="00C0201E"/>
    <w:rsid w:val="00C04F43"/>
    <w:rsid w:val="00C04FCC"/>
    <w:rsid w:val="00C05753"/>
    <w:rsid w:val="00C0609D"/>
    <w:rsid w:val="00C06B47"/>
    <w:rsid w:val="00C075F5"/>
    <w:rsid w:val="00C07B00"/>
    <w:rsid w:val="00C10804"/>
    <w:rsid w:val="00C10EC8"/>
    <w:rsid w:val="00C11528"/>
    <w:rsid w:val="00C115AB"/>
    <w:rsid w:val="00C118E9"/>
    <w:rsid w:val="00C11B31"/>
    <w:rsid w:val="00C122A7"/>
    <w:rsid w:val="00C12CC3"/>
    <w:rsid w:val="00C13876"/>
    <w:rsid w:val="00C13E7A"/>
    <w:rsid w:val="00C13F22"/>
    <w:rsid w:val="00C14889"/>
    <w:rsid w:val="00C14A44"/>
    <w:rsid w:val="00C15504"/>
    <w:rsid w:val="00C158EE"/>
    <w:rsid w:val="00C15A4C"/>
    <w:rsid w:val="00C1707E"/>
    <w:rsid w:val="00C17274"/>
    <w:rsid w:val="00C17CE1"/>
    <w:rsid w:val="00C201BC"/>
    <w:rsid w:val="00C21728"/>
    <w:rsid w:val="00C218B7"/>
    <w:rsid w:val="00C227AF"/>
    <w:rsid w:val="00C22DEB"/>
    <w:rsid w:val="00C23E9D"/>
    <w:rsid w:val="00C254D8"/>
    <w:rsid w:val="00C25BB1"/>
    <w:rsid w:val="00C26499"/>
    <w:rsid w:val="00C2685C"/>
    <w:rsid w:val="00C26CCB"/>
    <w:rsid w:val="00C27E46"/>
    <w:rsid w:val="00C27EB2"/>
    <w:rsid w:val="00C30249"/>
    <w:rsid w:val="00C338F1"/>
    <w:rsid w:val="00C3412D"/>
    <w:rsid w:val="00C34797"/>
    <w:rsid w:val="00C3723B"/>
    <w:rsid w:val="00C37663"/>
    <w:rsid w:val="00C37D46"/>
    <w:rsid w:val="00C40363"/>
    <w:rsid w:val="00C404E6"/>
    <w:rsid w:val="00C40A19"/>
    <w:rsid w:val="00C40A57"/>
    <w:rsid w:val="00C41071"/>
    <w:rsid w:val="00C42466"/>
    <w:rsid w:val="00C428CE"/>
    <w:rsid w:val="00C4342E"/>
    <w:rsid w:val="00C43654"/>
    <w:rsid w:val="00C4434A"/>
    <w:rsid w:val="00C44CB2"/>
    <w:rsid w:val="00C4658D"/>
    <w:rsid w:val="00C469AB"/>
    <w:rsid w:val="00C46ED5"/>
    <w:rsid w:val="00C51CE9"/>
    <w:rsid w:val="00C51F59"/>
    <w:rsid w:val="00C51F68"/>
    <w:rsid w:val="00C52C31"/>
    <w:rsid w:val="00C540AF"/>
    <w:rsid w:val="00C54C0F"/>
    <w:rsid w:val="00C54CF8"/>
    <w:rsid w:val="00C56211"/>
    <w:rsid w:val="00C57136"/>
    <w:rsid w:val="00C606C9"/>
    <w:rsid w:val="00C62A83"/>
    <w:rsid w:val="00C63689"/>
    <w:rsid w:val="00C64752"/>
    <w:rsid w:val="00C660AE"/>
    <w:rsid w:val="00C663AB"/>
    <w:rsid w:val="00C6679A"/>
    <w:rsid w:val="00C700BB"/>
    <w:rsid w:val="00C719C0"/>
    <w:rsid w:val="00C71E30"/>
    <w:rsid w:val="00C720C0"/>
    <w:rsid w:val="00C73621"/>
    <w:rsid w:val="00C73812"/>
    <w:rsid w:val="00C7464F"/>
    <w:rsid w:val="00C75C53"/>
    <w:rsid w:val="00C7646E"/>
    <w:rsid w:val="00C765D8"/>
    <w:rsid w:val="00C76DA0"/>
    <w:rsid w:val="00C77053"/>
    <w:rsid w:val="00C80288"/>
    <w:rsid w:val="00C80E76"/>
    <w:rsid w:val="00C8130D"/>
    <w:rsid w:val="00C81966"/>
    <w:rsid w:val="00C82AAE"/>
    <w:rsid w:val="00C833DB"/>
    <w:rsid w:val="00C839BF"/>
    <w:rsid w:val="00C84003"/>
    <w:rsid w:val="00C84AAD"/>
    <w:rsid w:val="00C852A2"/>
    <w:rsid w:val="00C90650"/>
    <w:rsid w:val="00C9074B"/>
    <w:rsid w:val="00C93065"/>
    <w:rsid w:val="00C931E1"/>
    <w:rsid w:val="00C933AE"/>
    <w:rsid w:val="00C93957"/>
    <w:rsid w:val="00C93F10"/>
    <w:rsid w:val="00C95DAF"/>
    <w:rsid w:val="00C96B21"/>
    <w:rsid w:val="00C97160"/>
    <w:rsid w:val="00C971A6"/>
    <w:rsid w:val="00C97D78"/>
    <w:rsid w:val="00CA13B6"/>
    <w:rsid w:val="00CA24B6"/>
    <w:rsid w:val="00CA3437"/>
    <w:rsid w:val="00CA38B1"/>
    <w:rsid w:val="00CA3BF9"/>
    <w:rsid w:val="00CA7357"/>
    <w:rsid w:val="00CA794B"/>
    <w:rsid w:val="00CB0E7F"/>
    <w:rsid w:val="00CB1888"/>
    <w:rsid w:val="00CB1937"/>
    <w:rsid w:val="00CB1FA0"/>
    <w:rsid w:val="00CB20FA"/>
    <w:rsid w:val="00CB23BC"/>
    <w:rsid w:val="00CB357F"/>
    <w:rsid w:val="00CB3C6F"/>
    <w:rsid w:val="00CB40E5"/>
    <w:rsid w:val="00CB4BB4"/>
    <w:rsid w:val="00CB4CC8"/>
    <w:rsid w:val="00CB4FCE"/>
    <w:rsid w:val="00CB5700"/>
    <w:rsid w:val="00CB751B"/>
    <w:rsid w:val="00CB7547"/>
    <w:rsid w:val="00CB7C35"/>
    <w:rsid w:val="00CC047E"/>
    <w:rsid w:val="00CC0567"/>
    <w:rsid w:val="00CC0ECD"/>
    <w:rsid w:val="00CC12E5"/>
    <w:rsid w:val="00CC2AAE"/>
    <w:rsid w:val="00CC48B4"/>
    <w:rsid w:val="00CC4FB9"/>
    <w:rsid w:val="00CC5020"/>
    <w:rsid w:val="00CC5A42"/>
    <w:rsid w:val="00CC6150"/>
    <w:rsid w:val="00CC65DF"/>
    <w:rsid w:val="00CC6B36"/>
    <w:rsid w:val="00CC77F0"/>
    <w:rsid w:val="00CC78B0"/>
    <w:rsid w:val="00CD0336"/>
    <w:rsid w:val="00CD0C92"/>
    <w:rsid w:val="00CD0EAB"/>
    <w:rsid w:val="00CD0EB3"/>
    <w:rsid w:val="00CD17B2"/>
    <w:rsid w:val="00CD2AD4"/>
    <w:rsid w:val="00CD2E7A"/>
    <w:rsid w:val="00CD45EA"/>
    <w:rsid w:val="00CD488F"/>
    <w:rsid w:val="00CD4F40"/>
    <w:rsid w:val="00CD5620"/>
    <w:rsid w:val="00CD6FF2"/>
    <w:rsid w:val="00CD7281"/>
    <w:rsid w:val="00CD7545"/>
    <w:rsid w:val="00CE0CF5"/>
    <w:rsid w:val="00CE0E9E"/>
    <w:rsid w:val="00CE249A"/>
    <w:rsid w:val="00CE2867"/>
    <w:rsid w:val="00CE3382"/>
    <w:rsid w:val="00CE39ED"/>
    <w:rsid w:val="00CE4A72"/>
    <w:rsid w:val="00CE5C22"/>
    <w:rsid w:val="00CE5E02"/>
    <w:rsid w:val="00CE5EB5"/>
    <w:rsid w:val="00CF1491"/>
    <w:rsid w:val="00CF1663"/>
    <w:rsid w:val="00CF1DB5"/>
    <w:rsid w:val="00CF31D8"/>
    <w:rsid w:val="00CF34DB"/>
    <w:rsid w:val="00CF3885"/>
    <w:rsid w:val="00CF3B49"/>
    <w:rsid w:val="00CF558F"/>
    <w:rsid w:val="00CF5C70"/>
    <w:rsid w:val="00CF6D29"/>
    <w:rsid w:val="00CF7B33"/>
    <w:rsid w:val="00CF7F21"/>
    <w:rsid w:val="00D00A03"/>
    <w:rsid w:val="00D00F72"/>
    <w:rsid w:val="00D010C0"/>
    <w:rsid w:val="00D01681"/>
    <w:rsid w:val="00D01835"/>
    <w:rsid w:val="00D019D2"/>
    <w:rsid w:val="00D01B8B"/>
    <w:rsid w:val="00D03734"/>
    <w:rsid w:val="00D03A59"/>
    <w:rsid w:val="00D03D66"/>
    <w:rsid w:val="00D040BE"/>
    <w:rsid w:val="00D04BA9"/>
    <w:rsid w:val="00D05A65"/>
    <w:rsid w:val="00D05D1C"/>
    <w:rsid w:val="00D073E2"/>
    <w:rsid w:val="00D10517"/>
    <w:rsid w:val="00D10729"/>
    <w:rsid w:val="00D10A66"/>
    <w:rsid w:val="00D10E8C"/>
    <w:rsid w:val="00D10F07"/>
    <w:rsid w:val="00D113C4"/>
    <w:rsid w:val="00D11859"/>
    <w:rsid w:val="00D12AD7"/>
    <w:rsid w:val="00D143DF"/>
    <w:rsid w:val="00D14A08"/>
    <w:rsid w:val="00D1560E"/>
    <w:rsid w:val="00D156A7"/>
    <w:rsid w:val="00D158C6"/>
    <w:rsid w:val="00D16379"/>
    <w:rsid w:val="00D165B2"/>
    <w:rsid w:val="00D167B7"/>
    <w:rsid w:val="00D17729"/>
    <w:rsid w:val="00D17D62"/>
    <w:rsid w:val="00D20133"/>
    <w:rsid w:val="00D2158B"/>
    <w:rsid w:val="00D21848"/>
    <w:rsid w:val="00D21E41"/>
    <w:rsid w:val="00D227E6"/>
    <w:rsid w:val="00D232C9"/>
    <w:rsid w:val="00D2378A"/>
    <w:rsid w:val="00D249C7"/>
    <w:rsid w:val="00D250D7"/>
    <w:rsid w:val="00D25FC7"/>
    <w:rsid w:val="00D26E51"/>
    <w:rsid w:val="00D300EC"/>
    <w:rsid w:val="00D30624"/>
    <w:rsid w:val="00D312D8"/>
    <w:rsid w:val="00D31E62"/>
    <w:rsid w:val="00D321DF"/>
    <w:rsid w:val="00D339B9"/>
    <w:rsid w:val="00D3481A"/>
    <w:rsid w:val="00D36EE2"/>
    <w:rsid w:val="00D377DF"/>
    <w:rsid w:val="00D40FFB"/>
    <w:rsid w:val="00D43AF6"/>
    <w:rsid w:val="00D446EC"/>
    <w:rsid w:val="00D44723"/>
    <w:rsid w:val="00D45083"/>
    <w:rsid w:val="00D471ED"/>
    <w:rsid w:val="00D4740B"/>
    <w:rsid w:val="00D50140"/>
    <w:rsid w:val="00D5062F"/>
    <w:rsid w:val="00D511C2"/>
    <w:rsid w:val="00D51BF0"/>
    <w:rsid w:val="00D51F84"/>
    <w:rsid w:val="00D531DB"/>
    <w:rsid w:val="00D533EF"/>
    <w:rsid w:val="00D5427E"/>
    <w:rsid w:val="00D55095"/>
    <w:rsid w:val="00D5520A"/>
    <w:rsid w:val="00D55942"/>
    <w:rsid w:val="00D5604F"/>
    <w:rsid w:val="00D5663D"/>
    <w:rsid w:val="00D56A0D"/>
    <w:rsid w:val="00D57253"/>
    <w:rsid w:val="00D603E8"/>
    <w:rsid w:val="00D60602"/>
    <w:rsid w:val="00D607B2"/>
    <w:rsid w:val="00D60C2B"/>
    <w:rsid w:val="00D61341"/>
    <w:rsid w:val="00D61AFC"/>
    <w:rsid w:val="00D62328"/>
    <w:rsid w:val="00D632AE"/>
    <w:rsid w:val="00D63A80"/>
    <w:rsid w:val="00D64B85"/>
    <w:rsid w:val="00D65FCE"/>
    <w:rsid w:val="00D66535"/>
    <w:rsid w:val="00D67166"/>
    <w:rsid w:val="00D67719"/>
    <w:rsid w:val="00D67F92"/>
    <w:rsid w:val="00D71986"/>
    <w:rsid w:val="00D72A6D"/>
    <w:rsid w:val="00D72D9F"/>
    <w:rsid w:val="00D72FE4"/>
    <w:rsid w:val="00D73425"/>
    <w:rsid w:val="00D736AD"/>
    <w:rsid w:val="00D74000"/>
    <w:rsid w:val="00D74AA3"/>
    <w:rsid w:val="00D7556F"/>
    <w:rsid w:val="00D76199"/>
    <w:rsid w:val="00D76E18"/>
    <w:rsid w:val="00D77F39"/>
    <w:rsid w:val="00D80499"/>
    <w:rsid w:val="00D807BF"/>
    <w:rsid w:val="00D80BB6"/>
    <w:rsid w:val="00D81841"/>
    <w:rsid w:val="00D81F65"/>
    <w:rsid w:val="00D829BC"/>
    <w:rsid w:val="00D82FCC"/>
    <w:rsid w:val="00D83AEC"/>
    <w:rsid w:val="00D844E8"/>
    <w:rsid w:val="00D84682"/>
    <w:rsid w:val="00D84791"/>
    <w:rsid w:val="00D8492E"/>
    <w:rsid w:val="00D84968"/>
    <w:rsid w:val="00D86804"/>
    <w:rsid w:val="00D87A29"/>
    <w:rsid w:val="00D87CD5"/>
    <w:rsid w:val="00D9135E"/>
    <w:rsid w:val="00D915AD"/>
    <w:rsid w:val="00D920D3"/>
    <w:rsid w:val="00D93F82"/>
    <w:rsid w:val="00D957C2"/>
    <w:rsid w:val="00D961C9"/>
    <w:rsid w:val="00D967ED"/>
    <w:rsid w:val="00D96BD9"/>
    <w:rsid w:val="00D96CC3"/>
    <w:rsid w:val="00D97438"/>
    <w:rsid w:val="00D97FB9"/>
    <w:rsid w:val="00DA0561"/>
    <w:rsid w:val="00DA143E"/>
    <w:rsid w:val="00DA157C"/>
    <w:rsid w:val="00DA17FC"/>
    <w:rsid w:val="00DA1DD4"/>
    <w:rsid w:val="00DA2A25"/>
    <w:rsid w:val="00DA2D43"/>
    <w:rsid w:val="00DA3FF2"/>
    <w:rsid w:val="00DA489F"/>
    <w:rsid w:val="00DA4F09"/>
    <w:rsid w:val="00DA6E7B"/>
    <w:rsid w:val="00DA6F37"/>
    <w:rsid w:val="00DA70B3"/>
    <w:rsid w:val="00DA7887"/>
    <w:rsid w:val="00DB03F9"/>
    <w:rsid w:val="00DB076A"/>
    <w:rsid w:val="00DB13BC"/>
    <w:rsid w:val="00DB2879"/>
    <w:rsid w:val="00DB2C26"/>
    <w:rsid w:val="00DB39D0"/>
    <w:rsid w:val="00DB408B"/>
    <w:rsid w:val="00DB5FD4"/>
    <w:rsid w:val="00DB63FF"/>
    <w:rsid w:val="00DB6532"/>
    <w:rsid w:val="00DB6A4D"/>
    <w:rsid w:val="00DB6FFE"/>
    <w:rsid w:val="00DB7FB4"/>
    <w:rsid w:val="00DC10E8"/>
    <w:rsid w:val="00DC16C8"/>
    <w:rsid w:val="00DC19F8"/>
    <w:rsid w:val="00DC1A19"/>
    <w:rsid w:val="00DC29A9"/>
    <w:rsid w:val="00DC3DA4"/>
    <w:rsid w:val="00DC3DDB"/>
    <w:rsid w:val="00DC49B0"/>
    <w:rsid w:val="00DC5428"/>
    <w:rsid w:val="00DC60A5"/>
    <w:rsid w:val="00DC723A"/>
    <w:rsid w:val="00DD00E7"/>
    <w:rsid w:val="00DD0158"/>
    <w:rsid w:val="00DD02F4"/>
    <w:rsid w:val="00DD0465"/>
    <w:rsid w:val="00DD17B7"/>
    <w:rsid w:val="00DD20F5"/>
    <w:rsid w:val="00DD28D0"/>
    <w:rsid w:val="00DD2961"/>
    <w:rsid w:val="00DD5294"/>
    <w:rsid w:val="00DD6622"/>
    <w:rsid w:val="00DD6D0B"/>
    <w:rsid w:val="00DD6F53"/>
    <w:rsid w:val="00DD7145"/>
    <w:rsid w:val="00DE0A48"/>
    <w:rsid w:val="00DE14B1"/>
    <w:rsid w:val="00DE1631"/>
    <w:rsid w:val="00DE1C7C"/>
    <w:rsid w:val="00DE3202"/>
    <w:rsid w:val="00DE4041"/>
    <w:rsid w:val="00DE42E7"/>
    <w:rsid w:val="00DE4CB6"/>
    <w:rsid w:val="00DE589A"/>
    <w:rsid w:val="00DE5CCE"/>
    <w:rsid w:val="00DE5FB4"/>
    <w:rsid w:val="00DE6B43"/>
    <w:rsid w:val="00DE7399"/>
    <w:rsid w:val="00DE75F0"/>
    <w:rsid w:val="00DE7B36"/>
    <w:rsid w:val="00DE7EA6"/>
    <w:rsid w:val="00DF0B9F"/>
    <w:rsid w:val="00DF1294"/>
    <w:rsid w:val="00DF1443"/>
    <w:rsid w:val="00DF1710"/>
    <w:rsid w:val="00DF2472"/>
    <w:rsid w:val="00DF254E"/>
    <w:rsid w:val="00DF327E"/>
    <w:rsid w:val="00DF39B8"/>
    <w:rsid w:val="00DF3B67"/>
    <w:rsid w:val="00DF40C4"/>
    <w:rsid w:val="00DF455C"/>
    <w:rsid w:val="00DF5263"/>
    <w:rsid w:val="00DF6F35"/>
    <w:rsid w:val="00DF742F"/>
    <w:rsid w:val="00DF776F"/>
    <w:rsid w:val="00E0004B"/>
    <w:rsid w:val="00E004B8"/>
    <w:rsid w:val="00E00754"/>
    <w:rsid w:val="00E00F28"/>
    <w:rsid w:val="00E0285C"/>
    <w:rsid w:val="00E030A8"/>
    <w:rsid w:val="00E0376E"/>
    <w:rsid w:val="00E048B2"/>
    <w:rsid w:val="00E0526A"/>
    <w:rsid w:val="00E05A6F"/>
    <w:rsid w:val="00E05F38"/>
    <w:rsid w:val="00E0724D"/>
    <w:rsid w:val="00E10726"/>
    <w:rsid w:val="00E11540"/>
    <w:rsid w:val="00E11923"/>
    <w:rsid w:val="00E13C0D"/>
    <w:rsid w:val="00E13E40"/>
    <w:rsid w:val="00E14AB2"/>
    <w:rsid w:val="00E173F5"/>
    <w:rsid w:val="00E17FA1"/>
    <w:rsid w:val="00E20F79"/>
    <w:rsid w:val="00E2114F"/>
    <w:rsid w:val="00E219F9"/>
    <w:rsid w:val="00E236F0"/>
    <w:rsid w:val="00E24D28"/>
    <w:rsid w:val="00E25136"/>
    <w:rsid w:val="00E262D4"/>
    <w:rsid w:val="00E2674B"/>
    <w:rsid w:val="00E30031"/>
    <w:rsid w:val="00E31564"/>
    <w:rsid w:val="00E3315F"/>
    <w:rsid w:val="00E347B6"/>
    <w:rsid w:val="00E3549F"/>
    <w:rsid w:val="00E35F06"/>
    <w:rsid w:val="00E36250"/>
    <w:rsid w:val="00E3627E"/>
    <w:rsid w:val="00E37555"/>
    <w:rsid w:val="00E377DD"/>
    <w:rsid w:val="00E37899"/>
    <w:rsid w:val="00E40823"/>
    <w:rsid w:val="00E409C1"/>
    <w:rsid w:val="00E409FA"/>
    <w:rsid w:val="00E42933"/>
    <w:rsid w:val="00E42F4C"/>
    <w:rsid w:val="00E439E9"/>
    <w:rsid w:val="00E43CF9"/>
    <w:rsid w:val="00E44169"/>
    <w:rsid w:val="00E4675B"/>
    <w:rsid w:val="00E47CC9"/>
    <w:rsid w:val="00E50F55"/>
    <w:rsid w:val="00E5110E"/>
    <w:rsid w:val="00E51DE5"/>
    <w:rsid w:val="00E52710"/>
    <w:rsid w:val="00E535D6"/>
    <w:rsid w:val="00E53AB9"/>
    <w:rsid w:val="00E53ADE"/>
    <w:rsid w:val="00E541D4"/>
    <w:rsid w:val="00E54511"/>
    <w:rsid w:val="00E547AC"/>
    <w:rsid w:val="00E549C8"/>
    <w:rsid w:val="00E54B8A"/>
    <w:rsid w:val="00E55788"/>
    <w:rsid w:val="00E60D3C"/>
    <w:rsid w:val="00E60ED0"/>
    <w:rsid w:val="00E61DAC"/>
    <w:rsid w:val="00E6215D"/>
    <w:rsid w:val="00E62187"/>
    <w:rsid w:val="00E63426"/>
    <w:rsid w:val="00E63974"/>
    <w:rsid w:val="00E63EA4"/>
    <w:rsid w:val="00E64BD9"/>
    <w:rsid w:val="00E6612A"/>
    <w:rsid w:val="00E66AE8"/>
    <w:rsid w:val="00E67F0E"/>
    <w:rsid w:val="00E71C7F"/>
    <w:rsid w:val="00E720E1"/>
    <w:rsid w:val="00E72487"/>
    <w:rsid w:val="00E72B80"/>
    <w:rsid w:val="00E73015"/>
    <w:rsid w:val="00E7422D"/>
    <w:rsid w:val="00E75941"/>
    <w:rsid w:val="00E75FE3"/>
    <w:rsid w:val="00E76A82"/>
    <w:rsid w:val="00E808BD"/>
    <w:rsid w:val="00E8125E"/>
    <w:rsid w:val="00E81740"/>
    <w:rsid w:val="00E82CD6"/>
    <w:rsid w:val="00E838CF"/>
    <w:rsid w:val="00E84977"/>
    <w:rsid w:val="00E855A2"/>
    <w:rsid w:val="00E85F42"/>
    <w:rsid w:val="00E86C4C"/>
    <w:rsid w:val="00E86D2E"/>
    <w:rsid w:val="00E86FF3"/>
    <w:rsid w:val="00E871B8"/>
    <w:rsid w:val="00E8795B"/>
    <w:rsid w:val="00E87BFF"/>
    <w:rsid w:val="00E907A3"/>
    <w:rsid w:val="00E90A5E"/>
    <w:rsid w:val="00E90AC9"/>
    <w:rsid w:val="00E917D3"/>
    <w:rsid w:val="00E9240D"/>
    <w:rsid w:val="00E9288D"/>
    <w:rsid w:val="00E928B4"/>
    <w:rsid w:val="00E9506D"/>
    <w:rsid w:val="00E959F9"/>
    <w:rsid w:val="00E95F9C"/>
    <w:rsid w:val="00E97056"/>
    <w:rsid w:val="00E97C4A"/>
    <w:rsid w:val="00EA1C95"/>
    <w:rsid w:val="00EA1D12"/>
    <w:rsid w:val="00EA23CA"/>
    <w:rsid w:val="00EA36BE"/>
    <w:rsid w:val="00EA38C2"/>
    <w:rsid w:val="00EA3B84"/>
    <w:rsid w:val="00EA46E8"/>
    <w:rsid w:val="00EA48E3"/>
    <w:rsid w:val="00EA5AE0"/>
    <w:rsid w:val="00EA62F0"/>
    <w:rsid w:val="00EA7ADA"/>
    <w:rsid w:val="00EB0BD1"/>
    <w:rsid w:val="00EB0FA9"/>
    <w:rsid w:val="00EB1A44"/>
    <w:rsid w:val="00EB1B0F"/>
    <w:rsid w:val="00EB3A79"/>
    <w:rsid w:val="00EB44D3"/>
    <w:rsid w:val="00EB4ECA"/>
    <w:rsid w:val="00EB510E"/>
    <w:rsid w:val="00EB56E1"/>
    <w:rsid w:val="00EB5E69"/>
    <w:rsid w:val="00EB6E41"/>
    <w:rsid w:val="00EB78FF"/>
    <w:rsid w:val="00EB7AB1"/>
    <w:rsid w:val="00EB7E6C"/>
    <w:rsid w:val="00EC08DC"/>
    <w:rsid w:val="00EC3974"/>
    <w:rsid w:val="00EC39A3"/>
    <w:rsid w:val="00EC4207"/>
    <w:rsid w:val="00EC450B"/>
    <w:rsid w:val="00EC6C9B"/>
    <w:rsid w:val="00ED0339"/>
    <w:rsid w:val="00ED0500"/>
    <w:rsid w:val="00ED0A31"/>
    <w:rsid w:val="00ED10A8"/>
    <w:rsid w:val="00ED1B5B"/>
    <w:rsid w:val="00ED22C1"/>
    <w:rsid w:val="00ED2674"/>
    <w:rsid w:val="00ED2939"/>
    <w:rsid w:val="00ED2CA1"/>
    <w:rsid w:val="00ED33D2"/>
    <w:rsid w:val="00ED3922"/>
    <w:rsid w:val="00ED55E8"/>
    <w:rsid w:val="00ED5EF8"/>
    <w:rsid w:val="00ED6AC6"/>
    <w:rsid w:val="00ED74CC"/>
    <w:rsid w:val="00ED7F48"/>
    <w:rsid w:val="00EE0B21"/>
    <w:rsid w:val="00EE0BAA"/>
    <w:rsid w:val="00EE0F3E"/>
    <w:rsid w:val="00EE1C57"/>
    <w:rsid w:val="00EE1DE9"/>
    <w:rsid w:val="00EE29A2"/>
    <w:rsid w:val="00EE2D4E"/>
    <w:rsid w:val="00EE3A77"/>
    <w:rsid w:val="00EE4FCE"/>
    <w:rsid w:val="00EE539C"/>
    <w:rsid w:val="00EE593F"/>
    <w:rsid w:val="00EE780E"/>
    <w:rsid w:val="00EE7CD8"/>
    <w:rsid w:val="00EE7FF1"/>
    <w:rsid w:val="00EF268D"/>
    <w:rsid w:val="00EF2714"/>
    <w:rsid w:val="00EF48CC"/>
    <w:rsid w:val="00EF77B4"/>
    <w:rsid w:val="00EF7DD2"/>
    <w:rsid w:val="00F00801"/>
    <w:rsid w:val="00F00E87"/>
    <w:rsid w:val="00F01C27"/>
    <w:rsid w:val="00F02392"/>
    <w:rsid w:val="00F03234"/>
    <w:rsid w:val="00F05503"/>
    <w:rsid w:val="00F06357"/>
    <w:rsid w:val="00F066A8"/>
    <w:rsid w:val="00F07016"/>
    <w:rsid w:val="00F07199"/>
    <w:rsid w:val="00F077B2"/>
    <w:rsid w:val="00F11410"/>
    <w:rsid w:val="00F1236A"/>
    <w:rsid w:val="00F12D46"/>
    <w:rsid w:val="00F13206"/>
    <w:rsid w:val="00F138DC"/>
    <w:rsid w:val="00F14860"/>
    <w:rsid w:val="00F15FE7"/>
    <w:rsid w:val="00F16B00"/>
    <w:rsid w:val="00F17124"/>
    <w:rsid w:val="00F1774F"/>
    <w:rsid w:val="00F2228C"/>
    <w:rsid w:val="00F22621"/>
    <w:rsid w:val="00F240CA"/>
    <w:rsid w:val="00F2488D"/>
    <w:rsid w:val="00F257E5"/>
    <w:rsid w:val="00F262BF"/>
    <w:rsid w:val="00F26326"/>
    <w:rsid w:val="00F27BA6"/>
    <w:rsid w:val="00F30025"/>
    <w:rsid w:val="00F30A59"/>
    <w:rsid w:val="00F30C0A"/>
    <w:rsid w:val="00F321F6"/>
    <w:rsid w:val="00F3320F"/>
    <w:rsid w:val="00F33E8F"/>
    <w:rsid w:val="00F3728E"/>
    <w:rsid w:val="00F404C4"/>
    <w:rsid w:val="00F415F4"/>
    <w:rsid w:val="00F4192C"/>
    <w:rsid w:val="00F41D9A"/>
    <w:rsid w:val="00F42A02"/>
    <w:rsid w:val="00F443B7"/>
    <w:rsid w:val="00F449E4"/>
    <w:rsid w:val="00F461DF"/>
    <w:rsid w:val="00F5143E"/>
    <w:rsid w:val="00F515AD"/>
    <w:rsid w:val="00F5283A"/>
    <w:rsid w:val="00F529CC"/>
    <w:rsid w:val="00F52D18"/>
    <w:rsid w:val="00F52F62"/>
    <w:rsid w:val="00F53A06"/>
    <w:rsid w:val="00F53B8C"/>
    <w:rsid w:val="00F54E92"/>
    <w:rsid w:val="00F55350"/>
    <w:rsid w:val="00F55F46"/>
    <w:rsid w:val="00F562D9"/>
    <w:rsid w:val="00F56713"/>
    <w:rsid w:val="00F56819"/>
    <w:rsid w:val="00F575F4"/>
    <w:rsid w:val="00F609EE"/>
    <w:rsid w:val="00F631FC"/>
    <w:rsid w:val="00F63DBD"/>
    <w:rsid w:val="00F64A06"/>
    <w:rsid w:val="00F64AAD"/>
    <w:rsid w:val="00F64E5B"/>
    <w:rsid w:val="00F7082D"/>
    <w:rsid w:val="00F7217E"/>
    <w:rsid w:val="00F73032"/>
    <w:rsid w:val="00F73550"/>
    <w:rsid w:val="00F73889"/>
    <w:rsid w:val="00F74475"/>
    <w:rsid w:val="00F74849"/>
    <w:rsid w:val="00F75362"/>
    <w:rsid w:val="00F759CC"/>
    <w:rsid w:val="00F75D7D"/>
    <w:rsid w:val="00F75F38"/>
    <w:rsid w:val="00F80656"/>
    <w:rsid w:val="00F82329"/>
    <w:rsid w:val="00F83198"/>
    <w:rsid w:val="00F8379C"/>
    <w:rsid w:val="00F83C1A"/>
    <w:rsid w:val="00F848FC"/>
    <w:rsid w:val="00F849D8"/>
    <w:rsid w:val="00F8522E"/>
    <w:rsid w:val="00F85AF1"/>
    <w:rsid w:val="00F86396"/>
    <w:rsid w:val="00F87206"/>
    <w:rsid w:val="00F87233"/>
    <w:rsid w:val="00F906F6"/>
    <w:rsid w:val="00F91C91"/>
    <w:rsid w:val="00F9282A"/>
    <w:rsid w:val="00F92B7A"/>
    <w:rsid w:val="00F93902"/>
    <w:rsid w:val="00F95205"/>
    <w:rsid w:val="00F96BAD"/>
    <w:rsid w:val="00FA125D"/>
    <w:rsid w:val="00FA139D"/>
    <w:rsid w:val="00FA1D8D"/>
    <w:rsid w:val="00FA3B27"/>
    <w:rsid w:val="00FA4EB0"/>
    <w:rsid w:val="00FA5224"/>
    <w:rsid w:val="00FA57A0"/>
    <w:rsid w:val="00FA57DF"/>
    <w:rsid w:val="00FA5F40"/>
    <w:rsid w:val="00FA6305"/>
    <w:rsid w:val="00FA647F"/>
    <w:rsid w:val="00FA667C"/>
    <w:rsid w:val="00FA7302"/>
    <w:rsid w:val="00FA73F9"/>
    <w:rsid w:val="00FA79B8"/>
    <w:rsid w:val="00FA7E7E"/>
    <w:rsid w:val="00FB01AF"/>
    <w:rsid w:val="00FB09CC"/>
    <w:rsid w:val="00FB09E5"/>
    <w:rsid w:val="00FB0E84"/>
    <w:rsid w:val="00FB0FEC"/>
    <w:rsid w:val="00FB1201"/>
    <w:rsid w:val="00FB1828"/>
    <w:rsid w:val="00FB2C48"/>
    <w:rsid w:val="00FB2C49"/>
    <w:rsid w:val="00FB37A0"/>
    <w:rsid w:val="00FB4286"/>
    <w:rsid w:val="00FB4B1F"/>
    <w:rsid w:val="00FB4CD3"/>
    <w:rsid w:val="00FB7843"/>
    <w:rsid w:val="00FB7B9C"/>
    <w:rsid w:val="00FC0243"/>
    <w:rsid w:val="00FC0E23"/>
    <w:rsid w:val="00FC1A3D"/>
    <w:rsid w:val="00FC1CE0"/>
    <w:rsid w:val="00FC3221"/>
    <w:rsid w:val="00FC3AC4"/>
    <w:rsid w:val="00FC44CB"/>
    <w:rsid w:val="00FC4712"/>
    <w:rsid w:val="00FC577F"/>
    <w:rsid w:val="00FC603D"/>
    <w:rsid w:val="00FC6611"/>
    <w:rsid w:val="00FC7530"/>
    <w:rsid w:val="00FC7657"/>
    <w:rsid w:val="00FC7F20"/>
    <w:rsid w:val="00FD01C2"/>
    <w:rsid w:val="00FD2A46"/>
    <w:rsid w:val="00FD2DB2"/>
    <w:rsid w:val="00FD4841"/>
    <w:rsid w:val="00FD4C8A"/>
    <w:rsid w:val="00FD4E94"/>
    <w:rsid w:val="00FD5092"/>
    <w:rsid w:val="00FD5F33"/>
    <w:rsid w:val="00FD66CE"/>
    <w:rsid w:val="00FD7188"/>
    <w:rsid w:val="00FD778B"/>
    <w:rsid w:val="00FD7792"/>
    <w:rsid w:val="00FD78BC"/>
    <w:rsid w:val="00FE0850"/>
    <w:rsid w:val="00FE0F7D"/>
    <w:rsid w:val="00FE2198"/>
    <w:rsid w:val="00FE29D9"/>
    <w:rsid w:val="00FE3265"/>
    <w:rsid w:val="00FE36D1"/>
    <w:rsid w:val="00FE413F"/>
    <w:rsid w:val="00FE4A4E"/>
    <w:rsid w:val="00FE4F77"/>
    <w:rsid w:val="00FE595C"/>
    <w:rsid w:val="00FE6123"/>
    <w:rsid w:val="00FE69FF"/>
    <w:rsid w:val="00FE6E93"/>
    <w:rsid w:val="00FF0316"/>
    <w:rsid w:val="00FF0CE3"/>
    <w:rsid w:val="00FF12AB"/>
    <w:rsid w:val="00FF159E"/>
    <w:rsid w:val="00FF2DEF"/>
    <w:rsid w:val="00FF4885"/>
    <w:rsid w:val="00FF4A4A"/>
    <w:rsid w:val="00FF5A04"/>
    <w:rsid w:val="00FF5DB4"/>
    <w:rsid w:val="00FF6B35"/>
    <w:rsid w:val="00FF73E8"/>
    <w:rsid w:val="0CFD261F"/>
    <w:rsid w:val="0D916EC9"/>
    <w:rsid w:val="16950609"/>
    <w:rsid w:val="1CE3622B"/>
    <w:rsid w:val="20315095"/>
    <w:rsid w:val="2085632E"/>
    <w:rsid w:val="29EA69FD"/>
    <w:rsid w:val="2BDA35A9"/>
    <w:rsid w:val="2E67199C"/>
    <w:rsid w:val="2E9A0092"/>
    <w:rsid w:val="322A4D7E"/>
    <w:rsid w:val="36703BEF"/>
    <w:rsid w:val="38C140DC"/>
    <w:rsid w:val="3D2B4206"/>
    <w:rsid w:val="3E1972CA"/>
    <w:rsid w:val="3F457CD8"/>
    <w:rsid w:val="46AB6A93"/>
    <w:rsid w:val="46BF494B"/>
    <w:rsid w:val="4C0F3470"/>
    <w:rsid w:val="4C2641A5"/>
    <w:rsid w:val="4CBC29CD"/>
    <w:rsid w:val="4F7C2A5E"/>
    <w:rsid w:val="5166370D"/>
    <w:rsid w:val="51B2512F"/>
    <w:rsid w:val="67F73F9E"/>
    <w:rsid w:val="6B35538C"/>
    <w:rsid w:val="6C8F3974"/>
    <w:rsid w:val="6DB86F33"/>
    <w:rsid w:val="70445137"/>
    <w:rsid w:val="76C6576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uiPriority="0" w:name="footnote reference"/>
    <w:lsdException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iPriority="99" w:semiHidden="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60"/>
        <w:tab w:val="left" w:pos="720"/>
        <w:tab w:val="left" w:pos="1080"/>
        <w:tab w:val="left" w:pos="1440"/>
      </w:tabs>
      <w:overflowPunct w:val="0"/>
      <w:autoSpaceDE w:val="0"/>
      <w:autoSpaceDN w:val="0"/>
      <w:adjustRightInd w:val="0"/>
      <w:spacing w:before="136"/>
      <w:textAlignment w:val="baseline"/>
    </w:pPr>
    <w:rPr>
      <w:rFonts w:ascii="Times New Roman" w:hAnsi="Times New Roman" w:eastAsia="宋体" w:cs="Times New Roman"/>
      <w:sz w:val="22"/>
      <w:lang w:val="en-US" w:eastAsia="en-US" w:bidi="ar-SA"/>
    </w:rPr>
  </w:style>
  <w:style w:type="paragraph" w:styleId="2">
    <w:name w:val="heading 1"/>
    <w:basedOn w:val="1"/>
    <w:next w:val="1"/>
    <w:qFormat/>
    <w:uiPriority w:val="0"/>
    <w:pPr>
      <w:keepNext/>
      <w:numPr>
        <w:ilvl w:val="0"/>
        <w:numId w:val="1"/>
      </w:numPr>
      <w:spacing w:before="240" w:after="60"/>
      <w:outlineLvl w:val="0"/>
    </w:pPr>
    <w:rPr>
      <w:rFonts w:cs="Arial"/>
      <w:b/>
      <w:bCs/>
      <w:kern w:val="32"/>
      <w:sz w:val="32"/>
      <w:szCs w:val="32"/>
    </w:rPr>
  </w:style>
  <w:style w:type="paragraph" w:styleId="3">
    <w:name w:val="heading 2"/>
    <w:basedOn w:val="1"/>
    <w:next w:val="1"/>
    <w:link w:val="32"/>
    <w:qFormat/>
    <w:uiPriority w:val="0"/>
    <w:pPr>
      <w:keepNext/>
      <w:numPr>
        <w:ilvl w:val="1"/>
        <w:numId w:val="1"/>
      </w:numPr>
      <w:tabs>
        <w:tab w:val="clear" w:pos="360"/>
      </w:tabs>
      <w:spacing w:before="240" w:after="60"/>
      <w:outlineLvl w:val="1"/>
    </w:pPr>
    <w:rPr>
      <w:b/>
      <w:bCs/>
      <w:iCs/>
      <w:sz w:val="24"/>
      <w:szCs w:val="28"/>
    </w:rPr>
  </w:style>
  <w:style w:type="paragraph" w:styleId="4">
    <w:name w:val="heading 3"/>
    <w:basedOn w:val="1"/>
    <w:next w:val="1"/>
    <w:link w:val="33"/>
    <w:qFormat/>
    <w:uiPriority w:val="0"/>
    <w:pPr>
      <w:keepNext/>
      <w:numPr>
        <w:ilvl w:val="2"/>
        <w:numId w:val="1"/>
      </w:numPr>
      <w:spacing w:before="240" w:after="60"/>
      <w:outlineLvl w:val="2"/>
    </w:pPr>
    <w:rPr>
      <w:b/>
      <w:bCs/>
      <w:sz w:val="26"/>
      <w:szCs w:val="26"/>
    </w:rPr>
  </w:style>
  <w:style w:type="paragraph" w:styleId="5">
    <w:name w:val="heading 4"/>
    <w:basedOn w:val="1"/>
    <w:next w:val="1"/>
    <w:link w:val="34"/>
    <w:qFormat/>
    <w:uiPriority w:val="0"/>
    <w:pPr>
      <w:keepNext/>
      <w:numPr>
        <w:ilvl w:val="3"/>
        <w:numId w:val="1"/>
      </w:numPr>
      <w:spacing w:before="240" w:after="60"/>
      <w:ind w:right="1008"/>
      <w:outlineLvl w:val="3"/>
    </w:pPr>
    <w:rPr>
      <w:rFonts w:ascii="Times New Roman Bold" w:hAnsi="Times New Roman Bold"/>
      <w:b/>
      <w:bCs/>
      <w:sz w:val="24"/>
      <w:szCs w:val="28"/>
    </w:rPr>
  </w:style>
  <w:style w:type="paragraph" w:styleId="6">
    <w:name w:val="heading 5"/>
    <w:basedOn w:val="1"/>
    <w:next w:val="1"/>
    <w:link w:val="35"/>
    <w:qFormat/>
    <w:uiPriority w:val="0"/>
    <w:pPr>
      <w:keepNext/>
      <w:numPr>
        <w:ilvl w:val="4"/>
        <w:numId w:val="1"/>
      </w:numPr>
      <w:spacing w:before="240" w:after="60"/>
      <w:outlineLvl w:val="4"/>
    </w:pPr>
    <w:rPr>
      <w:b/>
      <w:bCs/>
      <w:i/>
      <w:iCs/>
      <w:sz w:val="24"/>
      <w:szCs w:val="26"/>
    </w:rPr>
  </w:style>
  <w:style w:type="paragraph" w:styleId="7">
    <w:name w:val="heading 6"/>
    <w:basedOn w:val="1"/>
    <w:next w:val="1"/>
    <w:link w:val="36"/>
    <w:qFormat/>
    <w:uiPriority w:val="0"/>
    <w:pPr>
      <w:keepNext/>
      <w:numPr>
        <w:ilvl w:val="5"/>
        <w:numId w:val="1"/>
      </w:numPr>
      <w:spacing w:before="240" w:after="60"/>
      <w:ind w:left="1080" w:hanging="1080"/>
      <w:outlineLvl w:val="5"/>
    </w:pPr>
    <w:rPr>
      <w:b/>
      <w:bCs/>
      <w:szCs w:val="22"/>
    </w:rPr>
  </w:style>
  <w:style w:type="paragraph" w:styleId="8">
    <w:name w:val="heading 7"/>
    <w:basedOn w:val="1"/>
    <w:next w:val="1"/>
    <w:link w:val="37"/>
    <w:qFormat/>
    <w:uiPriority w:val="0"/>
    <w:pPr>
      <w:keepNext/>
      <w:numPr>
        <w:ilvl w:val="6"/>
        <w:numId w:val="1"/>
      </w:numPr>
      <w:spacing w:before="240" w:after="60"/>
      <w:ind w:left="1440" w:hanging="1440"/>
      <w:outlineLvl w:val="6"/>
    </w:pPr>
    <w:rPr>
      <w:szCs w:val="24"/>
    </w:rPr>
  </w:style>
  <w:style w:type="paragraph" w:styleId="9">
    <w:name w:val="heading 8"/>
    <w:basedOn w:val="1"/>
    <w:next w:val="1"/>
    <w:link w:val="38"/>
    <w:qFormat/>
    <w:uiPriority w:val="0"/>
    <w:pPr>
      <w:keepNext/>
      <w:numPr>
        <w:ilvl w:val="7"/>
        <w:numId w:val="1"/>
      </w:numPr>
      <w:tabs>
        <w:tab w:val="left" w:pos="1800"/>
      </w:tabs>
      <w:spacing w:before="240" w:after="60"/>
      <w:ind w:left="1800" w:hanging="1800"/>
      <w:outlineLvl w:val="7"/>
    </w:pPr>
    <w:rPr>
      <w:i/>
      <w:iCs/>
      <w:szCs w:val="24"/>
    </w:rPr>
  </w:style>
  <w:style w:type="paragraph" w:styleId="10">
    <w:name w:val="heading 9"/>
    <w:basedOn w:val="1"/>
    <w:next w:val="1"/>
    <w:link w:val="39"/>
    <w:qFormat/>
    <w:uiPriority w:val="0"/>
    <w:pPr>
      <w:keepNext/>
      <w:tabs>
        <w:tab w:val="left" w:pos="1800"/>
        <w:tab w:val="left" w:pos="2160"/>
        <w:tab w:val="left" w:pos="2520"/>
        <w:tab w:val="left" w:pos="2880"/>
      </w:tabs>
      <w:spacing w:before="240" w:after="60"/>
      <w:ind w:left="1440" w:hanging="1440"/>
      <w:outlineLvl w:val="8"/>
    </w:pPr>
    <w:rPr>
      <w:b/>
      <w:szCs w:val="22"/>
    </w:rPr>
  </w:style>
  <w:style w:type="character" w:default="1" w:styleId="25">
    <w:name w:val="Default Paragraph Font"/>
    <w:semiHidden/>
    <w:unhideWhenUsed/>
    <w:qFormat/>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52"/>
    <w:qFormat/>
    <w:uiPriority w:val="0"/>
    <w:pPr>
      <w:tabs>
        <w:tab w:val="left" w:pos="360"/>
        <w:tab w:val="left" w:pos="720"/>
        <w:tab w:val="left" w:pos="1080"/>
        <w:tab w:val="left" w:pos="1440"/>
      </w:tabs>
    </w:pPr>
    <w:rPr>
      <w:b/>
      <w:bCs/>
    </w:rPr>
  </w:style>
  <w:style w:type="paragraph" w:styleId="12">
    <w:name w:val="annotation text"/>
    <w:basedOn w:val="1"/>
    <w:link w:val="51"/>
    <w:qFormat/>
    <w:uiPriority w:val="0"/>
  </w:style>
  <w:style w:type="paragraph" w:styleId="13">
    <w:name w:val="caption"/>
    <w:basedOn w:val="1"/>
    <w:next w:val="1"/>
    <w:link w:val="47"/>
    <w:qFormat/>
    <w:uiPriority w:val="0"/>
    <w:pPr>
      <w:keepNext/>
      <w:tabs>
        <w:tab w:val="clear" w:pos="360"/>
        <w:tab w:val="clear" w:pos="720"/>
        <w:tab w:val="clear" w:pos="1080"/>
        <w:tab w:val="clear" w:pos="1440"/>
      </w:tabs>
      <w:spacing w:before="240" w:after="113"/>
      <w:jc w:val="center"/>
    </w:pPr>
    <w:rPr>
      <w:rFonts w:eastAsia="Malgun Gothic"/>
      <w:b/>
      <w:bCs/>
      <w:sz w:val="20"/>
    </w:rPr>
  </w:style>
  <w:style w:type="paragraph" w:styleId="14">
    <w:name w:val="Document Map"/>
    <w:basedOn w:val="1"/>
    <w:link w:val="41"/>
    <w:qFormat/>
    <w:uiPriority w:val="0"/>
    <w:rPr>
      <w:rFonts w:ascii="Tahoma" w:hAnsi="Tahoma" w:cs="Tahoma"/>
      <w:sz w:val="16"/>
      <w:szCs w:val="16"/>
    </w:rPr>
  </w:style>
  <w:style w:type="paragraph" w:styleId="15">
    <w:name w:val="Body Text"/>
    <w:basedOn w:val="1"/>
    <w:link w:val="44"/>
    <w:qFormat/>
    <w:uiPriority w:val="0"/>
    <w:pPr>
      <w:spacing w:after="120"/>
    </w:pPr>
  </w:style>
  <w:style w:type="paragraph" w:styleId="16">
    <w:name w:val="toc 3"/>
    <w:basedOn w:val="1"/>
    <w:next w:val="1"/>
    <w:qFormat/>
    <w:uiPriority w:val="39"/>
    <w:pPr>
      <w:tabs>
        <w:tab w:val="clear" w:pos="360"/>
        <w:tab w:val="clear" w:pos="720"/>
        <w:tab w:val="clear" w:pos="1080"/>
        <w:tab w:val="clear" w:pos="1440"/>
      </w:tabs>
      <w:ind w:left="840" w:leftChars="400"/>
    </w:pPr>
  </w:style>
  <w:style w:type="paragraph" w:styleId="17">
    <w:name w:val="Plain Text"/>
    <w:basedOn w:val="1"/>
    <w:link w:val="45"/>
    <w:unhideWhenUsed/>
    <w:qFormat/>
    <w:uiPriority w:val="99"/>
    <w:pPr>
      <w:tabs>
        <w:tab w:val="clear" w:pos="360"/>
        <w:tab w:val="clear" w:pos="720"/>
        <w:tab w:val="clear" w:pos="1080"/>
        <w:tab w:val="clear" w:pos="1440"/>
      </w:tabs>
      <w:overflowPunct/>
      <w:autoSpaceDE/>
      <w:autoSpaceDN/>
      <w:adjustRightInd/>
      <w:spacing w:before="0"/>
      <w:textAlignment w:val="auto"/>
    </w:pPr>
    <w:rPr>
      <w:rFonts w:ascii="Calibri" w:hAnsi="Calibri" w:eastAsia="PMingLiU" w:cs="Calibri"/>
      <w:szCs w:val="22"/>
      <w:lang w:eastAsia="zh-TW"/>
    </w:rPr>
  </w:style>
  <w:style w:type="paragraph" w:styleId="18">
    <w:name w:val="Balloon Text"/>
    <w:basedOn w:val="1"/>
    <w:semiHidden/>
    <w:qFormat/>
    <w:uiPriority w:val="0"/>
    <w:rPr>
      <w:rFonts w:ascii="Tahoma" w:hAnsi="Tahoma" w:cs="Tahoma"/>
      <w:sz w:val="16"/>
      <w:szCs w:val="16"/>
    </w:rPr>
  </w:style>
  <w:style w:type="paragraph" w:styleId="19">
    <w:name w:val="footer"/>
    <w:basedOn w:val="1"/>
    <w:qFormat/>
    <w:uiPriority w:val="0"/>
    <w:pPr>
      <w:tabs>
        <w:tab w:val="center" w:pos="4320"/>
        <w:tab w:val="right" w:pos="8640"/>
      </w:tabs>
    </w:pPr>
  </w:style>
  <w:style w:type="paragraph" w:styleId="20">
    <w:name w:val="header"/>
    <w:basedOn w:val="1"/>
    <w:qFormat/>
    <w:uiPriority w:val="0"/>
    <w:pPr>
      <w:tabs>
        <w:tab w:val="center" w:pos="4320"/>
        <w:tab w:val="right" w:pos="8640"/>
      </w:tabs>
    </w:pPr>
  </w:style>
  <w:style w:type="paragraph" w:styleId="21">
    <w:name w:val="toc 1"/>
    <w:basedOn w:val="1"/>
    <w:next w:val="1"/>
    <w:qFormat/>
    <w:uiPriority w:val="39"/>
    <w:pPr>
      <w:tabs>
        <w:tab w:val="clear" w:pos="360"/>
        <w:tab w:val="clear" w:pos="720"/>
        <w:tab w:val="clear" w:pos="1080"/>
        <w:tab w:val="clear" w:pos="1440"/>
      </w:tabs>
    </w:pPr>
  </w:style>
  <w:style w:type="paragraph" w:styleId="22">
    <w:name w:val="toc 2"/>
    <w:basedOn w:val="1"/>
    <w:next w:val="1"/>
    <w:qFormat/>
    <w:uiPriority w:val="39"/>
    <w:pPr>
      <w:tabs>
        <w:tab w:val="left" w:pos="1100"/>
        <w:tab w:val="right" w:pos="9350"/>
        <w:tab w:val="clear" w:pos="360"/>
        <w:tab w:val="clear" w:pos="720"/>
        <w:tab w:val="clear" w:pos="1080"/>
        <w:tab w:val="clear" w:pos="1440"/>
      </w:tabs>
      <w:ind w:left="440" w:leftChars="200"/>
    </w:pPr>
  </w:style>
  <w:style w:type="paragraph" w:styleId="23">
    <w:name w:val="HTML Preformatted"/>
    <w:basedOn w:val="1"/>
    <w:link w:val="5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60"/>
        <w:tab w:val="clear" w:pos="720"/>
        <w:tab w:val="clear" w:pos="1080"/>
        <w:tab w:val="clear" w:pos="1440"/>
      </w:tabs>
      <w:overflowPunct/>
      <w:autoSpaceDE/>
      <w:autoSpaceDN/>
      <w:adjustRightInd/>
      <w:spacing w:before="0"/>
      <w:textAlignment w:val="auto"/>
    </w:pPr>
    <w:rPr>
      <w:rFonts w:ascii="宋体" w:hAnsi="宋体" w:cs="宋体"/>
      <w:sz w:val="24"/>
      <w:szCs w:val="24"/>
      <w:lang w:eastAsia="zh-CN"/>
    </w:rPr>
  </w:style>
  <w:style w:type="paragraph" w:styleId="24">
    <w:name w:val="Normal (Web)"/>
    <w:basedOn w:val="1"/>
    <w:unhideWhenUsed/>
    <w:qFormat/>
    <w:uiPriority w:val="99"/>
    <w:pPr>
      <w:tabs>
        <w:tab w:val="clear" w:pos="360"/>
        <w:tab w:val="clear" w:pos="720"/>
        <w:tab w:val="clear" w:pos="1080"/>
        <w:tab w:val="clear" w:pos="1440"/>
      </w:tabs>
      <w:overflowPunct/>
      <w:autoSpaceDE/>
      <w:autoSpaceDN/>
      <w:adjustRightInd/>
      <w:spacing w:before="100" w:beforeAutospacing="1" w:after="100" w:afterAutospacing="1"/>
      <w:textAlignment w:val="auto"/>
    </w:pPr>
    <w:rPr>
      <w:rFonts w:eastAsiaTheme="minorEastAsia"/>
      <w:sz w:val="24"/>
      <w:szCs w:val="24"/>
      <w:lang w:eastAsia="zh-CN"/>
    </w:rPr>
  </w:style>
  <w:style w:type="character" w:styleId="26">
    <w:name w:val="page number"/>
    <w:basedOn w:val="25"/>
    <w:qFormat/>
    <w:uiPriority w:val="0"/>
  </w:style>
  <w:style w:type="character" w:styleId="27">
    <w:name w:val="FollowedHyperlink"/>
    <w:qFormat/>
    <w:uiPriority w:val="0"/>
    <w:rPr>
      <w:color w:val="800080"/>
      <w:u w:val="single"/>
    </w:rPr>
  </w:style>
  <w:style w:type="character" w:styleId="28">
    <w:name w:val="Hyperlink"/>
    <w:qFormat/>
    <w:uiPriority w:val="99"/>
    <w:rPr>
      <w:color w:val="0000FF"/>
      <w:u w:val="single"/>
    </w:rPr>
  </w:style>
  <w:style w:type="character" w:styleId="29">
    <w:name w:val="annotation reference"/>
    <w:uiPriority w:val="0"/>
    <w:rPr>
      <w:sz w:val="21"/>
      <w:szCs w:val="21"/>
    </w:rPr>
  </w:style>
  <w:style w:type="table" w:styleId="31">
    <w:name w:val="Table Grid"/>
    <w:basedOn w:val="30"/>
    <w:qFormat/>
    <w:uiPriority w:val="0"/>
    <w:rPr>
      <w:rFonts w:ascii="Calibri" w:hAnsi="Calibri" w:eastAsia="PMingLiU"/>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2">
    <w:name w:val="Heading 2 Char"/>
    <w:link w:val="3"/>
    <w:qFormat/>
    <w:uiPriority w:val="0"/>
    <w:rPr>
      <w:b/>
      <w:bCs/>
      <w:iCs/>
      <w:sz w:val="24"/>
      <w:szCs w:val="28"/>
      <w:lang w:eastAsia="en-US"/>
    </w:rPr>
  </w:style>
  <w:style w:type="character" w:customStyle="1" w:styleId="33">
    <w:name w:val="Heading 3 Char"/>
    <w:link w:val="4"/>
    <w:qFormat/>
    <w:uiPriority w:val="0"/>
    <w:rPr>
      <w:b/>
      <w:bCs/>
      <w:sz w:val="26"/>
      <w:szCs w:val="26"/>
      <w:lang w:eastAsia="en-US"/>
    </w:rPr>
  </w:style>
  <w:style w:type="character" w:customStyle="1" w:styleId="34">
    <w:name w:val="Heading 4 Char"/>
    <w:link w:val="5"/>
    <w:qFormat/>
    <w:uiPriority w:val="0"/>
    <w:rPr>
      <w:rFonts w:ascii="Times New Roman Bold" w:hAnsi="Times New Roman Bold"/>
      <w:b/>
      <w:bCs/>
      <w:sz w:val="24"/>
      <w:szCs w:val="28"/>
      <w:lang w:eastAsia="en-US"/>
    </w:rPr>
  </w:style>
  <w:style w:type="character" w:customStyle="1" w:styleId="35">
    <w:name w:val="Heading 5 Char"/>
    <w:link w:val="6"/>
    <w:qFormat/>
    <w:uiPriority w:val="0"/>
    <w:rPr>
      <w:b/>
      <w:bCs/>
      <w:i/>
      <w:iCs/>
      <w:sz w:val="24"/>
      <w:szCs w:val="26"/>
      <w:lang w:eastAsia="en-US"/>
    </w:rPr>
  </w:style>
  <w:style w:type="character" w:customStyle="1" w:styleId="36">
    <w:name w:val="Heading 6 Char"/>
    <w:link w:val="7"/>
    <w:qFormat/>
    <w:uiPriority w:val="0"/>
    <w:rPr>
      <w:b/>
      <w:bCs/>
      <w:sz w:val="22"/>
      <w:szCs w:val="22"/>
      <w:lang w:eastAsia="en-US"/>
    </w:rPr>
  </w:style>
  <w:style w:type="character" w:customStyle="1" w:styleId="37">
    <w:name w:val="Heading 7 Char"/>
    <w:link w:val="8"/>
    <w:qFormat/>
    <w:uiPriority w:val="99"/>
    <w:rPr>
      <w:sz w:val="22"/>
      <w:szCs w:val="24"/>
      <w:lang w:eastAsia="en-US"/>
    </w:rPr>
  </w:style>
  <w:style w:type="character" w:customStyle="1" w:styleId="38">
    <w:name w:val="Heading 8 Char"/>
    <w:link w:val="9"/>
    <w:qFormat/>
    <w:uiPriority w:val="99"/>
    <w:rPr>
      <w:i/>
      <w:iCs/>
      <w:sz w:val="22"/>
      <w:szCs w:val="24"/>
      <w:lang w:eastAsia="en-US"/>
    </w:rPr>
  </w:style>
  <w:style w:type="character" w:customStyle="1" w:styleId="39">
    <w:name w:val="Heading 9 Char"/>
    <w:link w:val="10"/>
    <w:qFormat/>
    <w:uiPriority w:val="0"/>
    <w:rPr>
      <w:b/>
      <w:sz w:val="22"/>
      <w:szCs w:val="22"/>
      <w:lang w:eastAsia="en-US"/>
    </w:rPr>
  </w:style>
  <w:style w:type="paragraph" w:customStyle="1" w:styleId="40">
    <w:name w:val="Style Heading 1 + Justified"/>
    <w:basedOn w:val="2"/>
    <w:qFormat/>
    <w:uiPriority w:val="0"/>
    <w:pPr>
      <w:jc w:val="both"/>
    </w:pPr>
    <w:rPr>
      <w:rFonts w:ascii="Times New Roman Bold" w:hAnsi="Times New Roman Bold" w:cs="Times New Roman"/>
      <w:szCs w:val="20"/>
    </w:rPr>
  </w:style>
  <w:style w:type="character" w:customStyle="1" w:styleId="41">
    <w:name w:val="Document Map Char"/>
    <w:link w:val="14"/>
    <w:qFormat/>
    <w:uiPriority w:val="0"/>
    <w:rPr>
      <w:rFonts w:ascii="Tahoma" w:hAnsi="Tahoma" w:cs="Tahoma"/>
      <w:sz w:val="16"/>
      <w:szCs w:val="16"/>
      <w:lang w:eastAsia="en-US"/>
    </w:rPr>
  </w:style>
  <w:style w:type="character" w:customStyle="1" w:styleId="42">
    <w:name w:val="Unresolved Mention1"/>
    <w:semiHidden/>
    <w:unhideWhenUsed/>
    <w:qFormat/>
    <w:uiPriority w:val="99"/>
    <w:rPr>
      <w:color w:val="808080"/>
      <w:shd w:val="clear" w:color="auto" w:fill="E6E6E6"/>
    </w:rPr>
  </w:style>
  <w:style w:type="character" w:customStyle="1" w:styleId="43">
    <w:name w:val="il"/>
    <w:qFormat/>
    <w:uiPriority w:val="0"/>
  </w:style>
  <w:style w:type="character" w:customStyle="1" w:styleId="44">
    <w:name w:val="Body Text Char"/>
    <w:link w:val="15"/>
    <w:qFormat/>
    <w:uiPriority w:val="0"/>
    <w:rPr>
      <w:sz w:val="22"/>
    </w:rPr>
  </w:style>
  <w:style w:type="character" w:customStyle="1" w:styleId="45">
    <w:name w:val="Plain Text Char"/>
    <w:link w:val="17"/>
    <w:qFormat/>
    <w:uiPriority w:val="99"/>
    <w:rPr>
      <w:rFonts w:ascii="Calibri" w:hAnsi="Calibri" w:eastAsia="PMingLiU" w:cs="Calibri"/>
      <w:sz w:val="22"/>
      <w:szCs w:val="22"/>
    </w:rPr>
  </w:style>
  <w:style w:type="paragraph" w:styleId="46">
    <w:name w:val="List Paragraph"/>
    <w:basedOn w:val="1"/>
    <w:link w:val="54"/>
    <w:qFormat/>
    <w:uiPriority w:val="34"/>
    <w:pPr>
      <w:tabs>
        <w:tab w:val="clear" w:pos="360"/>
        <w:tab w:val="clear" w:pos="720"/>
        <w:tab w:val="clear" w:pos="1080"/>
        <w:tab w:val="clear" w:pos="1440"/>
      </w:tabs>
      <w:overflowPunct/>
      <w:autoSpaceDE/>
      <w:autoSpaceDN/>
      <w:adjustRightInd/>
      <w:spacing w:before="0"/>
      <w:ind w:left="720"/>
      <w:contextualSpacing/>
      <w:jc w:val="both"/>
      <w:textAlignment w:val="auto"/>
    </w:pPr>
    <w:rPr>
      <w:rFonts w:eastAsia="MS Mincho"/>
      <w:sz w:val="24"/>
      <w:szCs w:val="24"/>
    </w:rPr>
  </w:style>
  <w:style w:type="character" w:customStyle="1" w:styleId="47">
    <w:name w:val="Caption Char1"/>
    <w:link w:val="13"/>
    <w:qFormat/>
    <w:locked/>
    <w:uiPriority w:val="0"/>
    <w:rPr>
      <w:rFonts w:eastAsia="Malgun Gothic"/>
      <w:b/>
      <w:bCs/>
      <w:lang w:eastAsia="en-US"/>
    </w:rPr>
  </w:style>
  <w:style w:type="character" w:customStyle="1" w:styleId="48">
    <w:name w:val="Caption Char"/>
    <w:qFormat/>
    <w:locked/>
    <w:uiPriority w:val="0"/>
    <w:rPr>
      <w:rFonts w:eastAsia="MS Mincho" w:cs="Lohit Devanagari"/>
      <w:i/>
      <w:iCs/>
      <w:sz w:val="24"/>
      <w:szCs w:val="24"/>
      <w:lang w:val="en-US" w:eastAsia="en-US"/>
    </w:rPr>
  </w:style>
  <w:style w:type="paragraph" w:customStyle="1" w:styleId="49">
    <w:name w:val="Figure"/>
    <w:basedOn w:val="1"/>
    <w:next w:val="1"/>
    <w:qFormat/>
    <w:uiPriority w:val="0"/>
    <w:pPr>
      <w:keepNext/>
      <w:keepLines/>
      <w:tabs>
        <w:tab w:val="left" w:pos="794"/>
        <w:tab w:val="left" w:pos="1191"/>
        <w:tab w:val="left" w:pos="1588"/>
        <w:tab w:val="left" w:pos="1985"/>
        <w:tab w:val="clear" w:pos="360"/>
        <w:tab w:val="clear" w:pos="720"/>
        <w:tab w:val="clear" w:pos="1080"/>
        <w:tab w:val="clear" w:pos="1440"/>
      </w:tabs>
      <w:spacing w:before="240" w:after="120"/>
      <w:jc w:val="center"/>
    </w:pPr>
    <w:rPr>
      <w:sz w:val="24"/>
      <w:lang w:val="en-GB"/>
    </w:rPr>
  </w:style>
  <w:style w:type="character" w:customStyle="1" w:styleId="50">
    <w:name w:val="HTML Preformatted Char"/>
    <w:link w:val="23"/>
    <w:qFormat/>
    <w:uiPriority w:val="99"/>
    <w:rPr>
      <w:rFonts w:ascii="宋体" w:hAnsi="宋体" w:cs="宋体"/>
      <w:sz w:val="24"/>
      <w:szCs w:val="24"/>
    </w:rPr>
  </w:style>
  <w:style w:type="character" w:customStyle="1" w:styleId="51">
    <w:name w:val="Comment Text Char"/>
    <w:link w:val="12"/>
    <w:qFormat/>
    <w:uiPriority w:val="0"/>
    <w:rPr>
      <w:sz w:val="22"/>
      <w:lang w:eastAsia="en-US"/>
    </w:rPr>
  </w:style>
  <w:style w:type="character" w:customStyle="1" w:styleId="52">
    <w:name w:val="Comment Subject Char"/>
    <w:link w:val="11"/>
    <w:qFormat/>
    <w:uiPriority w:val="0"/>
    <w:rPr>
      <w:b/>
      <w:bCs/>
      <w:sz w:val="22"/>
      <w:lang w:eastAsia="en-US"/>
    </w:rPr>
  </w:style>
  <w:style w:type="paragraph" w:customStyle="1" w:styleId="53">
    <w:name w:val="TOC Heading"/>
    <w:basedOn w:val="2"/>
    <w:next w:val="1"/>
    <w:unhideWhenUsed/>
    <w:qFormat/>
    <w:uiPriority w:val="39"/>
    <w:pPr>
      <w:keepLines/>
      <w:numPr>
        <w:numId w:val="0"/>
      </w:numPr>
      <w:tabs>
        <w:tab w:val="clear" w:pos="720"/>
        <w:tab w:val="clear" w:pos="1080"/>
        <w:tab w:val="clear" w:pos="1440"/>
      </w:tabs>
      <w:overflowPunct/>
      <w:autoSpaceDE/>
      <w:autoSpaceDN/>
      <w:adjustRightInd/>
      <w:spacing w:after="0" w:line="259" w:lineRule="auto"/>
      <w:textAlignment w:val="auto"/>
      <w:outlineLvl w:val="9"/>
    </w:pPr>
    <w:rPr>
      <w:rFonts w:ascii="Calibri Light" w:hAnsi="Calibri Light" w:cs="Times New Roman"/>
      <w:b w:val="0"/>
      <w:bCs w:val="0"/>
      <w:color w:val="2E74B5"/>
      <w:kern w:val="0"/>
    </w:rPr>
  </w:style>
  <w:style w:type="character" w:customStyle="1" w:styleId="54">
    <w:name w:val="List Paragraph Char"/>
    <w:link w:val="46"/>
    <w:qFormat/>
    <w:uiPriority w:val="34"/>
    <w:rPr>
      <w:rFonts w:eastAsia="MS Mincho"/>
      <w:sz w:val="24"/>
      <w:szCs w:val="24"/>
      <w:lang w:eastAsia="en-US"/>
    </w:rPr>
  </w:style>
  <w:style w:type="paragraph" w:customStyle="1" w:styleId="55">
    <w:name w:val="SPIE body text"/>
    <w:basedOn w:val="1"/>
    <w:link w:val="56"/>
    <w:qFormat/>
    <w:uiPriority w:val="0"/>
    <w:pPr>
      <w:tabs>
        <w:tab w:val="clear" w:pos="360"/>
        <w:tab w:val="clear" w:pos="720"/>
        <w:tab w:val="clear" w:pos="1080"/>
        <w:tab w:val="clear" w:pos="1440"/>
      </w:tabs>
      <w:overflowPunct/>
      <w:autoSpaceDE/>
      <w:autoSpaceDN/>
      <w:adjustRightInd/>
      <w:spacing w:before="0" w:after="120"/>
      <w:jc w:val="both"/>
      <w:textAlignment w:val="auto"/>
    </w:pPr>
    <w:rPr>
      <w:rFonts w:eastAsia="Times New Roman"/>
      <w:sz w:val="20"/>
      <w:szCs w:val="24"/>
    </w:rPr>
  </w:style>
  <w:style w:type="character" w:customStyle="1" w:styleId="56">
    <w:name w:val="SPIE body text Char Char"/>
    <w:link w:val="55"/>
    <w:qFormat/>
    <w:uiPriority w:val="0"/>
    <w:rPr>
      <w:rFonts w:eastAsia="Times New Roman"/>
      <w:szCs w:val="24"/>
      <w:lang w:eastAsia="en-US"/>
    </w:rPr>
  </w:style>
  <w:style w:type="paragraph" w:customStyle="1" w:styleId="57">
    <w:name w:val="Equation"/>
    <w:basedOn w:val="1"/>
    <w:qFormat/>
    <w:uiPriority w:val="0"/>
    <w:pPr>
      <w:tabs>
        <w:tab w:val="center" w:pos="4320"/>
        <w:tab w:val="right" w:pos="8640"/>
        <w:tab w:val="clear" w:pos="360"/>
        <w:tab w:val="clear" w:pos="720"/>
        <w:tab w:val="clear" w:pos="1080"/>
        <w:tab w:val="clear" w:pos="1440"/>
      </w:tabs>
      <w:overflowPunct/>
      <w:autoSpaceDE/>
      <w:autoSpaceDN/>
      <w:adjustRightInd/>
      <w:spacing w:before="240" w:after="240"/>
      <w:jc w:val="both"/>
      <w:textAlignment w:val="auto"/>
    </w:pPr>
    <w:rPr>
      <w:sz w:val="24"/>
    </w:rPr>
  </w:style>
  <w:style w:type="paragraph" w:customStyle="1" w:styleId="58">
    <w:name w:val="Revision"/>
    <w:hidden/>
    <w:semiHidden/>
    <w:qFormat/>
    <w:uiPriority w:val="99"/>
    <w:rPr>
      <w:rFonts w:ascii="Times New Roman" w:hAnsi="Times New Roman" w:eastAsia="宋体" w:cs="Times New Roman"/>
      <w:sz w:val="22"/>
      <w:lang w:val="en-US" w:eastAsia="en-US" w:bidi="ar-SA"/>
    </w:rPr>
  </w:style>
  <w:style w:type="paragraph" w:customStyle="1" w:styleId="59">
    <w:name w:val="11 BodyText"/>
    <w:basedOn w:val="1"/>
    <w:qFormat/>
    <w:uiPriority w:val="0"/>
    <w:pPr>
      <w:tabs>
        <w:tab w:val="clear" w:pos="360"/>
        <w:tab w:val="clear" w:pos="720"/>
        <w:tab w:val="clear" w:pos="1080"/>
        <w:tab w:val="clear" w:pos="1440"/>
      </w:tabs>
      <w:overflowPunct/>
      <w:autoSpaceDE/>
      <w:autoSpaceDN/>
      <w:adjustRightInd/>
      <w:spacing w:before="0" w:after="220"/>
      <w:ind w:left="1298"/>
      <w:textAlignment w:val="auto"/>
    </w:pPr>
    <w:rPr>
      <w:rFonts w:ascii="Arial" w:hAnsi="Arial" w:eastAsia="Times New Roman"/>
    </w:rPr>
  </w:style>
  <w:style w:type="paragraph" w:customStyle="1" w:styleId="60">
    <w:name w:val="equation"/>
    <w:basedOn w:val="1"/>
    <w:link w:val="61"/>
    <w:qFormat/>
    <w:uiPriority w:val="0"/>
    <w:pPr>
      <w:tabs>
        <w:tab w:val="center" w:pos="4320"/>
        <w:tab w:val="left" w:pos="9000"/>
        <w:tab w:val="left" w:pos="9360"/>
        <w:tab w:val="clear" w:pos="360"/>
        <w:tab w:val="clear" w:pos="720"/>
        <w:tab w:val="clear" w:pos="1080"/>
        <w:tab w:val="clear" w:pos="1440"/>
      </w:tabs>
      <w:overflowPunct/>
      <w:autoSpaceDE/>
      <w:autoSpaceDN/>
      <w:adjustRightInd/>
      <w:jc w:val="center"/>
      <w:textAlignment w:val="auto"/>
    </w:pPr>
  </w:style>
  <w:style w:type="character" w:customStyle="1" w:styleId="61">
    <w:name w:val="equation Char"/>
    <w:basedOn w:val="25"/>
    <w:link w:val="60"/>
    <w:qFormat/>
    <w:uiPriority w:val="0"/>
    <w:rPr>
      <w:sz w:val="22"/>
      <w:lang w:eastAsia="en-US"/>
    </w:rPr>
  </w:style>
  <w:style w:type="character" w:styleId="62">
    <w:name w:val="Placeholder Text"/>
    <w:basedOn w:val="25"/>
    <w:semiHidden/>
    <w:qFormat/>
    <w:uiPriority w:val="99"/>
    <w:rPr>
      <w:color w:val="808080"/>
    </w:rPr>
  </w:style>
  <w:style w:type="table" w:customStyle="1" w:styleId="63">
    <w:name w:val="Plain Table 21"/>
    <w:basedOn w:val="30"/>
    <w:qFormat/>
    <w:uiPriority w:val="42"/>
    <w:rPr>
      <w:rFonts w:eastAsia="Times New Roman"/>
      <w:lang w:eastAsia="en-US"/>
    </w:rPr>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64">
    <w:name w:val="Appendix Heading 2"/>
    <w:basedOn w:val="3"/>
    <w:qFormat/>
    <w:uiPriority w:val="99"/>
    <w:pPr>
      <w:numPr>
        <w:numId w:val="2"/>
      </w:numPr>
      <w:tabs>
        <w:tab w:val="left" w:pos="576"/>
        <w:tab w:val="left" w:pos="750"/>
        <w:tab w:val="clear" w:pos="720"/>
        <w:tab w:val="clear" w:pos="1440"/>
      </w:tabs>
      <w:ind w:left="576" w:hanging="576"/>
    </w:pPr>
    <w:rPr>
      <w:rFonts w:eastAsia="Batang"/>
      <w:iCs w:val="0"/>
      <w:sz w:val="22"/>
      <w:szCs w:val="22"/>
    </w:rPr>
  </w:style>
  <w:style w:type="paragraph" w:customStyle="1" w:styleId="65">
    <w:name w:val="Appendix Heading 3"/>
    <w:basedOn w:val="4"/>
    <w:qFormat/>
    <w:uiPriority w:val="99"/>
    <w:pPr>
      <w:numPr>
        <w:numId w:val="2"/>
      </w:numPr>
      <w:tabs>
        <w:tab w:val="left" w:pos="750"/>
        <w:tab w:val="left" w:pos="794"/>
        <w:tab w:val="clear" w:pos="360"/>
        <w:tab w:val="clear" w:pos="720"/>
        <w:tab w:val="clear" w:pos="1080"/>
        <w:tab w:val="clear" w:pos="1440"/>
      </w:tabs>
      <w:ind w:left="720" w:hanging="720"/>
    </w:pPr>
    <w:rPr>
      <w:rFonts w:eastAsia="Batang"/>
      <w:sz w:val="22"/>
      <w:szCs w:val="22"/>
      <w:lang w:val="nb-NO"/>
    </w:rPr>
  </w:style>
  <w:style w:type="paragraph" w:customStyle="1" w:styleId="66">
    <w:name w:val="Appendix Heading 4"/>
    <w:basedOn w:val="5"/>
    <w:qFormat/>
    <w:uiPriority w:val="99"/>
    <w:pPr>
      <w:numPr>
        <w:numId w:val="2"/>
      </w:numPr>
      <w:tabs>
        <w:tab w:val="left" w:pos="750"/>
        <w:tab w:val="left" w:pos="794"/>
        <w:tab w:val="left" w:pos="864"/>
        <w:tab w:val="left" w:pos="1800"/>
        <w:tab w:val="clear" w:pos="360"/>
        <w:tab w:val="clear" w:pos="720"/>
        <w:tab w:val="clear" w:pos="1080"/>
        <w:tab w:val="clear" w:pos="1440"/>
      </w:tabs>
      <w:ind w:left="864" w:right="0" w:hanging="864"/>
    </w:pPr>
    <w:rPr>
      <w:rFonts w:ascii="Times New Roman" w:hAnsi="Times New Roman" w:eastAsia="Batang"/>
      <w:sz w:val="22"/>
      <w:szCs w:val="22"/>
      <w:lang w:eastAsia="zh-CN"/>
    </w:rPr>
  </w:style>
  <w:style w:type="paragraph" w:customStyle="1" w:styleId="67">
    <w:name w:val="Appendix Heading 5"/>
    <w:basedOn w:val="6"/>
    <w:qFormat/>
    <w:uiPriority w:val="99"/>
    <w:pPr>
      <w:keepNext w:val="0"/>
      <w:numPr>
        <w:numId w:val="2"/>
      </w:numPr>
      <w:tabs>
        <w:tab w:val="left" w:pos="750"/>
        <w:tab w:val="left" w:pos="794"/>
        <w:tab w:val="left" w:pos="1008"/>
        <w:tab w:val="left" w:pos="1800"/>
        <w:tab w:val="clear" w:pos="360"/>
        <w:tab w:val="clear" w:pos="720"/>
        <w:tab w:val="clear" w:pos="1080"/>
        <w:tab w:val="clear" w:pos="1440"/>
      </w:tabs>
      <w:ind w:left="1008" w:hanging="1008"/>
    </w:pPr>
    <w:rPr>
      <w:rFonts w:eastAsia="Batang"/>
      <w:i w:val="0"/>
      <w:iCs w:val="0"/>
      <w:sz w:val="22"/>
      <w:szCs w:val="22"/>
      <w:lang w:eastAsia="zh-CN"/>
    </w:rPr>
  </w:style>
  <w:style w:type="character" w:customStyle="1" w:styleId="68">
    <w:name w:val="Unresolved Mention2"/>
    <w:basedOn w:val="25"/>
    <w:semiHidden/>
    <w:unhideWhenUsed/>
    <w:qFormat/>
    <w:uiPriority w:val="99"/>
    <w:rPr>
      <w:color w:val="605E5C"/>
      <w:shd w:val="clear" w:color="auto" w:fill="E1DFDD"/>
    </w:rPr>
  </w:style>
  <w:style w:type="paragraph" w:customStyle="1" w:styleId="69">
    <w:name w:val="Note 1"/>
    <w:basedOn w:val="1"/>
    <w:link w:val="70"/>
    <w:qFormat/>
    <w:uiPriority w:val="0"/>
    <w:pPr>
      <w:tabs>
        <w:tab w:val="clear" w:pos="360"/>
        <w:tab w:val="clear" w:pos="720"/>
        <w:tab w:val="clear" w:pos="1080"/>
        <w:tab w:val="clear" w:pos="1440"/>
      </w:tabs>
      <w:spacing w:before="60" w:line="199" w:lineRule="exact"/>
      <w:ind w:left="284"/>
      <w:jc w:val="both"/>
    </w:pPr>
    <w:rPr>
      <w:sz w:val="18"/>
      <w:lang w:val="en-GB"/>
    </w:rPr>
  </w:style>
  <w:style w:type="character" w:customStyle="1" w:styleId="70">
    <w:name w:val="Note 1 Char"/>
    <w:basedOn w:val="25"/>
    <w:link w:val="69"/>
    <w:qFormat/>
    <w:uiPriority w:val="0"/>
    <w:rPr>
      <w:sz w:val="18"/>
      <w:lang w:val="en-GB" w:eastAsia="en-US"/>
    </w:rPr>
  </w:style>
</w:styles>
</file>

<file path=word/_rels/document.xml.rels><?xml version="1.0" encoding="UTF-8" standalone="yes"?>
<Relationships xmlns="http://schemas.openxmlformats.org/package/2006/relationships"><Relationship Id="rId92" Type="http://schemas.microsoft.com/office/2011/relationships/people" Target="people.xml"/><Relationship Id="rId91" Type="http://schemas.openxmlformats.org/officeDocument/2006/relationships/fontTable" Target="fontTable.xml"/><Relationship Id="rId90" Type="http://schemas.openxmlformats.org/officeDocument/2006/relationships/customXml" Target="../customXml/item2.xml"/><Relationship Id="rId9" Type="http://schemas.openxmlformats.org/officeDocument/2006/relationships/image" Target="media/image5.png"/><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73.png"/><Relationship Id="rId86" Type="http://schemas.openxmlformats.org/officeDocument/2006/relationships/image" Target="media/image72.png"/><Relationship Id="rId85" Type="http://schemas.openxmlformats.org/officeDocument/2006/relationships/image" Target="media/image71.png"/><Relationship Id="rId84" Type="http://schemas.openxmlformats.org/officeDocument/2006/relationships/image" Target="media/image70.emf"/><Relationship Id="rId83" Type="http://schemas.openxmlformats.org/officeDocument/2006/relationships/image" Target="media/image69.png"/><Relationship Id="rId82" Type="http://schemas.openxmlformats.org/officeDocument/2006/relationships/image" Target="media/image68.bmp"/><Relationship Id="rId81" Type="http://schemas.openxmlformats.org/officeDocument/2006/relationships/image" Target="media/image67.png"/><Relationship Id="rId80" Type="http://schemas.openxmlformats.org/officeDocument/2006/relationships/image" Target="media/image66.emf"/><Relationship Id="rId8" Type="http://schemas.openxmlformats.org/officeDocument/2006/relationships/image" Target="media/image4.emf"/><Relationship Id="rId79" Type="http://schemas.openxmlformats.org/officeDocument/2006/relationships/image" Target="media/image65.png"/><Relationship Id="rId78" Type="http://schemas.openxmlformats.org/officeDocument/2006/relationships/image" Target="media/image64.png"/><Relationship Id="rId77" Type="http://schemas.openxmlformats.org/officeDocument/2006/relationships/image" Target="media/image63.png"/><Relationship Id="rId76" Type="http://schemas.openxmlformats.org/officeDocument/2006/relationships/image" Target="media/image62.png"/><Relationship Id="rId75" Type="http://schemas.openxmlformats.org/officeDocument/2006/relationships/image" Target="media/image61.emf"/><Relationship Id="rId74" Type="http://schemas.openxmlformats.org/officeDocument/2006/relationships/image" Target="media/image60.png"/><Relationship Id="rId73" Type="http://schemas.openxmlformats.org/officeDocument/2006/relationships/image" Target="media/image59.emf"/><Relationship Id="rId72" Type="http://schemas.openxmlformats.org/officeDocument/2006/relationships/image" Target="media/image58.emf"/><Relationship Id="rId71" Type="http://schemas.openxmlformats.org/officeDocument/2006/relationships/image" Target="media/image57.emf"/><Relationship Id="rId70" Type="http://schemas.openxmlformats.org/officeDocument/2006/relationships/image" Target="media/image56.emf"/><Relationship Id="rId7" Type="http://schemas.openxmlformats.org/officeDocument/2006/relationships/image" Target="media/image3.png"/><Relationship Id="rId69" Type="http://schemas.openxmlformats.org/officeDocument/2006/relationships/image" Target="media/image55.png"/><Relationship Id="rId68" Type="http://schemas.openxmlformats.org/officeDocument/2006/relationships/image" Target="media/image54.emf"/><Relationship Id="rId67" Type="http://schemas.openxmlformats.org/officeDocument/2006/relationships/image" Target="media/image53.png"/><Relationship Id="rId66" Type="http://schemas.openxmlformats.org/officeDocument/2006/relationships/image" Target="media/image52.emf"/><Relationship Id="rId65" Type="http://schemas.openxmlformats.org/officeDocument/2006/relationships/oleObject" Target="embeddings/oleObject10.bin"/><Relationship Id="rId64" Type="http://schemas.openxmlformats.org/officeDocument/2006/relationships/image" Target="media/image51.emf"/><Relationship Id="rId63" Type="http://schemas.openxmlformats.org/officeDocument/2006/relationships/image" Target="media/image50.emf"/><Relationship Id="rId62" Type="http://schemas.openxmlformats.org/officeDocument/2006/relationships/image" Target="media/image49.emf"/><Relationship Id="rId61" Type="http://schemas.openxmlformats.org/officeDocument/2006/relationships/oleObject" Target="embeddings/oleObject9.bin"/><Relationship Id="rId60" Type="http://schemas.openxmlformats.org/officeDocument/2006/relationships/image" Target="media/image48.png"/><Relationship Id="rId6" Type="http://schemas.openxmlformats.org/officeDocument/2006/relationships/image" Target="media/image2.png"/><Relationship Id="rId59" Type="http://schemas.openxmlformats.org/officeDocument/2006/relationships/image" Target="media/image47.jpe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emf"/><Relationship Id="rId52" Type="http://schemas.openxmlformats.org/officeDocument/2006/relationships/image" Target="media/image40.emf"/><Relationship Id="rId51" Type="http://schemas.openxmlformats.org/officeDocument/2006/relationships/image" Target="media/image39.emf"/><Relationship Id="rId50" Type="http://schemas.openxmlformats.org/officeDocument/2006/relationships/image" Target="media/image38.png"/><Relationship Id="rId5" Type="http://schemas.openxmlformats.org/officeDocument/2006/relationships/image" Target="media/image1.png"/><Relationship Id="rId49" Type="http://schemas.openxmlformats.org/officeDocument/2006/relationships/image" Target="media/image37.png"/><Relationship Id="rId48" Type="http://schemas.openxmlformats.org/officeDocument/2006/relationships/image" Target="media/image36.emf"/><Relationship Id="rId47" Type="http://schemas.openxmlformats.org/officeDocument/2006/relationships/oleObject" Target="embeddings/oleObject8.bin"/><Relationship Id="rId46" Type="http://schemas.openxmlformats.org/officeDocument/2006/relationships/image" Target="media/image35.emf"/><Relationship Id="rId45" Type="http://schemas.openxmlformats.org/officeDocument/2006/relationships/oleObject" Target="embeddings/oleObject7.bin"/><Relationship Id="rId44" Type="http://schemas.openxmlformats.org/officeDocument/2006/relationships/image" Target="media/image34.emf"/><Relationship Id="rId43" Type="http://schemas.openxmlformats.org/officeDocument/2006/relationships/image" Target="media/image33.png"/><Relationship Id="rId42" Type="http://schemas.openxmlformats.org/officeDocument/2006/relationships/image" Target="media/image32.emf"/><Relationship Id="rId41" Type="http://schemas.openxmlformats.org/officeDocument/2006/relationships/oleObject" Target="embeddings/oleObject6.bin"/><Relationship Id="rId40" Type="http://schemas.openxmlformats.org/officeDocument/2006/relationships/image" Target="media/image31.png"/><Relationship Id="rId4" Type="http://schemas.openxmlformats.org/officeDocument/2006/relationships/theme" Target="theme/theme1.xml"/><Relationship Id="rId39" Type="http://schemas.openxmlformats.org/officeDocument/2006/relationships/image" Target="media/image30.emf"/><Relationship Id="rId38" Type="http://schemas.openxmlformats.org/officeDocument/2006/relationships/image" Target="media/image29.emf"/><Relationship Id="rId37" Type="http://schemas.openxmlformats.org/officeDocument/2006/relationships/image" Target="media/image28.emf"/><Relationship Id="rId36" Type="http://schemas.openxmlformats.org/officeDocument/2006/relationships/oleObject" Target="embeddings/oleObject5.bin"/><Relationship Id="rId35" Type="http://schemas.openxmlformats.org/officeDocument/2006/relationships/image" Target="media/image27.png"/><Relationship Id="rId34" Type="http://schemas.openxmlformats.org/officeDocument/2006/relationships/image" Target="media/image26.emf"/><Relationship Id="rId33" Type="http://schemas.openxmlformats.org/officeDocument/2006/relationships/image" Target="media/image25.emf"/><Relationship Id="rId32" Type="http://schemas.openxmlformats.org/officeDocument/2006/relationships/image" Target="media/image24.emf"/><Relationship Id="rId31" Type="http://schemas.openxmlformats.org/officeDocument/2006/relationships/oleObject" Target="embeddings/oleObject4.bin"/><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emf"/><Relationship Id="rId24" Type="http://schemas.openxmlformats.org/officeDocument/2006/relationships/oleObject" Target="embeddings/oleObject3.bin"/><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e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4.emf"/><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emf"/><Relationship Id="rId13" Type="http://schemas.openxmlformats.org/officeDocument/2006/relationships/oleObject" Target="embeddings/oleObject1.bin"/><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192DD3-D648-467D-8263-C60B1FF6AE07}">
  <ds:schemaRefs/>
</ds:datastoreItem>
</file>

<file path=docProps/app.xml><?xml version="1.0" encoding="utf-8"?>
<Properties xmlns="http://schemas.openxmlformats.org/officeDocument/2006/extended-properties" xmlns:vt="http://schemas.openxmlformats.org/officeDocument/2006/docPropsVTypes">
  <Template>Normal.dotm</Template>
  <Company>JCT-VC</Company>
  <Pages>96</Pages>
  <Words>40998</Words>
  <Characters>233694</Characters>
  <Lines>1947</Lines>
  <Paragraphs>548</Paragraphs>
  <TotalTime>1695</TotalTime>
  <ScaleCrop>false</ScaleCrop>
  <LinksUpToDate>false</LinksUpToDate>
  <CharactersWithSpaces>274144</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2020-03-17T21:38:00Z</dcterms:created>
  <dc:creator>Gary J. Sullivan &amp; Jens-Rainer Ohm</dc:creator>
  <cp:keywords>JCT-VC, MPEG, VCEG, CTPClassification=CTP_NT</cp:keywords>
  <cp:lastModifiedBy>84038</cp:lastModifiedBy>
  <cp:lastPrinted>2018-08-09T21:16:00Z</cp:lastPrinted>
  <dcterms:modified xsi:type="dcterms:W3CDTF">2021-06-13T07:25:01Z</dcterms:modified>
  <dc:title>Joint Collaborative Team on Video Coding (JCT-VC) Contribution</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TitusGUID">
    <vt:lpwstr>b226167d-ab03-44b1-b510-2837498d627b</vt:lpwstr>
  </property>
  <property fmtid="{D5CDD505-2E9C-101B-9397-08002B2CF9AE}" pid="4" name="CTP_TimeStamp">
    <vt:lpwstr>2018-04-20 20:09:11Z</vt:lpwstr>
  </property>
  <property fmtid="{D5CDD505-2E9C-101B-9397-08002B2CF9AE}" pid="5" name="CTP_BU">
    <vt:lpwstr>NA</vt:lpwstr>
  </property>
  <property fmtid="{D5CDD505-2E9C-101B-9397-08002B2CF9AE}" pid="6" name="CTP_IDSID">
    <vt:lpwstr>NA</vt:lpwstr>
  </property>
  <property fmtid="{D5CDD505-2E9C-101B-9397-08002B2CF9AE}" pid="7" name="CTP_WWID">
    <vt:lpwstr>NA</vt:lpwstr>
  </property>
  <property fmtid="{D5CDD505-2E9C-101B-9397-08002B2CF9AE}" pid="8" name="CTPClassification">
    <vt:lpwstr>CTP_NT</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1580502999</vt:lpwstr>
  </property>
  <property fmtid="{D5CDD505-2E9C-101B-9397-08002B2CF9AE}" pid="13" name="KSOProductBuildVer">
    <vt:lpwstr>2052-10.1.0.7698</vt:lpwstr>
  </property>
</Properties>
</file>